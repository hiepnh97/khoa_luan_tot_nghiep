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EBFD0" w14:textId="77777777" w:rsidR="000D5E29" w:rsidRPr="007508E8" w:rsidRDefault="000D5E29" w:rsidP="00316915">
      <w:pPr>
        <w:spacing w:before="360"/>
        <w:jc w:val="center"/>
        <w:rPr>
          <w:rFonts w:cs="Times New Roman"/>
          <w:b/>
          <w:sz w:val="30"/>
          <w:szCs w:val="30"/>
        </w:rPr>
      </w:pPr>
      <w:r w:rsidRPr="007508E8">
        <w:rPr>
          <w:rFonts w:cs="Times New Roman"/>
          <w:b/>
          <w:sz w:val="30"/>
          <w:szCs w:val="30"/>
        </w:rPr>
        <w:t>ĐẠI HỌC QUỐC GIA TP. HỒ CHÍ MINH</w:t>
      </w:r>
    </w:p>
    <w:p w14:paraId="0C715EF7" w14:textId="77777777" w:rsidR="000D5E29" w:rsidRPr="007508E8" w:rsidRDefault="000D5E29" w:rsidP="00316915">
      <w:pPr>
        <w:jc w:val="center"/>
        <w:rPr>
          <w:rFonts w:cs="Times New Roman"/>
          <w:b/>
          <w:sz w:val="32"/>
          <w:szCs w:val="32"/>
        </w:rPr>
      </w:pPr>
      <w:r w:rsidRPr="007508E8">
        <w:rPr>
          <w:rFonts w:cs="Times New Roman"/>
          <w:b/>
          <w:sz w:val="32"/>
          <w:szCs w:val="32"/>
        </w:rPr>
        <w:t>TRƯỜNG ĐẠI HỌC CÔNG NGHỆ THÔNG TIN</w:t>
      </w:r>
    </w:p>
    <w:p w14:paraId="7454D962" w14:textId="77777777" w:rsidR="000D5E29" w:rsidRPr="007508E8" w:rsidRDefault="000D5E29" w:rsidP="00316915">
      <w:pPr>
        <w:jc w:val="center"/>
        <w:rPr>
          <w:rFonts w:cs="Times New Roman"/>
          <w:b/>
          <w:sz w:val="32"/>
          <w:szCs w:val="32"/>
        </w:rPr>
      </w:pPr>
      <w:r w:rsidRPr="007508E8">
        <w:rPr>
          <w:rFonts w:cs="Times New Roman"/>
          <w:b/>
          <w:sz w:val="32"/>
          <w:szCs w:val="32"/>
        </w:rPr>
        <w:t>KHOA HỆ THỐNG THÔNG TIN</w:t>
      </w:r>
    </w:p>
    <w:p w14:paraId="76247285" w14:textId="77777777" w:rsidR="000D5E29" w:rsidRPr="007508E8" w:rsidRDefault="000D5E29" w:rsidP="00316915">
      <w:pPr>
        <w:jc w:val="center"/>
        <w:rPr>
          <w:rFonts w:cs="Times New Roman"/>
          <w:sz w:val="28"/>
          <w:szCs w:val="28"/>
        </w:rPr>
      </w:pPr>
    </w:p>
    <w:p w14:paraId="6F4A4423" w14:textId="77777777" w:rsidR="000D5E29" w:rsidRPr="007508E8" w:rsidRDefault="000D5E29" w:rsidP="00316915">
      <w:pPr>
        <w:jc w:val="center"/>
        <w:rPr>
          <w:rFonts w:cs="Times New Roman"/>
          <w:sz w:val="28"/>
          <w:szCs w:val="28"/>
        </w:rPr>
      </w:pPr>
    </w:p>
    <w:p w14:paraId="0F24DB3E" w14:textId="77777777" w:rsidR="000D5E29" w:rsidRPr="007508E8" w:rsidRDefault="000D5E29" w:rsidP="00316915">
      <w:pPr>
        <w:jc w:val="center"/>
        <w:rPr>
          <w:rFonts w:cs="Times New Roman"/>
          <w:b/>
          <w:sz w:val="28"/>
          <w:szCs w:val="28"/>
        </w:rPr>
      </w:pPr>
      <w:r w:rsidRPr="007508E8">
        <w:rPr>
          <w:rFonts w:cs="Times New Roman"/>
          <w:b/>
          <w:sz w:val="28"/>
          <w:szCs w:val="28"/>
        </w:rPr>
        <w:t>NGUYỄN HOÀNG HIỆP - 15520214</w:t>
      </w:r>
    </w:p>
    <w:p w14:paraId="13FB9BFD" w14:textId="77777777" w:rsidR="000D5E29" w:rsidRPr="007508E8" w:rsidRDefault="000D5E29" w:rsidP="00316915">
      <w:pPr>
        <w:jc w:val="center"/>
        <w:rPr>
          <w:rFonts w:cs="Times New Roman"/>
          <w:b/>
          <w:sz w:val="28"/>
          <w:szCs w:val="28"/>
        </w:rPr>
      </w:pPr>
      <w:r w:rsidRPr="007508E8">
        <w:rPr>
          <w:rFonts w:cs="Times New Roman"/>
          <w:b/>
          <w:sz w:val="28"/>
          <w:szCs w:val="28"/>
        </w:rPr>
        <w:t>TRẦN HOÀNG LUÂN - 15520452</w:t>
      </w:r>
    </w:p>
    <w:p w14:paraId="369BF0CF" w14:textId="77777777" w:rsidR="000D5E29" w:rsidRPr="007508E8" w:rsidRDefault="000D5E29" w:rsidP="00316915">
      <w:pPr>
        <w:jc w:val="center"/>
        <w:rPr>
          <w:rFonts w:cs="Times New Roman"/>
        </w:rPr>
      </w:pPr>
    </w:p>
    <w:p w14:paraId="1771FC02" w14:textId="77777777" w:rsidR="000D5E29" w:rsidRPr="007508E8" w:rsidRDefault="000D5E29" w:rsidP="00316915">
      <w:pPr>
        <w:jc w:val="center"/>
        <w:rPr>
          <w:rFonts w:cs="Times New Roman"/>
        </w:rPr>
      </w:pPr>
    </w:p>
    <w:p w14:paraId="0ADDA528" w14:textId="77777777" w:rsidR="000D5E29" w:rsidRPr="007508E8" w:rsidRDefault="000D5E29" w:rsidP="00316915">
      <w:pPr>
        <w:jc w:val="center"/>
        <w:rPr>
          <w:rFonts w:cs="Times New Roman"/>
        </w:rPr>
      </w:pPr>
    </w:p>
    <w:p w14:paraId="7415AD7E" w14:textId="77777777" w:rsidR="000D5E29" w:rsidRPr="007508E8" w:rsidRDefault="000D5E29" w:rsidP="00316915">
      <w:pPr>
        <w:jc w:val="center"/>
        <w:rPr>
          <w:rFonts w:cs="Times New Roman"/>
        </w:rPr>
      </w:pPr>
    </w:p>
    <w:p w14:paraId="7EADC34A" w14:textId="77777777" w:rsidR="000D5E29" w:rsidRPr="007508E8" w:rsidRDefault="000D5E29" w:rsidP="00316915">
      <w:pPr>
        <w:jc w:val="center"/>
        <w:rPr>
          <w:rFonts w:cs="Times New Roman"/>
          <w:b/>
          <w:sz w:val="32"/>
          <w:szCs w:val="32"/>
        </w:rPr>
      </w:pPr>
      <w:r w:rsidRPr="007508E8">
        <w:rPr>
          <w:rFonts w:cs="Times New Roman"/>
          <w:b/>
          <w:sz w:val="32"/>
          <w:szCs w:val="32"/>
        </w:rPr>
        <w:t>KHÓA LUẬN TỐT NGHIỆP</w:t>
      </w:r>
    </w:p>
    <w:p w14:paraId="6B29EC49" w14:textId="77777777" w:rsidR="000D5E29" w:rsidRPr="007508E8" w:rsidRDefault="000D5E29" w:rsidP="00316915">
      <w:pPr>
        <w:jc w:val="center"/>
        <w:rPr>
          <w:rFonts w:cs="Times New Roman"/>
          <w:sz w:val="36"/>
          <w:szCs w:val="36"/>
        </w:rPr>
      </w:pPr>
      <w:r w:rsidRPr="007508E8">
        <w:rPr>
          <w:rFonts w:cs="Times New Roman"/>
          <w:b/>
          <w:sz w:val="36"/>
          <w:szCs w:val="36"/>
        </w:rPr>
        <w:t>NGHIÊN CỨU MÔ HÌNH PHÁT HIỆN BẤT THƯỜNG TRONG GIAO DỊCH TÀI CHÍNH</w:t>
      </w:r>
    </w:p>
    <w:p w14:paraId="425A96D8" w14:textId="0A5F8E43" w:rsidR="000D5E29" w:rsidRPr="004641BC" w:rsidRDefault="00D656B6" w:rsidP="00316915">
      <w:pPr>
        <w:jc w:val="center"/>
        <w:rPr>
          <w:rFonts w:cs="Times New Roman"/>
          <w:sz w:val="30"/>
          <w:szCs w:val="30"/>
        </w:rPr>
      </w:pPr>
      <w:r w:rsidRPr="004641BC">
        <w:rPr>
          <w:rFonts w:eastAsia="Times New Roman" w:cs="Times New Roman"/>
          <w:sz w:val="30"/>
          <w:szCs w:val="30"/>
          <w:lang w:eastAsia="ja-JP"/>
        </w:rPr>
        <w:t xml:space="preserve">Research on </w:t>
      </w:r>
      <w:r w:rsidRPr="004641BC">
        <w:rPr>
          <w:rFonts w:eastAsia="Times New Roman" w:cs="Times New Roman"/>
          <w:sz w:val="30"/>
          <w:szCs w:val="30"/>
          <w:highlight w:val="white"/>
          <w:lang w:eastAsia="ja-JP"/>
        </w:rPr>
        <w:t xml:space="preserve">fraud detection </w:t>
      </w:r>
      <w:r w:rsidRPr="004641BC">
        <w:rPr>
          <w:rFonts w:eastAsia="Times New Roman" w:cs="Times New Roman"/>
          <w:sz w:val="30"/>
          <w:szCs w:val="30"/>
          <w:lang w:eastAsia="ja-JP"/>
        </w:rPr>
        <w:t>models in financial transactions</w:t>
      </w:r>
    </w:p>
    <w:p w14:paraId="2859ACB8" w14:textId="77777777" w:rsidR="000D5E29" w:rsidRPr="007508E8" w:rsidRDefault="000D5E29" w:rsidP="00316915">
      <w:pPr>
        <w:jc w:val="center"/>
        <w:rPr>
          <w:rFonts w:cs="Times New Roman"/>
        </w:rPr>
      </w:pPr>
    </w:p>
    <w:p w14:paraId="1343D6EE" w14:textId="77777777" w:rsidR="000D5E29" w:rsidRPr="007508E8" w:rsidRDefault="000D5E29" w:rsidP="00316915">
      <w:pPr>
        <w:jc w:val="center"/>
        <w:rPr>
          <w:rFonts w:cs="Times New Roman"/>
        </w:rPr>
      </w:pPr>
    </w:p>
    <w:p w14:paraId="2C9911E6" w14:textId="77777777" w:rsidR="000D5E29" w:rsidRPr="007508E8" w:rsidRDefault="000D5E29" w:rsidP="00316915">
      <w:pPr>
        <w:jc w:val="center"/>
        <w:rPr>
          <w:rFonts w:cs="Times New Roman"/>
        </w:rPr>
      </w:pPr>
    </w:p>
    <w:p w14:paraId="07506931" w14:textId="77777777" w:rsidR="000D5E29" w:rsidRPr="007508E8" w:rsidRDefault="000D5E29" w:rsidP="00316915">
      <w:pPr>
        <w:jc w:val="center"/>
        <w:rPr>
          <w:rFonts w:cs="Times New Roman"/>
        </w:rPr>
      </w:pPr>
    </w:p>
    <w:p w14:paraId="32E03EF7" w14:textId="77777777" w:rsidR="000D5E29" w:rsidRPr="007508E8" w:rsidRDefault="000D5E29" w:rsidP="00316915">
      <w:pPr>
        <w:jc w:val="center"/>
        <w:rPr>
          <w:rFonts w:cs="Times New Roman"/>
          <w:b/>
          <w:sz w:val="28"/>
        </w:rPr>
      </w:pPr>
      <w:r w:rsidRPr="007508E8">
        <w:rPr>
          <w:rFonts w:cs="Times New Roman"/>
          <w:b/>
          <w:sz w:val="28"/>
        </w:rPr>
        <w:t>KỸ SƯ NGÀNH HỆ THỐNG THÔNG TIN</w:t>
      </w:r>
    </w:p>
    <w:p w14:paraId="5FDC4C1E" w14:textId="77777777" w:rsidR="000D5E29" w:rsidRPr="007508E8" w:rsidRDefault="000D5E29" w:rsidP="00316915">
      <w:pPr>
        <w:jc w:val="center"/>
        <w:rPr>
          <w:rFonts w:cs="Times New Roman"/>
        </w:rPr>
      </w:pPr>
    </w:p>
    <w:p w14:paraId="2160F231" w14:textId="77777777" w:rsidR="000D5E29" w:rsidRPr="007508E8" w:rsidRDefault="000D5E29" w:rsidP="00316915">
      <w:pPr>
        <w:jc w:val="center"/>
        <w:rPr>
          <w:rFonts w:cs="Times New Roman"/>
        </w:rPr>
      </w:pPr>
    </w:p>
    <w:p w14:paraId="1F380CBB" w14:textId="77777777" w:rsidR="000D5E29" w:rsidRPr="007508E8" w:rsidRDefault="000D5E29" w:rsidP="00316915">
      <w:pPr>
        <w:jc w:val="center"/>
        <w:rPr>
          <w:rFonts w:cs="Times New Roman"/>
        </w:rPr>
      </w:pPr>
    </w:p>
    <w:p w14:paraId="444D2DFC" w14:textId="77777777" w:rsidR="000D5E29" w:rsidRPr="007508E8" w:rsidRDefault="000D5E29" w:rsidP="00316915">
      <w:pPr>
        <w:jc w:val="center"/>
        <w:rPr>
          <w:rFonts w:cs="Times New Roman"/>
          <w:b/>
          <w:sz w:val="28"/>
          <w:szCs w:val="28"/>
        </w:rPr>
      </w:pPr>
    </w:p>
    <w:p w14:paraId="5FEA0465" w14:textId="77777777" w:rsidR="000D5E29" w:rsidRPr="007508E8" w:rsidRDefault="000D5E29" w:rsidP="00316915">
      <w:pPr>
        <w:rPr>
          <w:rFonts w:cs="Times New Roman"/>
          <w:bCs/>
        </w:rPr>
      </w:pPr>
    </w:p>
    <w:p w14:paraId="2FB78D74" w14:textId="77777777" w:rsidR="000D5E29" w:rsidRPr="007508E8" w:rsidRDefault="000D5E29" w:rsidP="00316915">
      <w:pPr>
        <w:jc w:val="center"/>
        <w:rPr>
          <w:rFonts w:cs="Times New Roman"/>
        </w:rPr>
      </w:pPr>
      <w:r w:rsidRPr="007508E8">
        <w:rPr>
          <w:rFonts w:cs="Times New Roman"/>
          <w:b/>
          <w:bCs/>
        </w:rPr>
        <w:t>TP. HỒ CHÍ MINH, NĂM 2020</w:t>
      </w:r>
    </w:p>
    <w:p w14:paraId="2FBA7129" w14:textId="77777777" w:rsidR="000D5E29" w:rsidRPr="007508E8" w:rsidRDefault="000D5E29" w:rsidP="00316915">
      <w:pPr>
        <w:jc w:val="left"/>
        <w:rPr>
          <w:rFonts w:cs="Times New Roman"/>
        </w:rPr>
        <w:sectPr w:rsidR="000D5E29" w:rsidRPr="007508E8" w:rsidSect="00E55A03">
          <w:pgSz w:w="11907" w:h="16839"/>
          <w:pgMar w:top="1701" w:right="1134" w:bottom="1985" w:left="1985" w:header="794" w:footer="0" w:gutter="567"/>
          <w:pgBorders w:display="firstPage">
            <w:top w:val="twistedLines1" w:sz="18" w:space="1" w:color="auto"/>
            <w:left w:val="twistedLines1" w:sz="18" w:space="4" w:color="auto"/>
            <w:bottom w:val="twistedLines1" w:sz="18" w:space="1" w:color="auto"/>
            <w:right w:val="twistedLines1" w:sz="18" w:space="4" w:color="auto"/>
          </w:pgBorders>
          <w:pgNumType w:fmt="upperRoman" w:chapSep="period"/>
          <w:cols w:space="720"/>
          <w:docGrid w:linePitch="354"/>
        </w:sectPr>
      </w:pPr>
    </w:p>
    <w:p w14:paraId="1E93F974" w14:textId="77777777" w:rsidR="000D5E29" w:rsidRPr="007508E8" w:rsidRDefault="000D5E29" w:rsidP="00316915">
      <w:pPr>
        <w:spacing w:before="360"/>
        <w:jc w:val="center"/>
        <w:rPr>
          <w:rFonts w:cs="Times New Roman"/>
          <w:b/>
          <w:sz w:val="30"/>
          <w:szCs w:val="30"/>
        </w:rPr>
      </w:pPr>
      <w:r w:rsidRPr="007508E8">
        <w:rPr>
          <w:rFonts w:cs="Times New Roman"/>
          <w:b/>
          <w:sz w:val="30"/>
          <w:szCs w:val="30"/>
        </w:rPr>
        <w:lastRenderedPageBreak/>
        <w:t>ĐẠI HỌC QUỐC GIA TP. HỒ CHÍ MINH</w:t>
      </w:r>
    </w:p>
    <w:p w14:paraId="2DD59C87" w14:textId="77777777" w:rsidR="000D5E29" w:rsidRPr="007508E8" w:rsidRDefault="000D5E29" w:rsidP="00316915">
      <w:pPr>
        <w:jc w:val="center"/>
        <w:rPr>
          <w:rFonts w:cs="Times New Roman"/>
          <w:b/>
          <w:sz w:val="32"/>
          <w:szCs w:val="32"/>
        </w:rPr>
      </w:pPr>
      <w:r w:rsidRPr="007508E8">
        <w:rPr>
          <w:rFonts w:cs="Times New Roman"/>
          <w:b/>
          <w:sz w:val="32"/>
          <w:szCs w:val="32"/>
        </w:rPr>
        <w:t>TRƯỜNG ĐẠI HỌC CÔNG NGHỆ THÔNG TIN</w:t>
      </w:r>
    </w:p>
    <w:p w14:paraId="76E2A229" w14:textId="77777777" w:rsidR="000D5E29" w:rsidRPr="007508E8" w:rsidRDefault="000D5E29" w:rsidP="00316915">
      <w:pPr>
        <w:jc w:val="center"/>
        <w:rPr>
          <w:rFonts w:cs="Times New Roman"/>
          <w:b/>
          <w:sz w:val="32"/>
          <w:szCs w:val="32"/>
        </w:rPr>
      </w:pPr>
      <w:r w:rsidRPr="007508E8">
        <w:rPr>
          <w:rFonts w:cs="Times New Roman"/>
          <w:b/>
          <w:sz w:val="32"/>
          <w:szCs w:val="32"/>
        </w:rPr>
        <w:t>KHOA HỆ THỐNG THÔNG TIN</w:t>
      </w:r>
    </w:p>
    <w:p w14:paraId="6F73E4CB" w14:textId="77777777" w:rsidR="000D5E29" w:rsidRPr="007508E8" w:rsidRDefault="000D5E29" w:rsidP="00316915">
      <w:pPr>
        <w:jc w:val="center"/>
        <w:rPr>
          <w:rFonts w:cs="Times New Roman"/>
          <w:sz w:val="28"/>
          <w:szCs w:val="28"/>
        </w:rPr>
      </w:pPr>
    </w:p>
    <w:p w14:paraId="4C1D4126" w14:textId="77777777" w:rsidR="000D5E29" w:rsidRPr="007508E8" w:rsidRDefault="000D5E29" w:rsidP="00316915">
      <w:pPr>
        <w:jc w:val="center"/>
        <w:rPr>
          <w:rFonts w:cs="Times New Roman"/>
          <w:sz w:val="28"/>
          <w:szCs w:val="28"/>
        </w:rPr>
      </w:pPr>
    </w:p>
    <w:p w14:paraId="19591CF5" w14:textId="77777777" w:rsidR="000D5E29" w:rsidRPr="007508E8" w:rsidRDefault="000D5E29" w:rsidP="00316915">
      <w:pPr>
        <w:jc w:val="center"/>
        <w:rPr>
          <w:rFonts w:cs="Times New Roman"/>
          <w:b/>
          <w:sz w:val="28"/>
          <w:szCs w:val="28"/>
        </w:rPr>
      </w:pPr>
      <w:r w:rsidRPr="007508E8">
        <w:rPr>
          <w:rFonts w:cs="Times New Roman"/>
          <w:b/>
          <w:sz w:val="28"/>
          <w:szCs w:val="28"/>
        </w:rPr>
        <w:t>NGUYỄN HOÀNG HIỆP - 15520214</w:t>
      </w:r>
    </w:p>
    <w:p w14:paraId="0AB8A7CB" w14:textId="77777777" w:rsidR="000D5E29" w:rsidRPr="007508E8" w:rsidRDefault="000D5E29" w:rsidP="00316915">
      <w:pPr>
        <w:jc w:val="center"/>
        <w:rPr>
          <w:rFonts w:cs="Times New Roman"/>
          <w:b/>
          <w:sz w:val="28"/>
          <w:szCs w:val="28"/>
        </w:rPr>
      </w:pPr>
      <w:r w:rsidRPr="007508E8">
        <w:rPr>
          <w:rFonts w:cs="Times New Roman"/>
          <w:b/>
          <w:sz w:val="28"/>
          <w:szCs w:val="28"/>
        </w:rPr>
        <w:t>TRẦN HOÀNG LUÂN - 15520452</w:t>
      </w:r>
    </w:p>
    <w:p w14:paraId="6909C07B" w14:textId="77777777" w:rsidR="000D5E29" w:rsidRPr="007508E8" w:rsidRDefault="000D5E29" w:rsidP="00316915">
      <w:pPr>
        <w:jc w:val="center"/>
        <w:rPr>
          <w:rFonts w:cs="Times New Roman"/>
        </w:rPr>
      </w:pPr>
    </w:p>
    <w:p w14:paraId="362A0F31" w14:textId="77777777" w:rsidR="000D5E29" w:rsidRPr="007508E8" w:rsidRDefault="000D5E29" w:rsidP="00316915">
      <w:pPr>
        <w:jc w:val="center"/>
        <w:rPr>
          <w:rFonts w:cs="Times New Roman"/>
        </w:rPr>
      </w:pPr>
    </w:p>
    <w:p w14:paraId="0695A2D8" w14:textId="77777777" w:rsidR="000D5E29" w:rsidRPr="007508E8" w:rsidRDefault="000D5E29" w:rsidP="00316915">
      <w:pPr>
        <w:jc w:val="center"/>
        <w:rPr>
          <w:rFonts w:cs="Times New Roman"/>
        </w:rPr>
      </w:pPr>
    </w:p>
    <w:p w14:paraId="3594FC5B" w14:textId="77777777" w:rsidR="000D5E29" w:rsidRPr="007508E8" w:rsidRDefault="000D5E29" w:rsidP="00316915">
      <w:pPr>
        <w:jc w:val="center"/>
        <w:rPr>
          <w:rFonts w:cs="Times New Roman"/>
        </w:rPr>
      </w:pPr>
    </w:p>
    <w:p w14:paraId="2FA1F844" w14:textId="77777777" w:rsidR="000D5E29" w:rsidRPr="007508E8" w:rsidRDefault="000D5E29" w:rsidP="00316915">
      <w:pPr>
        <w:jc w:val="center"/>
        <w:rPr>
          <w:rFonts w:cs="Times New Roman"/>
          <w:b/>
          <w:sz w:val="32"/>
          <w:szCs w:val="32"/>
        </w:rPr>
      </w:pPr>
      <w:r w:rsidRPr="007508E8">
        <w:rPr>
          <w:rFonts w:cs="Times New Roman"/>
          <w:b/>
          <w:sz w:val="32"/>
          <w:szCs w:val="32"/>
        </w:rPr>
        <w:t>KHÓA LUẬN TỐT NGHIỆP</w:t>
      </w:r>
    </w:p>
    <w:p w14:paraId="73BE0DEF" w14:textId="77777777" w:rsidR="000D5E29" w:rsidRPr="007508E8" w:rsidRDefault="000D5E29" w:rsidP="00316915">
      <w:pPr>
        <w:jc w:val="center"/>
        <w:rPr>
          <w:rFonts w:cs="Times New Roman"/>
          <w:sz w:val="36"/>
          <w:szCs w:val="36"/>
        </w:rPr>
      </w:pPr>
      <w:r w:rsidRPr="007508E8">
        <w:rPr>
          <w:rFonts w:cs="Times New Roman"/>
          <w:b/>
          <w:sz w:val="36"/>
          <w:szCs w:val="36"/>
        </w:rPr>
        <w:t>NGHIÊN CỨU MÔ HÌNH PHÁT HIỆN BẤT THƯỜNG TRONG GIAO DỊCH TÀI CHÍNH</w:t>
      </w:r>
    </w:p>
    <w:p w14:paraId="3699F3CF" w14:textId="77777777" w:rsidR="004641BC" w:rsidRPr="004641BC" w:rsidRDefault="004641BC" w:rsidP="00316915">
      <w:pPr>
        <w:jc w:val="center"/>
        <w:rPr>
          <w:rFonts w:cs="Times New Roman"/>
          <w:sz w:val="30"/>
          <w:szCs w:val="30"/>
        </w:rPr>
      </w:pPr>
      <w:r w:rsidRPr="004641BC">
        <w:rPr>
          <w:rFonts w:eastAsia="Times New Roman" w:cs="Times New Roman"/>
          <w:sz w:val="30"/>
          <w:szCs w:val="30"/>
          <w:lang w:eastAsia="ja-JP"/>
        </w:rPr>
        <w:t xml:space="preserve">Research on </w:t>
      </w:r>
      <w:r w:rsidRPr="004641BC">
        <w:rPr>
          <w:rFonts w:eastAsia="Times New Roman" w:cs="Times New Roman"/>
          <w:sz w:val="30"/>
          <w:szCs w:val="30"/>
          <w:highlight w:val="white"/>
          <w:lang w:eastAsia="ja-JP"/>
        </w:rPr>
        <w:t xml:space="preserve">fraud detection </w:t>
      </w:r>
      <w:r w:rsidRPr="004641BC">
        <w:rPr>
          <w:rFonts w:eastAsia="Times New Roman" w:cs="Times New Roman"/>
          <w:sz w:val="30"/>
          <w:szCs w:val="30"/>
          <w:lang w:eastAsia="ja-JP"/>
        </w:rPr>
        <w:t>models in financial transactions</w:t>
      </w:r>
    </w:p>
    <w:p w14:paraId="5D2983BB" w14:textId="77777777" w:rsidR="000D5E29" w:rsidRPr="007508E8" w:rsidRDefault="000D5E29" w:rsidP="00316915">
      <w:pPr>
        <w:jc w:val="center"/>
        <w:rPr>
          <w:rFonts w:cs="Times New Roman"/>
        </w:rPr>
      </w:pPr>
    </w:p>
    <w:p w14:paraId="1CAF8B28" w14:textId="77777777" w:rsidR="000D5E29" w:rsidRPr="007508E8" w:rsidRDefault="000D5E29" w:rsidP="00316915">
      <w:pPr>
        <w:jc w:val="center"/>
        <w:rPr>
          <w:rFonts w:cs="Times New Roman"/>
        </w:rPr>
      </w:pPr>
    </w:p>
    <w:p w14:paraId="157A386E" w14:textId="77777777" w:rsidR="000D5E29" w:rsidRPr="007508E8" w:rsidRDefault="000D5E29" w:rsidP="00316915">
      <w:pPr>
        <w:jc w:val="center"/>
        <w:rPr>
          <w:rFonts w:cs="Times New Roman"/>
          <w:b/>
          <w:sz w:val="28"/>
        </w:rPr>
      </w:pPr>
      <w:r w:rsidRPr="007508E8">
        <w:rPr>
          <w:rFonts w:cs="Times New Roman"/>
          <w:b/>
          <w:sz w:val="28"/>
        </w:rPr>
        <w:t>KỸ SƯ NGÀNH HỆ THỐNG THÔNG TIN</w:t>
      </w:r>
    </w:p>
    <w:p w14:paraId="0CD37E99" w14:textId="77777777" w:rsidR="000D5E29" w:rsidRPr="007508E8" w:rsidRDefault="000D5E29" w:rsidP="00316915">
      <w:pPr>
        <w:jc w:val="center"/>
        <w:rPr>
          <w:rFonts w:cs="Times New Roman"/>
        </w:rPr>
      </w:pPr>
    </w:p>
    <w:p w14:paraId="28AC749F" w14:textId="77777777" w:rsidR="000D5E29" w:rsidRPr="007508E8" w:rsidRDefault="000D5E29" w:rsidP="00316915">
      <w:pPr>
        <w:jc w:val="center"/>
        <w:rPr>
          <w:rFonts w:cs="Times New Roman"/>
        </w:rPr>
      </w:pPr>
    </w:p>
    <w:p w14:paraId="7B02C4B6" w14:textId="77777777" w:rsidR="000D5E29" w:rsidRPr="007508E8" w:rsidRDefault="000D5E29" w:rsidP="00316915">
      <w:pPr>
        <w:jc w:val="center"/>
        <w:rPr>
          <w:rFonts w:cs="Times New Roman"/>
          <w:b/>
          <w:sz w:val="28"/>
          <w:szCs w:val="28"/>
        </w:rPr>
      </w:pPr>
      <w:r w:rsidRPr="007508E8">
        <w:rPr>
          <w:rFonts w:cs="Times New Roman"/>
          <w:b/>
          <w:sz w:val="28"/>
          <w:szCs w:val="28"/>
        </w:rPr>
        <w:t>GIẢNG VIÊN HƯỚNG DẪN</w:t>
      </w:r>
    </w:p>
    <w:p w14:paraId="344168DD" w14:textId="77777777" w:rsidR="000D5E29" w:rsidRPr="007508E8" w:rsidRDefault="000D5E29" w:rsidP="00316915">
      <w:pPr>
        <w:jc w:val="center"/>
        <w:rPr>
          <w:rFonts w:cs="Times New Roman"/>
          <w:b/>
          <w:sz w:val="28"/>
          <w:szCs w:val="28"/>
        </w:rPr>
      </w:pPr>
      <w:r w:rsidRPr="007508E8">
        <w:rPr>
          <w:rFonts w:cs="Times New Roman"/>
          <w:b/>
          <w:sz w:val="28"/>
          <w:szCs w:val="28"/>
        </w:rPr>
        <w:t>TS. CAO THỊ NHẠN</w:t>
      </w:r>
    </w:p>
    <w:p w14:paraId="4C60ABBE" w14:textId="77777777" w:rsidR="000D5E29" w:rsidRPr="007508E8" w:rsidRDefault="000D5E29" w:rsidP="00316915">
      <w:pPr>
        <w:jc w:val="center"/>
        <w:rPr>
          <w:rFonts w:cs="Times New Roman"/>
          <w:b/>
          <w:sz w:val="28"/>
          <w:szCs w:val="28"/>
        </w:rPr>
      </w:pPr>
    </w:p>
    <w:p w14:paraId="08B283BE" w14:textId="77777777" w:rsidR="000D5E29" w:rsidRPr="007508E8" w:rsidRDefault="000D5E29" w:rsidP="00316915">
      <w:pPr>
        <w:rPr>
          <w:rFonts w:cs="Times New Roman"/>
          <w:bCs/>
        </w:rPr>
      </w:pPr>
    </w:p>
    <w:p w14:paraId="4374C513" w14:textId="77777777" w:rsidR="000D5E29" w:rsidRPr="007508E8" w:rsidRDefault="000D5E29" w:rsidP="00316915">
      <w:pPr>
        <w:rPr>
          <w:rFonts w:cs="Times New Roman"/>
          <w:bCs/>
        </w:rPr>
      </w:pPr>
    </w:p>
    <w:p w14:paraId="71B93474" w14:textId="77777777" w:rsidR="000D5E29" w:rsidRPr="007508E8" w:rsidRDefault="000D5E29" w:rsidP="00316915">
      <w:pPr>
        <w:jc w:val="center"/>
        <w:rPr>
          <w:rFonts w:cs="Times New Roman"/>
        </w:rPr>
      </w:pPr>
      <w:r w:rsidRPr="007508E8">
        <w:rPr>
          <w:rFonts w:cs="Times New Roman"/>
          <w:b/>
          <w:bCs/>
        </w:rPr>
        <w:t>TP. HỒ CHÍ MINH, NĂM 2020</w:t>
      </w:r>
    </w:p>
    <w:p w14:paraId="691E3C13" w14:textId="77777777" w:rsidR="000D5E29" w:rsidRPr="007508E8" w:rsidRDefault="000D5E29" w:rsidP="00316915">
      <w:pPr>
        <w:jc w:val="center"/>
        <w:rPr>
          <w:rFonts w:cs="Times New Roman"/>
        </w:rPr>
        <w:sectPr w:rsidR="000D5E29" w:rsidRPr="007508E8" w:rsidSect="00E55A03">
          <w:headerReference w:type="default" r:id="rId8"/>
          <w:footerReference w:type="default" r:id="rId9"/>
          <w:pgSz w:w="11907" w:h="16839" w:code="9"/>
          <w:pgMar w:top="1701" w:right="1134" w:bottom="1985" w:left="1985" w:header="794" w:footer="0" w:gutter="567"/>
          <w:pgBorders w:display="firstPage">
            <w:top w:val="twistedLines1" w:sz="18" w:space="1" w:color="auto"/>
            <w:left w:val="twistedLines1" w:sz="18" w:space="4" w:color="auto"/>
            <w:bottom w:val="twistedLines1" w:sz="18" w:space="1" w:color="auto"/>
            <w:right w:val="twistedLines1" w:sz="18" w:space="4" w:color="auto"/>
          </w:pgBorders>
          <w:pgNumType w:fmt="upperRoman" w:chapSep="period"/>
          <w:cols w:space="708"/>
          <w:titlePg/>
          <w:docGrid w:linePitch="360"/>
        </w:sectPr>
      </w:pPr>
    </w:p>
    <w:p w14:paraId="26F9F78A" w14:textId="77777777" w:rsidR="000D5E29" w:rsidRPr="007508E8" w:rsidRDefault="000D5E29" w:rsidP="00316915">
      <w:pPr>
        <w:jc w:val="center"/>
        <w:rPr>
          <w:rFonts w:cs="Times New Roman"/>
          <w:b/>
          <w:sz w:val="28"/>
          <w:szCs w:val="28"/>
        </w:rPr>
      </w:pPr>
      <w:bookmarkStart w:id="0" w:name="_Toc440291226"/>
      <w:bookmarkStart w:id="1" w:name="_Toc485993586"/>
      <w:bookmarkStart w:id="2" w:name="_Toc533378929"/>
      <w:r w:rsidRPr="007508E8">
        <w:rPr>
          <w:rFonts w:cs="Times New Roman"/>
          <w:b/>
          <w:sz w:val="28"/>
          <w:szCs w:val="28"/>
        </w:rPr>
        <w:lastRenderedPageBreak/>
        <w:t>DANH SÁCH HỘI ĐỒNG BẢO VỆ KHÓA LUẬN</w:t>
      </w:r>
    </w:p>
    <w:p w14:paraId="5E9A3A21" w14:textId="77777777" w:rsidR="000D5E29" w:rsidRPr="007508E8" w:rsidRDefault="000D5E29" w:rsidP="00316915">
      <w:pPr>
        <w:rPr>
          <w:rFonts w:cs="Times New Roman"/>
        </w:rPr>
      </w:pPr>
    </w:p>
    <w:p w14:paraId="5DB4EB63" w14:textId="77777777" w:rsidR="000D5E29" w:rsidRPr="007508E8" w:rsidRDefault="000D5E29" w:rsidP="00316915">
      <w:pPr>
        <w:rPr>
          <w:rFonts w:cs="Times New Roman"/>
        </w:rPr>
      </w:pPr>
      <w:r w:rsidRPr="007508E8">
        <w:rPr>
          <w:rFonts w:cs="Times New Roman"/>
        </w:rPr>
        <w:t>Hội đồng chấm khóa luận tốt nghiệp, thành lập theo Quyết định số ………………… ngày ……………………. của Hiệu trưởng Trường Đại học Công nghệ Thông tin.</w:t>
      </w:r>
    </w:p>
    <w:p w14:paraId="00B72849" w14:textId="77777777" w:rsidR="000D5E29" w:rsidRPr="007508E8" w:rsidRDefault="000D5E29" w:rsidP="00316915">
      <w:pPr>
        <w:ind w:left="1800" w:hanging="360"/>
        <w:rPr>
          <w:rFonts w:cs="Times New Roman"/>
        </w:rPr>
      </w:pPr>
      <w:r w:rsidRPr="007508E8">
        <w:rPr>
          <w:rFonts w:cs="Times New Roman"/>
        </w:rPr>
        <w:t>1.</w:t>
      </w:r>
      <w:r w:rsidRPr="007508E8">
        <w:rPr>
          <w:rFonts w:cs="Times New Roman"/>
        </w:rPr>
        <w:tab/>
        <w:t>…………………………………………. – Chủ tịch.</w:t>
      </w:r>
    </w:p>
    <w:p w14:paraId="0D911A8A" w14:textId="77777777" w:rsidR="000D5E29" w:rsidRPr="007508E8" w:rsidRDefault="000D5E29" w:rsidP="00316915">
      <w:pPr>
        <w:ind w:left="1800" w:hanging="360"/>
        <w:rPr>
          <w:rFonts w:cs="Times New Roman"/>
        </w:rPr>
      </w:pPr>
      <w:r w:rsidRPr="007508E8">
        <w:rPr>
          <w:rFonts w:cs="Times New Roman"/>
        </w:rPr>
        <w:t>2.</w:t>
      </w:r>
      <w:r w:rsidRPr="007508E8">
        <w:rPr>
          <w:rFonts w:cs="Times New Roman"/>
        </w:rPr>
        <w:tab/>
        <w:t>…………………………………………. – Thư ký.</w:t>
      </w:r>
    </w:p>
    <w:p w14:paraId="12B3E572" w14:textId="77777777" w:rsidR="000D5E29" w:rsidRPr="007508E8" w:rsidRDefault="000D5E29" w:rsidP="00316915">
      <w:pPr>
        <w:ind w:left="1800" w:hanging="360"/>
        <w:rPr>
          <w:rFonts w:cs="Times New Roman"/>
        </w:rPr>
      </w:pPr>
      <w:r w:rsidRPr="007508E8">
        <w:rPr>
          <w:rFonts w:cs="Times New Roman"/>
        </w:rPr>
        <w:t>3.</w:t>
      </w:r>
      <w:r w:rsidRPr="007508E8">
        <w:rPr>
          <w:rFonts w:cs="Times New Roman"/>
        </w:rPr>
        <w:tab/>
        <w:t>…………………………………………. – Ủy viên.</w:t>
      </w:r>
    </w:p>
    <w:p w14:paraId="1A760611" w14:textId="77777777" w:rsidR="000D5E29" w:rsidRPr="007508E8" w:rsidRDefault="000D5E29" w:rsidP="00316915">
      <w:pPr>
        <w:ind w:left="1800" w:hanging="360"/>
        <w:rPr>
          <w:rFonts w:eastAsia="Times New Roman" w:cs="Times New Roman"/>
          <w:b/>
          <w:sz w:val="32"/>
          <w:szCs w:val="20"/>
          <w:lang w:eastAsia="zh-CN"/>
        </w:rPr>
      </w:pPr>
      <w:r w:rsidRPr="007508E8">
        <w:rPr>
          <w:rFonts w:cs="Times New Roman"/>
        </w:rPr>
        <w:t>4.</w:t>
      </w:r>
      <w:r w:rsidRPr="007508E8">
        <w:rPr>
          <w:rFonts w:cs="Times New Roman"/>
        </w:rPr>
        <w:tab/>
        <w:t>…………………………………………. – Ủy viên.</w:t>
      </w:r>
    </w:p>
    <w:p w14:paraId="3CD38C7C" w14:textId="77777777" w:rsidR="000D5E29" w:rsidRPr="007508E8" w:rsidRDefault="000D5E29" w:rsidP="00316915">
      <w:pPr>
        <w:rPr>
          <w:rFonts w:eastAsia="Times New Roman" w:cs="Times New Roman"/>
          <w:b/>
          <w:sz w:val="32"/>
          <w:szCs w:val="20"/>
          <w:lang w:eastAsia="zh-CN"/>
        </w:rPr>
      </w:pPr>
      <w:r w:rsidRPr="007508E8">
        <w:rPr>
          <w:rFonts w:cs="Times New Roman"/>
        </w:rPr>
        <w:br w:type="page"/>
      </w:r>
    </w:p>
    <w:tbl>
      <w:tblPr>
        <w:tblW w:w="9482" w:type="dxa"/>
        <w:tblInd w:w="-318" w:type="dxa"/>
        <w:tblLook w:val="04A0" w:firstRow="1" w:lastRow="0" w:firstColumn="1" w:lastColumn="0" w:noHBand="0" w:noVBand="1"/>
      </w:tblPr>
      <w:tblGrid>
        <w:gridCol w:w="4728"/>
        <w:gridCol w:w="4754"/>
      </w:tblGrid>
      <w:tr w:rsidR="000D5E29" w:rsidRPr="007508E8" w14:paraId="45E3A13F" w14:textId="77777777" w:rsidTr="00E55A03">
        <w:tc>
          <w:tcPr>
            <w:tcW w:w="4728" w:type="dxa"/>
            <w:shd w:val="clear" w:color="auto" w:fill="auto"/>
          </w:tcPr>
          <w:bookmarkEnd w:id="0"/>
          <w:bookmarkEnd w:id="1"/>
          <w:bookmarkEnd w:id="2"/>
          <w:p w14:paraId="1AC14C20" w14:textId="77777777" w:rsidR="000D5E29" w:rsidRPr="007508E8" w:rsidRDefault="000D5E29" w:rsidP="00316915">
            <w:pPr>
              <w:jc w:val="center"/>
              <w:rPr>
                <w:rFonts w:cs="Times New Roman"/>
                <w:b/>
                <w:sz w:val="22"/>
              </w:rPr>
            </w:pPr>
            <w:r w:rsidRPr="007508E8">
              <w:rPr>
                <w:rFonts w:cs="Times New Roman"/>
                <w:b/>
                <w:sz w:val="22"/>
              </w:rPr>
              <w:lastRenderedPageBreak/>
              <w:t>ĐẠI HỌC QUỐC GIA TP. HỒ CHÍ MINH</w:t>
            </w:r>
          </w:p>
          <w:p w14:paraId="049225F8" w14:textId="77777777" w:rsidR="000D5E29" w:rsidRPr="007508E8" w:rsidRDefault="000D5E29" w:rsidP="00316915">
            <w:pPr>
              <w:jc w:val="center"/>
              <w:rPr>
                <w:rFonts w:cs="Times New Roman"/>
                <w:b/>
                <w:sz w:val="22"/>
              </w:rPr>
            </w:pPr>
            <w:r w:rsidRPr="007508E8">
              <w:rPr>
                <w:rFonts w:cs="Times New Roman"/>
                <w:b/>
                <w:sz w:val="22"/>
              </w:rPr>
              <w:t>TRƯỜNG ĐẠI HỌC</w:t>
            </w:r>
          </w:p>
          <w:p w14:paraId="75C7535D" w14:textId="77777777" w:rsidR="000D5E29" w:rsidRPr="007508E8" w:rsidRDefault="000D5E29" w:rsidP="00316915">
            <w:pPr>
              <w:jc w:val="center"/>
              <w:rPr>
                <w:rFonts w:cs="Times New Roman"/>
                <w:b/>
                <w:sz w:val="22"/>
              </w:rPr>
            </w:pPr>
            <w:r w:rsidRPr="007508E8">
              <w:rPr>
                <w:rFonts w:cs="Times New Roman"/>
                <w:b/>
                <w:sz w:val="22"/>
              </w:rPr>
              <w:t>CÔNG NGHỆ THÔNG TIN</w:t>
            </w:r>
          </w:p>
        </w:tc>
        <w:tc>
          <w:tcPr>
            <w:tcW w:w="4754" w:type="dxa"/>
            <w:shd w:val="clear" w:color="auto" w:fill="auto"/>
          </w:tcPr>
          <w:p w14:paraId="7AD6006E" w14:textId="77777777" w:rsidR="000D5E29" w:rsidRPr="007508E8" w:rsidRDefault="000D5E29" w:rsidP="00316915">
            <w:pPr>
              <w:ind w:right="-120" w:hanging="105"/>
              <w:jc w:val="center"/>
              <w:rPr>
                <w:rFonts w:cs="Times New Roman"/>
                <w:b/>
                <w:sz w:val="22"/>
              </w:rPr>
            </w:pPr>
            <w:r w:rsidRPr="007508E8">
              <w:rPr>
                <w:rFonts w:cs="Times New Roman"/>
                <w:b/>
                <w:sz w:val="22"/>
              </w:rPr>
              <w:t>CỘNG HÒA XÃ HỘI CHỦ NGHĨA VIỆT NAM</w:t>
            </w:r>
          </w:p>
          <w:p w14:paraId="7EDB80A8" w14:textId="77777777" w:rsidR="000D5E29" w:rsidRPr="007508E8" w:rsidRDefault="000D5E29" w:rsidP="00316915">
            <w:pPr>
              <w:jc w:val="center"/>
              <w:rPr>
                <w:rFonts w:cs="Times New Roman"/>
                <w:b/>
                <w:sz w:val="22"/>
              </w:rPr>
            </w:pPr>
            <w:r w:rsidRPr="007508E8">
              <w:rPr>
                <w:rFonts w:cs="Times New Roman"/>
                <w:b/>
                <w:noProof/>
                <w:sz w:val="22"/>
              </w:rPr>
              <mc:AlternateContent>
                <mc:Choice Requires="wps">
                  <w:drawing>
                    <wp:anchor distT="0" distB="0" distL="114300" distR="114300" simplePos="0" relativeHeight="251658240" behindDoc="0" locked="0" layoutInCell="1" allowOverlap="1" wp14:anchorId="5F5D79A0" wp14:editId="200FEA02">
                      <wp:simplePos x="0" y="0"/>
                      <wp:positionH relativeFrom="column">
                        <wp:posOffset>712470</wp:posOffset>
                      </wp:positionH>
                      <wp:positionV relativeFrom="paragraph">
                        <wp:posOffset>222885</wp:posOffset>
                      </wp:positionV>
                      <wp:extent cx="1485900" cy="0"/>
                      <wp:effectExtent l="0" t="0" r="19050"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4FB07" id="Straight Connector 9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pt,17.55pt" to="173.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"/>
                  </w:pict>
                </mc:Fallback>
              </mc:AlternateContent>
            </w:r>
            <w:r w:rsidRPr="007508E8">
              <w:rPr>
                <w:rFonts w:cs="Times New Roman"/>
                <w:b/>
                <w:sz w:val="22"/>
              </w:rPr>
              <w:t>Độc Lập - Tự Do - Hạnh Phúc</w:t>
            </w:r>
          </w:p>
        </w:tc>
      </w:tr>
      <w:tr w:rsidR="000D5E29" w:rsidRPr="007508E8" w14:paraId="09FEC739" w14:textId="77777777" w:rsidTr="00E55A03">
        <w:trPr>
          <w:trHeight w:val="162"/>
        </w:trPr>
        <w:tc>
          <w:tcPr>
            <w:tcW w:w="4728" w:type="dxa"/>
            <w:shd w:val="clear" w:color="auto" w:fill="auto"/>
          </w:tcPr>
          <w:p w14:paraId="48ADBD3C" w14:textId="77777777" w:rsidR="000D5E29" w:rsidRPr="007508E8" w:rsidRDefault="000D5E29" w:rsidP="00316915">
            <w:pPr>
              <w:jc w:val="center"/>
              <w:rPr>
                <w:rFonts w:cs="Times New Roman"/>
                <w:sz w:val="24"/>
                <w:szCs w:val="24"/>
              </w:rPr>
            </w:pPr>
            <w:r w:rsidRPr="007508E8">
              <w:rPr>
                <w:rFonts w:cs="Times New Roman"/>
                <w:b/>
                <w:noProof/>
                <w:sz w:val="22"/>
              </w:rPr>
              <mc:AlternateContent>
                <mc:Choice Requires="wps">
                  <w:drawing>
                    <wp:anchor distT="0" distB="0" distL="114300" distR="114300" simplePos="0" relativeHeight="251658241" behindDoc="0" locked="0" layoutInCell="1" allowOverlap="1" wp14:anchorId="1D91245F" wp14:editId="642D1B97">
                      <wp:simplePos x="0" y="0"/>
                      <wp:positionH relativeFrom="column">
                        <wp:posOffset>713740</wp:posOffset>
                      </wp:positionH>
                      <wp:positionV relativeFrom="paragraph">
                        <wp:posOffset>36830</wp:posOffset>
                      </wp:positionV>
                      <wp:extent cx="1476375" cy="0"/>
                      <wp:effectExtent l="0" t="0" r="28575"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1EF08" id="Straight Connector 93"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pt,2.9pt" to="172.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"/>
                  </w:pict>
                </mc:Fallback>
              </mc:AlternateContent>
            </w:r>
          </w:p>
        </w:tc>
        <w:tc>
          <w:tcPr>
            <w:tcW w:w="4754" w:type="dxa"/>
            <w:shd w:val="clear" w:color="auto" w:fill="auto"/>
          </w:tcPr>
          <w:p w14:paraId="4C418E59" w14:textId="77777777" w:rsidR="000D5E29" w:rsidRPr="007508E8" w:rsidRDefault="000D5E29" w:rsidP="00316915">
            <w:pPr>
              <w:ind w:right="-30"/>
              <w:jc w:val="center"/>
              <w:rPr>
                <w:rFonts w:cs="Times New Roman"/>
                <w:b/>
                <w:noProof/>
                <w:sz w:val="22"/>
                <w:lang w:val="vi-VN" w:eastAsia="vi-VN"/>
              </w:rPr>
            </w:pPr>
            <w:r w:rsidRPr="007508E8">
              <w:rPr>
                <w:rFonts w:cs="Times New Roman"/>
                <w:i/>
                <w:noProof/>
                <w:sz w:val="22"/>
                <w:lang w:eastAsia="vi-VN"/>
              </w:rPr>
              <w:t>TP. HCM, ngày… tháng… năm 2020</w:t>
            </w:r>
          </w:p>
        </w:tc>
      </w:tr>
    </w:tbl>
    <w:p w14:paraId="0E2D95D9" w14:textId="77777777" w:rsidR="000D5E29" w:rsidRPr="007508E8" w:rsidRDefault="000D5E29" w:rsidP="00316915">
      <w:pPr>
        <w:jc w:val="center"/>
        <w:rPr>
          <w:rFonts w:cs="Times New Roman"/>
          <w:b/>
          <w:sz w:val="32"/>
          <w:szCs w:val="32"/>
        </w:rPr>
      </w:pPr>
      <w:r w:rsidRPr="007508E8">
        <w:rPr>
          <w:rFonts w:cs="Times New Roman"/>
        </w:rPr>
        <w:br/>
      </w:r>
      <w:r w:rsidRPr="007508E8">
        <w:rPr>
          <w:rFonts w:cs="Times New Roman"/>
          <w:b/>
          <w:sz w:val="32"/>
          <w:szCs w:val="32"/>
        </w:rPr>
        <w:t>NHẬN XÉT KHÓA LUẬN TỐT NGHIỆP</w:t>
      </w:r>
    </w:p>
    <w:p w14:paraId="05DA6BE5" w14:textId="77777777" w:rsidR="000D5E29" w:rsidRPr="007508E8" w:rsidRDefault="000D5E29" w:rsidP="00316915">
      <w:pPr>
        <w:jc w:val="center"/>
        <w:rPr>
          <w:rFonts w:cs="Times New Roman"/>
          <w:b/>
          <w:sz w:val="32"/>
          <w:szCs w:val="32"/>
        </w:rPr>
      </w:pPr>
      <w:r w:rsidRPr="007508E8">
        <w:rPr>
          <w:rFonts w:cs="Times New Roman"/>
          <w:b/>
          <w:sz w:val="32"/>
          <w:szCs w:val="32"/>
        </w:rPr>
        <w:t>CỦA CÁN BỘ HƯỚNG DẪN</w:t>
      </w:r>
    </w:p>
    <w:tbl>
      <w:tblPr>
        <w:tblW w:w="9000" w:type="dxa"/>
        <w:tblLayout w:type="fixed"/>
        <w:tblLook w:val="01E0" w:firstRow="1" w:lastRow="1" w:firstColumn="1" w:lastColumn="1" w:noHBand="0" w:noVBand="0"/>
      </w:tblPr>
      <w:tblGrid>
        <w:gridCol w:w="5242"/>
        <w:gridCol w:w="338"/>
        <w:gridCol w:w="3420"/>
      </w:tblGrid>
      <w:tr w:rsidR="000D5E29" w:rsidRPr="007508E8" w14:paraId="235B93CA" w14:textId="77777777" w:rsidTr="00E55A03">
        <w:trPr>
          <w:trHeight w:val="451"/>
        </w:trPr>
        <w:tc>
          <w:tcPr>
            <w:tcW w:w="9000" w:type="dxa"/>
            <w:gridSpan w:val="3"/>
          </w:tcPr>
          <w:p w14:paraId="2769DD4D" w14:textId="77777777" w:rsidR="000D5E29" w:rsidRPr="007508E8" w:rsidRDefault="000D5E29" w:rsidP="00316915">
            <w:pPr>
              <w:tabs>
                <w:tab w:val="left" w:pos="5400"/>
              </w:tabs>
              <w:spacing w:after="120"/>
              <w:rPr>
                <w:rFonts w:cs="Times New Roman"/>
                <w:b/>
                <w:szCs w:val="26"/>
                <w:u w:val="single"/>
              </w:rPr>
            </w:pPr>
            <w:r w:rsidRPr="007508E8">
              <w:rPr>
                <w:rFonts w:cs="Times New Roman"/>
                <w:b/>
                <w:szCs w:val="26"/>
                <w:u w:val="single"/>
              </w:rPr>
              <w:t>Tên khóa luận:</w:t>
            </w:r>
          </w:p>
        </w:tc>
      </w:tr>
      <w:tr w:rsidR="000D5E29" w:rsidRPr="007508E8" w14:paraId="07D977F1" w14:textId="77777777" w:rsidTr="00E55A03">
        <w:trPr>
          <w:trHeight w:val="713"/>
        </w:trPr>
        <w:tc>
          <w:tcPr>
            <w:tcW w:w="9000" w:type="dxa"/>
            <w:gridSpan w:val="3"/>
          </w:tcPr>
          <w:p w14:paraId="0B41646F" w14:textId="77777777" w:rsidR="000D5E29" w:rsidRPr="007508E8" w:rsidRDefault="000D5E29" w:rsidP="00316915">
            <w:pPr>
              <w:spacing w:after="120"/>
              <w:ind w:left="-15"/>
              <w:jc w:val="center"/>
              <w:rPr>
                <w:rFonts w:cs="Times New Roman"/>
                <w:b/>
                <w:szCs w:val="26"/>
              </w:rPr>
            </w:pPr>
            <w:r w:rsidRPr="007508E8">
              <w:rPr>
                <w:rFonts w:cs="Times New Roman"/>
                <w:b/>
                <w:szCs w:val="26"/>
              </w:rPr>
              <w:t xml:space="preserve">NGHIÊN CỨU MÔ HÌNH PHÁT HIỆN BẤT THƯỜNG </w:t>
            </w:r>
          </w:p>
          <w:p w14:paraId="66B6A4B4" w14:textId="77777777" w:rsidR="000D5E29" w:rsidRPr="007508E8" w:rsidRDefault="000D5E29" w:rsidP="00316915">
            <w:pPr>
              <w:spacing w:after="120"/>
              <w:ind w:left="-15"/>
              <w:jc w:val="center"/>
              <w:rPr>
                <w:rFonts w:cs="Times New Roman"/>
                <w:b/>
                <w:szCs w:val="26"/>
              </w:rPr>
            </w:pPr>
            <w:r w:rsidRPr="007508E8">
              <w:rPr>
                <w:rFonts w:cs="Times New Roman"/>
                <w:b/>
                <w:szCs w:val="26"/>
              </w:rPr>
              <w:t>TRONG GIAO DỊCH TÀI CHÍNH</w:t>
            </w:r>
          </w:p>
        </w:tc>
      </w:tr>
      <w:tr w:rsidR="000D5E29" w:rsidRPr="007508E8" w14:paraId="0F2D34F9" w14:textId="77777777" w:rsidTr="00E55A03">
        <w:trPr>
          <w:trHeight w:val="342"/>
        </w:trPr>
        <w:tc>
          <w:tcPr>
            <w:tcW w:w="5580" w:type="dxa"/>
            <w:gridSpan w:val="2"/>
          </w:tcPr>
          <w:p w14:paraId="3CDB1744" w14:textId="77777777" w:rsidR="000D5E29" w:rsidRPr="007508E8" w:rsidRDefault="000D5E29" w:rsidP="00316915">
            <w:pPr>
              <w:tabs>
                <w:tab w:val="left" w:pos="5400"/>
              </w:tabs>
              <w:spacing w:after="120"/>
              <w:rPr>
                <w:rFonts w:cs="Times New Roman"/>
                <w:b/>
                <w:szCs w:val="26"/>
                <w:u w:val="single"/>
              </w:rPr>
            </w:pPr>
            <w:r w:rsidRPr="007508E8">
              <w:rPr>
                <w:rFonts w:cs="Times New Roman"/>
                <w:b/>
                <w:szCs w:val="26"/>
                <w:u w:val="single"/>
              </w:rPr>
              <w:t>Nhóm SV thực hiện:</w:t>
            </w:r>
          </w:p>
        </w:tc>
        <w:tc>
          <w:tcPr>
            <w:tcW w:w="3420" w:type="dxa"/>
          </w:tcPr>
          <w:p w14:paraId="3C1866D1" w14:textId="77777777" w:rsidR="000D5E29" w:rsidRPr="007508E8" w:rsidRDefault="000D5E29" w:rsidP="00316915">
            <w:pPr>
              <w:tabs>
                <w:tab w:val="left" w:pos="5400"/>
              </w:tabs>
              <w:spacing w:after="120"/>
              <w:rPr>
                <w:rFonts w:cs="Times New Roman"/>
                <w:b/>
                <w:szCs w:val="26"/>
                <w:u w:val="single"/>
              </w:rPr>
            </w:pPr>
            <w:r w:rsidRPr="007508E8">
              <w:rPr>
                <w:rFonts w:cs="Times New Roman"/>
                <w:b/>
                <w:szCs w:val="26"/>
                <w:u w:val="single"/>
              </w:rPr>
              <w:t>Cán bộ hướng dẫn:</w:t>
            </w:r>
          </w:p>
        </w:tc>
      </w:tr>
      <w:tr w:rsidR="000D5E29" w:rsidRPr="007508E8" w14:paraId="08C87C1A" w14:textId="77777777" w:rsidTr="00E55A03">
        <w:trPr>
          <w:trHeight w:val="257"/>
        </w:trPr>
        <w:tc>
          <w:tcPr>
            <w:tcW w:w="5242" w:type="dxa"/>
          </w:tcPr>
          <w:p w14:paraId="5455EE27" w14:textId="77777777" w:rsidR="000D5E29" w:rsidRPr="007508E8" w:rsidRDefault="000D5E29" w:rsidP="00316915">
            <w:pPr>
              <w:tabs>
                <w:tab w:val="left" w:pos="5400"/>
              </w:tabs>
              <w:rPr>
                <w:rFonts w:cs="Times New Roman"/>
                <w:szCs w:val="26"/>
              </w:rPr>
            </w:pPr>
            <w:r w:rsidRPr="007508E8">
              <w:rPr>
                <w:rFonts w:cs="Times New Roman"/>
                <w:szCs w:val="26"/>
              </w:rPr>
              <w:t>Nguyễn Hoàng Hiệp - 15520214</w:t>
            </w:r>
          </w:p>
        </w:tc>
        <w:tc>
          <w:tcPr>
            <w:tcW w:w="338" w:type="dxa"/>
          </w:tcPr>
          <w:p w14:paraId="7F9E22C2" w14:textId="77777777" w:rsidR="000D5E29" w:rsidRPr="007508E8" w:rsidRDefault="000D5E29" w:rsidP="00316915">
            <w:pPr>
              <w:tabs>
                <w:tab w:val="left" w:pos="5400"/>
              </w:tabs>
              <w:rPr>
                <w:rFonts w:cs="Times New Roman"/>
                <w:szCs w:val="26"/>
              </w:rPr>
            </w:pPr>
          </w:p>
        </w:tc>
        <w:tc>
          <w:tcPr>
            <w:tcW w:w="3420" w:type="dxa"/>
          </w:tcPr>
          <w:p w14:paraId="70A86F73" w14:textId="77777777" w:rsidR="000D5E29" w:rsidRPr="007508E8" w:rsidRDefault="000D5E29" w:rsidP="00316915">
            <w:pPr>
              <w:tabs>
                <w:tab w:val="left" w:pos="252"/>
              </w:tabs>
              <w:rPr>
                <w:rFonts w:cs="Times New Roman"/>
                <w:szCs w:val="26"/>
              </w:rPr>
            </w:pPr>
            <w:r w:rsidRPr="007508E8">
              <w:rPr>
                <w:rFonts w:cs="Times New Roman"/>
                <w:szCs w:val="26"/>
              </w:rPr>
              <w:t>TS. Cao Thị Nhạn</w:t>
            </w:r>
          </w:p>
        </w:tc>
      </w:tr>
      <w:tr w:rsidR="000D5E29" w:rsidRPr="007508E8" w14:paraId="5F7055D4" w14:textId="77777777" w:rsidTr="00E55A03">
        <w:trPr>
          <w:trHeight w:val="257"/>
        </w:trPr>
        <w:tc>
          <w:tcPr>
            <w:tcW w:w="5242" w:type="dxa"/>
          </w:tcPr>
          <w:p w14:paraId="0E4DA586" w14:textId="77777777" w:rsidR="000D5E29" w:rsidRPr="007508E8" w:rsidRDefault="000D5E29" w:rsidP="00316915">
            <w:pPr>
              <w:tabs>
                <w:tab w:val="left" w:pos="5400"/>
              </w:tabs>
              <w:rPr>
                <w:rFonts w:cs="Times New Roman"/>
                <w:szCs w:val="26"/>
              </w:rPr>
            </w:pPr>
            <w:r w:rsidRPr="007508E8">
              <w:rPr>
                <w:rFonts w:cs="Times New Roman"/>
                <w:szCs w:val="26"/>
              </w:rPr>
              <w:t>Trần Hoàng Luân - 15520452</w:t>
            </w:r>
          </w:p>
        </w:tc>
        <w:tc>
          <w:tcPr>
            <w:tcW w:w="338" w:type="dxa"/>
          </w:tcPr>
          <w:p w14:paraId="53D3C25F" w14:textId="77777777" w:rsidR="000D5E29" w:rsidRPr="007508E8" w:rsidRDefault="000D5E29" w:rsidP="00316915">
            <w:pPr>
              <w:tabs>
                <w:tab w:val="left" w:pos="5400"/>
              </w:tabs>
              <w:jc w:val="center"/>
              <w:rPr>
                <w:rFonts w:cs="Times New Roman"/>
                <w:szCs w:val="26"/>
              </w:rPr>
            </w:pPr>
          </w:p>
        </w:tc>
        <w:tc>
          <w:tcPr>
            <w:tcW w:w="3420" w:type="dxa"/>
          </w:tcPr>
          <w:p w14:paraId="7DD4954B" w14:textId="77777777" w:rsidR="000D5E29" w:rsidRPr="007508E8" w:rsidRDefault="000D5E29" w:rsidP="00316915">
            <w:pPr>
              <w:tabs>
                <w:tab w:val="left" w:pos="252"/>
              </w:tabs>
              <w:rPr>
                <w:rFonts w:cs="Times New Roman"/>
                <w:szCs w:val="26"/>
              </w:rPr>
            </w:pPr>
          </w:p>
        </w:tc>
      </w:tr>
      <w:tr w:rsidR="000D5E29" w:rsidRPr="00932881" w14:paraId="1EE359DE" w14:textId="77777777" w:rsidTr="00E55A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000" w:type="dxa"/>
            <w:gridSpan w:val="3"/>
            <w:tcBorders>
              <w:top w:val="nil"/>
              <w:left w:val="nil"/>
              <w:bottom w:val="nil"/>
              <w:right w:val="nil"/>
            </w:tcBorders>
          </w:tcPr>
          <w:p w14:paraId="7399A252" w14:textId="77777777" w:rsidR="000D5E29" w:rsidRPr="007508E8" w:rsidRDefault="000D5E29" w:rsidP="00316915">
            <w:pPr>
              <w:spacing w:before="120"/>
              <w:rPr>
                <w:rFonts w:cs="Times New Roman"/>
                <w:b/>
                <w:szCs w:val="26"/>
                <w:u w:val="single"/>
              </w:rPr>
            </w:pPr>
            <w:r w:rsidRPr="007508E8">
              <w:rPr>
                <w:rFonts w:cs="Times New Roman"/>
                <w:b/>
                <w:szCs w:val="26"/>
                <w:u w:val="single"/>
              </w:rPr>
              <w:t>Đánh giá Khóa luận</w:t>
            </w:r>
          </w:p>
          <w:p w14:paraId="67F50ABD" w14:textId="77777777" w:rsidR="000D5E29" w:rsidRPr="007508E8" w:rsidRDefault="000D5E29" w:rsidP="00316915">
            <w:pPr>
              <w:pStyle w:val="ListParagraph"/>
              <w:numPr>
                <w:ilvl w:val="0"/>
                <w:numId w:val="2"/>
              </w:numPr>
            </w:pPr>
            <w:r w:rsidRPr="007508E8">
              <w:t>Về cuốn báo cáo:</w:t>
            </w:r>
          </w:p>
          <w:p w14:paraId="3EA9E4AE" w14:textId="77777777" w:rsidR="000D5E29" w:rsidRPr="007508E8" w:rsidRDefault="000D5E29" w:rsidP="00316915">
            <w:pPr>
              <w:tabs>
                <w:tab w:val="left" w:pos="2880"/>
                <w:tab w:val="right" w:leader="underscore" w:pos="3960"/>
                <w:tab w:val="left" w:pos="4680"/>
                <w:tab w:val="left" w:pos="6120"/>
                <w:tab w:val="right" w:leader="underscore" w:pos="7200"/>
              </w:tabs>
              <w:ind w:left="360" w:hanging="360"/>
              <w:rPr>
                <w:rFonts w:cs="Times New Roman"/>
                <w:szCs w:val="26"/>
              </w:rPr>
            </w:pPr>
            <w:r w:rsidRPr="007508E8">
              <w:rPr>
                <w:rFonts w:cs="Times New Roman"/>
                <w:szCs w:val="26"/>
              </w:rPr>
              <w:t>Số trang</w:t>
            </w:r>
            <w:r w:rsidRPr="007508E8">
              <w:rPr>
                <w:rFonts w:cs="Times New Roman"/>
                <w:szCs w:val="26"/>
              </w:rPr>
              <w:tab/>
            </w:r>
            <w:r w:rsidRPr="007508E8">
              <w:rPr>
                <w:rFonts w:cs="Times New Roman"/>
                <w:szCs w:val="26"/>
              </w:rPr>
              <w:tab/>
            </w:r>
            <w:r w:rsidRPr="007508E8">
              <w:rPr>
                <w:rFonts w:cs="Times New Roman"/>
                <w:szCs w:val="26"/>
              </w:rPr>
              <w:tab/>
              <w:t>Số chương</w:t>
            </w:r>
            <w:r w:rsidRPr="007508E8">
              <w:rPr>
                <w:rFonts w:cs="Times New Roman"/>
                <w:szCs w:val="26"/>
              </w:rPr>
              <w:tab/>
            </w:r>
            <w:r w:rsidRPr="007508E8">
              <w:rPr>
                <w:rFonts w:cs="Times New Roman"/>
                <w:szCs w:val="26"/>
              </w:rPr>
              <w:tab/>
            </w:r>
          </w:p>
          <w:p w14:paraId="16B6AFE5" w14:textId="77777777" w:rsidR="000D5E29" w:rsidRPr="007508E8" w:rsidRDefault="000D5E29" w:rsidP="00316915">
            <w:pPr>
              <w:tabs>
                <w:tab w:val="left" w:pos="2880"/>
                <w:tab w:val="right" w:leader="underscore" w:pos="3960"/>
                <w:tab w:val="left" w:pos="4680"/>
                <w:tab w:val="left" w:pos="6120"/>
                <w:tab w:val="right" w:leader="underscore" w:pos="7200"/>
              </w:tabs>
              <w:ind w:left="360" w:hanging="360"/>
              <w:rPr>
                <w:rFonts w:cs="Times New Roman"/>
              </w:rPr>
            </w:pPr>
            <w:r w:rsidRPr="007508E8">
              <w:rPr>
                <w:rFonts w:cs="Times New Roman"/>
              </w:rPr>
              <w:t>Số bảng số liệu</w:t>
            </w:r>
            <w:r w:rsidRPr="007508E8">
              <w:rPr>
                <w:rFonts w:cs="Times New Roman"/>
                <w:szCs w:val="26"/>
              </w:rPr>
              <w:tab/>
            </w:r>
            <w:r w:rsidRPr="007508E8">
              <w:rPr>
                <w:rFonts w:cs="Times New Roman"/>
                <w:szCs w:val="26"/>
              </w:rPr>
              <w:tab/>
            </w:r>
            <w:r w:rsidRPr="007508E8">
              <w:rPr>
                <w:rFonts w:cs="Times New Roman"/>
                <w:szCs w:val="26"/>
              </w:rPr>
              <w:tab/>
            </w:r>
            <w:r w:rsidRPr="007508E8">
              <w:rPr>
                <w:rFonts w:cs="Times New Roman"/>
              </w:rPr>
              <w:t>Số hình vẽ</w:t>
            </w:r>
            <w:r w:rsidRPr="007508E8">
              <w:rPr>
                <w:rFonts w:cs="Times New Roman"/>
                <w:szCs w:val="26"/>
              </w:rPr>
              <w:tab/>
            </w:r>
            <w:r w:rsidRPr="007508E8">
              <w:rPr>
                <w:rFonts w:cs="Times New Roman"/>
                <w:szCs w:val="26"/>
              </w:rPr>
              <w:tab/>
            </w:r>
          </w:p>
          <w:p w14:paraId="79869F02" w14:textId="77777777" w:rsidR="000D5E29" w:rsidRPr="007508E8" w:rsidRDefault="000D5E29" w:rsidP="00316915">
            <w:pPr>
              <w:tabs>
                <w:tab w:val="left" w:pos="2880"/>
                <w:tab w:val="right" w:leader="underscore" w:pos="3960"/>
                <w:tab w:val="left" w:pos="4680"/>
                <w:tab w:val="left" w:pos="6120"/>
                <w:tab w:val="right" w:leader="underscore" w:pos="7200"/>
              </w:tabs>
              <w:ind w:left="360" w:hanging="360"/>
              <w:rPr>
                <w:rFonts w:cs="Times New Roman"/>
              </w:rPr>
            </w:pPr>
            <w:r w:rsidRPr="007508E8">
              <w:rPr>
                <w:rFonts w:cs="Times New Roman"/>
              </w:rPr>
              <w:t>Số tài liệu tham khảo</w:t>
            </w:r>
            <w:r w:rsidRPr="007508E8">
              <w:rPr>
                <w:rFonts w:cs="Times New Roman"/>
                <w:szCs w:val="26"/>
              </w:rPr>
              <w:tab/>
            </w:r>
            <w:r w:rsidRPr="007508E8">
              <w:rPr>
                <w:rFonts w:cs="Times New Roman"/>
                <w:szCs w:val="26"/>
              </w:rPr>
              <w:tab/>
            </w:r>
            <w:r w:rsidRPr="007508E8">
              <w:rPr>
                <w:rFonts w:cs="Times New Roman"/>
                <w:szCs w:val="26"/>
              </w:rPr>
              <w:tab/>
            </w:r>
            <w:r w:rsidRPr="007508E8">
              <w:rPr>
                <w:rFonts w:cs="Times New Roman"/>
              </w:rPr>
              <w:t xml:space="preserve">Sản phẩm </w:t>
            </w:r>
            <w:r w:rsidRPr="007508E8">
              <w:rPr>
                <w:rFonts w:cs="Times New Roman"/>
                <w:szCs w:val="26"/>
              </w:rPr>
              <w:tab/>
            </w:r>
            <w:r w:rsidRPr="007508E8">
              <w:rPr>
                <w:rFonts w:cs="Times New Roman"/>
                <w:szCs w:val="26"/>
              </w:rPr>
              <w:tab/>
            </w:r>
          </w:p>
          <w:p w14:paraId="3C8F001F" w14:textId="77777777" w:rsidR="000D5E29" w:rsidRPr="007508E8" w:rsidRDefault="000D5E29" w:rsidP="00316915">
            <w:pPr>
              <w:pStyle w:val="ListParagraph"/>
            </w:pPr>
            <w:r w:rsidRPr="007508E8">
              <w:t>Một số nhận xét về hình thức cuốn báo cáo:</w:t>
            </w:r>
          </w:p>
          <w:p w14:paraId="55046A6B" w14:textId="77777777" w:rsidR="000D5E29" w:rsidRPr="007508E8" w:rsidRDefault="000D5E29" w:rsidP="00316915">
            <w:pPr>
              <w:spacing w:before="120"/>
              <w:rPr>
                <w:rFonts w:cs="Times New Roman"/>
                <w:i/>
                <w:szCs w:val="26"/>
                <w:lang w:val="vi-VN"/>
              </w:rPr>
            </w:pPr>
            <w:r w:rsidRPr="007508E8">
              <w:rPr>
                <w:rFonts w:cs="Times New Roman"/>
                <w:sz w:val="28"/>
                <w:szCs w:val="28"/>
              </w:rPr>
              <w:t>…………………………………………………………………………………………………………………………………………………………………………………………………………………………………………………………………………………………………………………………………………</w:t>
            </w:r>
          </w:p>
          <w:p w14:paraId="25737DD0" w14:textId="77777777" w:rsidR="000D5E29" w:rsidRPr="007508E8" w:rsidRDefault="000D5E29" w:rsidP="00316915">
            <w:pPr>
              <w:pStyle w:val="ListParagraph"/>
              <w:numPr>
                <w:ilvl w:val="0"/>
                <w:numId w:val="2"/>
              </w:numPr>
            </w:pPr>
            <w:r w:rsidRPr="007508E8">
              <w:t>Về nội dung nghiên cứu:</w:t>
            </w:r>
          </w:p>
          <w:p w14:paraId="5AAE6077" w14:textId="77777777" w:rsidR="000D5E29" w:rsidRPr="007508E8" w:rsidRDefault="000D5E29" w:rsidP="00316915">
            <w:pPr>
              <w:spacing w:before="120"/>
              <w:rPr>
                <w:rFonts w:cs="Times New Roman"/>
                <w:i/>
                <w:szCs w:val="26"/>
                <w:lang w:val="vi-VN"/>
              </w:rPr>
            </w:pPr>
            <w:r w:rsidRPr="007508E8">
              <w:rPr>
                <w:rFonts w:cs="Times New Roman"/>
                <w:sz w:val="28"/>
                <w:szCs w:val="28"/>
              </w:rPr>
              <w:t>……………………………………………………………………………………………………………………………………………………………………</w:t>
            </w:r>
            <w:r w:rsidRPr="007508E8">
              <w:rPr>
                <w:rFonts w:cs="Times New Roman"/>
                <w:sz w:val="28"/>
                <w:szCs w:val="28"/>
              </w:rPr>
              <w:lastRenderedPageBreak/>
              <w:t>……………………………………………………………………………………………………………………………………………………………………</w:t>
            </w:r>
          </w:p>
          <w:p w14:paraId="6EB78F24" w14:textId="77777777" w:rsidR="000D5E29" w:rsidRPr="007508E8" w:rsidRDefault="000D5E29" w:rsidP="00316915">
            <w:pPr>
              <w:numPr>
                <w:ilvl w:val="0"/>
                <w:numId w:val="2"/>
              </w:numPr>
              <w:spacing w:before="120"/>
              <w:rPr>
                <w:rFonts w:cs="Times New Roman"/>
                <w:szCs w:val="26"/>
                <w:lang w:val="vi-VN"/>
              </w:rPr>
            </w:pPr>
            <w:r w:rsidRPr="007508E8">
              <w:rPr>
                <w:rFonts w:cs="Times New Roman"/>
                <w:szCs w:val="26"/>
                <w:lang w:val="vi-VN"/>
              </w:rPr>
              <w:t>Về chương trình ứng dụng:</w:t>
            </w:r>
          </w:p>
          <w:p w14:paraId="12FB5716" w14:textId="77777777" w:rsidR="000D5E29" w:rsidRPr="007508E8" w:rsidRDefault="000D5E29" w:rsidP="00316915">
            <w:pPr>
              <w:spacing w:before="120"/>
              <w:rPr>
                <w:rFonts w:cs="Times New Roman"/>
                <w:i/>
                <w:szCs w:val="26"/>
                <w:lang w:val="vi-VN"/>
              </w:rPr>
            </w:pPr>
            <w:r w:rsidRPr="007508E8">
              <w:rPr>
                <w:rFonts w:cs="Times New Roman"/>
                <w:sz w:val="28"/>
                <w:szCs w:val="28"/>
              </w:rPr>
              <w:t>…………………………………………………………………………………………………………………………………………………………………………………………………………………………………………………………………………………………………………………………………………</w:t>
            </w:r>
          </w:p>
          <w:p w14:paraId="4F4895F9" w14:textId="77777777" w:rsidR="000D5E29" w:rsidRPr="007508E8" w:rsidRDefault="000D5E29" w:rsidP="00316915">
            <w:pPr>
              <w:numPr>
                <w:ilvl w:val="0"/>
                <w:numId w:val="2"/>
              </w:numPr>
              <w:spacing w:before="120"/>
              <w:rPr>
                <w:rFonts w:cs="Times New Roman"/>
                <w:szCs w:val="26"/>
                <w:lang w:val="vi-VN"/>
              </w:rPr>
            </w:pPr>
            <w:r w:rsidRPr="007508E8">
              <w:rPr>
                <w:rFonts w:cs="Times New Roman"/>
                <w:szCs w:val="26"/>
                <w:lang w:val="vi-VN"/>
              </w:rPr>
              <w:t>Về thái độ làm việc của sinh viên:</w:t>
            </w:r>
          </w:p>
          <w:p w14:paraId="2EAE4707" w14:textId="77777777" w:rsidR="000D5E29" w:rsidRPr="007508E8" w:rsidRDefault="000D5E29" w:rsidP="00316915">
            <w:pPr>
              <w:spacing w:before="120"/>
              <w:rPr>
                <w:rFonts w:cs="Times New Roman"/>
                <w:i/>
                <w:szCs w:val="26"/>
                <w:lang w:val="vi-VN"/>
              </w:rPr>
            </w:pPr>
            <w:r w:rsidRPr="007508E8">
              <w:rPr>
                <w:rFonts w:cs="Times New Roman"/>
                <w:sz w:val="28"/>
                <w:szCs w:val="28"/>
                <w:lang w:val="vi-VN"/>
              </w:rPr>
              <w:t>…………………………………………………………………………………………………………………………………………………………………………………………………………………………………………………………………………………………………………………………………………</w:t>
            </w:r>
          </w:p>
          <w:p w14:paraId="6EE79BA6" w14:textId="77777777" w:rsidR="000D5E29" w:rsidRPr="007508E8" w:rsidRDefault="000D5E29" w:rsidP="00316915">
            <w:pPr>
              <w:spacing w:before="120"/>
              <w:rPr>
                <w:rFonts w:cs="Times New Roman"/>
                <w:szCs w:val="26"/>
                <w:lang w:val="vi-VN"/>
              </w:rPr>
            </w:pPr>
            <w:r w:rsidRPr="007508E8">
              <w:rPr>
                <w:rFonts w:cs="Times New Roman"/>
                <w:b/>
                <w:szCs w:val="26"/>
                <w:u w:val="single"/>
                <w:lang w:val="vi-VN"/>
              </w:rPr>
              <w:t>Đánh giá chung:</w:t>
            </w:r>
          </w:p>
          <w:p w14:paraId="464B33C7" w14:textId="77777777" w:rsidR="000D5E29" w:rsidRPr="007508E8" w:rsidRDefault="000D5E29" w:rsidP="00316915">
            <w:pPr>
              <w:spacing w:before="120"/>
              <w:rPr>
                <w:rFonts w:cs="Times New Roman"/>
                <w:i/>
                <w:szCs w:val="26"/>
                <w:lang w:val="vi-VN"/>
              </w:rPr>
            </w:pPr>
            <w:r w:rsidRPr="007508E8">
              <w:rPr>
                <w:rFonts w:cs="Times New Roman"/>
                <w:sz w:val="28"/>
                <w:szCs w:val="28"/>
                <w:lang w:val="vi-VN"/>
              </w:rPr>
              <w:t>…………………………………………………………………………………………………………………………………………………………………………………………………………………………………………………………………………………………………………………………………………</w:t>
            </w:r>
          </w:p>
          <w:p w14:paraId="4E0E3887" w14:textId="77777777" w:rsidR="000D5E29" w:rsidRPr="007508E8" w:rsidRDefault="000D5E29" w:rsidP="00316915">
            <w:pPr>
              <w:spacing w:before="120"/>
              <w:rPr>
                <w:rFonts w:cs="Times New Roman"/>
                <w:b/>
                <w:szCs w:val="26"/>
                <w:u w:val="single"/>
                <w:lang w:val="vi-VN"/>
              </w:rPr>
            </w:pPr>
            <w:r w:rsidRPr="007508E8">
              <w:rPr>
                <w:rFonts w:cs="Times New Roman"/>
                <w:b/>
                <w:szCs w:val="26"/>
                <w:u w:val="single"/>
                <w:lang w:val="vi-VN"/>
              </w:rPr>
              <w:t>Điểm từng sinh viên:</w:t>
            </w:r>
          </w:p>
          <w:p w14:paraId="129B67B7" w14:textId="77777777" w:rsidR="000D5E29" w:rsidRPr="007508E8" w:rsidRDefault="000D5E29" w:rsidP="00316915">
            <w:pPr>
              <w:spacing w:before="120"/>
              <w:rPr>
                <w:rFonts w:cs="Times New Roman"/>
                <w:szCs w:val="26"/>
                <w:lang w:val="vi-VN"/>
              </w:rPr>
            </w:pPr>
            <w:r w:rsidRPr="007508E8">
              <w:rPr>
                <w:rFonts w:cs="Times New Roman"/>
                <w:szCs w:val="26"/>
                <w:lang w:val="vi-VN"/>
              </w:rPr>
              <w:t>Nguyễn Hoàng Hiệp: _____</w:t>
            </w:r>
            <w:r w:rsidRPr="007508E8">
              <w:rPr>
                <w:rFonts w:cs="Times New Roman"/>
                <w:b/>
                <w:szCs w:val="26"/>
                <w:lang w:val="vi-VN"/>
              </w:rPr>
              <w:t>/10</w:t>
            </w:r>
          </w:p>
          <w:p w14:paraId="6EE694B2" w14:textId="77777777" w:rsidR="000D5E29" w:rsidRPr="007508E8" w:rsidRDefault="000D5E29" w:rsidP="00316915">
            <w:pPr>
              <w:rPr>
                <w:rFonts w:cs="Times New Roman"/>
                <w:szCs w:val="26"/>
                <w:lang w:val="vi-VN"/>
              </w:rPr>
            </w:pPr>
            <w:r w:rsidRPr="007508E8">
              <w:rPr>
                <w:rFonts w:cs="Times New Roman"/>
                <w:szCs w:val="26"/>
                <w:lang w:val="vi-VN"/>
              </w:rPr>
              <w:t>Trần Hoàng Luân: _____</w:t>
            </w:r>
            <w:r w:rsidRPr="007508E8">
              <w:rPr>
                <w:rFonts w:cs="Times New Roman"/>
                <w:b/>
                <w:szCs w:val="26"/>
                <w:lang w:val="vi-VN"/>
              </w:rPr>
              <w:t>/10</w:t>
            </w:r>
          </w:p>
        </w:tc>
      </w:tr>
      <w:tr w:rsidR="000D5E29" w:rsidRPr="00932881" w14:paraId="3F103E40" w14:textId="77777777" w:rsidTr="00E55A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000" w:type="dxa"/>
            <w:gridSpan w:val="3"/>
            <w:tcBorders>
              <w:top w:val="nil"/>
              <w:left w:val="nil"/>
              <w:bottom w:val="nil"/>
              <w:right w:val="nil"/>
            </w:tcBorders>
          </w:tcPr>
          <w:p w14:paraId="12FB4E07" w14:textId="77777777" w:rsidR="000D5E29" w:rsidRPr="007508E8" w:rsidRDefault="000D5E29" w:rsidP="00316915">
            <w:pPr>
              <w:spacing w:before="120"/>
              <w:jc w:val="right"/>
              <w:rPr>
                <w:rFonts w:cs="Times New Roman"/>
                <w:szCs w:val="26"/>
                <w:lang w:val="vi-VN"/>
              </w:rPr>
            </w:pPr>
          </w:p>
          <w:p w14:paraId="4DED14BF" w14:textId="77777777" w:rsidR="000D5E29" w:rsidRPr="007508E8" w:rsidRDefault="000D5E29" w:rsidP="00316915">
            <w:pPr>
              <w:spacing w:before="120"/>
              <w:ind w:left="5560"/>
              <w:jc w:val="center"/>
              <w:rPr>
                <w:rFonts w:cs="Times New Roman"/>
                <w:b/>
                <w:szCs w:val="26"/>
                <w:lang w:val="vi-VN"/>
              </w:rPr>
            </w:pPr>
            <w:r w:rsidRPr="007508E8">
              <w:rPr>
                <w:rFonts w:cs="Times New Roman"/>
                <w:b/>
                <w:szCs w:val="26"/>
                <w:lang w:val="vi-VN"/>
              </w:rPr>
              <w:t>Người nhận xét</w:t>
            </w:r>
          </w:p>
          <w:p w14:paraId="1B41B1B0" w14:textId="77777777" w:rsidR="000D5E29" w:rsidRPr="007508E8" w:rsidRDefault="000D5E29" w:rsidP="00316915">
            <w:pPr>
              <w:spacing w:before="120"/>
              <w:ind w:left="5560"/>
              <w:jc w:val="center"/>
              <w:rPr>
                <w:rFonts w:cs="Times New Roman"/>
                <w:i/>
                <w:szCs w:val="26"/>
                <w:lang w:val="vi-VN"/>
              </w:rPr>
            </w:pPr>
            <w:r w:rsidRPr="007508E8">
              <w:rPr>
                <w:rFonts w:cs="Times New Roman"/>
                <w:i/>
                <w:szCs w:val="26"/>
                <w:lang w:val="vi-VN"/>
              </w:rPr>
              <w:t>(Ký và ghi rõ họ tên)</w:t>
            </w:r>
          </w:p>
          <w:p w14:paraId="424A7FA9" w14:textId="77777777" w:rsidR="000D5E29" w:rsidRPr="007508E8" w:rsidRDefault="000D5E29" w:rsidP="00316915">
            <w:pPr>
              <w:spacing w:before="120"/>
              <w:jc w:val="right"/>
              <w:rPr>
                <w:rFonts w:cs="Times New Roman"/>
                <w:szCs w:val="26"/>
                <w:lang w:val="vi-VN"/>
              </w:rPr>
            </w:pPr>
          </w:p>
        </w:tc>
      </w:tr>
    </w:tbl>
    <w:p w14:paraId="6D30FE81" w14:textId="77777777" w:rsidR="000D5E29" w:rsidRPr="007508E8" w:rsidRDefault="000D5E29" w:rsidP="00316915">
      <w:pPr>
        <w:rPr>
          <w:rFonts w:cs="Times New Roman"/>
          <w:lang w:val="vi-VN"/>
        </w:rPr>
      </w:pPr>
      <w:r w:rsidRPr="007508E8">
        <w:rPr>
          <w:rFonts w:cs="Times New Roman"/>
          <w:lang w:val="vi-VN"/>
        </w:rPr>
        <w:br w:type="page"/>
      </w:r>
    </w:p>
    <w:tbl>
      <w:tblPr>
        <w:tblW w:w="9482" w:type="dxa"/>
        <w:tblInd w:w="-318" w:type="dxa"/>
        <w:tblLayout w:type="fixed"/>
        <w:tblLook w:val="04A0" w:firstRow="1" w:lastRow="0" w:firstColumn="1" w:lastColumn="0" w:noHBand="0" w:noVBand="1"/>
      </w:tblPr>
      <w:tblGrid>
        <w:gridCol w:w="4728"/>
        <w:gridCol w:w="4754"/>
      </w:tblGrid>
      <w:tr w:rsidR="000D5E29" w:rsidRPr="007508E8" w14:paraId="70F80026" w14:textId="77777777" w:rsidTr="00E55A03">
        <w:tc>
          <w:tcPr>
            <w:tcW w:w="4728" w:type="dxa"/>
            <w:shd w:val="clear" w:color="auto" w:fill="auto"/>
          </w:tcPr>
          <w:p w14:paraId="0BA0923A" w14:textId="77777777" w:rsidR="000D5E29" w:rsidRPr="007508E8" w:rsidRDefault="000D5E29" w:rsidP="00316915">
            <w:pPr>
              <w:jc w:val="center"/>
              <w:rPr>
                <w:rFonts w:cs="Times New Roman"/>
                <w:b/>
                <w:sz w:val="22"/>
              </w:rPr>
            </w:pPr>
            <w:r w:rsidRPr="007508E8">
              <w:rPr>
                <w:rFonts w:cs="Times New Roman"/>
                <w:b/>
                <w:sz w:val="22"/>
              </w:rPr>
              <w:lastRenderedPageBreak/>
              <w:t>ĐẠI HỌC QUỐC GIA TP. HỒ CHÍ MINH</w:t>
            </w:r>
          </w:p>
          <w:p w14:paraId="2A167C2F" w14:textId="77777777" w:rsidR="000D5E29" w:rsidRPr="007508E8" w:rsidRDefault="000D5E29" w:rsidP="00316915">
            <w:pPr>
              <w:jc w:val="center"/>
              <w:rPr>
                <w:rFonts w:cs="Times New Roman"/>
                <w:b/>
                <w:sz w:val="22"/>
              </w:rPr>
            </w:pPr>
            <w:r w:rsidRPr="007508E8">
              <w:rPr>
                <w:rFonts w:cs="Times New Roman"/>
                <w:b/>
                <w:sz w:val="22"/>
              </w:rPr>
              <w:t>TRƯỜNG ĐẠI HỌC</w:t>
            </w:r>
          </w:p>
          <w:p w14:paraId="3BA6EAFF" w14:textId="77777777" w:rsidR="000D5E29" w:rsidRPr="007508E8" w:rsidRDefault="000D5E29" w:rsidP="00316915">
            <w:pPr>
              <w:jc w:val="center"/>
              <w:rPr>
                <w:rFonts w:cs="Times New Roman"/>
                <w:b/>
                <w:sz w:val="22"/>
              </w:rPr>
            </w:pPr>
            <w:r w:rsidRPr="007508E8">
              <w:rPr>
                <w:rFonts w:cs="Times New Roman"/>
                <w:b/>
                <w:sz w:val="22"/>
              </w:rPr>
              <w:t>CÔNG NGHỆ THÔNG TIN</w:t>
            </w:r>
          </w:p>
        </w:tc>
        <w:tc>
          <w:tcPr>
            <w:tcW w:w="4754" w:type="dxa"/>
            <w:shd w:val="clear" w:color="auto" w:fill="auto"/>
          </w:tcPr>
          <w:p w14:paraId="0D91FCE6" w14:textId="77777777" w:rsidR="000D5E29" w:rsidRPr="007508E8" w:rsidRDefault="000D5E29" w:rsidP="00316915">
            <w:pPr>
              <w:ind w:right="-120" w:hanging="105"/>
              <w:jc w:val="center"/>
              <w:rPr>
                <w:rFonts w:cs="Times New Roman"/>
                <w:b/>
                <w:sz w:val="22"/>
              </w:rPr>
            </w:pPr>
            <w:r w:rsidRPr="007508E8">
              <w:rPr>
                <w:rFonts w:cs="Times New Roman"/>
                <w:b/>
                <w:sz w:val="22"/>
              </w:rPr>
              <w:t>CỘNG HÒA XÃ HỘI CHỦ NGHĨA VIỆT NAM</w:t>
            </w:r>
          </w:p>
          <w:p w14:paraId="349FC93D" w14:textId="77777777" w:rsidR="000D5E29" w:rsidRPr="007508E8" w:rsidRDefault="000D5E29" w:rsidP="00316915">
            <w:pPr>
              <w:jc w:val="center"/>
              <w:rPr>
                <w:rFonts w:cs="Times New Roman"/>
                <w:b/>
                <w:sz w:val="22"/>
              </w:rPr>
            </w:pPr>
            <w:r w:rsidRPr="007508E8">
              <w:rPr>
                <w:rFonts w:cs="Times New Roman"/>
                <w:b/>
                <w:noProof/>
                <w:sz w:val="22"/>
              </w:rPr>
              <mc:AlternateContent>
                <mc:Choice Requires="wps">
                  <w:drawing>
                    <wp:anchor distT="0" distB="0" distL="114300" distR="114300" simplePos="0" relativeHeight="251658242" behindDoc="0" locked="0" layoutInCell="1" allowOverlap="1" wp14:anchorId="318849D8" wp14:editId="5485C314">
                      <wp:simplePos x="0" y="0"/>
                      <wp:positionH relativeFrom="column">
                        <wp:posOffset>712470</wp:posOffset>
                      </wp:positionH>
                      <wp:positionV relativeFrom="paragraph">
                        <wp:posOffset>222885</wp:posOffset>
                      </wp:positionV>
                      <wp:extent cx="1485900" cy="0"/>
                      <wp:effectExtent l="0" t="0" r="19050" b="1905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C098B" id="Straight Connector 94"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pt,17.55pt" to="173.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"/>
                  </w:pict>
                </mc:Fallback>
              </mc:AlternateContent>
            </w:r>
            <w:r w:rsidRPr="007508E8">
              <w:rPr>
                <w:rFonts w:cs="Times New Roman"/>
                <w:b/>
                <w:sz w:val="22"/>
              </w:rPr>
              <w:t>Độc Lập - Tự Do - Hạnh Phúc</w:t>
            </w:r>
          </w:p>
        </w:tc>
      </w:tr>
      <w:tr w:rsidR="000D5E29" w:rsidRPr="007508E8" w14:paraId="490962F8" w14:textId="77777777" w:rsidTr="00E55A03">
        <w:trPr>
          <w:trHeight w:val="162"/>
        </w:trPr>
        <w:tc>
          <w:tcPr>
            <w:tcW w:w="4728" w:type="dxa"/>
            <w:shd w:val="clear" w:color="auto" w:fill="auto"/>
          </w:tcPr>
          <w:p w14:paraId="752AAD95" w14:textId="77777777" w:rsidR="000D5E29" w:rsidRPr="007508E8" w:rsidRDefault="000D5E29" w:rsidP="00316915">
            <w:pPr>
              <w:jc w:val="center"/>
              <w:rPr>
                <w:rFonts w:cs="Times New Roman"/>
                <w:sz w:val="24"/>
                <w:szCs w:val="24"/>
              </w:rPr>
            </w:pPr>
            <w:r w:rsidRPr="007508E8">
              <w:rPr>
                <w:rFonts w:cs="Times New Roman"/>
                <w:b/>
                <w:noProof/>
                <w:sz w:val="22"/>
              </w:rPr>
              <mc:AlternateContent>
                <mc:Choice Requires="wps">
                  <w:drawing>
                    <wp:anchor distT="0" distB="0" distL="114300" distR="114300" simplePos="0" relativeHeight="251658243" behindDoc="0" locked="0" layoutInCell="1" allowOverlap="1" wp14:anchorId="2A99A76A" wp14:editId="63B85C7B">
                      <wp:simplePos x="0" y="0"/>
                      <wp:positionH relativeFrom="column">
                        <wp:posOffset>713740</wp:posOffset>
                      </wp:positionH>
                      <wp:positionV relativeFrom="paragraph">
                        <wp:posOffset>36830</wp:posOffset>
                      </wp:positionV>
                      <wp:extent cx="1476375" cy="0"/>
                      <wp:effectExtent l="0" t="0" r="28575" b="190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AB90C" id="Straight Connector 95"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pt,2.9pt" to="172.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"/>
                  </w:pict>
                </mc:Fallback>
              </mc:AlternateContent>
            </w:r>
          </w:p>
        </w:tc>
        <w:tc>
          <w:tcPr>
            <w:tcW w:w="4754" w:type="dxa"/>
            <w:shd w:val="clear" w:color="auto" w:fill="auto"/>
          </w:tcPr>
          <w:p w14:paraId="01523008" w14:textId="77777777" w:rsidR="000D5E29" w:rsidRPr="007508E8" w:rsidRDefault="000D5E29" w:rsidP="00316915">
            <w:pPr>
              <w:ind w:right="-30"/>
              <w:jc w:val="center"/>
              <w:rPr>
                <w:rFonts w:cs="Times New Roman"/>
                <w:b/>
                <w:noProof/>
                <w:sz w:val="22"/>
                <w:lang w:val="vi-VN" w:eastAsia="vi-VN"/>
              </w:rPr>
            </w:pPr>
            <w:r w:rsidRPr="007508E8">
              <w:rPr>
                <w:rFonts w:cs="Times New Roman"/>
                <w:i/>
                <w:noProof/>
                <w:sz w:val="22"/>
                <w:lang w:eastAsia="vi-VN"/>
              </w:rPr>
              <w:t>TP. HCM, ngày… tháng… năm 2020</w:t>
            </w:r>
          </w:p>
        </w:tc>
      </w:tr>
    </w:tbl>
    <w:p w14:paraId="0826A98D" w14:textId="77777777" w:rsidR="000D5E29" w:rsidRPr="007508E8" w:rsidRDefault="000D5E29" w:rsidP="00316915">
      <w:pPr>
        <w:jc w:val="center"/>
        <w:rPr>
          <w:rFonts w:cs="Times New Roman"/>
          <w:b/>
          <w:sz w:val="32"/>
          <w:szCs w:val="32"/>
        </w:rPr>
      </w:pPr>
      <w:r w:rsidRPr="007508E8">
        <w:rPr>
          <w:rFonts w:cs="Times New Roman"/>
        </w:rPr>
        <w:br/>
      </w:r>
      <w:r w:rsidRPr="007508E8">
        <w:rPr>
          <w:rFonts w:cs="Times New Roman"/>
          <w:b/>
          <w:sz w:val="32"/>
          <w:szCs w:val="32"/>
        </w:rPr>
        <w:t>NHẬN XÉT KHÓA LUẬN TỐT NGHIỆP</w:t>
      </w:r>
    </w:p>
    <w:p w14:paraId="4E4342EA" w14:textId="77777777" w:rsidR="000D5E29" w:rsidRPr="007508E8" w:rsidRDefault="000D5E29" w:rsidP="00316915">
      <w:pPr>
        <w:jc w:val="center"/>
        <w:rPr>
          <w:rFonts w:cs="Times New Roman"/>
          <w:b/>
          <w:sz w:val="32"/>
          <w:szCs w:val="32"/>
        </w:rPr>
      </w:pPr>
      <w:r w:rsidRPr="007508E8">
        <w:rPr>
          <w:rFonts w:cs="Times New Roman"/>
          <w:b/>
          <w:sz w:val="32"/>
          <w:szCs w:val="32"/>
        </w:rPr>
        <w:t>CỦA CÁN BỘ PHẢN BIỆN</w:t>
      </w:r>
    </w:p>
    <w:tbl>
      <w:tblPr>
        <w:tblW w:w="9000" w:type="dxa"/>
        <w:tblLayout w:type="fixed"/>
        <w:tblLook w:val="01E0" w:firstRow="1" w:lastRow="1" w:firstColumn="1" w:lastColumn="1" w:noHBand="0" w:noVBand="0"/>
      </w:tblPr>
      <w:tblGrid>
        <w:gridCol w:w="5242"/>
        <w:gridCol w:w="338"/>
        <w:gridCol w:w="3420"/>
      </w:tblGrid>
      <w:tr w:rsidR="000D5E29" w:rsidRPr="007508E8" w14:paraId="7197E1F7" w14:textId="77777777" w:rsidTr="00E55A03">
        <w:trPr>
          <w:trHeight w:val="451"/>
        </w:trPr>
        <w:tc>
          <w:tcPr>
            <w:tcW w:w="9000" w:type="dxa"/>
            <w:gridSpan w:val="3"/>
          </w:tcPr>
          <w:p w14:paraId="056AE9CC" w14:textId="77777777" w:rsidR="000D5E29" w:rsidRPr="007508E8" w:rsidRDefault="000D5E29" w:rsidP="00316915">
            <w:pPr>
              <w:tabs>
                <w:tab w:val="left" w:pos="5400"/>
              </w:tabs>
              <w:spacing w:after="120"/>
              <w:rPr>
                <w:rFonts w:cs="Times New Roman"/>
                <w:b/>
                <w:szCs w:val="26"/>
                <w:u w:val="single"/>
              </w:rPr>
            </w:pPr>
            <w:r w:rsidRPr="007508E8">
              <w:rPr>
                <w:rFonts w:cs="Times New Roman"/>
                <w:b/>
                <w:szCs w:val="26"/>
                <w:u w:val="single"/>
              </w:rPr>
              <w:t>Tên khóa luận:</w:t>
            </w:r>
          </w:p>
        </w:tc>
      </w:tr>
      <w:tr w:rsidR="000D5E29" w:rsidRPr="007508E8" w14:paraId="23C6D929" w14:textId="77777777" w:rsidTr="00E55A03">
        <w:trPr>
          <w:trHeight w:val="713"/>
        </w:trPr>
        <w:tc>
          <w:tcPr>
            <w:tcW w:w="9000" w:type="dxa"/>
            <w:gridSpan w:val="3"/>
          </w:tcPr>
          <w:p w14:paraId="6AC4BD09" w14:textId="77777777" w:rsidR="000D5E29" w:rsidRPr="007508E8" w:rsidRDefault="000D5E29" w:rsidP="00316915">
            <w:pPr>
              <w:spacing w:after="120"/>
              <w:ind w:left="-15"/>
              <w:jc w:val="center"/>
              <w:rPr>
                <w:rFonts w:cs="Times New Roman"/>
                <w:b/>
                <w:szCs w:val="26"/>
              </w:rPr>
            </w:pPr>
            <w:r w:rsidRPr="007508E8">
              <w:rPr>
                <w:rFonts w:cs="Times New Roman"/>
                <w:b/>
                <w:szCs w:val="26"/>
              </w:rPr>
              <w:t xml:space="preserve">NGHIÊN CỨU MÔ HÌNH PHÁT HIỆN BẤT THƯỜNG </w:t>
            </w:r>
          </w:p>
          <w:p w14:paraId="1894E94C" w14:textId="77777777" w:rsidR="000D5E29" w:rsidRPr="007508E8" w:rsidRDefault="000D5E29" w:rsidP="00316915">
            <w:pPr>
              <w:spacing w:after="120"/>
              <w:ind w:left="-15"/>
              <w:jc w:val="center"/>
              <w:rPr>
                <w:rFonts w:cs="Times New Roman"/>
                <w:b/>
                <w:szCs w:val="26"/>
              </w:rPr>
            </w:pPr>
            <w:r w:rsidRPr="007508E8">
              <w:rPr>
                <w:rFonts w:cs="Times New Roman"/>
                <w:b/>
                <w:szCs w:val="26"/>
              </w:rPr>
              <w:t>TRONG GIAO DỊCH TÀI CHÍNH</w:t>
            </w:r>
          </w:p>
        </w:tc>
      </w:tr>
      <w:tr w:rsidR="000D5E29" w:rsidRPr="007508E8" w14:paraId="59CBA6B4" w14:textId="77777777" w:rsidTr="00E55A03">
        <w:trPr>
          <w:trHeight w:val="342"/>
        </w:trPr>
        <w:tc>
          <w:tcPr>
            <w:tcW w:w="5580" w:type="dxa"/>
            <w:gridSpan w:val="2"/>
          </w:tcPr>
          <w:p w14:paraId="1E85B77D" w14:textId="77777777" w:rsidR="000D5E29" w:rsidRPr="007508E8" w:rsidRDefault="000D5E29" w:rsidP="00316915">
            <w:pPr>
              <w:tabs>
                <w:tab w:val="left" w:pos="5400"/>
              </w:tabs>
              <w:spacing w:after="120"/>
              <w:rPr>
                <w:rFonts w:cs="Times New Roman"/>
                <w:b/>
                <w:szCs w:val="26"/>
                <w:u w:val="single"/>
              </w:rPr>
            </w:pPr>
            <w:r w:rsidRPr="007508E8">
              <w:rPr>
                <w:rFonts w:cs="Times New Roman"/>
                <w:b/>
                <w:szCs w:val="26"/>
                <w:u w:val="single"/>
              </w:rPr>
              <w:t>Nhóm SV thực hiện:</w:t>
            </w:r>
          </w:p>
        </w:tc>
        <w:tc>
          <w:tcPr>
            <w:tcW w:w="3420" w:type="dxa"/>
          </w:tcPr>
          <w:p w14:paraId="0ADCF5BA" w14:textId="77777777" w:rsidR="000D5E29" w:rsidRPr="007508E8" w:rsidRDefault="000D5E29" w:rsidP="00316915">
            <w:pPr>
              <w:tabs>
                <w:tab w:val="left" w:pos="5400"/>
              </w:tabs>
              <w:spacing w:after="120"/>
              <w:rPr>
                <w:rFonts w:cs="Times New Roman"/>
                <w:b/>
                <w:szCs w:val="26"/>
                <w:u w:val="single"/>
              </w:rPr>
            </w:pPr>
            <w:r w:rsidRPr="007508E8">
              <w:rPr>
                <w:rFonts w:cs="Times New Roman"/>
                <w:b/>
                <w:szCs w:val="26"/>
                <w:u w:val="single"/>
              </w:rPr>
              <w:t>Cán bộ hướng dẫn:</w:t>
            </w:r>
          </w:p>
        </w:tc>
      </w:tr>
      <w:tr w:rsidR="000D5E29" w:rsidRPr="007508E8" w14:paraId="72103B1D" w14:textId="77777777" w:rsidTr="00E55A03">
        <w:trPr>
          <w:trHeight w:val="257"/>
        </w:trPr>
        <w:tc>
          <w:tcPr>
            <w:tcW w:w="5242" w:type="dxa"/>
          </w:tcPr>
          <w:p w14:paraId="74C721D4" w14:textId="77777777" w:rsidR="000D5E29" w:rsidRPr="007508E8" w:rsidRDefault="000D5E29" w:rsidP="00316915">
            <w:pPr>
              <w:tabs>
                <w:tab w:val="left" w:pos="5400"/>
              </w:tabs>
              <w:rPr>
                <w:rFonts w:cs="Times New Roman"/>
                <w:szCs w:val="26"/>
              </w:rPr>
            </w:pPr>
            <w:r w:rsidRPr="007508E8">
              <w:rPr>
                <w:rFonts w:cs="Times New Roman"/>
                <w:szCs w:val="26"/>
              </w:rPr>
              <w:t>Nguyễn Hoàng Hiệp – 15520214</w:t>
            </w:r>
          </w:p>
        </w:tc>
        <w:tc>
          <w:tcPr>
            <w:tcW w:w="338" w:type="dxa"/>
          </w:tcPr>
          <w:p w14:paraId="1669A513" w14:textId="77777777" w:rsidR="000D5E29" w:rsidRPr="007508E8" w:rsidRDefault="000D5E29" w:rsidP="00316915">
            <w:pPr>
              <w:tabs>
                <w:tab w:val="left" w:pos="5400"/>
              </w:tabs>
              <w:rPr>
                <w:rFonts w:cs="Times New Roman"/>
                <w:szCs w:val="26"/>
              </w:rPr>
            </w:pPr>
          </w:p>
        </w:tc>
        <w:tc>
          <w:tcPr>
            <w:tcW w:w="3420" w:type="dxa"/>
          </w:tcPr>
          <w:p w14:paraId="6DEE8279" w14:textId="77777777" w:rsidR="000D5E29" w:rsidRPr="007508E8" w:rsidRDefault="000D5E29" w:rsidP="00316915">
            <w:pPr>
              <w:tabs>
                <w:tab w:val="left" w:pos="252"/>
              </w:tabs>
              <w:rPr>
                <w:rFonts w:cs="Times New Roman"/>
                <w:szCs w:val="26"/>
              </w:rPr>
            </w:pPr>
            <w:r w:rsidRPr="007508E8">
              <w:rPr>
                <w:rFonts w:cs="Times New Roman"/>
                <w:szCs w:val="26"/>
              </w:rPr>
              <w:t>TS. Cao Thị Nhạn</w:t>
            </w:r>
          </w:p>
        </w:tc>
      </w:tr>
      <w:tr w:rsidR="000D5E29" w:rsidRPr="007508E8" w14:paraId="5032F39C" w14:textId="77777777" w:rsidTr="00E55A03">
        <w:trPr>
          <w:trHeight w:val="257"/>
        </w:trPr>
        <w:tc>
          <w:tcPr>
            <w:tcW w:w="5242" w:type="dxa"/>
          </w:tcPr>
          <w:p w14:paraId="73B8BBBF" w14:textId="77777777" w:rsidR="000D5E29" w:rsidRPr="007508E8" w:rsidRDefault="000D5E29" w:rsidP="00316915">
            <w:pPr>
              <w:tabs>
                <w:tab w:val="left" w:pos="5400"/>
              </w:tabs>
              <w:rPr>
                <w:rFonts w:cs="Times New Roman"/>
                <w:szCs w:val="26"/>
              </w:rPr>
            </w:pPr>
            <w:r w:rsidRPr="007508E8">
              <w:rPr>
                <w:rFonts w:cs="Times New Roman"/>
                <w:szCs w:val="26"/>
              </w:rPr>
              <w:t>Trần Hoàng Luân - 15520452</w:t>
            </w:r>
          </w:p>
        </w:tc>
        <w:tc>
          <w:tcPr>
            <w:tcW w:w="338" w:type="dxa"/>
          </w:tcPr>
          <w:p w14:paraId="1107841A" w14:textId="77777777" w:rsidR="000D5E29" w:rsidRPr="007508E8" w:rsidRDefault="000D5E29" w:rsidP="00316915">
            <w:pPr>
              <w:tabs>
                <w:tab w:val="left" w:pos="5400"/>
              </w:tabs>
              <w:jc w:val="center"/>
              <w:rPr>
                <w:rFonts w:cs="Times New Roman"/>
                <w:szCs w:val="26"/>
              </w:rPr>
            </w:pPr>
          </w:p>
        </w:tc>
        <w:tc>
          <w:tcPr>
            <w:tcW w:w="3420" w:type="dxa"/>
          </w:tcPr>
          <w:p w14:paraId="68639AB5" w14:textId="77777777" w:rsidR="000D5E29" w:rsidRPr="007508E8" w:rsidRDefault="000D5E29" w:rsidP="00316915">
            <w:pPr>
              <w:tabs>
                <w:tab w:val="left" w:pos="252"/>
              </w:tabs>
              <w:rPr>
                <w:rFonts w:cs="Times New Roman"/>
                <w:szCs w:val="26"/>
              </w:rPr>
            </w:pPr>
          </w:p>
        </w:tc>
      </w:tr>
      <w:tr w:rsidR="000D5E29" w:rsidRPr="00932881" w14:paraId="710660C3" w14:textId="77777777" w:rsidTr="00E55A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000" w:type="dxa"/>
            <w:gridSpan w:val="3"/>
            <w:tcBorders>
              <w:top w:val="nil"/>
              <w:left w:val="nil"/>
              <w:bottom w:val="nil"/>
              <w:right w:val="nil"/>
            </w:tcBorders>
          </w:tcPr>
          <w:p w14:paraId="4DB88A0D" w14:textId="77777777" w:rsidR="000D5E29" w:rsidRPr="007508E8" w:rsidRDefault="000D5E29" w:rsidP="00316915">
            <w:pPr>
              <w:spacing w:before="120"/>
              <w:rPr>
                <w:rFonts w:cs="Times New Roman"/>
                <w:b/>
                <w:szCs w:val="26"/>
                <w:u w:val="single"/>
              </w:rPr>
            </w:pPr>
            <w:r w:rsidRPr="007508E8">
              <w:rPr>
                <w:rFonts w:cs="Times New Roman"/>
                <w:b/>
                <w:szCs w:val="26"/>
                <w:u w:val="single"/>
              </w:rPr>
              <w:t>Đánh giá Khóa luận</w:t>
            </w:r>
          </w:p>
          <w:p w14:paraId="3B950185" w14:textId="77777777" w:rsidR="000D5E29" w:rsidRPr="007508E8" w:rsidRDefault="000D5E29" w:rsidP="00316915">
            <w:pPr>
              <w:pStyle w:val="ListParagraph"/>
              <w:numPr>
                <w:ilvl w:val="0"/>
                <w:numId w:val="3"/>
              </w:numPr>
            </w:pPr>
            <w:r w:rsidRPr="007508E8">
              <w:t>Về cuốn báo cáo:</w:t>
            </w:r>
          </w:p>
          <w:p w14:paraId="5E681B43" w14:textId="77777777" w:rsidR="000D5E29" w:rsidRPr="007508E8" w:rsidRDefault="000D5E29" w:rsidP="00316915">
            <w:pPr>
              <w:tabs>
                <w:tab w:val="left" w:pos="2880"/>
                <w:tab w:val="right" w:leader="underscore" w:pos="3960"/>
                <w:tab w:val="left" w:pos="4680"/>
                <w:tab w:val="left" w:pos="6120"/>
                <w:tab w:val="right" w:leader="underscore" w:pos="7200"/>
              </w:tabs>
              <w:ind w:left="360" w:hanging="360"/>
              <w:rPr>
                <w:rFonts w:cs="Times New Roman"/>
                <w:szCs w:val="26"/>
              </w:rPr>
            </w:pPr>
            <w:r w:rsidRPr="007508E8">
              <w:rPr>
                <w:rFonts w:cs="Times New Roman"/>
                <w:szCs w:val="26"/>
              </w:rPr>
              <w:t>Số trang</w:t>
            </w:r>
            <w:r w:rsidRPr="007508E8">
              <w:rPr>
                <w:rFonts w:cs="Times New Roman"/>
                <w:szCs w:val="26"/>
              </w:rPr>
              <w:tab/>
            </w:r>
            <w:r w:rsidRPr="007508E8">
              <w:rPr>
                <w:rFonts w:cs="Times New Roman"/>
                <w:szCs w:val="26"/>
              </w:rPr>
              <w:tab/>
            </w:r>
            <w:r w:rsidRPr="007508E8">
              <w:rPr>
                <w:rFonts w:cs="Times New Roman"/>
                <w:szCs w:val="26"/>
              </w:rPr>
              <w:tab/>
              <w:t>Số chương</w:t>
            </w:r>
            <w:r w:rsidRPr="007508E8">
              <w:rPr>
                <w:rFonts w:cs="Times New Roman"/>
                <w:szCs w:val="26"/>
              </w:rPr>
              <w:tab/>
            </w:r>
            <w:r w:rsidRPr="007508E8">
              <w:rPr>
                <w:rFonts w:cs="Times New Roman"/>
                <w:szCs w:val="26"/>
              </w:rPr>
              <w:tab/>
            </w:r>
          </w:p>
          <w:p w14:paraId="5AEAD246" w14:textId="77777777" w:rsidR="000D5E29" w:rsidRPr="007508E8" w:rsidRDefault="000D5E29" w:rsidP="00316915">
            <w:pPr>
              <w:tabs>
                <w:tab w:val="left" w:pos="2880"/>
                <w:tab w:val="right" w:leader="underscore" w:pos="3960"/>
                <w:tab w:val="left" w:pos="4680"/>
                <w:tab w:val="left" w:pos="6120"/>
                <w:tab w:val="right" w:leader="underscore" w:pos="7200"/>
              </w:tabs>
              <w:ind w:left="360" w:hanging="360"/>
              <w:rPr>
                <w:rFonts w:cs="Times New Roman"/>
              </w:rPr>
            </w:pPr>
            <w:r w:rsidRPr="007508E8">
              <w:rPr>
                <w:rFonts w:cs="Times New Roman"/>
              </w:rPr>
              <w:t>Số bảng số liệu</w:t>
            </w:r>
            <w:r w:rsidRPr="007508E8">
              <w:rPr>
                <w:rFonts w:cs="Times New Roman"/>
                <w:szCs w:val="26"/>
              </w:rPr>
              <w:tab/>
            </w:r>
            <w:r w:rsidRPr="007508E8">
              <w:rPr>
                <w:rFonts w:cs="Times New Roman"/>
                <w:szCs w:val="26"/>
              </w:rPr>
              <w:tab/>
            </w:r>
            <w:r w:rsidRPr="007508E8">
              <w:rPr>
                <w:rFonts w:cs="Times New Roman"/>
                <w:szCs w:val="26"/>
              </w:rPr>
              <w:tab/>
            </w:r>
            <w:r w:rsidRPr="007508E8">
              <w:rPr>
                <w:rFonts w:cs="Times New Roman"/>
              </w:rPr>
              <w:t>Số hình vẽ</w:t>
            </w:r>
            <w:r w:rsidRPr="007508E8">
              <w:rPr>
                <w:rFonts w:cs="Times New Roman"/>
                <w:szCs w:val="26"/>
              </w:rPr>
              <w:tab/>
            </w:r>
            <w:r w:rsidRPr="007508E8">
              <w:rPr>
                <w:rFonts w:cs="Times New Roman"/>
                <w:szCs w:val="26"/>
              </w:rPr>
              <w:tab/>
            </w:r>
          </w:p>
          <w:p w14:paraId="7D91A7B6" w14:textId="77777777" w:rsidR="000D5E29" w:rsidRPr="007508E8" w:rsidRDefault="000D5E29" w:rsidP="00316915">
            <w:pPr>
              <w:tabs>
                <w:tab w:val="left" w:pos="2880"/>
                <w:tab w:val="right" w:leader="underscore" w:pos="3960"/>
                <w:tab w:val="left" w:pos="4680"/>
                <w:tab w:val="left" w:pos="6120"/>
                <w:tab w:val="right" w:leader="underscore" w:pos="7200"/>
              </w:tabs>
              <w:ind w:left="360" w:hanging="360"/>
              <w:rPr>
                <w:rFonts w:cs="Times New Roman"/>
              </w:rPr>
            </w:pPr>
            <w:r w:rsidRPr="007508E8">
              <w:rPr>
                <w:rFonts w:cs="Times New Roman"/>
              </w:rPr>
              <w:t>Số tài liệu tham khảo</w:t>
            </w:r>
            <w:r w:rsidRPr="007508E8">
              <w:rPr>
                <w:rFonts w:cs="Times New Roman"/>
                <w:szCs w:val="26"/>
              </w:rPr>
              <w:tab/>
            </w:r>
            <w:r w:rsidRPr="007508E8">
              <w:rPr>
                <w:rFonts w:cs="Times New Roman"/>
                <w:szCs w:val="26"/>
              </w:rPr>
              <w:tab/>
            </w:r>
            <w:r w:rsidRPr="007508E8">
              <w:rPr>
                <w:rFonts w:cs="Times New Roman"/>
                <w:szCs w:val="26"/>
              </w:rPr>
              <w:tab/>
            </w:r>
            <w:r w:rsidRPr="007508E8">
              <w:rPr>
                <w:rFonts w:cs="Times New Roman"/>
              </w:rPr>
              <w:t xml:space="preserve">Sản phẩm </w:t>
            </w:r>
            <w:r w:rsidRPr="007508E8">
              <w:rPr>
                <w:rFonts w:cs="Times New Roman"/>
                <w:szCs w:val="26"/>
              </w:rPr>
              <w:tab/>
            </w:r>
            <w:r w:rsidRPr="007508E8">
              <w:rPr>
                <w:rFonts w:cs="Times New Roman"/>
                <w:szCs w:val="26"/>
              </w:rPr>
              <w:tab/>
            </w:r>
          </w:p>
          <w:p w14:paraId="57DBDA9D" w14:textId="77777777" w:rsidR="000D5E29" w:rsidRPr="007508E8" w:rsidRDefault="000D5E29" w:rsidP="00316915">
            <w:pPr>
              <w:pStyle w:val="ListParagraph"/>
            </w:pPr>
            <w:r w:rsidRPr="007508E8">
              <w:t>Một số nhận xét về hình thức cuốn báo cáo:</w:t>
            </w:r>
          </w:p>
          <w:p w14:paraId="53853B63" w14:textId="15D6EDC0" w:rsidR="000D5E29" w:rsidRPr="00212907" w:rsidRDefault="000D5E29" w:rsidP="00316915">
            <w:pPr>
              <w:spacing w:before="120"/>
              <w:rPr>
                <w:rFonts w:cs="Times New Roman"/>
                <w:i/>
                <w:szCs w:val="26"/>
                <w:lang w:val="vi-VN"/>
              </w:rPr>
            </w:pPr>
            <w:r w:rsidRPr="007508E8">
              <w:rPr>
                <w:rFonts w:cs="Times New Roman"/>
                <w:sz w:val="28"/>
                <w:szCs w:val="28"/>
              </w:rPr>
              <w:t>…………………………………………………………………………………………………………………………………………………………………………………………………………………………………………………………………………………………………………………………………………</w:t>
            </w:r>
          </w:p>
          <w:p w14:paraId="394414C4" w14:textId="77777777" w:rsidR="000D5E29" w:rsidRPr="007508E8" w:rsidRDefault="000D5E29" w:rsidP="00316915">
            <w:pPr>
              <w:pStyle w:val="ListParagraph"/>
              <w:numPr>
                <w:ilvl w:val="0"/>
                <w:numId w:val="3"/>
              </w:numPr>
            </w:pPr>
            <w:r w:rsidRPr="007508E8">
              <w:t>Về nội dung nghiên cứu:</w:t>
            </w:r>
          </w:p>
          <w:p w14:paraId="03DD67D7" w14:textId="77777777" w:rsidR="000D5E29" w:rsidRPr="007508E8" w:rsidRDefault="000D5E29" w:rsidP="00316915">
            <w:pPr>
              <w:spacing w:before="120"/>
              <w:rPr>
                <w:rFonts w:cs="Times New Roman"/>
                <w:i/>
                <w:szCs w:val="26"/>
                <w:lang w:val="vi-VN"/>
              </w:rPr>
            </w:pPr>
            <w:r w:rsidRPr="007508E8">
              <w:rPr>
                <w:rFonts w:cs="Times New Roman"/>
                <w:sz w:val="28"/>
                <w:szCs w:val="28"/>
              </w:rPr>
              <w:t>……………………………………………………………………………………………………………………………………………………………………</w:t>
            </w:r>
            <w:r w:rsidRPr="007508E8">
              <w:rPr>
                <w:rFonts w:cs="Times New Roman"/>
                <w:sz w:val="28"/>
                <w:szCs w:val="28"/>
              </w:rPr>
              <w:lastRenderedPageBreak/>
              <w:t>……………………………………………………………………………………………………………………………………………………………………</w:t>
            </w:r>
          </w:p>
          <w:p w14:paraId="5FE56544" w14:textId="77777777" w:rsidR="000D5E29" w:rsidRPr="007508E8" w:rsidRDefault="000D5E29" w:rsidP="00316915">
            <w:pPr>
              <w:numPr>
                <w:ilvl w:val="0"/>
                <w:numId w:val="3"/>
              </w:numPr>
              <w:spacing w:before="120"/>
              <w:rPr>
                <w:rFonts w:cs="Times New Roman"/>
                <w:szCs w:val="26"/>
                <w:lang w:val="vi-VN"/>
              </w:rPr>
            </w:pPr>
            <w:r w:rsidRPr="007508E8">
              <w:rPr>
                <w:rFonts w:cs="Times New Roman"/>
                <w:szCs w:val="26"/>
                <w:lang w:val="vi-VN"/>
              </w:rPr>
              <w:t>Về chương trình ứng dụng:</w:t>
            </w:r>
          </w:p>
          <w:p w14:paraId="7E6ACA73" w14:textId="77777777" w:rsidR="000D5E29" w:rsidRPr="007508E8" w:rsidRDefault="000D5E29" w:rsidP="00316915">
            <w:pPr>
              <w:spacing w:before="120"/>
              <w:rPr>
                <w:rFonts w:cs="Times New Roman"/>
                <w:i/>
                <w:szCs w:val="26"/>
                <w:lang w:val="vi-VN"/>
              </w:rPr>
            </w:pPr>
            <w:r w:rsidRPr="007508E8">
              <w:rPr>
                <w:rFonts w:cs="Times New Roman"/>
                <w:sz w:val="28"/>
                <w:szCs w:val="28"/>
              </w:rPr>
              <w:t>…………………………………………………………………………………………………………………………………………………………………………………………………………………………………………………………………………………………………………………………………………</w:t>
            </w:r>
          </w:p>
          <w:p w14:paraId="61E59B6E" w14:textId="77777777" w:rsidR="000D5E29" w:rsidRPr="007508E8" w:rsidRDefault="000D5E29" w:rsidP="00316915">
            <w:pPr>
              <w:numPr>
                <w:ilvl w:val="0"/>
                <w:numId w:val="3"/>
              </w:numPr>
              <w:spacing w:before="120"/>
              <w:rPr>
                <w:rFonts w:cs="Times New Roman"/>
                <w:szCs w:val="26"/>
                <w:lang w:val="vi-VN"/>
              </w:rPr>
            </w:pPr>
            <w:r w:rsidRPr="007508E8">
              <w:rPr>
                <w:rFonts w:cs="Times New Roman"/>
                <w:szCs w:val="26"/>
                <w:lang w:val="vi-VN"/>
              </w:rPr>
              <w:t>Về thái độ làm việc của sinh viên:</w:t>
            </w:r>
          </w:p>
          <w:p w14:paraId="4088BC54" w14:textId="77777777" w:rsidR="000D5E29" w:rsidRPr="007508E8" w:rsidRDefault="000D5E29" w:rsidP="00316915">
            <w:pPr>
              <w:spacing w:before="120"/>
              <w:rPr>
                <w:rFonts w:cs="Times New Roman"/>
                <w:i/>
                <w:szCs w:val="26"/>
                <w:lang w:val="vi-VN"/>
              </w:rPr>
            </w:pPr>
            <w:r w:rsidRPr="007508E8">
              <w:rPr>
                <w:rFonts w:cs="Times New Roman"/>
                <w:sz w:val="28"/>
                <w:szCs w:val="28"/>
                <w:lang w:val="vi-VN"/>
              </w:rPr>
              <w:t>…………………………………………………………………………………………………………………………………………………………………………………………………………………………………………………………………………………………………………………………………………</w:t>
            </w:r>
          </w:p>
          <w:p w14:paraId="58ADB589" w14:textId="77777777" w:rsidR="000D5E29" w:rsidRPr="007508E8" w:rsidRDefault="000D5E29" w:rsidP="00316915">
            <w:pPr>
              <w:spacing w:before="120"/>
              <w:rPr>
                <w:rFonts w:cs="Times New Roman"/>
                <w:szCs w:val="26"/>
                <w:lang w:val="vi-VN"/>
              </w:rPr>
            </w:pPr>
            <w:r w:rsidRPr="007508E8">
              <w:rPr>
                <w:rFonts w:cs="Times New Roman"/>
                <w:b/>
                <w:szCs w:val="26"/>
                <w:u w:val="single"/>
                <w:lang w:val="vi-VN"/>
              </w:rPr>
              <w:t>Đánh giá chung:</w:t>
            </w:r>
          </w:p>
          <w:p w14:paraId="1B1A2C80" w14:textId="77777777" w:rsidR="000D5E29" w:rsidRPr="007508E8" w:rsidRDefault="000D5E29" w:rsidP="00316915">
            <w:pPr>
              <w:spacing w:before="120"/>
              <w:rPr>
                <w:rFonts w:cs="Times New Roman"/>
                <w:i/>
                <w:szCs w:val="26"/>
                <w:lang w:val="vi-VN"/>
              </w:rPr>
            </w:pPr>
            <w:r w:rsidRPr="007508E8">
              <w:rPr>
                <w:rFonts w:cs="Times New Roman"/>
                <w:sz w:val="28"/>
                <w:szCs w:val="28"/>
                <w:lang w:val="vi-VN"/>
              </w:rPr>
              <w:t>…………………………………………………………………………………………………………………………………………………………………………………………………………………………………………………………………………………………………………………………………………</w:t>
            </w:r>
          </w:p>
          <w:p w14:paraId="5629FB46" w14:textId="77777777" w:rsidR="000D5E29" w:rsidRPr="007508E8" w:rsidRDefault="000D5E29" w:rsidP="00316915">
            <w:pPr>
              <w:spacing w:before="120"/>
              <w:rPr>
                <w:rFonts w:cs="Times New Roman"/>
                <w:b/>
                <w:szCs w:val="26"/>
                <w:u w:val="single"/>
                <w:lang w:val="vi-VN"/>
              </w:rPr>
            </w:pPr>
            <w:r w:rsidRPr="007508E8">
              <w:rPr>
                <w:rFonts w:cs="Times New Roman"/>
                <w:b/>
                <w:szCs w:val="26"/>
                <w:u w:val="single"/>
                <w:lang w:val="vi-VN"/>
              </w:rPr>
              <w:t>Điểm từng sinh viên:</w:t>
            </w:r>
          </w:p>
          <w:p w14:paraId="23997EEE" w14:textId="77777777" w:rsidR="000D5E29" w:rsidRPr="007508E8" w:rsidRDefault="000D5E29" w:rsidP="00316915">
            <w:pPr>
              <w:spacing w:before="120"/>
              <w:rPr>
                <w:rFonts w:cs="Times New Roman"/>
                <w:szCs w:val="26"/>
                <w:lang w:val="vi-VN"/>
              </w:rPr>
            </w:pPr>
            <w:r w:rsidRPr="007508E8">
              <w:rPr>
                <w:rFonts w:cs="Times New Roman"/>
                <w:szCs w:val="26"/>
                <w:lang w:val="vi-VN"/>
              </w:rPr>
              <w:t>Nguyễn Hoàng Hiệp: _____</w:t>
            </w:r>
            <w:r w:rsidRPr="007508E8">
              <w:rPr>
                <w:rFonts w:cs="Times New Roman"/>
                <w:b/>
                <w:szCs w:val="26"/>
                <w:lang w:val="vi-VN"/>
              </w:rPr>
              <w:t>/10</w:t>
            </w:r>
          </w:p>
          <w:p w14:paraId="52A72369" w14:textId="77777777" w:rsidR="000D5E29" w:rsidRPr="007508E8" w:rsidRDefault="000D5E29" w:rsidP="00316915">
            <w:pPr>
              <w:rPr>
                <w:rFonts w:cs="Times New Roman"/>
                <w:szCs w:val="26"/>
                <w:lang w:val="vi-VN"/>
              </w:rPr>
            </w:pPr>
            <w:r w:rsidRPr="007508E8">
              <w:rPr>
                <w:rFonts w:cs="Times New Roman"/>
                <w:szCs w:val="26"/>
                <w:lang w:val="vi-VN"/>
              </w:rPr>
              <w:t>Trần Hoàng Luân: _____</w:t>
            </w:r>
            <w:r w:rsidRPr="007508E8">
              <w:rPr>
                <w:rFonts w:cs="Times New Roman"/>
                <w:b/>
                <w:szCs w:val="26"/>
                <w:lang w:val="vi-VN"/>
              </w:rPr>
              <w:t>/10</w:t>
            </w:r>
          </w:p>
        </w:tc>
      </w:tr>
      <w:tr w:rsidR="000D5E29" w:rsidRPr="00932881" w14:paraId="21DE11CC" w14:textId="77777777" w:rsidTr="00E55A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000" w:type="dxa"/>
            <w:gridSpan w:val="3"/>
            <w:tcBorders>
              <w:top w:val="nil"/>
              <w:left w:val="nil"/>
              <w:bottom w:val="nil"/>
              <w:right w:val="nil"/>
            </w:tcBorders>
          </w:tcPr>
          <w:p w14:paraId="1CBB0F14" w14:textId="77777777" w:rsidR="000D5E29" w:rsidRPr="007508E8" w:rsidRDefault="000D5E29" w:rsidP="00316915">
            <w:pPr>
              <w:spacing w:before="120"/>
              <w:ind w:left="5560"/>
              <w:jc w:val="center"/>
              <w:rPr>
                <w:rFonts w:cs="Times New Roman"/>
                <w:b/>
                <w:szCs w:val="26"/>
                <w:lang w:val="vi-VN"/>
              </w:rPr>
            </w:pPr>
            <w:r w:rsidRPr="007508E8">
              <w:rPr>
                <w:rFonts w:cs="Times New Roman"/>
                <w:b/>
                <w:szCs w:val="26"/>
                <w:lang w:val="vi-VN"/>
              </w:rPr>
              <w:lastRenderedPageBreak/>
              <w:t>Người nhận xét</w:t>
            </w:r>
          </w:p>
          <w:p w14:paraId="4F3E3E04" w14:textId="77777777" w:rsidR="000D5E29" w:rsidRPr="007508E8" w:rsidRDefault="000D5E29" w:rsidP="00316915">
            <w:pPr>
              <w:spacing w:before="120"/>
              <w:ind w:left="5560"/>
              <w:jc w:val="center"/>
              <w:rPr>
                <w:rFonts w:cs="Times New Roman"/>
                <w:i/>
                <w:szCs w:val="26"/>
                <w:lang w:val="vi-VN"/>
              </w:rPr>
            </w:pPr>
            <w:r w:rsidRPr="007508E8">
              <w:rPr>
                <w:rFonts w:cs="Times New Roman"/>
                <w:i/>
                <w:szCs w:val="26"/>
                <w:lang w:val="vi-VN"/>
              </w:rPr>
              <w:t>(Ký và ghi rõ họ tên)</w:t>
            </w:r>
          </w:p>
        </w:tc>
      </w:tr>
    </w:tbl>
    <w:p w14:paraId="0DD9617F" w14:textId="59942CDB" w:rsidR="000D5E29" w:rsidRPr="007508E8" w:rsidRDefault="000D5E29" w:rsidP="00316915">
      <w:pPr>
        <w:rPr>
          <w:rFonts w:cs="Times New Roman"/>
          <w:lang w:val="vi-VN"/>
        </w:rPr>
      </w:pPr>
    </w:p>
    <w:p w14:paraId="4DBFF6D0" w14:textId="77777777" w:rsidR="009D4914" w:rsidRDefault="009D4914" w:rsidP="00316915">
      <w:pPr>
        <w:rPr>
          <w:rFonts w:cs="Times New Roman"/>
          <w:b/>
          <w:sz w:val="32"/>
          <w:lang w:val="vi-VN"/>
        </w:rPr>
      </w:pPr>
      <w:r>
        <w:rPr>
          <w:rFonts w:cs="Times New Roman"/>
          <w:lang w:val="vi-VN"/>
        </w:rPr>
        <w:br w:type="page"/>
      </w:r>
    </w:p>
    <w:p w14:paraId="190CB04E" w14:textId="77777777" w:rsidR="00812324" w:rsidRPr="007508E8" w:rsidRDefault="00812324" w:rsidP="00316915">
      <w:pPr>
        <w:pStyle w:val="StyleABC"/>
        <w:spacing w:line="360" w:lineRule="auto"/>
        <w:rPr>
          <w:rFonts w:cs="Times New Roman"/>
          <w:lang w:val="vi-VN"/>
        </w:rPr>
      </w:pPr>
      <w:r w:rsidRPr="007508E8">
        <w:rPr>
          <w:rFonts w:cs="Times New Roman"/>
          <w:lang w:val="vi-VN"/>
        </w:rPr>
        <w:lastRenderedPageBreak/>
        <w:t>LỜI CẢM ƠN</w:t>
      </w:r>
    </w:p>
    <w:p w14:paraId="16D44F52" w14:textId="77777777" w:rsidR="00812324" w:rsidRPr="007508E8" w:rsidRDefault="00812324" w:rsidP="00316915">
      <w:pPr>
        <w:ind w:firstLine="540"/>
        <w:rPr>
          <w:rFonts w:cs="Times New Roman"/>
          <w:szCs w:val="26"/>
          <w:lang w:val="vi-VN"/>
        </w:rPr>
      </w:pPr>
      <w:r w:rsidRPr="007508E8">
        <w:rPr>
          <w:rFonts w:cs="Times New Roman"/>
          <w:szCs w:val="26"/>
          <w:lang w:val="vi-VN"/>
        </w:rPr>
        <w:t>Trong cuộc sống của chúng ta, có lẽ ai cũng đã từng thất bại hoặc thành công, dù như thế nào thì đó cũng là kết quả nỗ lực của mỗi cá nhân cũng như tập thể. Và đằng sau đó chính là sự hỗ trợ giúp đỡ từ mọi người. Hôm nay, để có thể hoàn thành được khóa luận tốt nghiệp này, nhóm tác giả xin gửi lời cảm ơn chân thành đến quý Thầy Cô trường Đại học Công nghệ Thông tin, đặc biệt là quý Thầy Cô Khoa Hệ thống Thông Tin - những người đã dùng tri thức và tâm huyết của mình để truyền đạt cho nhóm vốn kiến thức vô cùng quý báu trong khoảng thời gian học tập tại trường. Những kiến thức mà Thầy Cô truyền đạt là bước đệm quan trọng giúp nhóm có thể hoàn thành đề tài tốt hơn.</w:t>
      </w:r>
    </w:p>
    <w:p w14:paraId="69F3ABFE" w14:textId="77777777" w:rsidR="00812324" w:rsidRPr="007508E8" w:rsidRDefault="00812324" w:rsidP="00316915">
      <w:pPr>
        <w:ind w:firstLine="540"/>
        <w:rPr>
          <w:rFonts w:cs="Times New Roman"/>
          <w:szCs w:val="26"/>
          <w:lang w:val="vi-VN"/>
        </w:rPr>
      </w:pPr>
      <w:r w:rsidRPr="007508E8">
        <w:rPr>
          <w:rFonts w:cs="Times New Roman"/>
          <w:szCs w:val="26"/>
          <w:lang w:val="vi-VN"/>
        </w:rPr>
        <w:t>Đặc biệt, nhóm tác giả xin gửi lời cảm ơn chân thành và lòng biết ơn sâu sắc đến TS. Cao Thị Nhạn, cảm ơn Cô đã tận tình hướng dẫn và tạo điều kiện tốt nhất cho nhóm hoàn thành đề tài này. Những lời động viên, góp ý chân tình của Cô là động lực quý báu để nhóm tiếp thu được nhiều kiến thức bổ ích cũng như vượt qua những khó khăn khi tìm hiểu và thực hiện khóa luận.</w:t>
      </w:r>
    </w:p>
    <w:p w14:paraId="441A19BF" w14:textId="77777777" w:rsidR="00812324" w:rsidRPr="007508E8" w:rsidRDefault="00812324" w:rsidP="00316915">
      <w:pPr>
        <w:ind w:firstLine="540"/>
        <w:rPr>
          <w:rFonts w:cs="Times New Roman"/>
          <w:szCs w:val="26"/>
          <w:lang w:val="vi-VN"/>
        </w:rPr>
      </w:pPr>
      <w:r w:rsidRPr="007508E8">
        <w:rPr>
          <w:rFonts w:cs="Times New Roman"/>
          <w:szCs w:val="26"/>
          <w:lang w:val="vi-VN"/>
        </w:rPr>
        <w:t>Trong thời gian thực hiện đề tài, nhóm tác giả đã cố gắng vận dụng những kiến thức nền tảng đã học, kết hợp học hỏi và tìm hiểu các kiến thức mới và công nghệ để ứng dụng xây dựng đề tài khóa luận tốt nghiệp. Tuy nhiên trong quá trình thực hiện, do kiến thức và kinh nghiệm còn nhiều hạn chế, nên khó tránh khỏi những thiếu sót. Chính vì vậy, nhóm tác giả rất mong nhận được sự góp ý từ quý Thầy Cô để hoàn thiện thêm những kiến thức và kỹ năng cần thiết, làm hành trang quý báu để nhóm thực hiện các dự án thực tế trong tương lai.</w:t>
      </w:r>
    </w:p>
    <w:p w14:paraId="385A927F" w14:textId="77777777" w:rsidR="00812324" w:rsidRPr="007508E8" w:rsidRDefault="00812324" w:rsidP="00316915">
      <w:pPr>
        <w:ind w:firstLine="540"/>
        <w:rPr>
          <w:rFonts w:cs="Times New Roman"/>
          <w:szCs w:val="26"/>
          <w:lang w:val="vi-VN"/>
        </w:rPr>
      </w:pPr>
      <w:r w:rsidRPr="007508E8">
        <w:rPr>
          <w:rFonts w:cs="Times New Roman"/>
          <w:szCs w:val="26"/>
          <w:lang w:val="vi-VN"/>
        </w:rPr>
        <w:t>Xin chân thành cảm ơn quý Thầy Cô!</w:t>
      </w:r>
    </w:p>
    <w:p w14:paraId="2489B2B7" w14:textId="05B2F160" w:rsidR="000D5E29" w:rsidRPr="007508E8" w:rsidRDefault="00812324" w:rsidP="00316915">
      <w:pPr>
        <w:jc w:val="right"/>
        <w:rPr>
          <w:rFonts w:cs="Times New Roman"/>
          <w:lang w:val="vi-VN"/>
        </w:rPr>
      </w:pPr>
      <w:r w:rsidRPr="007508E8">
        <w:rPr>
          <w:rFonts w:cs="Times New Roman"/>
          <w:szCs w:val="26"/>
        </w:rPr>
        <w:t>Nhóm tác giả</w:t>
      </w:r>
      <w:r w:rsidR="000D5E29" w:rsidRPr="007508E8">
        <w:rPr>
          <w:rFonts w:cs="Times New Roman"/>
          <w:lang w:val="vi-VN"/>
        </w:rPr>
        <w:br w:type="page"/>
      </w:r>
    </w:p>
    <w:tbl>
      <w:tblPr>
        <w:tblW w:w="9540" w:type="dxa"/>
        <w:tblLayout w:type="fixed"/>
        <w:tblLook w:val="0400" w:firstRow="0" w:lastRow="0" w:firstColumn="0" w:lastColumn="0" w:noHBand="0" w:noVBand="1"/>
      </w:tblPr>
      <w:tblGrid>
        <w:gridCol w:w="4680"/>
        <w:gridCol w:w="4860"/>
      </w:tblGrid>
      <w:tr w:rsidR="00812324" w:rsidRPr="007508E8" w14:paraId="7B74DB36" w14:textId="77777777" w:rsidTr="00E55A03">
        <w:tc>
          <w:tcPr>
            <w:tcW w:w="4680" w:type="dxa"/>
            <w:shd w:val="clear" w:color="auto" w:fill="auto"/>
          </w:tcPr>
          <w:p w14:paraId="31BE9D01" w14:textId="77777777" w:rsidR="00812324" w:rsidRPr="007508E8" w:rsidRDefault="00812324" w:rsidP="00316915">
            <w:pPr>
              <w:jc w:val="center"/>
              <w:rPr>
                <w:rFonts w:eastAsia="Times New Roman" w:cs="Times New Roman"/>
                <w:b/>
                <w:sz w:val="22"/>
                <w:lang w:eastAsia="ja-JP"/>
              </w:rPr>
            </w:pPr>
            <w:r w:rsidRPr="007508E8">
              <w:rPr>
                <w:rFonts w:eastAsia="Times New Roman" w:cs="Times New Roman"/>
                <w:b/>
                <w:sz w:val="22"/>
                <w:lang w:eastAsia="ja-JP"/>
              </w:rPr>
              <w:lastRenderedPageBreak/>
              <w:t>ĐẠI HỌC QUỐC GIA TP. HỒ CHÍ MINH</w:t>
            </w:r>
          </w:p>
          <w:p w14:paraId="789A0BE6" w14:textId="77777777" w:rsidR="00812324" w:rsidRPr="007508E8" w:rsidRDefault="00812324" w:rsidP="00316915">
            <w:pPr>
              <w:jc w:val="center"/>
              <w:rPr>
                <w:rFonts w:eastAsia="Times New Roman" w:cs="Times New Roman"/>
                <w:b/>
                <w:sz w:val="22"/>
                <w:lang w:eastAsia="ja-JP"/>
              </w:rPr>
            </w:pPr>
            <w:r w:rsidRPr="007508E8">
              <w:rPr>
                <w:rFonts w:eastAsia="Times New Roman" w:cs="Times New Roman"/>
                <w:b/>
                <w:sz w:val="22"/>
                <w:lang w:eastAsia="ja-JP"/>
              </w:rPr>
              <w:t>TRƯỜNG ĐẠI HỌC</w:t>
            </w:r>
          </w:p>
          <w:p w14:paraId="48C75CE8" w14:textId="77777777" w:rsidR="00812324" w:rsidRPr="007508E8" w:rsidRDefault="00812324" w:rsidP="00316915">
            <w:pPr>
              <w:jc w:val="center"/>
              <w:rPr>
                <w:rFonts w:eastAsia="Times New Roman" w:cs="Times New Roman"/>
                <w:b/>
                <w:sz w:val="22"/>
                <w:lang w:eastAsia="ja-JP"/>
              </w:rPr>
            </w:pPr>
            <w:r w:rsidRPr="007508E8">
              <w:rPr>
                <w:rFonts w:eastAsia="Times New Roman" w:cs="Times New Roman"/>
                <w:b/>
                <w:sz w:val="22"/>
                <w:lang w:eastAsia="ja-JP"/>
              </w:rPr>
              <w:t>CÔNG NGHỆ THÔNG TIN</w:t>
            </w:r>
          </w:p>
        </w:tc>
        <w:tc>
          <w:tcPr>
            <w:tcW w:w="4860" w:type="dxa"/>
            <w:shd w:val="clear" w:color="auto" w:fill="auto"/>
          </w:tcPr>
          <w:p w14:paraId="23440EEB" w14:textId="77777777" w:rsidR="00812324" w:rsidRPr="007508E8" w:rsidRDefault="00812324" w:rsidP="00316915">
            <w:pPr>
              <w:jc w:val="center"/>
              <w:rPr>
                <w:rFonts w:eastAsia="Times New Roman" w:cs="Times New Roman"/>
                <w:b/>
                <w:sz w:val="22"/>
                <w:lang w:eastAsia="ja-JP"/>
              </w:rPr>
            </w:pPr>
            <w:r w:rsidRPr="007508E8">
              <w:rPr>
                <w:rFonts w:eastAsia="Times New Roman" w:cs="Times New Roman"/>
                <w:b/>
                <w:sz w:val="22"/>
                <w:lang w:eastAsia="ja-JP"/>
              </w:rPr>
              <w:t>CỘNG HÒA XÃ HỘI CHỦ NGHĨA VIỆT NAM</w:t>
            </w:r>
          </w:p>
          <w:p w14:paraId="04FD10A9" w14:textId="77777777" w:rsidR="00812324" w:rsidRPr="007508E8" w:rsidRDefault="00812324" w:rsidP="00316915">
            <w:pPr>
              <w:jc w:val="center"/>
              <w:rPr>
                <w:rFonts w:eastAsia="Times New Roman" w:cs="Times New Roman"/>
                <w:b/>
                <w:sz w:val="22"/>
                <w:lang w:eastAsia="ja-JP"/>
              </w:rPr>
            </w:pPr>
            <w:r w:rsidRPr="007508E8">
              <w:rPr>
                <w:rFonts w:eastAsia="Times New Roman" w:cs="Times New Roman"/>
                <w:b/>
                <w:sz w:val="22"/>
                <w:lang w:eastAsia="ja-JP"/>
              </w:rPr>
              <w:t>Độc lập - Tự do - Hạnh phúc</w:t>
            </w:r>
            <w:r w:rsidRPr="007508E8">
              <w:rPr>
                <w:rFonts w:eastAsia="Calibri" w:cs="Times New Roman"/>
                <w:noProof/>
                <w:sz w:val="22"/>
              </w:rPr>
              <mc:AlternateContent>
                <mc:Choice Requires="wps">
                  <w:drawing>
                    <wp:anchor distT="0" distB="0" distL="114300" distR="114300" simplePos="0" relativeHeight="251658244" behindDoc="0" locked="0" layoutInCell="1" hidden="0" allowOverlap="1" wp14:anchorId="22C41CB9" wp14:editId="588E9A08">
                      <wp:simplePos x="0" y="0"/>
                      <wp:positionH relativeFrom="column">
                        <wp:posOffset>520700</wp:posOffset>
                      </wp:positionH>
                      <wp:positionV relativeFrom="paragraph">
                        <wp:posOffset>241300</wp:posOffset>
                      </wp:positionV>
                      <wp:extent cx="1838325" cy="22225"/>
                      <wp:effectExtent l="0" t="0" r="0" b="0"/>
                      <wp:wrapNone/>
                      <wp:docPr id="10" name="Straight Arrow Connector 10"/>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3649C575" id="_x0000_t32" coordsize="21600,21600" o:spt="32" o:oned="t" path="m,l21600,21600e" filled="f">
                      <v:path arrowok="t" fillok="f" o:connecttype="none"/>
                      <o:lock v:ext="edit" shapetype="t"/>
                    </v:shapetype>
                    <v:shape id="Straight Arrow Connector 10" o:spid="_x0000_s1026" type="#_x0000_t32" style="position:absolute;margin-left:41pt;margin-top:19pt;width:144.75pt;height:1.7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">
                      <v:stroke startarrowwidth="narrow" startarrowlength="short" endarrowwidth="narrow" endarrowlength="short"/>
                    </v:shape>
                  </w:pict>
                </mc:Fallback>
              </mc:AlternateContent>
            </w:r>
          </w:p>
        </w:tc>
      </w:tr>
      <w:tr w:rsidR="00812324" w:rsidRPr="007508E8" w14:paraId="546AD1B7" w14:textId="77777777" w:rsidTr="00E55A03">
        <w:tc>
          <w:tcPr>
            <w:tcW w:w="4680" w:type="dxa"/>
            <w:shd w:val="clear" w:color="auto" w:fill="auto"/>
          </w:tcPr>
          <w:p w14:paraId="4D0AB32F" w14:textId="77777777" w:rsidR="00812324" w:rsidRPr="007508E8" w:rsidRDefault="00812324" w:rsidP="00316915">
            <w:pPr>
              <w:jc w:val="center"/>
              <w:rPr>
                <w:rFonts w:eastAsia="Times New Roman" w:cs="Times New Roman"/>
                <w:sz w:val="22"/>
                <w:lang w:eastAsia="ja-JP"/>
              </w:rPr>
            </w:pPr>
            <w:r w:rsidRPr="007508E8">
              <w:rPr>
                <w:rFonts w:eastAsia="Calibri" w:cs="Times New Roman"/>
                <w:noProof/>
                <w:sz w:val="22"/>
              </w:rPr>
              <mc:AlternateContent>
                <mc:Choice Requires="wps">
                  <w:drawing>
                    <wp:anchor distT="0" distB="0" distL="114300" distR="114300" simplePos="0" relativeHeight="251658245" behindDoc="0" locked="0" layoutInCell="1" hidden="0" allowOverlap="1" wp14:anchorId="71B800EA" wp14:editId="3B08134F">
                      <wp:simplePos x="0" y="0"/>
                      <wp:positionH relativeFrom="column">
                        <wp:posOffset>495300</wp:posOffset>
                      </wp:positionH>
                      <wp:positionV relativeFrom="paragraph">
                        <wp:posOffset>0</wp:posOffset>
                      </wp:positionV>
                      <wp:extent cx="1838325" cy="22225"/>
                      <wp:effectExtent l="0" t="0" r="0" b="0"/>
                      <wp:wrapNone/>
                      <wp:docPr id="28" name="Straight Arrow Connector 28"/>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53B4F82C" id="Straight Arrow Connector 28" o:spid="_x0000_s1026" type="#_x0000_t32" style="position:absolute;margin-left:39pt;margin-top:0;width:144.75pt;height:1.7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">
                      <v:stroke startarrowwidth="narrow" startarrowlength="short" endarrowwidth="narrow" endarrowlength="short"/>
                    </v:shape>
                  </w:pict>
                </mc:Fallback>
              </mc:AlternateContent>
            </w:r>
          </w:p>
        </w:tc>
        <w:tc>
          <w:tcPr>
            <w:tcW w:w="4860" w:type="dxa"/>
            <w:shd w:val="clear" w:color="auto" w:fill="auto"/>
          </w:tcPr>
          <w:p w14:paraId="2E88E2A0" w14:textId="77777777" w:rsidR="00812324" w:rsidRPr="007508E8" w:rsidRDefault="00812324" w:rsidP="00316915">
            <w:pPr>
              <w:jc w:val="center"/>
              <w:rPr>
                <w:rFonts w:eastAsia="Times New Roman" w:cs="Times New Roman"/>
                <w:i/>
                <w:sz w:val="22"/>
                <w:lang w:eastAsia="ja-JP"/>
              </w:rPr>
            </w:pPr>
            <w:r w:rsidRPr="007508E8">
              <w:rPr>
                <w:rFonts w:eastAsia="Times New Roman" w:cs="Times New Roman"/>
                <w:i/>
                <w:sz w:val="22"/>
                <w:lang w:eastAsia="ja-JP"/>
              </w:rPr>
              <w:t>TP.HCM, ngày 12 tháng 09 năm 2019</w:t>
            </w:r>
          </w:p>
        </w:tc>
      </w:tr>
    </w:tbl>
    <w:p w14:paraId="20FC3F29" w14:textId="77777777" w:rsidR="00812324" w:rsidRPr="007508E8" w:rsidRDefault="00812324" w:rsidP="00316915">
      <w:pPr>
        <w:jc w:val="center"/>
        <w:rPr>
          <w:rFonts w:eastAsia="Times New Roman" w:cs="Times New Roman"/>
          <w:b/>
          <w:sz w:val="22"/>
          <w:lang w:eastAsia="ja-JP"/>
        </w:rPr>
      </w:pPr>
    </w:p>
    <w:p w14:paraId="080FCE08" w14:textId="77777777" w:rsidR="00812324" w:rsidRPr="007508E8" w:rsidRDefault="00812324" w:rsidP="00316915">
      <w:pPr>
        <w:jc w:val="center"/>
        <w:rPr>
          <w:rFonts w:eastAsia="Times New Roman" w:cs="Times New Roman"/>
          <w:b/>
          <w:sz w:val="32"/>
          <w:szCs w:val="32"/>
          <w:lang w:eastAsia="ja-JP"/>
        </w:rPr>
      </w:pPr>
      <w:r w:rsidRPr="007508E8">
        <w:rPr>
          <w:rFonts w:eastAsia="Times New Roman" w:cs="Times New Roman"/>
          <w:b/>
          <w:sz w:val="32"/>
          <w:szCs w:val="32"/>
          <w:lang w:eastAsia="ja-JP"/>
        </w:rPr>
        <w:t>ĐỀ CƯƠNG CHI TIẾT</w:t>
      </w:r>
    </w:p>
    <w:tbl>
      <w:tblPr>
        <w:tblW w:w="91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31"/>
        <w:gridCol w:w="5735"/>
      </w:tblGrid>
      <w:tr w:rsidR="00812324" w:rsidRPr="007508E8" w14:paraId="7F60FB22" w14:textId="77777777" w:rsidTr="00E55A03">
        <w:trPr>
          <w:trHeight w:val="540"/>
          <w:jc w:val="center"/>
        </w:trPr>
        <w:tc>
          <w:tcPr>
            <w:tcW w:w="9166" w:type="dxa"/>
            <w:gridSpan w:val="2"/>
          </w:tcPr>
          <w:p w14:paraId="615FBCFB" w14:textId="77777777" w:rsidR="00812324" w:rsidRPr="007508E8" w:rsidRDefault="00812324" w:rsidP="00316915">
            <w:pPr>
              <w:spacing w:before="120"/>
              <w:rPr>
                <w:rFonts w:eastAsia="Times New Roman" w:cs="Times New Roman"/>
                <w:b/>
                <w:szCs w:val="26"/>
                <w:lang w:eastAsia="ja-JP"/>
              </w:rPr>
            </w:pPr>
            <w:bookmarkStart w:id="3" w:name="_gjdgxs" w:colFirst="0" w:colLast="0"/>
            <w:bookmarkEnd w:id="3"/>
            <w:r w:rsidRPr="007508E8">
              <w:rPr>
                <w:rFonts w:eastAsia="Times New Roman" w:cs="Times New Roman"/>
                <w:b/>
                <w:szCs w:val="26"/>
                <w:lang w:eastAsia="ja-JP"/>
              </w:rPr>
              <w:t>Tên đề tài:</w:t>
            </w:r>
          </w:p>
          <w:p w14:paraId="30E1CC3D" w14:textId="77777777" w:rsidR="00812324" w:rsidRPr="007508E8" w:rsidRDefault="00812324" w:rsidP="00316915">
            <w:pPr>
              <w:numPr>
                <w:ilvl w:val="0"/>
                <w:numId w:val="22"/>
              </w:numPr>
              <w:spacing w:before="120"/>
              <w:rPr>
                <w:rFonts w:eastAsia="Times New Roman" w:cs="Times New Roman"/>
                <w:szCs w:val="26"/>
                <w:lang w:eastAsia="ja-JP"/>
              </w:rPr>
            </w:pPr>
            <w:bookmarkStart w:id="4" w:name="_30j0zll" w:colFirst="0" w:colLast="0"/>
            <w:bookmarkEnd w:id="4"/>
            <w:r w:rsidRPr="007508E8">
              <w:rPr>
                <w:rFonts w:eastAsia="Times New Roman" w:cs="Times New Roman"/>
                <w:szCs w:val="26"/>
                <w:lang w:eastAsia="ja-JP"/>
              </w:rPr>
              <w:t>Tên Tiếng Việt: Nghiên cứu mô hình phát hiện bất thường trong giao dịch tài chính.</w:t>
            </w:r>
          </w:p>
          <w:p w14:paraId="61651EF1" w14:textId="77777777" w:rsidR="00812324" w:rsidRPr="007508E8" w:rsidRDefault="00812324" w:rsidP="00316915">
            <w:pPr>
              <w:numPr>
                <w:ilvl w:val="0"/>
                <w:numId w:val="22"/>
              </w:numPr>
              <w:rPr>
                <w:rFonts w:eastAsia="Times New Roman" w:cs="Times New Roman"/>
                <w:szCs w:val="26"/>
                <w:lang w:eastAsia="ja-JP"/>
              </w:rPr>
            </w:pPr>
            <w:bookmarkStart w:id="5" w:name="_1fob9te" w:colFirst="0" w:colLast="0"/>
            <w:bookmarkEnd w:id="5"/>
            <w:r w:rsidRPr="007508E8">
              <w:rPr>
                <w:rFonts w:eastAsia="Times New Roman" w:cs="Times New Roman"/>
                <w:szCs w:val="26"/>
                <w:lang w:eastAsia="ja-JP"/>
              </w:rPr>
              <w:t xml:space="preserve">Tên Tiếng Anh: Research on </w:t>
            </w:r>
            <w:r w:rsidRPr="007508E8">
              <w:rPr>
                <w:rFonts w:eastAsia="Times New Roman" w:cs="Times New Roman"/>
                <w:szCs w:val="26"/>
                <w:highlight w:val="white"/>
                <w:lang w:eastAsia="ja-JP"/>
              </w:rPr>
              <w:t xml:space="preserve">fraud detection </w:t>
            </w:r>
            <w:r w:rsidRPr="007508E8">
              <w:rPr>
                <w:rFonts w:eastAsia="Times New Roman" w:cs="Times New Roman"/>
                <w:szCs w:val="26"/>
                <w:lang w:eastAsia="ja-JP"/>
              </w:rPr>
              <w:t>models in financial transactions.</w:t>
            </w:r>
          </w:p>
        </w:tc>
      </w:tr>
      <w:tr w:rsidR="00812324" w:rsidRPr="007508E8" w14:paraId="1478781C" w14:textId="77777777" w:rsidTr="00E55A03">
        <w:trPr>
          <w:trHeight w:val="520"/>
          <w:jc w:val="center"/>
        </w:trPr>
        <w:tc>
          <w:tcPr>
            <w:tcW w:w="9166" w:type="dxa"/>
            <w:gridSpan w:val="2"/>
          </w:tcPr>
          <w:p w14:paraId="468F43A8" w14:textId="77777777" w:rsidR="00812324" w:rsidRPr="007508E8" w:rsidRDefault="00812324" w:rsidP="00316915">
            <w:pPr>
              <w:spacing w:before="120"/>
              <w:rPr>
                <w:rFonts w:eastAsia="Times New Roman" w:cs="Times New Roman"/>
                <w:szCs w:val="26"/>
                <w:lang w:eastAsia="ja-JP"/>
              </w:rPr>
            </w:pPr>
            <w:r w:rsidRPr="007508E8">
              <w:rPr>
                <w:rFonts w:eastAsia="Times New Roman" w:cs="Times New Roman"/>
                <w:b/>
                <w:szCs w:val="26"/>
                <w:lang w:eastAsia="ja-JP"/>
              </w:rPr>
              <w:t xml:space="preserve">Cán bộ hướng dẫn: </w:t>
            </w:r>
            <w:r w:rsidRPr="007508E8">
              <w:rPr>
                <w:rFonts w:eastAsia="Times New Roman" w:cs="Times New Roman"/>
                <w:szCs w:val="26"/>
                <w:lang w:eastAsia="ja-JP"/>
              </w:rPr>
              <w:t>TS. Cao Thị Nhạn.</w:t>
            </w:r>
          </w:p>
          <w:p w14:paraId="01236B10" w14:textId="77777777" w:rsidR="00812324" w:rsidRPr="007508E8" w:rsidRDefault="00812324" w:rsidP="00316915">
            <w:pPr>
              <w:spacing w:before="120"/>
              <w:rPr>
                <w:rFonts w:eastAsia="Times New Roman" w:cs="Times New Roman"/>
                <w:szCs w:val="26"/>
                <w:lang w:eastAsia="ja-JP"/>
              </w:rPr>
            </w:pPr>
            <w:r w:rsidRPr="007508E8">
              <w:rPr>
                <w:rFonts w:eastAsia="Times New Roman" w:cs="Times New Roman"/>
                <w:szCs w:val="26"/>
                <w:lang w:eastAsia="ja-JP"/>
              </w:rPr>
              <w:t xml:space="preserve">Địa chỉ liên hệ: </w:t>
            </w:r>
          </w:p>
          <w:p w14:paraId="46CEEEEC" w14:textId="77777777" w:rsidR="00812324" w:rsidRPr="007508E8" w:rsidRDefault="00812324" w:rsidP="00316915">
            <w:pPr>
              <w:numPr>
                <w:ilvl w:val="0"/>
                <w:numId w:val="23"/>
              </w:numPr>
              <w:spacing w:before="120"/>
              <w:rPr>
                <w:rFonts w:eastAsia="Times New Roman" w:cs="Times New Roman"/>
                <w:szCs w:val="26"/>
                <w:lang w:eastAsia="ja-JP"/>
              </w:rPr>
            </w:pPr>
            <w:r w:rsidRPr="007508E8">
              <w:rPr>
                <w:rFonts w:eastAsia="Times New Roman" w:cs="Times New Roman"/>
                <w:szCs w:val="26"/>
                <w:lang w:eastAsia="ja-JP"/>
              </w:rPr>
              <w:t xml:space="preserve">Email: </w:t>
            </w:r>
            <w:hyperlink r:id="rId10">
              <w:r w:rsidRPr="007508E8">
                <w:rPr>
                  <w:rFonts w:eastAsia="Times New Roman" w:cs="Times New Roman"/>
                  <w:szCs w:val="26"/>
                  <w:u w:val="single"/>
                  <w:lang w:eastAsia="ja-JP"/>
                </w:rPr>
                <w:t>nhanct@uit.edu.vn</w:t>
              </w:r>
            </w:hyperlink>
          </w:p>
          <w:p w14:paraId="0BB0B0BA" w14:textId="77777777" w:rsidR="00812324" w:rsidRPr="007508E8" w:rsidRDefault="00812324" w:rsidP="00316915">
            <w:pPr>
              <w:numPr>
                <w:ilvl w:val="0"/>
                <w:numId w:val="23"/>
              </w:numPr>
              <w:rPr>
                <w:rFonts w:eastAsia="Times New Roman" w:cs="Times New Roman"/>
                <w:szCs w:val="26"/>
                <w:lang w:eastAsia="ja-JP"/>
              </w:rPr>
            </w:pPr>
            <w:r w:rsidRPr="007508E8">
              <w:rPr>
                <w:rFonts w:eastAsia="Times New Roman" w:cs="Times New Roman"/>
                <w:szCs w:val="26"/>
                <w:lang w:eastAsia="ja-JP"/>
              </w:rPr>
              <w:t>Số điện thoại: 090 8822441</w:t>
            </w:r>
          </w:p>
        </w:tc>
      </w:tr>
      <w:tr w:rsidR="00812324" w:rsidRPr="007508E8" w14:paraId="7EFEE941" w14:textId="77777777" w:rsidTr="00E55A03">
        <w:trPr>
          <w:trHeight w:val="520"/>
          <w:jc w:val="center"/>
        </w:trPr>
        <w:tc>
          <w:tcPr>
            <w:tcW w:w="9166" w:type="dxa"/>
            <w:gridSpan w:val="2"/>
          </w:tcPr>
          <w:p w14:paraId="6CA487E9" w14:textId="77777777" w:rsidR="00812324" w:rsidRPr="007508E8" w:rsidRDefault="00812324" w:rsidP="00316915">
            <w:pPr>
              <w:spacing w:before="120"/>
              <w:rPr>
                <w:rFonts w:eastAsia="Times New Roman" w:cs="Times New Roman"/>
                <w:szCs w:val="26"/>
                <w:lang w:eastAsia="ja-JP"/>
              </w:rPr>
            </w:pPr>
            <w:r w:rsidRPr="007508E8">
              <w:rPr>
                <w:rFonts w:eastAsia="Times New Roman" w:cs="Times New Roman"/>
                <w:b/>
                <w:szCs w:val="26"/>
                <w:lang w:eastAsia="ja-JP"/>
              </w:rPr>
              <w:t xml:space="preserve">Thời gian thực hiện: </w:t>
            </w:r>
            <w:r w:rsidRPr="007508E8">
              <w:rPr>
                <w:rFonts w:eastAsia="Times New Roman" w:cs="Times New Roman"/>
                <w:szCs w:val="26"/>
                <w:lang w:eastAsia="ja-JP"/>
              </w:rPr>
              <w:t>Từ tháng 09 năm 2019 đến tháng 01 năm 2020.</w:t>
            </w:r>
          </w:p>
        </w:tc>
      </w:tr>
      <w:tr w:rsidR="00812324" w:rsidRPr="007508E8" w14:paraId="7B0AB7F5" w14:textId="77777777" w:rsidTr="00E55A03">
        <w:trPr>
          <w:jc w:val="center"/>
        </w:trPr>
        <w:tc>
          <w:tcPr>
            <w:tcW w:w="9166" w:type="dxa"/>
            <w:gridSpan w:val="2"/>
          </w:tcPr>
          <w:p w14:paraId="14476D4F" w14:textId="77777777" w:rsidR="00812324" w:rsidRPr="007508E8" w:rsidRDefault="00812324" w:rsidP="00316915">
            <w:pPr>
              <w:spacing w:before="120"/>
              <w:rPr>
                <w:rFonts w:eastAsia="Times New Roman" w:cs="Times New Roman"/>
                <w:b/>
                <w:szCs w:val="26"/>
                <w:lang w:eastAsia="ja-JP"/>
              </w:rPr>
            </w:pPr>
            <w:r w:rsidRPr="007508E8">
              <w:rPr>
                <w:rFonts w:eastAsia="Times New Roman" w:cs="Times New Roman"/>
                <w:b/>
                <w:szCs w:val="26"/>
                <w:lang w:eastAsia="ja-JP"/>
              </w:rPr>
              <w:t>Sinh viên thực hiện:</w:t>
            </w:r>
          </w:p>
          <w:p w14:paraId="13392B92" w14:textId="77777777" w:rsidR="00812324" w:rsidRPr="007508E8" w:rsidRDefault="00812324" w:rsidP="00316915">
            <w:pPr>
              <w:numPr>
                <w:ilvl w:val="0"/>
                <w:numId w:val="10"/>
              </w:numPr>
              <w:spacing w:before="120"/>
              <w:rPr>
                <w:rFonts w:eastAsia="Calibri" w:cs="Times New Roman"/>
                <w:szCs w:val="26"/>
                <w:lang w:eastAsia="ja-JP"/>
              </w:rPr>
            </w:pPr>
            <w:r w:rsidRPr="007508E8">
              <w:rPr>
                <w:rFonts w:eastAsia="Times New Roman" w:cs="Times New Roman"/>
                <w:szCs w:val="26"/>
                <w:lang w:eastAsia="ja-JP"/>
              </w:rPr>
              <w:t>Trần Hoàng Luân - 15520452</w:t>
            </w:r>
          </w:p>
          <w:p w14:paraId="1349388A" w14:textId="77777777" w:rsidR="00812324" w:rsidRPr="007508E8" w:rsidRDefault="00812324" w:rsidP="00316915">
            <w:pPr>
              <w:numPr>
                <w:ilvl w:val="0"/>
                <w:numId w:val="10"/>
              </w:numPr>
              <w:rPr>
                <w:rFonts w:eastAsia="Calibri" w:cs="Times New Roman"/>
                <w:szCs w:val="26"/>
                <w:lang w:eastAsia="ja-JP"/>
              </w:rPr>
            </w:pPr>
            <w:r w:rsidRPr="007508E8">
              <w:rPr>
                <w:rFonts w:eastAsia="Times New Roman" w:cs="Times New Roman"/>
                <w:szCs w:val="26"/>
                <w:lang w:eastAsia="ja-JP"/>
              </w:rPr>
              <w:t>Nguyễn Hoàng Hiệp - 15520214</w:t>
            </w:r>
          </w:p>
        </w:tc>
      </w:tr>
      <w:tr w:rsidR="00812324" w:rsidRPr="007508E8" w14:paraId="0EE9B9B1" w14:textId="77777777" w:rsidTr="00E55A03">
        <w:trPr>
          <w:jc w:val="center"/>
        </w:trPr>
        <w:tc>
          <w:tcPr>
            <w:tcW w:w="9166" w:type="dxa"/>
            <w:gridSpan w:val="2"/>
          </w:tcPr>
          <w:p w14:paraId="65402A30" w14:textId="77777777" w:rsidR="00812324" w:rsidRPr="007508E8" w:rsidRDefault="00812324" w:rsidP="00316915">
            <w:pPr>
              <w:spacing w:before="120"/>
              <w:rPr>
                <w:rFonts w:eastAsia="Times New Roman" w:cs="Times New Roman"/>
                <w:b/>
                <w:szCs w:val="26"/>
                <w:lang w:eastAsia="ja-JP"/>
              </w:rPr>
            </w:pPr>
            <w:r w:rsidRPr="007508E8">
              <w:rPr>
                <w:rFonts w:eastAsia="Times New Roman" w:cs="Times New Roman"/>
                <w:b/>
                <w:szCs w:val="26"/>
                <w:lang w:eastAsia="ja-JP"/>
              </w:rPr>
              <w:t>Nội dung đề tài:</w:t>
            </w:r>
          </w:p>
          <w:p w14:paraId="699F5AC3" w14:textId="77777777" w:rsidR="00812324" w:rsidRPr="007508E8" w:rsidRDefault="00812324" w:rsidP="00316915">
            <w:pPr>
              <w:numPr>
                <w:ilvl w:val="0"/>
                <w:numId w:val="20"/>
              </w:numPr>
              <w:ind w:right="256"/>
              <w:rPr>
                <w:rFonts w:eastAsia="Times New Roman" w:cs="Times New Roman"/>
                <w:szCs w:val="26"/>
                <w:lang w:eastAsia="ja-JP"/>
              </w:rPr>
            </w:pPr>
            <w:r w:rsidRPr="007508E8">
              <w:rPr>
                <w:rFonts w:eastAsia="Times New Roman" w:cs="Times New Roman"/>
                <w:b/>
                <w:szCs w:val="26"/>
                <w:lang w:eastAsia="ja-JP"/>
              </w:rPr>
              <w:t>Mục tiêu</w:t>
            </w:r>
            <w:r w:rsidRPr="007508E8">
              <w:rPr>
                <w:rFonts w:eastAsia="Times New Roman" w:cs="Times New Roman"/>
                <w:szCs w:val="26"/>
                <w:lang w:eastAsia="ja-JP"/>
              </w:rPr>
              <w:t xml:space="preserve">: </w:t>
            </w:r>
          </w:p>
          <w:p w14:paraId="2169D730" w14:textId="77777777" w:rsidR="00812324" w:rsidRPr="007508E8" w:rsidRDefault="00812324" w:rsidP="00316915">
            <w:pPr>
              <w:numPr>
                <w:ilvl w:val="0"/>
                <w:numId w:val="12"/>
              </w:numPr>
              <w:ind w:right="256"/>
              <w:rPr>
                <w:rFonts w:eastAsia="Calibri" w:cs="Times New Roman"/>
                <w:szCs w:val="26"/>
                <w:lang w:eastAsia="ja-JP"/>
              </w:rPr>
            </w:pPr>
            <w:r w:rsidRPr="007508E8">
              <w:rPr>
                <w:rFonts w:eastAsia="Times New Roman" w:cs="Times New Roman"/>
                <w:szCs w:val="26"/>
                <w:lang w:eastAsia="ja-JP"/>
              </w:rPr>
              <w:t xml:space="preserve">Nghiên cứu, tìm hiểu phương pháp phát hiện bất thường trong giao dịch tài chính. Đề tài tiến hành nghiên cứu thực hiện các thuật toán phát hiện bất thường kết quả trên bộ dữ liệu giao dịch tài chính. </w:t>
            </w:r>
          </w:p>
          <w:p w14:paraId="747118F0" w14:textId="77777777" w:rsidR="00812324" w:rsidRPr="007508E8" w:rsidRDefault="00812324" w:rsidP="00316915">
            <w:pPr>
              <w:numPr>
                <w:ilvl w:val="0"/>
                <w:numId w:val="12"/>
              </w:numPr>
              <w:ind w:right="256"/>
              <w:rPr>
                <w:rFonts w:eastAsia="Calibri" w:cs="Times New Roman"/>
                <w:szCs w:val="26"/>
                <w:lang w:eastAsia="ja-JP"/>
              </w:rPr>
            </w:pPr>
            <w:r w:rsidRPr="007508E8">
              <w:rPr>
                <w:rFonts w:eastAsia="Times New Roman" w:cs="Times New Roman"/>
                <w:szCs w:val="26"/>
                <w:lang w:eastAsia="ja-JP"/>
              </w:rPr>
              <w:t>Sau khi tạo ra các mô hình tiến hành chạy thử nghiệm để so sánh, đánh giá và chọn ra mô hình phù hợp trong việc phát hiện bất thường giao dịch.</w:t>
            </w:r>
          </w:p>
          <w:p w14:paraId="31D69A7C" w14:textId="77777777" w:rsidR="00812324" w:rsidRPr="007508E8" w:rsidRDefault="00812324" w:rsidP="00316915">
            <w:pPr>
              <w:numPr>
                <w:ilvl w:val="0"/>
                <w:numId w:val="12"/>
              </w:numPr>
              <w:ind w:right="256"/>
              <w:rPr>
                <w:rFonts w:eastAsia="Calibri" w:cs="Times New Roman"/>
                <w:szCs w:val="26"/>
                <w:lang w:eastAsia="ja-JP"/>
              </w:rPr>
            </w:pPr>
            <w:r w:rsidRPr="007508E8">
              <w:rPr>
                <w:rFonts w:eastAsia="Times New Roman" w:cs="Times New Roman"/>
                <w:szCs w:val="26"/>
                <w:lang w:eastAsia="ja-JP"/>
              </w:rPr>
              <w:lastRenderedPageBreak/>
              <w:t>Đánh giá chi tiết kết quả thu được khi sử dụng mô hình trên tập dữ liệu.</w:t>
            </w:r>
          </w:p>
          <w:p w14:paraId="10F16516" w14:textId="77777777" w:rsidR="00812324" w:rsidRPr="007508E8" w:rsidRDefault="00812324" w:rsidP="00316915">
            <w:pPr>
              <w:numPr>
                <w:ilvl w:val="0"/>
                <w:numId w:val="18"/>
              </w:numPr>
              <w:rPr>
                <w:rFonts w:eastAsia="Times New Roman" w:cs="Times New Roman"/>
                <w:b/>
                <w:szCs w:val="26"/>
                <w:lang w:eastAsia="ja-JP"/>
              </w:rPr>
            </w:pPr>
            <w:r w:rsidRPr="007508E8">
              <w:rPr>
                <w:rFonts w:eastAsia="Times New Roman" w:cs="Times New Roman"/>
                <w:b/>
                <w:szCs w:val="26"/>
                <w:lang w:eastAsia="ja-JP"/>
              </w:rPr>
              <w:t>Phạm vi:</w:t>
            </w:r>
          </w:p>
          <w:p w14:paraId="17BFAEE6"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Bộ dữ liệu về các giao dịch tài chính.</w:t>
            </w:r>
          </w:p>
          <w:p w14:paraId="2FA55FFC"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Các kỹ thuật, thuật toán trong data mining và machine learning.</w:t>
            </w:r>
          </w:p>
          <w:p w14:paraId="76600363"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Platform: Colab Google.</w:t>
            </w:r>
          </w:p>
          <w:p w14:paraId="5C6ED9AF"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Ngôn ngữ lập trình: Python.</w:t>
            </w:r>
          </w:p>
          <w:p w14:paraId="23A1FDFF"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Thư viện: Numpy, Pandas, Matplotlib, Sklearn, Tensorflow, Keras.</w:t>
            </w:r>
          </w:p>
          <w:p w14:paraId="1899D6F0" w14:textId="77777777" w:rsidR="00812324" w:rsidRPr="007508E8" w:rsidRDefault="00812324" w:rsidP="00316915">
            <w:pPr>
              <w:numPr>
                <w:ilvl w:val="0"/>
                <w:numId w:val="14"/>
              </w:numPr>
              <w:ind w:right="256"/>
              <w:rPr>
                <w:rFonts w:eastAsia="Times New Roman" w:cs="Times New Roman"/>
                <w:b/>
                <w:szCs w:val="26"/>
                <w:lang w:eastAsia="ja-JP"/>
              </w:rPr>
            </w:pPr>
            <w:r w:rsidRPr="007508E8">
              <w:rPr>
                <w:rFonts w:eastAsia="Times New Roman" w:cs="Times New Roman"/>
                <w:b/>
                <w:szCs w:val="26"/>
                <w:lang w:eastAsia="ja-JP"/>
              </w:rPr>
              <w:t>Đối tượng:</w:t>
            </w:r>
          </w:p>
          <w:p w14:paraId="60D76A9C"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Dữ liệu nghiên cứu là bộ dữ liệu được thu tập từ nhiều nguồn phục vụ cho mục đích nghiên cứu.</w:t>
            </w:r>
          </w:p>
          <w:p w14:paraId="4321D011"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Các kỹ thuật khai phá dữ liệu, công cụ khai phá dữ liệu và các module lập trình trong khai phá dữ liệu.</w:t>
            </w:r>
          </w:p>
          <w:p w14:paraId="0337FD83" w14:textId="77777777" w:rsidR="00812324" w:rsidRPr="007508E8" w:rsidRDefault="00812324" w:rsidP="00316915">
            <w:pPr>
              <w:numPr>
                <w:ilvl w:val="0"/>
                <w:numId w:val="5"/>
              </w:numPr>
              <w:ind w:left="1230"/>
              <w:rPr>
                <w:rFonts w:eastAsia="Calibri" w:cs="Times New Roman"/>
                <w:szCs w:val="26"/>
                <w:lang w:eastAsia="ja-JP"/>
              </w:rPr>
            </w:pPr>
            <w:r w:rsidRPr="007508E8">
              <w:rPr>
                <w:rFonts w:eastAsia="Times New Roman" w:cs="Times New Roman"/>
                <w:szCs w:val="26"/>
                <w:lang w:eastAsia="ja-JP"/>
              </w:rPr>
              <w:t>Sử dụng các thuận toán trong machine learning.</w:t>
            </w:r>
          </w:p>
          <w:p w14:paraId="16053C32" w14:textId="77777777" w:rsidR="00812324" w:rsidRPr="007508E8" w:rsidRDefault="00812324" w:rsidP="00316915">
            <w:pPr>
              <w:numPr>
                <w:ilvl w:val="0"/>
                <w:numId w:val="7"/>
              </w:numPr>
              <w:rPr>
                <w:rFonts w:eastAsia="Times New Roman" w:cs="Times New Roman"/>
                <w:b/>
                <w:szCs w:val="26"/>
                <w:lang w:eastAsia="ja-JP"/>
              </w:rPr>
            </w:pPr>
            <w:r w:rsidRPr="007508E8">
              <w:rPr>
                <w:rFonts w:eastAsia="Times New Roman" w:cs="Times New Roman"/>
                <w:b/>
                <w:szCs w:val="26"/>
                <w:lang w:eastAsia="ja-JP"/>
              </w:rPr>
              <w:t>Phương pháp thực hiện:</w:t>
            </w:r>
          </w:p>
          <w:p w14:paraId="61E30715" w14:textId="77777777" w:rsidR="00812324" w:rsidRPr="007508E8" w:rsidRDefault="00812324" w:rsidP="00316915">
            <w:pPr>
              <w:numPr>
                <w:ilvl w:val="0"/>
                <w:numId w:val="6"/>
              </w:numPr>
              <w:ind w:left="1140" w:hanging="270"/>
              <w:rPr>
                <w:rFonts w:eastAsia="Calibri" w:cs="Times New Roman"/>
                <w:szCs w:val="26"/>
                <w:lang w:eastAsia="ja-JP"/>
              </w:rPr>
            </w:pPr>
            <w:r w:rsidRPr="007508E8">
              <w:rPr>
                <w:rFonts w:eastAsia="Times New Roman" w:cs="Times New Roman"/>
                <w:b/>
                <w:szCs w:val="26"/>
                <w:lang w:eastAsia="ja-JP"/>
              </w:rPr>
              <w:t>Khảo sát:</w:t>
            </w:r>
          </w:p>
          <w:p w14:paraId="5D9394F5" w14:textId="77777777" w:rsidR="00812324" w:rsidRPr="007508E8" w:rsidRDefault="00812324" w:rsidP="00316915">
            <w:pPr>
              <w:numPr>
                <w:ilvl w:val="0"/>
                <w:numId w:val="16"/>
              </w:numPr>
              <w:ind w:left="1860" w:hanging="270"/>
              <w:rPr>
                <w:rFonts w:eastAsia="Calibri" w:cs="Times New Roman"/>
                <w:szCs w:val="26"/>
                <w:lang w:eastAsia="ja-JP"/>
              </w:rPr>
            </w:pPr>
            <w:r w:rsidRPr="007508E8">
              <w:rPr>
                <w:rFonts w:eastAsia="Times New Roman" w:cs="Times New Roman"/>
                <w:szCs w:val="26"/>
                <w:lang w:eastAsia="ja-JP"/>
              </w:rPr>
              <w:t>Dựa trên tài liệu: Thu thập, đọc hiểu thông tin từ các tài liệu, giáo trình liên quan đến khai phá dữ liệu, machine learning và vấn đề liên quan đến bất thường trong tài chính.</w:t>
            </w:r>
          </w:p>
          <w:p w14:paraId="01C65D2A" w14:textId="77777777" w:rsidR="00812324" w:rsidRPr="007508E8" w:rsidRDefault="00812324" w:rsidP="00316915">
            <w:pPr>
              <w:numPr>
                <w:ilvl w:val="0"/>
                <w:numId w:val="16"/>
              </w:numPr>
              <w:ind w:left="1860" w:hanging="270"/>
              <w:rPr>
                <w:rFonts w:eastAsia="Calibri" w:cs="Times New Roman"/>
                <w:szCs w:val="26"/>
                <w:lang w:eastAsia="ja-JP"/>
              </w:rPr>
            </w:pPr>
            <w:r w:rsidRPr="007508E8">
              <w:rPr>
                <w:rFonts w:eastAsia="Times New Roman" w:cs="Times New Roman"/>
                <w:szCs w:val="26"/>
                <w:lang w:eastAsia="ja-JP"/>
              </w:rPr>
              <w:t>Dựa trên yêu cầu người dùng.</w:t>
            </w:r>
          </w:p>
          <w:p w14:paraId="31F0C5C9" w14:textId="77777777" w:rsidR="00812324" w:rsidRPr="007508E8" w:rsidRDefault="00812324" w:rsidP="00316915">
            <w:pPr>
              <w:numPr>
                <w:ilvl w:val="0"/>
                <w:numId w:val="16"/>
              </w:numPr>
              <w:ind w:left="1860" w:hanging="270"/>
              <w:rPr>
                <w:rFonts w:eastAsia="Calibri" w:cs="Times New Roman"/>
                <w:szCs w:val="26"/>
                <w:lang w:eastAsia="ja-JP"/>
              </w:rPr>
            </w:pPr>
            <w:r w:rsidRPr="007508E8">
              <w:rPr>
                <w:rFonts w:eastAsia="Times New Roman" w:cs="Times New Roman"/>
                <w:szCs w:val="26"/>
                <w:lang w:eastAsia="ja-JP"/>
              </w:rPr>
              <w:t>Dựa trên các hệ thống sẵn có.</w:t>
            </w:r>
          </w:p>
          <w:p w14:paraId="7CE08C55" w14:textId="77777777" w:rsidR="00812324" w:rsidRPr="007508E8" w:rsidRDefault="00812324" w:rsidP="00316915">
            <w:pPr>
              <w:numPr>
                <w:ilvl w:val="0"/>
                <w:numId w:val="13"/>
              </w:numPr>
              <w:ind w:left="1140" w:hanging="270"/>
              <w:rPr>
                <w:rFonts w:eastAsia="Calibri" w:cs="Times New Roman"/>
                <w:szCs w:val="26"/>
                <w:lang w:eastAsia="ja-JP"/>
              </w:rPr>
            </w:pPr>
            <w:r w:rsidRPr="007508E8">
              <w:rPr>
                <w:rFonts w:eastAsia="Times New Roman" w:cs="Times New Roman"/>
                <w:b/>
                <w:szCs w:val="26"/>
                <w:lang w:eastAsia="ja-JP"/>
              </w:rPr>
              <w:t>Phân tích lý luận:</w:t>
            </w:r>
          </w:p>
          <w:p w14:paraId="4D748154" w14:textId="77777777" w:rsidR="00812324" w:rsidRPr="007508E8" w:rsidRDefault="00812324" w:rsidP="00316915">
            <w:pPr>
              <w:numPr>
                <w:ilvl w:val="0"/>
                <w:numId w:val="17"/>
              </w:numPr>
              <w:ind w:left="1860" w:hanging="270"/>
              <w:rPr>
                <w:rFonts w:eastAsia="Calibri" w:cs="Times New Roman"/>
                <w:szCs w:val="26"/>
                <w:lang w:eastAsia="ja-JP"/>
              </w:rPr>
            </w:pPr>
            <w:r w:rsidRPr="007508E8">
              <w:rPr>
                <w:rFonts w:eastAsia="Times New Roman" w:cs="Times New Roman"/>
                <w:szCs w:val="26"/>
                <w:lang w:eastAsia="ja-JP"/>
              </w:rPr>
              <w:t>Các thuật toán, phương pháp liên quan.</w:t>
            </w:r>
          </w:p>
          <w:p w14:paraId="09925573" w14:textId="77777777" w:rsidR="00812324" w:rsidRPr="007508E8" w:rsidRDefault="00812324" w:rsidP="00316915">
            <w:pPr>
              <w:numPr>
                <w:ilvl w:val="0"/>
                <w:numId w:val="17"/>
              </w:numPr>
              <w:ind w:left="1860" w:hanging="270"/>
              <w:rPr>
                <w:rFonts w:eastAsia="Calibri" w:cs="Times New Roman"/>
                <w:szCs w:val="26"/>
                <w:lang w:eastAsia="ja-JP"/>
              </w:rPr>
            </w:pPr>
            <w:r w:rsidRPr="007508E8">
              <w:rPr>
                <w:rFonts w:eastAsia="Times New Roman" w:cs="Times New Roman"/>
                <w:szCs w:val="26"/>
                <w:lang w:eastAsia="ja-JP"/>
              </w:rPr>
              <w:t>Các công nghệ liên quan.</w:t>
            </w:r>
          </w:p>
          <w:p w14:paraId="4DE4DFC3" w14:textId="77777777" w:rsidR="00812324" w:rsidRPr="007508E8" w:rsidRDefault="00812324" w:rsidP="00316915">
            <w:pPr>
              <w:numPr>
                <w:ilvl w:val="0"/>
                <w:numId w:val="11"/>
              </w:numPr>
              <w:ind w:left="1140" w:hanging="270"/>
              <w:rPr>
                <w:rFonts w:eastAsia="Calibri" w:cs="Times New Roman"/>
                <w:szCs w:val="26"/>
                <w:lang w:eastAsia="ja-JP"/>
              </w:rPr>
            </w:pPr>
            <w:r w:rsidRPr="007508E8">
              <w:rPr>
                <w:rFonts w:eastAsia="Times New Roman" w:cs="Times New Roman"/>
                <w:b/>
                <w:szCs w:val="26"/>
                <w:lang w:eastAsia="ja-JP"/>
              </w:rPr>
              <w:t>Đánh giá:</w:t>
            </w:r>
          </w:p>
          <w:p w14:paraId="60692483" w14:textId="77777777" w:rsidR="00812324" w:rsidRPr="007508E8" w:rsidRDefault="00812324" w:rsidP="00316915">
            <w:pPr>
              <w:numPr>
                <w:ilvl w:val="0"/>
                <w:numId w:val="4"/>
              </w:numPr>
              <w:ind w:left="1860" w:hanging="270"/>
              <w:rPr>
                <w:rFonts w:eastAsia="Calibri" w:cs="Times New Roman"/>
                <w:szCs w:val="26"/>
                <w:lang w:eastAsia="ja-JP"/>
              </w:rPr>
            </w:pPr>
            <w:r w:rsidRPr="007508E8">
              <w:rPr>
                <w:rFonts w:eastAsia="Times New Roman" w:cs="Times New Roman"/>
                <w:szCs w:val="26"/>
                <w:lang w:eastAsia="ja-JP"/>
              </w:rPr>
              <w:t>Sử dụng các kỹ thuật đánh giá kết quả thực nghiệm.</w:t>
            </w:r>
          </w:p>
          <w:p w14:paraId="3CAAAC47" w14:textId="77777777" w:rsidR="00812324" w:rsidRPr="007508E8" w:rsidRDefault="00812324" w:rsidP="00316915">
            <w:pPr>
              <w:numPr>
                <w:ilvl w:val="0"/>
                <w:numId w:val="21"/>
              </w:numPr>
              <w:rPr>
                <w:rFonts w:eastAsia="Times New Roman" w:cs="Times New Roman"/>
                <w:b/>
                <w:szCs w:val="26"/>
                <w:lang w:eastAsia="ja-JP"/>
              </w:rPr>
            </w:pPr>
            <w:r w:rsidRPr="007508E8">
              <w:rPr>
                <w:rFonts w:eastAsia="Times New Roman" w:cs="Times New Roman"/>
                <w:b/>
                <w:szCs w:val="26"/>
                <w:lang w:eastAsia="ja-JP"/>
              </w:rPr>
              <w:t>Kết quả mong đợi:</w:t>
            </w:r>
          </w:p>
          <w:p w14:paraId="7A9FEED7" w14:textId="77777777" w:rsidR="00812324" w:rsidRPr="007508E8" w:rsidRDefault="00812324" w:rsidP="00316915">
            <w:pPr>
              <w:numPr>
                <w:ilvl w:val="0"/>
                <w:numId w:val="11"/>
              </w:numPr>
              <w:ind w:left="1140" w:right="256" w:hanging="270"/>
              <w:rPr>
                <w:rFonts w:eastAsia="Calibri" w:cs="Times New Roman"/>
                <w:szCs w:val="26"/>
                <w:lang w:eastAsia="ja-JP"/>
              </w:rPr>
            </w:pPr>
            <w:r w:rsidRPr="007508E8">
              <w:rPr>
                <w:rFonts w:eastAsia="Times New Roman" w:cs="Times New Roman"/>
                <w:szCs w:val="26"/>
                <w:lang w:eastAsia="ja-JP"/>
              </w:rPr>
              <w:lastRenderedPageBreak/>
              <w:t>Sử dụng các thuật toán machine learning để tạo ra mô hình phát hiện bất thường.</w:t>
            </w:r>
          </w:p>
          <w:p w14:paraId="649AA025" w14:textId="77777777" w:rsidR="00812324" w:rsidRPr="007508E8" w:rsidRDefault="00812324" w:rsidP="00316915">
            <w:pPr>
              <w:numPr>
                <w:ilvl w:val="0"/>
                <w:numId w:val="11"/>
              </w:numPr>
              <w:ind w:left="1140" w:right="256" w:hanging="270"/>
              <w:rPr>
                <w:rFonts w:eastAsia="Calibri" w:cs="Times New Roman"/>
                <w:szCs w:val="26"/>
                <w:lang w:eastAsia="ja-JP"/>
              </w:rPr>
            </w:pPr>
            <w:r w:rsidRPr="007508E8">
              <w:rPr>
                <w:rFonts w:eastAsia="Times New Roman" w:cs="Times New Roman"/>
                <w:szCs w:val="26"/>
                <w:lang w:eastAsia="ja-JP"/>
              </w:rPr>
              <w:t>Đánh giá kết quả thực nghiệm trên 2 bộ dữ liệu như đã nêu trên.</w:t>
            </w:r>
          </w:p>
          <w:p w14:paraId="1AFE96F7" w14:textId="77777777" w:rsidR="00812324" w:rsidRPr="007508E8" w:rsidRDefault="00812324" w:rsidP="00316915">
            <w:pPr>
              <w:numPr>
                <w:ilvl w:val="0"/>
                <w:numId w:val="15"/>
              </w:numPr>
              <w:rPr>
                <w:rFonts w:eastAsia="Times New Roman" w:cs="Times New Roman"/>
                <w:b/>
                <w:szCs w:val="26"/>
                <w:lang w:eastAsia="ja-JP"/>
              </w:rPr>
            </w:pPr>
            <w:r w:rsidRPr="007508E8">
              <w:rPr>
                <w:rFonts w:eastAsia="Times New Roman" w:cs="Times New Roman"/>
                <w:b/>
                <w:szCs w:val="26"/>
                <w:lang w:eastAsia="ja-JP"/>
              </w:rPr>
              <w:t>Nội dung thực hiện:</w:t>
            </w:r>
          </w:p>
          <w:p w14:paraId="33F24E4F" w14:textId="77777777" w:rsidR="00812324" w:rsidRPr="007508E8" w:rsidRDefault="00812324" w:rsidP="00316915">
            <w:pPr>
              <w:numPr>
                <w:ilvl w:val="0"/>
                <w:numId w:val="11"/>
              </w:numPr>
              <w:ind w:left="1140" w:hanging="270"/>
              <w:rPr>
                <w:rFonts w:eastAsia="Calibri" w:cs="Times New Roman"/>
                <w:szCs w:val="26"/>
                <w:lang w:eastAsia="ja-JP"/>
              </w:rPr>
            </w:pPr>
            <w:r w:rsidRPr="007508E8">
              <w:rPr>
                <w:rFonts w:eastAsia="Times New Roman" w:cs="Times New Roman"/>
                <w:b/>
                <w:szCs w:val="26"/>
                <w:lang w:eastAsia="ja-JP"/>
              </w:rPr>
              <w:t>Nội dung nghiên cứu:</w:t>
            </w:r>
          </w:p>
          <w:p w14:paraId="71B2F899" w14:textId="77777777" w:rsidR="00812324" w:rsidRPr="007508E8" w:rsidRDefault="00812324" w:rsidP="00316915">
            <w:pPr>
              <w:numPr>
                <w:ilvl w:val="0"/>
                <w:numId w:val="8"/>
              </w:numPr>
              <w:ind w:left="1860" w:hanging="270"/>
              <w:rPr>
                <w:rFonts w:eastAsia="Calibri" w:cs="Times New Roman"/>
                <w:szCs w:val="26"/>
                <w:lang w:eastAsia="ja-JP"/>
              </w:rPr>
            </w:pPr>
            <w:r w:rsidRPr="007508E8">
              <w:rPr>
                <w:rFonts w:eastAsia="Times New Roman" w:cs="Times New Roman"/>
                <w:szCs w:val="26"/>
                <w:lang w:eastAsia="ja-JP"/>
              </w:rPr>
              <w:t>Tìm hiểu thực trạng của đề tài và các nghiên cứu liên quan đến đề tài.</w:t>
            </w:r>
          </w:p>
          <w:p w14:paraId="79F805DB" w14:textId="77777777" w:rsidR="00812324" w:rsidRPr="007508E8" w:rsidRDefault="00812324" w:rsidP="00316915">
            <w:pPr>
              <w:numPr>
                <w:ilvl w:val="0"/>
                <w:numId w:val="8"/>
              </w:numPr>
              <w:ind w:left="1860" w:hanging="270"/>
              <w:rPr>
                <w:rFonts w:eastAsia="Calibri" w:cs="Times New Roman"/>
                <w:szCs w:val="26"/>
                <w:lang w:eastAsia="ja-JP"/>
              </w:rPr>
            </w:pPr>
            <w:r w:rsidRPr="007508E8">
              <w:rPr>
                <w:rFonts w:eastAsia="Times New Roman" w:cs="Times New Roman"/>
                <w:szCs w:val="26"/>
                <w:lang w:eastAsia="ja-JP"/>
              </w:rPr>
              <w:t>Phân tích đề tài: chọn mô hình để nghiên cứu và giải quyết vấn đề.</w:t>
            </w:r>
          </w:p>
          <w:p w14:paraId="3B05A190" w14:textId="77777777" w:rsidR="00812324" w:rsidRPr="007508E8" w:rsidRDefault="00812324" w:rsidP="00316915">
            <w:pPr>
              <w:numPr>
                <w:ilvl w:val="0"/>
                <w:numId w:val="8"/>
              </w:numPr>
              <w:ind w:left="1860" w:hanging="270"/>
              <w:rPr>
                <w:rFonts w:eastAsia="Calibri" w:cs="Times New Roman"/>
                <w:szCs w:val="26"/>
                <w:lang w:eastAsia="ja-JP"/>
              </w:rPr>
            </w:pPr>
            <w:r w:rsidRPr="007508E8">
              <w:rPr>
                <w:rFonts w:eastAsia="Times New Roman" w:cs="Times New Roman"/>
                <w:szCs w:val="26"/>
                <w:lang w:eastAsia="ja-JP"/>
              </w:rPr>
              <w:t>Tìm dữ liệu và tiền xử lý dữ liệu.</w:t>
            </w:r>
          </w:p>
          <w:p w14:paraId="6213E6A7" w14:textId="77777777" w:rsidR="00812324" w:rsidRPr="007508E8" w:rsidRDefault="00812324" w:rsidP="00316915">
            <w:pPr>
              <w:numPr>
                <w:ilvl w:val="0"/>
                <w:numId w:val="8"/>
              </w:numPr>
              <w:ind w:left="1860" w:hanging="270"/>
              <w:rPr>
                <w:rFonts w:eastAsia="Calibri" w:cs="Times New Roman"/>
                <w:lang w:eastAsia="ja-JP"/>
              </w:rPr>
            </w:pPr>
            <w:r w:rsidRPr="007508E8">
              <w:rPr>
                <w:rFonts w:eastAsia="Times New Roman" w:cs="Times New Roman"/>
                <w:lang w:eastAsia="ja-JP"/>
              </w:rPr>
              <w:t>Nghiên cứu tìm hiểu các thuật toán lựa chọn tiêu chuẩn, kỹ thuật phù hợp cho tình huống dữ liệu mất cân bằng. Cụ thể đó là: Oversampling - SMOTE, Undersampling - RandomUnderSampler và Phương pháp kết hợp SMOTE + ENN.</w:t>
            </w:r>
          </w:p>
          <w:p w14:paraId="3084909A" w14:textId="77777777" w:rsidR="00812324" w:rsidRPr="007508E8" w:rsidRDefault="00812324" w:rsidP="00316915">
            <w:pPr>
              <w:numPr>
                <w:ilvl w:val="0"/>
                <w:numId w:val="8"/>
              </w:numPr>
              <w:ind w:left="1860" w:hanging="270"/>
              <w:rPr>
                <w:rFonts w:eastAsia="Calibri" w:cs="Times New Roman"/>
                <w:szCs w:val="26"/>
                <w:lang w:eastAsia="ja-JP"/>
              </w:rPr>
            </w:pPr>
            <w:r w:rsidRPr="007508E8">
              <w:rPr>
                <w:rFonts w:eastAsia="Times New Roman" w:cs="Times New Roman"/>
                <w:szCs w:val="26"/>
                <w:lang w:eastAsia="ja-JP"/>
              </w:rPr>
              <w:t xml:space="preserve">Một số thuật toán phân lớp dự kiến nghiên cứu sử dụng: Random Forest, Multi-layer Perceptron (Artificial Neural Network Algorithms), </w:t>
            </w:r>
            <w:r w:rsidRPr="007508E8">
              <w:rPr>
                <w:rFonts w:eastAsia="Times New Roman" w:cs="Times New Roman"/>
                <w:szCs w:val="26"/>
                <w:highlight w:val="white"/>
                <w:lang w:eastAsia="ja-JP"/>
              </w:rPr>
              <w:t>Extreme Gradient Boosting (EGB).</w:t>
            </w:r>
          </w:p>
          <w:p w14:paraId="68AC280E" w14:textId="77777777" w:rsidR="00812324" w:rsidRPr="007508E8" w:rsidRDefault="00812324" w:rsidP="00316915">
            <w:pPr>
              <w:numPr>
                <w:ilvl w:val="0"/>
                <w:numId w:val="8"/>
              </w:numPr>
              <w:ind w:left="1860" w:hanging="270"/>
              <w:rPr>
                <w:rFonts w:eastAsia="Calibri" w:cs="Times New Roman"/>
                <w:szCs w:val="26"/>
                <w:lang w:eastAsia="ja-JP"/>
              </w:rPr>
            </w:pPr>
            <w:r w:rsidRPr="007508E8">
              <w:rPr>
                <w:rFonts w:eastAsia="Times New Roman" w:cs="Times New Roman"/>
                <w:szCs w:val="26"/>
                <w:lang w:eastAsia="ja-JP"/>
              </w:rPr>
              <w:t>Chạy thực nghiệm.</w:t>
            </w:r>
          </w:p>
          <w:p w14:paraId="2F897F32" w14:textId="77777777" w:rsidR="00812324" w:rsidRPr="007508E8" w:rsidRDefault="00812324" w:rsidP="00316915">
            <w:pPr>
              <w:numPr>
                <w:ilvl w:val="0"/>
                <w:numId w:val="8"/>
              </w:numPr>
              <w:ind w:left="1860" w:hanging="270"/>
              <w:rPr>
                <w:rFonts w:eastAsia="Calibri" w:cs="Times New Roman"/>
                <w:szCs w:val="26"/>
                <w:lang w:eastAsia="ja-JP"/>
              </w:rPr>
            </w:pPr>
            <w:r w:rsidRPr="007508E8">
              <w:rPr>
                <w:rFonts w:eastAsia="Times New Roman" w:cs="Times New Roman"/>
                <w:szCs w:val="26"/>
                <w:lang w:eastAsia="ja-JP"/>
              </w:rPr>
              <w:t>Đánh giá kết quả thực nghiệm.</w:t>
            </w:r>
          </w:p>
          <w:p w14:paraId="48E18066" w14:textId="77777777" w:rsidR="00812324" w:rsidRPr="007508E8" w:rsidRDefault="00812324" w:rsidP="00316915">
            <w:pPr>
              <w:numPr>
                <w:ilvl w:val="0"/>
                <w:numId w:val="15"/>
              </w:numPr>
              <w:rPr>
                <w:rFonts w:eastAsia="Times New Roman" w:cs="Times New Roman"/>
                <w:b/>
                <w:szCs w:val="26"/>
                <w:lang w:eastAsia="ja-JP"/>
              </w:rPr>
            </w:pPr>
            <w:r w:rsidRPr="007508E8">
              <w:rPr>
                <w:rFonts w:eastAsia="Times New Roman" w:cs="Times New Roman"/>
                <w:b/>
                <w:szCs w:val="26"/>
                <w:lang w:eastAsia="ja-JP"/>
              </w:rPr>
              <w:t>Hướng phát triển:</w:t>
            </w:r>
          </w:p>
          <w:p w14:paraId="0E079DBA" w14:textId="77777777" w:rsidR="00812324" w:rsidRPr="007508E8" w:rsidRDefault="00812324" w:rsidP="00316915">
            <w:pPr>
              <w:numPr>
                <w:ilvl w:val="1"/>
                <w:numId w:val="9"/>
              </w:numPr>
              <w:rPr>
                <w:rFonts w:eastAsia="Calibri" w:cs="Times New Roman"/>
                <w:b/>
                <w:szCs w:val="26"/>
                <w:lang w:eastAsia="ja-JP"/>
              </w:rPr>
            </w:pPr>
            <w:r w:rsidRPr="007508E8">
              <w:rPr>
                <w:rFonts w:eastAsia="Times New Roman" w:cs="Times New Roman"/>
                <w:szCs w:val="26"/>
                <w:lang w:eastAsia="ja-JP"/>
              </w:rPr>
              <w:t>Cải tiến những hạn chế (nếu có) của phương pháp sử dụng.</w:t>
            </w:r>
          </w:p>
          <w:p w14:paraId="553AA5C9" w14:textId="77777777" w:rsidR="00812324" w:rsidRPr="007508E8" w:rsidRDefault="00812324" w:rsidP="00316915">
            <w:pPr>
              <w:numPr>
                <w:ilvl w:val="1"/>
                <w:numId w:val="9"/>
              </w:numPr>
              <w:rPr>
                <w:rFonts w:eastAsia="Calibri" w:cs="Times New Roman"/>
                <w:b/>
                <w:szCs w:val="26"/>
                <w:lang w:eastAsia="ja-JP"/>
              </w:rPr>
            </w:pPr>
            <w:r w:rsidRPr="007508E8">
              <w:rPr>
                <w:rFonts w:eastAsia="Times New Roman" w:cs="Times New Roman"/>
                <w:szCs w:val="26"/>
                <w:lang w:eastAsia="ja-JP"/>
              </w:rPr>
              <w:t>Chọn ra mô hình có kết quả tốt, hiệu quả cao và khả thi khi triển khai thực tế.</w:t>
            </w:r>
          </w:p>
          <w:p w14:paraId="45F6F938" w14:textId="77777777" w:rsidR="00812324" w:rsidRPr="007508E8" w:rsidRDefault="00812324" w:rsidP="00316915">
            <w:pPr>
              <w:numPr>
                <w:ilvl w:val="0"/>
                <w:numId w:val="9"/>
              </w:numPr>
              <w:rPr>
                <w:rFonts w:eastAsia="Times New Roman" w:cs="Times New Roman"/>
                <w:b/>
                <w:szCs w:val="26"/>
                <w:lang w:eastAsia="ja-JP"/>
              </w:rPr>
            </w:pPr>
            <w:r w:rsidRPr="007508E8">
              <w:rPr>
                <w:rFonts w:eastAsia="Times New Roman" w:cs="Times New Roman"/>
                <w:b/>
                <w:szCs w:val="26"/>
                <w:lang w:eastAsia="ja-JP"/>
              </w:rPr>
              <w:t>Kế hoạch thực hiện:</w:t>
            </w:r>
          </w:p>
          <w:p w14:paraId="2EC3B415" w14:textId="77777777" w:rsidR="00812324" w:rsidRPr="007508E8" w:rsidRDefault="00812324" w:rsidP="00316915">
            <w:pPr>
              <w:numPr>
                <w:ilvl w:val="0"/>
                <w:numId w:val="19"/>
              </w:numPr>
              <w:rPr>
                <w:rFonts w:eastAsia="Times New Roman" w:cs="Times New Roman"/>
                <w:szCs w:val="26"/>
                <w:lang w:eastAsia="ja-JP"/>
              </w:rPr>
            </w:pPr>
            <w:r w:rsidRPr="007508E8">
              <w:rPr>
                <w:rFonts w:eastAsia="Times New Roman" w:cs="Times New Roman"/>
                <w:b/>
                <w:szCs w:val="26"/>
                <w:lang w:eastAsia="ja-JP"/>
              </w:rPr>
              <w:t xml:space="preserve">Giai đoạn 1 (17/08/2019 - 15/09/2019): </w:t>
            </w:r>
            <w:r w:rsidRPr="007508E8">
              <w:rPr>
                <w:rFonts w:eastAsia="Times New Roman" w:cs="Times New Roman"/>
                <w:szCs w:val="26"/>
                <w:lang w:eastAsia="ja-JP"/>
              </w:rPr>
              <w:t>Thảo luận chọn đề tài, tìm hiểu thực trạng, các bài viết chủ đề liên quan, bộ dữ liệu sẽ thực hiện và tiến hành chỉnh sửa, làm sạch bộ dữ liệu đã chọn và viết đề cương khóa luận.</w:t>
            </w:r>
          </w:p>
          <w:p w14:paraId="24E06232" w14:textId="77777777" w:rsidR="00812324" w:rsidRPr="007508E8" w:rsidRDefault="00812324" w:rsidP="00316915">
            <w:pPr>
              <w:numPr>
                <w:ilvl w:val="0"/>
                <w:numId w:val="19"/>
              </w:numPr>
              <w:rPr>
                <w:rFonts w:eastAsia="Times New Roman" w:cs="Times New Roman"/>
                <w:szCs w:val="26"/>
                <w:lang w:eastAsia="ja-JP"/>
              </w:rPr>
            </w:pPr>
            <w:r w:rsidRPr="007508E8">
              <w:rPr>
                <w:rFonts w:eastAsia="Times New Roman" w:cs="Times New Roman"/>
                <w:b/>
                <w:szCs w:val="26"/>
                <w:lang w:eastAsia="ja-JP"/>
              </w:rPr>
              <w:t xml:space="preserve">Giai đoạn 2 (16/09/2019 - 11/10/2019): </w:t>
            </w:r>
            <w:r w:rsidRPr="007508E8">
              <w:rPr>
                <w:rFonts w:eastAsia="Times New Roman" w:cs="Times New Roman"/>
                <w:szCs w:val="26"/>
                <w:lang w:eastAsia="ja-JP"/>
              </w:rPr>
              <w:t xml:space="preserve">Kiểm tra lại bộ dữ liệu và xử lý dữ liệu (nếu cần). Nghiên cứu lựa chọn tiêu chuẩn, kỹ thuật: </w:t>
            </w:r>
            <w:r w:rsidRPr="007508E8">
              <w:rPr>
                <w:rFonts w:eastAsia="Times New Roman" w:cs="Times New Roman"/>
                <w:szCs w:val="26"/>
                <w:lang w:eastAsia="ja-JP"/>
              </w:rPr>
              <w:lastRenderedPageBreak/>
              <w:t>Oversampling - SMOTE Undersampling - RandomUnderSampler và Combined Class Methods - SMOTE + ENN. Các mô hình lựa chọn cho bộ dữ liệu và tìm hiểu các thuật toán dự kiến.</w:t>
            </w:r>
          </w:p>
          <w:p w14:paraId="4F23E677" w14:textId="77777777" w:rsidR="00812324" w:rsidRPr="007508E8" w:rsidRDefault="00812324" w:rsidP="00316915">
            <w:pPr>
              <w:pStyle w:val="ListParagraph"/>
              <w:numPr>
                <w:ilvl w:val="0"/>
                <w:numId w:val="19"/>
              </w:numPr>
              <w:rPr>
                <w:szCs w:val="26"/>
                <w:lang w:eastAsia="ja-JP"/>
              </w:rPr>
            </w:pPr>
            <w:r w:rsidRPr="007508E8">
              <w:rPr>
                <w:lang w:eastAsia="ja-JP"/>
              </w:rPr>
              <w:t>Giai đoạn 3 (12/10/2019 - 01/12/2019): Cài đặt môi trường và viết code để chạy các thuật toán đã tìm hiểu. Sử dụng các bộ dữ liệu đã chọn. Tìm hiểu các kỹ thuật đánh giá hệ thống phân lớp như: True/False Positive/Negative, Precision-Recall, F1 score. Đánh giá kết quả thực nghiệm qua các phương pháp đánh giá mô hình phân lớp.</w:t>
            </w:r>
          </w:p>
          <w:p w14:paraId="2F4D35F4" w14:textId="77777777" w:rsidR="00812324" w:rsidRPr="007508E8" w:rsidRDefault="00812324" w:rsidP="00316915">
            <w:pPr>
              <w:numPr>
                <w:ilvl w:val="0"/>
                <w:numId w:val="19"/>
              </w:numPr>
              <w:rPr>
                <w:rFonts w:eastAsia="Times New Roman" w:cs="Times New Roman"/>
                <w:szCs w:val="26"/>
                <w:lang w:eastAsia="ja-JP"/>
              </w:rPr>
            </w:pPr>
            <w:r w:rsidRPr="007508E8">
              <w:rPr>
                <w:rFonts w:eastAsia="Times New Roman" w:cs="Times New Roman"/>
                <w:b/>
                <w:szCs w:val="26"/>
                <w:lang w:eastAsia="ja-JP"/>
              </w:rPr>
              <w:t xml:space="preserve">Giai đoạn 4: (02/12/2019 - 20/12/2019): </w:t>
            </w:r>
            <w:r w:rsidRPr="007508E8">
              <w:rPr>
                <w:rFonts w:eastAsia="Times New Roman" w:cs="Times New Roman"/>
                <w:szCs w:val="26"/>
                <w:lang w:eastAsia="ja-JP"/>
              </w:rPr>
              <w:t xml:space="preserve"> Tìm hiểu các kỹ thuật nâng cao độ chính xác của phương pháp như: Gradient Descent, Back-Propagation (Artificial Neural Network Algorithms).</w:t>
            </w:r>
          </w:p>
          <w:p w14:paraId="401B997F" w14:textId="77777777" w:rsidR="00812324" w:rsidRPr="007508E8" w:rsidRDefault="00812324" w:rsidP="00316915">
            <w:pPr>
              <w:numPr>
                <w:ilvl w:val="0"/>
                <w:numId w:val="19"/>
              </w:numPr>
              <w:rPr>
                <w:rFonts w:eastAsia="Times New Roman" w:cs="Times New Roman"/>
                <w:szCs w:val="26"/>
                <w:lang w:eastAsia="ja-JP"/>
              </w:rPr>
            </w:pPr>
            <w:r w:rsidRPr="007508E8">
              <w:rPr>
                <w:rFonts w:eastAsia="Times New Roman" w:cs="Times New Roman"/>
                <w:b/>
                <w:szCs w:val="26"/>
                <w:lang w:eastAsia="ja-JP"/>
              </w:rPr>
              <w:t>Giai đoạn 5</w:t>
            </w:r>
            <w:r w:rsidRPr="007508E8">
              <w:rPr>
                <w:rFonts w:eastAsia="Times New Roman" w:cs="Times New Roman"/>
                <w:szCs w:val="26"/>
                <w:lang w:eastAsia="ja-JP"/>
              </w:rPr>
              <w:t xml:space="preserve"> </w:t>
            </w:r>
            <w:r w:rsidRPr="007508E8">
              <w:rPr>
                <w:rFonts w:eastAsia="Times New Roman" w:cs="Times New Roman"/>
                <w:b/>
                <w:szCs w:val="26"/>
                <w:lang w:eastAsia="ja-JP"/>
              </w:rPr>
              <w:t>(21/12/2019 - 12/01/2020):</w:t>
            </w:r>
            <w:r w:rsidRPr="007508E8">
              <w:rPr>
                <w:rFonts w:eastAsia="Times New Roman" w:cs="Times New Roman"/>
                <w:szCs w:val="26"/>
                <w:lang w:eastAsia="ja-JP"/>
              </w:rPr>
              <w:t xml:space="preserve"> Chỉnh sửa, bổ sung theo góp ý. Hoàn chỉnh báo cáo và tiến hành ra phản biện và bảo vệ trước hội đồng.</w:t>
            </w:r>
          </w:p>
          <w:p w14:paraId="7DDC7E64" w14:textId="77777777" w:rsidR="00812324" w:rsidRPr="007508E8" w:rsidRDefault="00812324" w:rsidP="00316915">
            <w:pPr>
              <w:spacing w:before="120"/>
              <w:rPr>
                <w:rFonts w:eastAsia="Times New Roman" w:cs="Times New Roman"/>
                <w:szCs w:val="26"/>
                <w:lang w:eastAsia="ja-JP"/>
              </w:rPr>
            </w:pPr>
          </w:p>
        </w:tc>
      </w:tr>
      <w:tr w:rsidR="00812324" w:rsidRPr="007508E8" w14:paraId="43AEC4E3" w14:textId="77777777" w:rsidTr="00E55A03">
        <w:trPr>
          <w:jc w:val="center"/>
        </w:trPr>
        <w:tc>
          <w:tcPr>
            <w:tcW w:w="3431" w:type="dxa"/>
          </w:tcPr>
          <w:p w14:paraId="37857C6A" w14:textId="77777777" w:rsidR="00812324" w:rsidRPr="007508E8" w:rsidRDefault="00812324" w:rsidP="00316915">
            <w:pPr>
              <w:spacing w:before="240"/>
              <w:jc w:val="center"/>
              <w:rPr>
                <w:rFonts w:eastAsia="Times New Roman" w:cs="Times New Roman"/>
                <w:b/>
                <w:szCs w:val="26"/>
                <w:lang w:eastAsia="ja-JP"/>
              </w:rPr>
            </w:pPr>
            <w:r w:rsidRPr="007508E8">
              <w:rPr>
                <w:rFonts w:eastAsia="Times New Roman" w:cs="Times New Roman"/>
                <w:b/>
                <w:szCs w:val="26"/>
                <w:lang w:eastAsia="ja-JP"/>
              </w:rPr>
              <w:lastRenderedPageBreak/>
              <w:t>Xác nhận của CBHD</w:t>
            </w:r>
          </w:p>
          <w:p w14:paraId="1702C26E" w14:textId="77777777" w:rsidR="00812324" w:rsidRPr="007508E8" w:rsidRDefault="00812324" w:rsidP="00316915">
            <w:pPr>
              <w:jc w:val="center"/>
              <w:rPr>
                <w:rFonts w:eastAsia="Times New Roman" w:cs="Times New Roman"/>
                <w:i/>
                <w:szCs w:val="26"/>
                <w:lang w:eastAsia="ja-JP"/>
              </w:rPr>
            </w:pPr>
            <w:r w:rsidRPr="007508E8">
              <w:rPr>
                <w:rFonts w:eastAsia="Times New Roman" w:cs="Times New Roman"/>
                <w:i/>
                <w:szCs w:val="26"/>
                <w:lang w:eastAsia="ja-JP"/>
              </w:rPr>
              <w:t>(Ký tên và ghi rõ họ tên)</w:t>
            </w:r>
          </w:p>
          <w:p w14:paraId="5FE9BA38" w14:textId="77777777" w:rsidR="00812324" w:rsidRPr="007508E8" w:rsidRDefault="00812324" w:rsidP="00316915">
            <w:pPr>
              <w:rPr>
                <w:rFonts w:eastAsia="Times New Roman" w:cs="Times New Roman"/>
                <w:szCs w:val="26"/>
                <w:lang w:eastAsia="ja-JP"/>
              </w:rPr>
            </w:pPr>
          </w:p>
          <w:p w14:paraId="2499E264" w14:textId="77777777" w:rsidR="00812324" w:rsidRPr="007508E8" w:rsidRDefault="00812324" w:rsidP="00316915">
            <w:pPr>
              <w:rPr>
                <w:rFonts w:eastAsia="Times New Roman" w:cs="Times New Roman"/>
                <w:szCs w:val="26"/>
                <w:lang w:eastAsia="ja-JP"/>
              </w:rPr>
            </w:pPr>
          </w:p>
          <w:p w14:paraId="3E8EED52" w14:textId="77777777" w:rsidR="00812324" w:rsidRPr="007508E8" w:rsidRDefault="00812324" w:rsidP="00316915">
            <w:pPr>
              <w:rPr>
                <w:rFonts w:eastAsia="Times New Roman" w:cs="Times New Roman"/>
                <w:szCs w:val="26"/>
                <w:lang w:eastAsia="ja-JP"/>
              </w:rPr>
            </w:pPr>
          </w:p>
          <w:p w14:paraId="0C333836" w14:textId="77777777" w:rsidR="00812324" w:rsidRPr="007508E8" w:rsidRDefault="00812324" w:rsidP="00316915">
            <w:pPr>
              <w:rPr>
                <w:rFonts w:eastAsia="Times New Roman" w:cs="Times New Roman"/>
                <w:szCs w:val="26"/>
                <w:lang w:eastAsia="ja-JP"/>
              </w:rPr>
            </w:pPr>
          </w:p>
          <w:p w14:paraId="240025CB" w14:textId="77777777" w:rsidR="00812324" w:rsidRPr="007508E8" w:rsidRDefault="00812324" w:rsidP="00316915">
            <w:pPr>
              <w:rPr>
                <w:rFonts w:eastAsia="Times New Roman" w:cs="Times New Roman"/>
                <w:szCs w:val="26"/>
                <w:lang w:eastAsia="ja-JP"/>
              </w:rPr>
            </w:pPr>
          </w:p>
          <w:p w14:paraId="34B69CBC" w14:textId="77777777" w:rsidR="00812324" w:rsidRPr="007508E8" w:rsidRDefault="00812324" w:rsidP="00316915">
            <w:pPr>
              <w:jc w:val="center"/>
              <w:rPr>
                <w:rFonts w:eastAsia="Times New Roman" w:cs="Times New Roman"/>
                <w:b/>
                <w:szCs w:val="26"/>
                <w:lang w:eastAsia="ja-JP"/>
              </w:rPr>
            </w:pPr>
            <w:r w:rsidRPr="007508E8">
              <w:rPr>
                <w:rFonts w:eastAsia="Times New Roman" w:cs="Times New Roman"/>
                <w:szCs w:val="26"/>
                <w:lang w:eastAsia="ja-JP"/>
              </w:rPr>
              <w:t>TS. Cao Thị Nhạn</w:t>
            </w:r>
          </w:p>
        </w:tc>
        <w:tc>
          <w:tcPr>
            <w:tcW w:w="5735" w:type="dxa"/>
          </w:tcPr>
          <w:p w14:paraId="5CA7B6C8" w14:textId="77777777" w:rsidR="00812324" w:rsidRPr="007508E8" w:rsidRDefault="00812324" w:rsidP="00316915">
            <w:pPr>
              <w:spacing w:before="240"/>
              <w:jc w:val="center"/>
              <w:rPr>
                <w:rFonts w:eastAsia="Times New Roman" w:cs="Times New Roman"/>
                <w:b/>
                <w:szCs w:val="26"/>
                <w:lang w:eastAsia="ja-JP"/>
              </w:rPr>
            </w:pPr>
            <w:r w:rsidRPr="007508E8">
              <w:rPr>
                <w:rFonts w:eastAsia="Times New Roman" w:cs="Times New Roman"/>
                <w:b/>
                <w:szCs w:val="26"/>
                <w:lang w:eastAsia="ja-JP"/>
              </w:rPr>
              <w:t>TP. HCM, ngày 12 tháng 09 năm 2019</w:t>
            </w:r>
          </w:p>
          <w:p w14:paraId="291BF25F" w14:textId="77777777" w:rsidR="00812324" w:rsidRPr="007508E8" w:rsidRDefault="00812324" w:rsidP="00316915">
            <w:pPr>
              <w:tabs>
                <w:tab w:val="center" w:pos="1439"/>
              </w:tabs>
              <w:jc w:val="center"/>
              <w:rPr>
                <w:rFonts w:eastAsia="Times New Roman" w:cs="Times New Roman"/>
                <w:b/>
                <w:szCs w:val="26"/>
                <w:lang w:eastAsia="ja-JP"/>
              </w:rPr>
            </w:pPr>
            <w:r w:rsidRPr="007508E8">
              <w:rPr>
                <w:rFonts w:eastAsia="Times New Roman" w:cs="Times New Roman"/>
                <w:b/>
                <w:szCs w:val="26"/>
                <w:lang w:eastAsia="ja-JP"/>
              </w:rPr>
              <w:t>Sinh viên</w:t>
            </w:r>
          </w:p>
          <w:p w14:paraId="302DE694" w14:textId="77777777" w:rsidR="00812324" w:rsidRPr="007508E8" w:rsidRDefault="00812324" w:rsidP="00316915">
            <w:pPr>
              <w:tabs>
                <w:tab w:val="center" w:pos="1439"/>
              </w:tabs>
              <w:jc w:val="center"/>
              <w:rPr>
                <w:rFonts w:eastAsia="Times New Roman" w:cs="Times New Roman"/>
                <w:b/>
                <w:i/>
                <w:szCs w:val="26"/>
                <w:lang w:eastAsia="ja-JP"/>
              </w:rPr>
            </w:pPr>
            <w:r w:rsidRPr="007508E8">
              <w:rPr>
                <w:rFonts w:eastAsia="Times New Roman" w:cs="Times New Roman"/>
                <w:i/>
                <w:szCs w:val="26"/>
                <w:lang w:eastAsia="ja-JP"/>
              </w:rPr>
              <w:t>(Ký tên và ghi rõ họ tên)</w:t>
            </w:r>
          </w:p>
          <w:p w14:paraId="6BF37ADA" w14:textId="77777777" w:rsidR="00812324" w:rsidRPr="007508E8" w:rsidRDefault="00812324" w:rsidP="00316915">
            <w:pPr>
              <w:tabs>
                <w:tab w:val="center" w:pos="1439"/>
              </w:tabs>
              <w:rPr>
                <w:rFonts w:eastAsia="Times New Roman" w:cs="Times New Roman"/>
                <w:szCs w:val="26"/>
                <w:lang w:eastAsia="ja-JP"/>
              </w:rPr>
            </w:pPr>
          </w:p>
          <w:p w14:paraId="76BCFB26" w14:textId="77777777" w:rsidR="00812324" w:rsidRPr="007508E8" w:rsidRDefault="00812324" w:rsidP="00316915">
            <w:pPr>
              <w:tabs>
                <w:tab w:val="center" w:pos="1439"/>
              </w:tabs>
              <w:rPr>
                <w:rFonts w:eastAsia="Times New Roman" w:cs="Times New Roman"/>
                <w:szCs w:val="26"/>
                <w:lang w:eastAsia="ja-JP"/>
              </w:rPr>
            </w:pPr>
          </w:p>
          <w:p w14:paraId="4AFBC7AE" w14:textId="77777777" w:rsidR="00812324" w:rsidRPr="007508E8" w:rsidRDefault="00812324" w:rsidP="00316915">
            <w:pPr>
              <w:tabs>
                <w:tab w:val="center" w:pos="1439"/>
              </w:tabs>
              <w:rPr>
                <w:rFonts w:eastAsia="Times New Roman" w:cs="Times New Roman"/>
                <w:szCs w:val="26"/>
                <w:lang w:eastAsia="ja-JP"/>
              </w:rPr>
            </w:pPr>
          </w:p>
          <w:p w14:paraId="38284730" w14:textId="77777777" w:rsidR="00812324" w:rsidRPr="007508E8" w:rsidRDefault="00812324" w:rsidP="00316915">
            <w:pPr>
              <w:tabs>
                <w:tab w:val="center" w:pos="1439"/>
              </w:tabs>
              <w:rPr>
                <w:rFonts w:eastAsia="Times New Roman" w:cs="Times New Roman"/>
                <w:szCs w:val="26"/>
                <w:lang w:eastAsia="ja-JP"/>
              </w:rPr>
            </w:pPr>
          </w:p>
          <w:p w14:paraId="7C3FC244" w14:textId="77777777" w:rsidR="00812324" w:rsidRPr="007508E8" w:rsidRDefault="00812324" w:rsidP="00316915">
            <w:pPr>
              <w:tabs>
                <w:tab w:val="center" w:pos="1439"/>
              </w:tabs>
              <w:jc w:val="center"/>
              <w:rPr>
                <w:rFonts w:eastAsia="Times New Roman" w:cs="Times New Roman"/>
                <w:szCs w:val="26"/>
                <w:lang w:eastAsia="ja-JP"/>
              </w:rPr>
            </w:pPr>
            <w:r w:rsidRPr="007508E8">
              <w:rPr>
                <w:rFonts w:eastAsia="Times New Roman" w:cs="Times New Roman"/>
                <w:szCs w:val="26"/>
                <w:lang w:eastAsia="ja-JP"/>
              </w:rPr>
              <w:t>Trần Hoàng Luân      Nguyễn Hoàng Hiệp</w:t>
            </w:r>
          </w:p>
          <w:p w14:paraId="350CB5FF" w14:textId="77777777" w:rsidR="00812324" w:rsidRPr="007508E8" w:rsidRDefault="00812324" w:rsidP="00316915">
            <w:pPr>
              <w:tabs>
                <w:tab w:val="center" w:pos="1439"/>
              </w:tabs>
              <w:rPr>
                <w:rFonts w:eastAsia="Times New Roman" w:cs="Times New Roman"/>
                <w:b/>
                <w:szCs w:val="26"/>
                <w:lang w:eastAsia="ja-JP"/>
              </w:rPr>
            </w:pPr>
          </w:p>
        </w:tc>
      </w:tr>
    </w:tbl>
    <w:p w14:paraId="2349998B" w14:textId="17C608A8" w:rsidR="00812324" w:rsidRPr="007508E8" w:rsidRDefault="00812324" w:rsidP="00316915">
      <w:pPr>
        <w:rPr>
          <w:rFonts w:cs="Times New Roman"/>
        </w:rPr>
      </w:pPr>
    </w:p>
    <w:p w14:paraId="2346CA28" w14:textId="77777777" w:rsidR="00812324" w:rsidRPr="007508E8" w:rsidRDefault="00812324" w:rsidP="00316915">
      <w:pPr>
        <w:rPr>
          <w:rFonts w:cs="Times New Roman"/>
        </w:rPr>
      </w:pPr>
      <w:r w:rsidRPr="007508E8">
        <w:rPr>
          <w:rFonts w:cs="Times New Roman"/>
        </w:rPr>
        <w:br w:type="page"/>
      </w:r>
    </w:p>
    <w:p w14:paraId="4DE9A75A" w14:textId="14B5A97F" w:rsidR="00C05CDD" w:rsidRPr="007508E8" w:rsidRDefault="00812324" w:rsidP="00316915">
      <w:pPr>
        <w:jc w:val="center"/>
        <w:rPr>
          <w:rFonts w:cs="Times New Roman"/>
          <w:b/>
          <w:bCs/>
        </w:rPr>
      </w:pPr>
      <w:r w:rsidRPr="007508E8">
        <w:rPr>
          <w:rFonts w:cs="Times New Roman"/>
          <w:b/>
          <w:bCs/>
        </w:rPr>
        <w:lastRenderedPageBreak/>
        <w:t>MỤC LỤC</w:t>
      </w:r>
    </w:p>
    <w:sdt>
      <w:sdtPr>
        <w:rPr>
          <w:rFonts w:ascii="Times New Roman" w:eastAsia="PMingLiU" w:hAnsi="Times New Roman" w:cstheme="minorBidi"/>
          <w:color w:val="auto"/>
          <w:sz w:val="26"/>
          <w:szCs w:val="22"/>
        </w:rPr>
        <w:id w:val="1266575058"/>
        <w:docPartObj>
          <w:docPartGallery w:val="Table of Contents"/>
          <w:docPartUnique/>
        </w:docPartObj>
      </w:sdtPr>
      <w:sdtEndPr>
        <w:rPr>
          <w:b/>
          <w:bCs/>
          <w:noProof/>
        </w:rPr>
      </w:sdtEndPr>
      <w:sdtContent>
        <w:p w14:paraId="561F36CB" w14:textId="6DD7270F" w:rsidR="00F15812" w:rsidRDefault="00F15812" w:rsidP="00316915">
          <w:pPr>
            <w:pStyle w:val="TOCHeading"/>
            <w:spacing w:line="360" w:lineRule="auto"/>
          </w:pPr>
        </w:p>
        <w:p w14:paraId="53D7E5C1" w14:textId="428BFD5D" w:rsidR="006A0628" w:rsidRDefault="00566A9E">
          <w:pPr>
            <w:pStyle w:val="TOC1"/>
            <w:tabs>
              <w:tab w:val="right" w:leader="dot" w:pos="8778"/>
            </w:tabs>
            <w:rPr>
              <w:rFonts w:asciiTheme="minorHAnsi" w:eastAsiaTheme="minorEastAsia" w:hAnsiTheme="minorHAnsi"/>
              <w:b w:val="0"/>
              <w:noProof/>
              <w:sz w:val="22"/>
              <w:lang w:eastAsia="ja-JP"/>
            </w:rPr>
          </w:pPr>
          <w:r>
            <w:fldChar w:fldCharType="begin"/>
          </w:r>
          <w:r>
            <w:instrText xml:space="preserve"> TOC \o "1-5" \h \z \u </w:instrText>
          </w:r>
          <w:r>
            <w:fldChar w:fldCharType="separate"/>
          </w:r>
          <w:hyperlink w:anchor="_Toc29793981" w:history="1">
            <w:r w:rsidR="006A0628" w:rsidRPr="006D4306">
              <w:rPr>
                <w:rStyle w:val="Hyperlink"/>
                <w:rFonts w:cs="Times New Roman"/>
                <w:noProof/>
              </w:rPr>
              <w:t>TÓM TẮT KHÓA LUẬN</w:t>
            </w:r>
            <w:r w:rsidR="006A0628">
              <w:rPr>
                <w:noProof/>
                <w:webHidden/>
              </w:rPr>
              <w:tab/>
            </w:r>
            <w:r w:rsidR="006A0628">
              <w:rPr>
                <w:noProof/>
                <w:webHidden/>
              </w:rPr>
              <w:fldChar w:fldCharType="begin"/>
            </w:r>
            <w:r w:rsidR="006A0628">
              <w:rPr>
                <w:noProof/>
                <w:webHidden/>
              </w:rPr>
              <w:instrText xml:space="preserve"> PAGEREF _Toc29793981 \h </w:instrText>
            </w:r>
            <w:r w:rsidR="006A0628">
              <w:rPr>
                <w:noProof/>
                <w:webHidden/>
              </w:rPr>
            </w:r>
            <w:r w:rsidR="006A0628">
              <w:rPr>
                <w:noProof/>
                <w:webHidden/>
              </w:rPr>
              <w:fldChar w:fldCharType="separate"/>
            </w:r>
            <w:r w:rsidR="003A68B0">
              <w:rPr>
                <w:noProof/>
                <w:webHidden/>
              </w:rPr>
              <w:t>1</w:t>
            </w:r>
            <w:r w:rsidR="006A0628">
              <w:rPr>
                <w:noProof/>
                <w:webHidden/>
              </w:rPr>
              <w:fldChar w:fldCharType="end"/>
            </w:r>
          </w:hyperlink>
        </w:p>
        <w:p w14:paraId="1C961021" w14:textId="05866AF8" w:rsidR="006A0628" w:rsidRDefault="006A0628">
          <w:pPr>
            <w:pStyle w:val="TOC1"/>
            <w:tabs>
              <w:tab w:val="right" w:leader="dot" w:pos="8778"/>
            </w:tabs>
            <w:rPr>
              <w:rFonts w:asciiTheme="minorHAnsi" w:eastAsiaTheme="minorEastAsia" w:hAnsiTheme="minorHAnsi"/>
              <w:b w:val="0"/>
              <w:noProof/>
              <w:sz w:val="22"/>
              <w:lang w:eastAsia="ja-JP"/>
            </w:rPr>
          </w:pPr>
          <w:hyperlink w:anchor="_Toc29793982" w:history="1">
            <w:r w:rsidRPr="006D4306">
              <w:rPr>
                <w:rStyle w:val="Hyperlink"/>
                <w:rFonts w:cs="Times New Roman"/>
                <w:noProof/>
              </w:rPr>
              <w:t>CHƯƠNG 1: GIỚI THIỆU</w:t>
            </w:r>
            <w:r>
              <w:rPr>
                <w:noProof/>
                <w:webHidden/>
              </w:rPr>
              <w:tab/>
            </w:r>
            <w:r>
              <w:rPr>
                <w:noProof/>
                <w:webHidden/>
              </w:rPr>
              <w:fldChar w:fldCharType="begin"/>
            </w:r>
            <w:r>
              <w:rPr>
                <w:noProof/>
                <w:webHidden/>
              </w:rPr>
              <w:instrText xml:space="preserve"> PAGEREF _Toc29793982 \h </w:instrText>
            </w:r>
            <w:r>
              <w:rPr>
                <w:noProof/>
                <w:webHidden/>
              </w:rPr>
            </w:r>
            <w:r>
              <w:rPr>
                <w:noProof/>
                <w:webHidden/>
              </w:rPr>
              <w:fldChar w:fldCharType="separate"/>
            </w:r>
            <w:r w:rsidR="003A68B0">
              <w:rPr>
                <w:noProof/>
                <w:webHidden/>
              </w:rPr>
              <w:t>2</w:t>
            </w:r>
            <w:r>
              <w:rPr>
                <w:noProof/>
                <w:webHidden/>
              </w:rPr>
              <w:fldChar w:fldCharType="end"/>
            </w:r>
          </w:hyperlink>
        </w:p>
        <w:p w14:paraId="43F594DC" w14:textId="0AE7C094" w:rsidR="006A0628" w:rsidRDefault="006A0628">
          <w:pPr>
            <w:pStyle w:val="TOC2"/>
            <w:tabs>
              <w:tab w:val="right" w:leader="dot" w:pos="8778"/>
            </w:tabs>
            <w:rPr>
              <w:rFonts w:asciiTheme="minorHAnsi" w:eastAsiaTheme="minorEastAsia" w:hAnsiTheme="minorHAnsi"/>
              <w:noProof/>
              <w:sz w:val="22"/>
              <w:lang w:eastAsia="ja-JP"/>
            </w:rPr>
          </w:pPr>
          <w:hyperlink w:anchor="_Toc29793983" w:history="1">
            <w:r w:rsidRPr="006D4306">
              <w:rPr>
                <w:rStyle w:val="Hyperlink"/>
                <w:noProof/>
              </w:rPr>
              <w:t>1.1. Đặt vấn đề</w:t>
            </w:r>
            <w:r>
              <w:rPr>
                <w:noProof/>
                <w:webHidden/>
              </w:rPr>
              <w:tab/>
            </w:r>
            <w:r>
              <w:rPr>
                <w:noProof/>
                <w:webHidden/>
              </w:rPr>
              <w:fldChar w:fldCharType="begin"/>
            </w:r>
            <w:r>
              <w:rPr>
                <w:noProof/>
                <w:webHidden/>
              </w:rPr>
              <w:instrText xml:space="preserve"> PAGEREF _Toc29793983 \h </w:instrText>
            </w:r>
            <w:r>
              <w:rPr>
                <w:noProof/>
                <w:webHidden/>
              </w:rPr>
            </w:r>
            <w:r>
              <w:rPr>
                <w:noProof/>
                <w:webHidden/>
              </w:rPr>
              <w:fldChar w:fldCharType="separate"/>
            </w:r>
            <w:r w:rsidR="003A68B0">
              <w:rPr>
                <w:noProof/>
                <w:webHidden/>
              </w:rPr>
              <w:t>2</w:t>
            </w:r>
            <w:r>
              <w:rPr>
                <w:noProof/>
                <w:webHidden/>
              </w:rPr>
              <w:fldChar w:fldCharType="end"/>
            </w:r>
          </w:hyperlink>
        </w:p>
        <w:p w14:paraId="3F5C91B7" w14:textId="0CEED86C" w:rsidR="006A0628" w:rsidRDefault="006A0628">
          <w:pPr>
            <w:pStyle w:val="TOC2"/>
            <w:tabs>
              <w:tab w:val="right" w:leader="dot" w:pos="8778"/>
            </w:tabs>
            <w:rPr>
              <w:rFonts w:asciiTheme="minorHAnsi" w:eastAsiaTheme="minorEastAsia" w:hAnsiTheme="minorHAnsi"/>
              <w:noProof/>
              <w:sz w:val="22"/>
              <w:lang w:eastAsia="ja-JP"/>
            </w:rPr>
          </w:pPr>
          <w:hyperlink w:anchor="_Toc29793984" w:history="1">
            <w:r w:rsidRPr="006D4306">
              <w:rPr>
                <w:rStyle w:val="Hyperlink"/>
                <w:noProof/>
              </w:rPr>
              <w:t>1.2. Mục tiêu luận văn</w:t>
            </w:r>
            <w:r>
              <w:rPr>
                <w:noProof/>
                <w:webHidden/>
              </w:rPr>
              <w:tab/>
            </w:r>
            <w:r>
              <w:rPr>
                <w:noProof/>
                <w:webHidden/>
              </w:rPr>
              <w:fldChar w:fldCharType="begin"/>
            </w:r>
            <w:r>
              <w:rPr>
                <w:noProof/>
                <w:webHidden/>
              </w:rPr>
              <w:instrText xml:space="preserve"> PAGEREF _Toc29793984 \h </w:instrText>
            </w:r>
            <w:r>
              <w:rPr>
                <w:noProof/>
                <w:webHidden/>
              </w:rPr>
            </w:r>
            <w:r>
              <w:rPr>
                <w:noProof/>
                <w:webHidden/>
              </w:rPr>
              <w:fldChar w:fldCharType="separate"/>
            </w:r>
            <w:r w:rsidR="003A68B0">
              <w:rPr>
                <w:noProof/>
                <w:webHidden/>
              </w:rPr>
              <w:t>4</w:t>
            </w:r>
            <w:r>
              <w:rPr>
                <w:noProof/>
                <w:webHidden/>
              </w:rPr>
              <w:fldChar w:fldCharType="end"/>
            </w:r>
          </w:hyperlink>
        </w:p>
        <w:p w14:paraId="5D4EF27E" w14:textId="652BB307" w:rsidR="006A0628" w:rsidRDefault="006A0628">
          <w:pPr>
            <w:pStyle w:val="TOC2"/>
            <w:tabs>
              <w:tab w:val="right" w:leader="dot" w:pos="8778"/>
            </w:tabs>
            <w:rPr>
              <w:rFonts w:asciiTheme="minorHAnsi" w:eastAsiaTheme="minorEastAsia" w:hAnsiTheme="minorHAnsi"/>
              <w:noProof/>
              <w:sz w:val="22"/>
              <w:lang w:eastAsia="ja-JP"/>
            </w:rPr>
          </w:pPr>
          <w:hyperlink w:anchor="_Toc29793985" w:history="1">
            <w:r w:rsidRPr="006D4306">
              <w:rPr>
                <w:rStyle w:val="Hyperlink"/>
                <w:noProof/>
              </w:rPr>
              <w:t>1.3. Đối tượng, phạm vi</w:t>
            </w:r>
            <w:r>
              <w:rPr>
                <w:noProof/>
                <w:webHidden/>
              </w:rPr>
              <w:tab/>
            </w:r>
            <w:r>
              <w:rPr>
                <w:noProof/>
                <w:webHidden/>
              </w:rPr>
              <w:fldChar w:fldCharType="begin"/>
            </w:r>
            <w:r>
              <w:rPr>
                <w:noProof/>
                <w:webHidden/>
              </w:rPr>
              <w:instrText xml:space="preserve"> PAGEREF _Toc29793985 \h </w:instrText>
            </w:r>
            <w:r>
              <w:rPr>
                <w:noProof/>
                <w:webHidden/>
              </w:rPr>
            </w:r>
            <w:r>
              <w:rPr>
                <w:noProof/>
                <w:webHidden/>
              </w:rPr>
              <w:fldChar w:fldCharType="separate"/>
            </w:r>
            <w:r w:rsidR="003A68B0">
              <w:rPr>
                <w:noProof/>
                <w:webHidden/>
              </w:rPr>
              <w:t>5</w:t>
            </w:r>
            <w:r>
              <w:rPr>
                <w:noProof/>
                <w:webHidden/>
              </w:rPr>
              <w:fldChar w:fldCharType="end"/>
            </w:r>
          </w:hyperlink>
        </w:p>
        <w:p w14:paraId="38B9C3E2" w14:textId="3F3B54D8" w:rsidR="006A0628" w:rsidRDefault="006A0628">
          <w:pPr>
            <w:pStyle w:val="TOC3"/>
            <w:tabs>
              <w:tab w:val="right" w:leader="dot" w:pos="8778"/>
            </w:tabs>
            <w:rPr>
              <w:rFonts w:asciiTheme="minorHAnsi" w:eastAsiaTheme="minorEastAsia" w:hAnsiTheme="minorHAnsi"/>
              <w:noProof/>
              <w:sz w:val="22"/>
              <w:lang w:eastAsia="ja-JP"/>
            </w:rPr>
          </w:pPr>
          <w:hyperlink w:anchor="_Toc29793986" w:history="1">
            <w:r w:rsidRPr="006D4306">
              <w:rPr>
                <w:rStyle w:val="Hyperlink"/>
                <w:noProof/>
              </w:rPr>
              <w:t>1.3.1. Đối tượng</w:t>
            </w:r>
            <w:r>
              <w:rPr>
                <w:noProof/>
                <w:webHidden/>
              </w:rPr>
              <w:tab/>
            </w:r>
            <w:r>
              <w:rPr>
                <w:noProof/>
                <w:webHidden/>
              </w:rPr>
              <w:fldChar w:fldCharType="begin"/>
            </w:r>
            <w:r>
              <w:rPr>
                <w:noProof/>
                <w:webHidden/>
              </w:rPr>
              <w:instrText xml:space="preserve"> PAGEREF _Toc29793986 \h </w:instrText>
            </w:r>
            <w:r>
              <w:rPr>
                <w:noProof/>
                <w:webHidden/>
              </w:rPr>
            </w:r>
            <w:r>
              <w:rPr>
                <w:noProof/>
                <w:webHidden/>
              </w:rPr>
              <w:fldChar w:fldCharType="separate"/>
            </w:r>
            <w:r w:rsidR="003A68B0">
              <w:rPr>
                <w:noProof/>
                <w:webHidden/>
              </w:rPr>
              <w:t>5</w:t>
            </w:r>
            <w:r>
              <w:rPr>
                <w:noProof/>
                <w:webHidden/>
              </w:rPr>
              <w:fldChar w:fldCharType="end"/>
            </w:r>
          </w:hyperlink>
        </w:p>
        <w:p w14:paraId="499C9576" w14:textId="4C6C9708" w:rsidR="006A0628" w:rsidRDefault="006A0628">
          <w:pPr>
            <w:pStyle w:val="TOC3"/>
            <w:tabs>
              <w:tab w:val="right" w:leader="dot" w:pos="8778"/>
            </w:tabs>
            <w:rPr>
              <w:rFonts w:asciiTheme="minorHAnsi" w:eastAsiaTheme="minorEastAsia" w:hAnsiTheme="minorHAnsi"/>
              <w:noProof/>
              <w:sz w:val="22"/>
              <w:lang w:eastAsia="ja-JP"/>
            </w:rPr>
          </w:pPr>
          <w:hyperlink w:anchor="_Toc29793987" w:history="1">
            <w:r w:rsidRPr="006D4306">
              <w:rPr>
                <w:rStyle w:val="Hyperlink"/>
                <w:noProof/>
              </w:rPr>
              <w:t>1.3.2. Phạm vi</w:t>
            </w:r>
            <w:r>
              <w:rPr>
                <w:noProof/>
                <w:webHidden/>
              </w:rPr>
              <w:tab/>
            </w:r>
            <w:r>
              <w:rPr>
                <w:noProof/>
                <w:webHidden/>
              </w:rPr>
              <w:fldChar w:fldCharType="begin"/>
            </w:r>
            <w:r>
              <w:rPr>
                <w:noProof/>
                <w:webHidden/>
              </w:rPr>
              <w:instrText xml:space="preserve"> PAGEREF _Toc29793987 \h </w:instrText>
            </w:r>
            <w:r>
              <w:rPr>
                <w:noProof/>
                <w:webHidden/>
              </w:rPr>
            </w:r>
            <w:r>
              <w:rPr>
                <w:noProof/>
                <w:webHidden/>
              </w:rPr>
              <w:fldChar w:fldCharType="separate"/>
            </w:r>
            <w:r w:rsidR="003A68B0">
              <w:rPr>
                <w:noProof/>
                <w:webHidden/>
              </w:rPr>
              <w:t>5</w:t>
            </w:r>
            <w:r>
              <w:rPr>
                <w:noProof/>
                <w:webHidden/>
              </w:rPr>
              <w:fldChar w:fldCharType="end"/>
            </w:r>
          </w:hyperlink>
        </w:p>
        <w:p w14:paraId="171E99F9" w14:textId="5981AACD" w:rsidR="006A0628" w:rsidRDefault="006A0628">
          <w:pPr>
            <w:pStyle w:val="TOC2"/>
            <w:tabs>
              <w:tab w:val="right" w:leader="dot" w:pos="8778"/>
            </w:tabs>
            <w:rPr>
              <w:rFonts w:asciiTheme="minorHAnsi" w:eastAsiaTheme="minorEastAsia" w:hAnsiTheme="minorHAnsi"/>
              <w:noProof/>
              <w:sz w:val="22"/>
              <w:lang w:eastAsia="ja-JP"/>
            </w:rPr>
          </w:pPr>
          <w:hyperlink w:anchor="_Toc29793988" w:history="1">
            <w:r w:rsidRPr="006D4306">
              <w:rPr>
                <w:rStyle w:val="Hyperlink"/>
                <w:noProof/>
              </w:rPr>
              <w:t>1.4. Công cụ sử dụng</w:t>
            </w:r>
            <w:r>
              <w:rPr>
                <w:noProof/>
                <w:webHidden/>
              </w:rPr>
              <w:tab/>
            </w:r>
            <w:r>
              <w:rPr>
                <w:noProof/>
                <w:webHidden/>
              </w:rPr>
              <w:fldChar w:fldCharType="begin"/>
            </w:r>
            <w:r>
              <w:rPr>
                <w:noProof/>
                <w:webHidden/>
              </w:rPr>
              <w:instrText xml:space="preserve"> PAGEREF _Toc29793988 \h </w:instrText>
            </w:r>
            <w:r>
              <w:rPr>
                <w:noProof/>
                <w:webHidden/>
              </w:rPr>
            </w:r>
            <w:r>
              <w:rPr>
                <w:noProof/>
                <w:webHidden/>
              </w:rPr>
              <w:fldChar w:fldCharType="separate"/>
            </w:r>
            <w:r w:rsidR="003A68B0">
              <w:rPr>
                <w:noProof/>
                <w:webHidden/>
              </w:rPr>
              <w:t>5</w:t>
            </w:r>
            <w:r>
              <w:rPr>
                <w:noProof/>
                <w:webHidden/>
              </w:rPr>
              <w:fldChar w:fldCharType="end"/>
            </w:r>
          </w:hyperlink>
        </w:p>
        <w:p w14:paraId="0C05B196" w14:textId="4A424337" w:rsidR="006A0628" w:rsidRDefault="006A0628">
          <w:pPr>
            <w:pStyle w:val="TOC2"/>
            <w:tabs>
              <w:tab w:val="right" w:leader="dot" w:pos="8778"/>
            </w:tabs>
            <w:rPr>
              <w:rFonts w:asciiTheme="minorHAnsi" w:eastAsiaTheme="minorEastAsia" w:hAnsiTheme="minorHAnsi"/>
              <w:noProof/>
              <w:sz w:val="22"/>
              <w:lang w:eastAsia="ja-JP"/>
            </w:rPr>
          </w:pPr>
          <w:hyperlink w:anchor="_Toc29793989" w:history="1">
            <w:r w:rsidRPr="006D4306">
              <w:rPr>
                <w:rStyle w:val="Hyperlink"/>
                <w:noProof/>
              </w:rPr>
              <w:t>1.5. Bố cục báo cáo</w:t>
            </w:r>
            <w:r>
              <w:rPr>
                <w:noProof/>
                <w:webHidden/>
              </w:rPr>
              <w:tab/>
            </w:r>
            <w:r>
              <w:rPr>
                <w:noProof/>
                <w:webHidden/>
              </w:rPr>
              <w:fldChar w:fldCharType="begin"/>
            </w:r>
            <w:r>
              <w:rPr>
                <w:noProof/>
                <w:webHidden/>
              </w:rPr>
              <w:instrText xml:space="preserve"> PAGEREF _Toc29793989 \h </w:instrText>
            </w:r>
            <w:r>
              <w:rPr>
                <w:noProof/>
                <w:webHidden/>
              </w:rPr>
            </w:r>
            <w:r>
              <w:rPr>
                <w:noProof/>
                <w:webHidden/>
              </w:rPr>
              <w:fldChar w:fldCharType="separate"/>
            </w:r>
            <w:r w:rsidR="003A68B0">
              <w:rPr>
                <w:noProof/>
                <w:webHidden/>
              </w:rPr>
              <w:t>5</w:t>
            </w:r>
            <w:r>
              <w:rPr>
                <w:noProof/>
                <w:webHidden/>
              </w:rPr>
              <w:fldChar w:fldCharType="end"/>
            </w:r>
          </w:hyperlink>
        </w:p>
        <w:p w14:paraId="517A8FF2" w14:textId="4A4CF97F" w:rsidR="006A0628" w:rsidRDefault="006A0628">
          <w:pPr>
            <w:pStyle w:val="TOC1"/>
            <w:tabs>
              <w:tab w:val="right" w:leader="dot" w:pos="8778"/>
            </w:tabs>
            <w:rPr>
              <w:rFonts w:asciiTheme="minorHAnsi" w:eastAsiaTheme="minorEastAsia" w:hAnsiTheme="minorHAnsi"/>
              <w:b w:val="0"/>
              <w:noProof/>
              <w:sz w:val="22"/>
              <w:lang w:eastAsia="ja-JP"/>
            </w:rPr>
          </w:pPr>
          <w:hyperlink w:anchor="_Toc29793990" w:history="1">
            <w:r w:rsidRPr="006D4306">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_Toc29793990 \h </w:instrText>
            </w:r>
            <w:r>
              <w:rPr>
                <w:noProof/>
                <w:webHidden/>
              </w:rPr>
            </w:r>
            <w:r>
              <w:rPr>
                <w:noProof/>
                <w:webHidden/>
              </w:rPr>
              <w:fldChar w:fldCharType="separate"/>
            </w:r>
            <w:r w:rsidR="003A68B0">
              <w:rPr>
                <w:noProof/>
                <w:webHidden/>
              </w:rPr>
              <w:t>7</w:t>
            </w:r>
            <w:r>
              <w:rPr>
                <w:noProof/>
                <w:webHidden/>
              </w:rPr>
              <w:fldChar w:fldCharType="end"/>
            </w:r>
          </w:hyperlink>
        </w:p>
        <w:p w14:paraId="65F1298D" w14:textId="203E1FD8" w:rsidR="006A0628" w:rsidRDefault="006A0628">
          <w:pPr>
            <w:pStyle w:val="TOC2"/>
            <w:tabs>
              <w:tab w:val="right" w:leader="dot" w:pos="8778"/>
            </w:tabs>
            <w:rPr>
              <w:rFonts w:asciiTheme="minorHAnsi" w:eastAsiaTheme="minorEastAsia" w:hAnsiTheme="minorHAnsi"/>
              <w:noProof/>
              <w:sz w:val="22"/>
              <w:lang w:eastAsia="ja-JP"/>
            </w:rPr>
          </w:pPr>
          <w:hyperlink w:anchor="_Toc29793991" w:history="1">
            <w:r w:rsidRPr="006D4306">
              <w:rPr>
                <w:rStyle w:val="Hyperlink"/>
                <w:noProof/>
              </w:rPr>
              <w:t>2.1. Quy trình phát hiện bất thường trong giao dịch tài chính</w:t>
            </w:r>
            <w:r>
              <w:rPr>
                <w:noProof/>
                <w:webHidden/>
              </w:rPr>
              <w:tab/>
            </w:r>
            <w:r>
              <w:rPr>
                <w:noProof/>
                <w:webHidden/>
              </w:rPr>
              <w:fldChar w:fldCharType="begin"/>
            </w:r>
            <w:r>
              <w:rPr>
                <w:noProof/>
                <w:webHidden/>
              </w:rPr>
              <w:instrText xml:space="preserve"> PAGEREF _Toc29793991 \h </w:instrText>
            </w:r>
            <w:r>
              <w:rPr>
                <w:noProof/>
                <w:webHidden/>
              </w:rPr>
            </w:r>
            <w:r>
              <w:rPr>
                <w:noProof/>
                <w:webHidden/>
              </w:rPr>
              <w:fldChar w:fldCharType="separate"/>
            </w:r>
            <w:r w:rsidR="003A68B0">
              <w:rPr>
                <w:noProof/>
                <w:webHidden/>
              </w:rPr>
              <w:t>7</w:t>
            </w:r>
            <w:r>
              <w:rPr>
                <w:noProof/>
                <w:webHidden/>
              </w:rPr>
              <w:fldChar w:fldCharType="end"/>
            </w:r>
          </w:hyperlink>
        </w:p>
        <w:p w14:paraId="6FD402FA" w14:textId="79FED6BD" w:rsidR="006A0628" w:rsidRDefault="006A0628">
          <w:pPr>
            <w:pStyle w:val="TOC2"/>
            <w:tabs>
              <w:tab w:val="right" w:leader="dot" w:pos="8778"/>
            </w:tabs>
            <w:rPr>
              <w:rFonts w:asciiTheme="minorHAnsi" w:eastAsiaTheme="minorEastAsia" w:hAnsiTheme="minorHAnsi"/>
              <w:noProof/>
              <w:sz w:val="22"/>
              <w:lang w:eastAsia="ja-JP"/>
            </w:rPr>
          </w:pPr>
          <w:hyperlink w:anchor="_Toc29793992" w:history="1">
            <w:r w:rsidRPr="006D4306">
              <w:rPr>
                <w:rStyle w:val="Hyperlink"/>
                <w:noProof/>
              </w:rPr>
              <w:t>2.2. Học máy (Machine learning)</w:t>
            </w:r>
            <w:r>
              <w:rPr>
                <w:noProof/>
                <w:webHidden/>
              </w:rPr>
              <w:tab/>
            </w:r>
            <w:r>
              <w:rPr>
                <w:noProof/>
                <w:webHidden/>
              </w:rPr>
              <w:fldChar w:fldCharType="begin"/>
            </w:r>
            <w:r>
              <w:rPr>
                <w:noProof/>
                <w:webHidden/>
              </w:rPr>
              <w:instrText xml:space="preserve"> PAGEREF _Toc29793992 \h </w:instrText>
            </w:r>
            <w:r>
              <w:rPr>
                <w:noProof/>
                <w:webHidden/>
              </w:rPr>
            </w:r>
            <w:r>
              <w:rPr>
                <w:noProof/>
                <w:webHidden/>
              </w:rPr>
              <w:fldChar w:fldCharType="separate"/>
            </w:r>
            <w:r w:rsidR="003A68B0">
              <w:rPr>
                <w:noProof/>
                <w:webHidden/>
              </w:rPr>
              <w:t>8</w:t>
            </w:r>
            <w:r>
              <w:rPr>
                <w:noProof/>
                <w:webHidden/>
              </w:rPr>
              <w:fldChar w:fldCharType="end"/>
            </w:r>
          </w:hyperlink>
        </w:p>
        <w:p w14:paraId="33831B38" w14:textId="3048D8DD" w:rsidR="006A0628" w:rsidRDefault="006A0628">
          <w:pPr>
            <w:pStyle w:val="TOC3"/>
            <w:tabs>
              <w:tab w:val="right" w:leader="dot" w:pos="8778"/>
            </w:tabs>
            <w:rPr>
              <w:rFonts w:asciiTheme="minorHAnsi" w:eastAsiaTheme="minorEastAsia" w:hAnsiTheme="minorHAnsi"/>
              <w:noProof/>
              <w:sz w:val="22"/>
              <w:lang w:eastAsia="ja-JP"/>
            </w:rPr>
          </w:pPr>
          <w:hyperlink w:anchor="_Toc29793993" w:history="1">
            <w:r w:rsidRPr="006D4306">
              <w:rPr>
                <w:rStyle w:val="Hyperlink"/>
                <w:noProof/>
              </w:rPr>
              <w:t>2.2.1. Giới thiệu</w:t>
            </w:r>
            <w:r>
              <w:rPr>
                <w:noProof/>
                <w:webHidden/>
              </w:rPr>
              <w:tab/>
            </w:r>
            <w:r>
              <w:rPr>
                <w:noProof/>
                <w:webHidden/>
              </w:rPr>
              <w:fldChar w:fldCharType="begin"/>
            </w:r>
            <w:r>
              <w:rPr>
                <w:noProof/>
                <w:webHidden/>
              </w:rPr>
              <w:instrText xml:space="preserve"> PAGEREF _Toc29793993 \h </w:instrText>
            </w:r>
            <w:r>
              <w:rPr>
                <w:noProof/>
                <w:webHidden/>
              </w:rPr>
            </w:r>
            <w:r>
              <w:rPr>
                <w:noProof/>
                <w:webHidden/>
              </w:rPr>
              <w:fldChar w:fldCharType="separate"/>
            </w:r>
            <w:r w:rsidR="003A68B0">
              <w:rPr>
                <w:noProof/>
                <w:webHidden/>
              </w:rPr>
              <w:t>8</w:t>
            </w:r>
            <w:r>
              <w:rPr>
                <w:noProof/>
                <w:webHidden/>
              </w:rPr>
              <w:fldChar w:fldCharType="end"/>
            </w:r>
          </w:hyperlink>
        </w:p>
        <w:p w14:paraId="47B80A7C" w14:textId="25107AE1" w:rsidR="006A0628" w:rsidRDefault="006A0628">
          <w:pPr>
            <w:pStyle w:val="TOC3"/>
            <w:tabs>
              <w:tab w:val="right" w:leader="dot" w:pos="8778"/>
            </w:tabs>
            <w:rPr>
              <w:rFonts w:asciiTheme="minorHAnsi" w:eastAsiaTheme="minorEastAsia" w:hAnsiTheme="minorHAnsi"/>
              <w:noProof/>
              <w:sz w:val="22"/>
              <w:lang w:eastAsia="ja-JP"/>
            </w:rPr>
          </w:pPr>
          <w:hyperlink w:anchor="_Toc29793994" w:history="1">
            <w:r w:rsidRPr="006D4306">
              <w:rPr>
                <w:rStyle w:val="Hyperlink"/>
                <w:noProof/>
              </w:rPr>
              <w:t>2.2.2. Máy học</w:t>
            </w:r>
            <w:r>
              <w:rPr>
                <w:noProof/>
                <w:webHidden/>
              </w:rPr>
              <w:tab/>
            </w:r>
            <w:r>
              <w:rPr>
                <w:noProof/>
                <w:webHidden/>
              </w:rPr>
              <w:fldChar w:fldCharType="begin"/>
            </w:r>
            <w:r>
              <w:rPr>
                <w:noProof/>
                <w:webHidden/>
              </w:rPr>
              <w:instrText xml:space="preserve"> PAGEREF _Toc29793994 \h </w:instrText>
            </w:r>
            <w:r>
              <w:rPr>
                <w:noProof/>
                <w:webHidden/>
              </w:rPr>
            </w:r>
            <w:r>
              <w:rPr>
                <w:noProof/>
                <w:webHidden/>
              </w:rPr>
              <w:fldChar w:fldCharType="separate"/>
            </w:r>
            <w:r w:rsidR="003A68B0">
              <w:rPr>
                <w:noProof/>
                <w:webHidden/>
              </w:rPr>
              <w:t>8</w:t>
            </w:r>
            <w:r>
              <w:rPr>
                <w:noProof/>
                <w:webHidden/>
              </w:rPr>
              <w:fldChar w:fldCharType="end"/>
            </w:r>
          </w:hyperlink>
        </w:p>
        <w:p w14:paraId="7A771A66" w14:textId="2A6266CF" w:rsidR="006A0628" w:rsidRDefault="006A0628">
          <w:pPr>
            <w:pStyle w:val="TOC3"/>
            <w:tabs>
              <w:tab w:val="right" w:leader="dot" w:pos="8778"/>
            </w:tabs>
            <w:rPr>
              <w:rFonts w:asciiTheme="minorHAnsi" w:eastAsiaTheme="minorEastAsia" w:hAnsiTheme="minorHAnsi"/>
              <w:noProof/>
              <w:sz w:val="22"/>
              <w:lang w:eastAsia="ja-JP"/>
            </w:rPr>
          </w:pPr>
          <w:hyperlink w:anchor="_Toc29793995" w:history="1">
            <w:r w:rsidRPr="006D4306">
              <w:rPr>
                <w:rStyle w:val="Hyperlink"/>
                <w:noProof/>
              </w:rPr>
              <w:t>2.2.3. Ứng dụng của machine learning</w:t>
            </w:r>
            <w:r>
              <w:rPr>
                <w:noProof/>
                <w:webHidden/>
              </w:rPr>
              <w:tab/>
            </w:r>
            <w:r>
              <w:rPr>
                <w:noProof/>
                <w:webHidden/>
              </w:rPr>
              <w:fldChar w:fldCharType="begin"/>
            </w:r>
            <w:r>
              <w:rPr>
                <w:noProof/>
                <w:webHidden/>
              </w:rPr>
              <w:instrText xml:space="preserve"> PAGEREF _Toc29793995 \h </w:instrText>
            </w:r>
            <w:r>
              <w:rPr>
                <w:noProof/>
                <w:webHidden/>
              </w:rPr>
            </w:r>
            <w:r>
              <w:rPr>
                <w:noProof/>
                <w:webHidden/>
              </w:rPr>
              <w:fldChar w:fldCharType="separate"/>
            </w:r>
            <w:r w:rsidR="003A68B0">
              <w:rPr>
                <w:noProof/>
                <w:webHidden/>
              </w:rPr>
              <w:t>9</w:t>
            </w:r>
            <w:r>
              <w:rPr>
                <w:noProof/>
                <w:webHidden/>
              </w:rPr>
              <w:fldChar w:fldCharType="end"/>
            </w:r>
          </w:hyperlink>
        </w:p>
        <w:p w14:paraId="463CB5B6" w14:textId="7EDA21A7" w:rsidR="006A0628" w:rsidRDefault="006A0628">
          <w:pPr>
            <w:pStyle w:val="TOC3"/>
            <w:tabs>
              <w:tab w:val="right" w:leader="dot" w:pos="8778"/>
            </w:tabs>
            <w:rPr>
              <w:rFonts w:asciiTheme="minorHAnsi" w:eastAsiaTheme="minorEastAsia" w:hAnsiTheme="minorHAnsi"/>
              <w:noProof/>
              <w:sz w:val="22"/>
              <w:lang w:eastAsia="ja-JP"/>
            </w:rPr>
          </w:pPr>
          <w:hyperlink w:anchor="_Toc29793996" w:history="1">
            <w:r w:rsidRPr="006D4306">
              <w:rPr>
                <w:rStyle w:val="Hyperlink"/>
                <w:noProof/>
              </w:rPr>
              <w:t>2.2.4. Supervised Learning (Học có giám sát)</w:t>
            </w:r>
            <w:r>
              <w:rPr>
                <w:noProof/>
                <w:webHidden/>
              </w:rPr>
              <w:tab/>
            </w:r>
            <w:r>
              <w:rPr>
                <w:noProof/>
                <w:webHidden/>
              </w:rPr>
              <w:fldChar w:fldCharType="begin"/>
            </w:r>
            <w:r>
              <w:rPr>
                <w:noProof/>
                <w:webHidden/>
              </w:rPr>
              <w:instrText xml:space="preserve"> PAGEREF _Toc29793996 \h </w:instrText>
            </w:r>
            <w:r>
              <w:rPr>
                <w:noProof/>
                <w:webHidden/>
              </w:rPr>
            </w:r>
            <w:r>
              <w:rPr>
                <w:noProof/>
                <w:webHidden/>
              </w:rPr>
              <w:fldChar w:fldCharType="separate"/>
            </w:r>
            <w:r w:rsidR="003A68B0">
              <w:rPr>
                <w:noProof/>
                <w:webHidden/>
              </w:rPr>
              <w:t>10</w:t>
            </w:r>
            <w:r>
              <w:rPr>
                <w:noProof/>
                <w:webHidden/>
              </w:rPr>
              <w:fldChar w:fldCharType="end"/>
            </w:r>
          </w:hyperlink>
        </w:p>
        <w:p w14:paraId="2213EE4C" w14:textId="5F4F9616" w:rsidR="006A0628" w:rsidRDefault="006A0628">
          <w:pPr>
            <w:pStyle w:val="TOC2"/>
            <w:tabs>
              <w:tab w:val="right" w:leader="dot" w:pos="8778"/>
            </w:tabs>
            <w:rPr>
              <w:rFonts w:asciiTheme="minorHAnsi" w:eastAsiaTheme="minorEastAsia" w:hAnsiTheme="minorHAnsi"/>
              <w:noProof/>
              <w:sz w:val="22"/>
              <w:lang w:eastAsia="ja-JP"/>
            </w:rPr>
          </w:pPr>
          <w:hyperlink w:anchor="_Toc29793997" w:history="1">
            <w:r w:rsidRPr="006D4306">
              <w:rPr>
                <w:rStyle w:val="Hyperlink"/>
                <w:noProof/>
              </w:rPr>
              <w:t>2.3. Các thuật toán được sử dụng trong bài toán xác định bất thường trong giao dịch tài chính</w:t>
            </w:r>
            <w:r>
              <w:rPr>
                <w:noProof/>
                <w:webHidden/>
              </w:rPr>
              <w:tab/>
            </w:r>
            <w:r>
              <w:rPr>
                <w:noProof/>
                <w:webHidden/>
              </w:rPr>
              <w:fldChar w:fldCharType="begin"/>
            </w:r>
            <w:r>
              <w:rPr>
                <w:noProof/>
                <w:webHidden/>
              </w:rPr>
              <w:instrText xml:space="preserve"> PAGEREF _Toc29793997 \h </w:instrText>
            </w:r>
            <w:r>
              <w:rPr>
                <w:noProof/>
                <w:webHidden/>
              </w:rPr>
            </w:r>
            <w:r>
              <w:rPr>
                <w:noProof/>
                <w:webHidden/>
              </w:rPr>
              <w:fldChar w:fldCharType="separate"/>
            </w:r>
            <w:r w:rsidR="003A68B0">
              <w:rPr>
                <w:noProof/>
                <w:webHidden/>
              </w:rPr>
              <w:t>11</w:t>
            </w:r>
            <w:r>
              <w:rPr>
                <w:noProof/>
                <w:webHidden/>
              </w:rPr>
              <w:fldChar w:fldCharType="end"/>
            </w:r>
          </w:hyperlink>
        </w:p>
        <w:p w14:paraId="71A991A7" w14:textId="575B4D32" w:rsidR="006A0628" w:rsidRDefault="006A0628">
          <w:pPr>
            <w:pStyle w:val="TOC3"/>
            <w:tabs>
              <w:tab w:val="right" w:leader="dot" w:pos="8778"/>
            </w:tabs>
            <w:rPr>
              <w:rFonts w:asciiTheme="minorHAnsi" w:eastAsiaTheme="minorEastAsia" w:hAnsiTheme="minorHAnsi"/>
              <w:noProof/>
              <w:sz w:val="22"/>
              <w:lang w:eastAsia="ja-JP"/>
            </w:rPr>
          </w:pPr>
          <w:hyperlink w:anchor="_Toc29793998" w:history="1">
            <w:r w:rsidRPr="006D4306">
              <w:rPr>
                <w:rStyle w:val="Hyperlink"/>
                <w:noProof/>
              </w:rPr>
              <w:t>2.3.1. Thuật toán Rừng ngẫu nhiên (Random forest)</w:t>
            </w:r>
            <w:r>
              <w:rPr>
                <w:noProof/>
                <w:webHidden/>
              </w:rPr>
              <w:tab/>
            </w:r>
            <w:r>
              <w:rPr>
                <w:noProof/>
                <w:webHidden/>
              </w:rPr>
              <w:fldChar w:fldCharType="begin"/>
            </w:r>
            <w:r>
              <w:rPr>
                <w:noProof/>
                <w:webHidden/>
              </w:rPr>
              <w:instrText xml:space="preserve"> PAGEREF _Toc29793998 \h </w:instrText>
            </w:r>
            <w:r>
              <w:rPr>
                <w:noProof/>
                <w:webHidden/>
              </w:rPr>
            </w:r>
            <w:r>
              <w:rPr>
                <w:noProof/>
                <w:webHidden/>
              </w:rPr>
              <w:fldChar w:fldCharType="separate"/>
            </w:r>
            <w:r w:rsidR="003A68B0">
              <w:rPr>
                <w:noProof/>
                <w:webHidden/>
              </w:rPr>
              <w:t>11</w:t>
            </w:r>
            <w:r>
              <w:rPr>
                <w:noProof/>
                <w:webHidden/>
              </w:rPr>
              <w:fldChar w:fldCharType="end"/>
            </w:r>
          </w:hyperlink>
        </w:p>
        <w:p w14:paraId="1145AEC7" w14:textId="69BB7181" w:rsidR="006A0628" w:rsidRDefault="006A0628">
          <w:pPr>
            <w:pStyle w:val="TOC4"/>
            <w:tabs>
              <w:tab w:val="right" w:leader="dot" w:pos="8778"/>
            </w:tabs>
            <w:rPr>
              <w:rFonts w:asciiTheme="minorHAnsi" w:eastAsiaTheme="minorEastAsia" w:hAnsiTheme="minorHAnsi"/>
              <w:noProof/>
              <w:sz w:val="22"/>
              <w:lang w:eastAsia="ja-JP"/>
            </w:rPr>
          </w:pPr>
          <w:hyperlink w:anchor="_Toc29793999" w:history="1">
            <w:r w:rsidRPr="006D4306">
              <w:rPr>
                <w:rStyle w:val="Hyperlink"/>
                <w:rFonts w:cs="Times New Roman"/>
                <w:noProof/>
              </w:rPr>
              <w:t>2.3.1.1. Bootstraping và Bagging</w:t>
            </w:r>
            <w:r>
              <w:rPr>
                <w:noProof/>
                <w:webHidden/>
              </w:rPr>
              <w:tab/>
            </w:r>
            <w:r>
              <w:rPr>
                <w:noProof/>
                <w:webHidden/>
              </w:rPr>
              <w:fldChar w:fldCharType="begin"/>
            </w:r>
            <w:r>
              <w:rPr>
                <w:noProof/>
                <w:webHidden/>
              </w:rPr>
              <w:instrText xml:space="preserve"> PAGEREF _Toc29793999 \h </w:instrText>
            </w:r>
            <w:r>
              <w:rPr>
                <w:noProof/>
                <w:webHidden/>
              </w:rPr>
            </w:r>
            <w:r>
              <w:rPr>
                <w:noProof/>
                <w:webHidden/>
              </w:rPr>
              <w:fldChar w:fldCharType="separate"/>
            </w:r>
            <w:r w:rsidR="003A68B0">
              <w:rPr>
                <w:noProof/>
                <w:webHidden/>
              </w:rPr>
              <w:t>12</w:t>
            </w:r>
            <w:r>
              <w:rPr>
                <w:noProof/>
                <w:webHidden/>
              </w:rPr>
              <w:fldChar w:fldCharType="end"/>
            </w:r>
          </w:hyperlink>
        </w:p>
        <w:p w14:paraId="394ECC8E" w14:textId="76AEE73C" w:rsidR="006A0628" w:rsidRDefault="006A0628">
          <w:pPr>
            <w:pStyle w:val="TOC5"/>
            <w:tabs>
              <w:tab w:val="right" w:leader="dot" w:pos="8778"/>
            </w:tabs>
            <w:rPr>
              <w:rFonts w:asciiTheme="minorHAnsi" w:eastAsiaTheme="minorEastAsia" w:hAnsiTheme="minorHAnsi"/>
              <w:noProof/>
              <w:sz w:val="22"/>
              <w:lang w:eastAsia="ja-JP"/>
            </w:rPr>
          </w:pPr>
          <w:hyperlink w:anchor="_Toc29794000" w:history="1">
            <w:r w:rsidRPr="006D4306">
              <w:rPr>
                <w:rStyle w:val="Hyperlink"/>
                <w:rFonts w:cs="Times New Roman"/>
                <w:noProof/>
              </w:rPr>
              <w:t>2.3.1.1.1. Bootstraping</w:t>
            </w:r>
            <w:r>
              <w:rPr>
                <w:noProof/>
                <w:webHidden/>
              </w:rPr>
              <w:tab/>
            </w:r>
            <w:r>
              <w:rPr>
                <w:noProof/>
                <w:webHidden/>
              </w:rPr>
              <w:fldChar w:fldCharType="begin"/>
            </w:r>
            <w:r>
              <w:rPr>
                <w:noProof/>
                <w:webHidden/>
              </w:rPr>
              <w:instrText xml:space="preserve"> PAGEREF _Toc29794000 \h </w:instrText>
            </w:r>
            <w:r>
              <w:rPr>
                <w:noProof/>
                <w:webHidden/>
              </w:rPr>
            </w:r>
            <w:r>
              <w:rPr>
                <w:noProof/>
                <w:webHidden/>
              </w:rPr>
              <w:fldChar w:fldCharType="separate"/>
            </w:r>
            <w:r w:rsidR="003A68B0">
              <w:rPr>
                <w:noProof/>
                <w:webHidden/>
              </w:rPr>
              <w:t>12</w:t>
            </w:r>
            <w:r>
              <w:rPr>
                <w:noProof/>
                <w:webHidden/>
              </w:rPr>
              <w:fldChar w:fldCharType="end"/>
            </w:r>
          </w:hyperlink>
        </w:p>
        <w:p w14:paraId="1F0A2946" w14:textId="5D4C25F4" w:rsidR="006A0628" w:rsidRDefault="006A0628">
          <w:pPr>
            <w:pStyle w:val="TOC5"/>
            <w:tabs>
              <w:tab w:val="right" w:leader="dot" w:pos="8778"/>
            </w:tabs>
            <w:rPr>
              <w:rFonts w:asciiTheme="minorHAnsi" w:eastAsiaTheme="minorEastAsia" w:hAnsiTheme="minorHAnsi"/>
              <w:noProof/>
              <w:sz w:val="22"/>
              <w:lang w:eastAsia="ja-JP"/>
            </w:rPr>
          </w:pPr>
          <w:hyperlink w:anchor="_Toc29794001" w:history="1">
            <w:r w:rsidRPr="006D4306">
              <w:rPr>
                <w:rStyle w:val="Hyperlink"/>
                <w:rFonts w:cs="Times New Roman"/>
                <w:noProof/>
              </w:rPr>
              <w:t>2.3.1.1.2. Bagging</w:t>
            </w:r>
            <w:r>
              <w:rPr>
                <w:noProof/>
                <w:webHidden/>
              </w:rPr>
              <w:tab/>
            </w:r>
            <w:r>
              <w:rPr>
                <w:noProof/>
                <w:webHidden/>
              </w:rPr>
              <w:fldChar w:fldCharType="begin"/>
            </w:r>
            <w:r>
              <w:rPr>
                <w:noProof/>
                <w:webHidden/>
              </w:rPr>
              <w:instrText xml:space="preserve"> PAGEREF _Toc29794001 \h </w:instrText>
            </w:r>
            <w:r>
              <w:rPr>
                <w:noProof/>
                <w:webHidden/>
              </w:rPr>
            </w:r>
            <w:r>
              <w:rPr>
                <w:noProof/>
                <w:webHidden/>
              </w:rPr>
              <w:fldChar w:fldCharType="separate"/>
            </w:r>
            <w:r w:rsidR="003A68B0">
              <w:rPr>
                <w:noProof/>
                <w:webHidden/>
              </w:rPr>
              <w:t>12</w:t>
            </w:r>
            <w:r>
              <w:rPr>
                <w:noProof/>
                <w:webHidden/>
              </w:rPr>
              <w:fldChar w:fldCharType="end"/>
            </w:r>
          </w:hyperlink>
        </w:p>
        <w:p w14:paraId="63DE130E" w14:textId="6472F4A8" w:rsidR="006A0628" w:rsidRDefault="006A0628">
          <w:pPr>
            <w:pStyle w:val="TOC4"/>
            <w:tabs>
              <w:tab w:val="right" w:leader="dot" w:pos="8778"/>
            </w:tabs>
            <w:rPr>
              <w:rFonts w:asciiTheme="minorHAnsi" w:eastAsiaTheme="minorEastAsia" w:hAnsiTheme="minorHAnsi"/>
              <w:noProof/>
              <w:sz w:val="22"/>
              <w:lang w:eastAsia="ja-JP"/>
            </w:rPr>
          </w:pPr>
          <w:hyperlink w:anchor="_Toc29794002" w:history="1">
            <w:r w:rsidRPr="006D4306">
              <w:rPr>
                <w:rStyle w:val="Hyperlink"/>
                <w:rFonts w:cs="Times New Roman"/>
                <w:noProof/>
              </w:rPr>
              <w:t>2.3.1.2. Ưu điểm</w:t>
            </w:r>
            <w:r>
              <w:rPr>
                <w:noProof/>
                <w:webHidden/>
              </w:rPr>
              <w:tab/>
            </w:r>
            <w:r>
              <w:rPr>
                <w:noProof/>
                <w:webHidden/>
              </w:rPr>
              <w:fldChar w:fldCharType="begin"/>
            </w:r>
            <w:r>
              <w:rPr>
                <w:noProof/>
                <w:webHidden/>
              </w:rPr>
              <w:instrText xml:space="preserve"> PAGEREF _Toc29794002 \h </w:instrText>
            </w:r>
            <w:r>
              <w:rPr>
                <w:noProof/>
                <w:webHidden/>
              </w:rPr>
            </w:r>
            <w:r>
              <w:rPr>
                <w:noProof/>
                <w:webHidden/>
              </w:rPr>
              <w:fldChar w:fldCharType="separate"/>
            </w:r>
            <w:r w:rsidR="003A68B0">
              <w:rPr>
                <w:noProof/>
                <w:webHidden/>
              </w:rPr>
              <w:t>12</w:t>
            </w:r>
            <w:r>
              <w:rPr>
                <w:noProof/>
                <w:webHidden/>
              </w:rPr>
              <w:fldChar w:fldCharType="end"/>
            </w:r>
          </w:hyperlink>
        </w:p>
        <w:p w14:paraId="598DFBDE" w14:textId="6789C4B0" w:rsidR="006A0628" w:rsidRDefault="006A0628">
          <w:pPr>
            <w:pStyle w:val="TOC4"/>
            <w:tabs>
              <w:tab w:val="right" w:leader="dot" w:pos="8778"/>
            </w:tabs>
            <w:rPr>
              <w:rFonts w:asciiTheme="minorHAnsi" w:eastAsiaTheme="minorEastAsia" w:hAnsiTheme="minorHAnsi"/>
              <w:noProof/>
              <w:sz w:val="22"/>
              <w:lang w:eastAsia="ja-JP"/>
            </w:rPr>
          </w:pPr>
          <w:hyperlink w:anchor="_Toc29794003" w:history="1">
            <w:r w:rsidRPr="006D4306">
              <w:rPr>
                <w:rStyle w:val="Hyperlink"/>
                <w:rFonts w:cs="Times New Roman"/>
                <w:noProof/>
              </w:rPr>
              <w:t>2.3.1.3. Cách hoạt động</w:t>
            </w:r>
            <w:r>
              <w:rPr>
                <w:noProof/>
                <w:webHidden/>
              </w:rPr>
              <w:tab/>
            </w:r>
            <w:r>
              <w:rPr>
                <w:noProof/>
                <w:webHidden/>
              </w:rPr>
              <w:fldChar w:fldCharType="begin"/>
            </w:r>
            <w:r>
              <w:rPr>
                <w:noProof/>
                <w:webHidden/>
              </w:rPr>
              <w:instrText xml:space="preserve"> PAGEREF _Toc29794003 \h </w:instrText>
            </w:r>
            <w:r>
              <w:rPr>
                <w:noProof/>
                <w:webHidden/>
              </w:rPr>
            </w:r>
            <w:r>
              <w:rPr>
                <w:noProof/>
                <w:webHidden/>
              </w:rPr>
              <w:fldChar w:fldCharType="separate"/>
            </w:r>
            <w:r w:rsidR="003A68B0">
              <w:rPr>
                <w:noProof/>
                <w:webHidden/>
              </w:rPr>
              <w:t>13</w:t>
            </w:r>
            <w:r>
              <w:rPr>
                <w:noProof/>
                <w:webHidden/>
              </w:rPr>
              <w:fldChar w:fldCharType="end"/>
            </w:r>
          </w:hyperlink>
        </w:p>
        <w:p w14:paraId="37045030" w14:textId="0A06C2B7" w:rsidR="006A0628" w:rsidRDefault="006A0628">
          <w:pPr>
            <w:pStyle w:val="TOC3"/>
            <w:tabs>
              <w:tab w:val="right" w:leader="dot" w:pos="8778"/>
            </w:tabs>
            <w:rPr>
              <w:rFonts w:asciiTheme="minorHAnsi" w:eastAsiaTheme="minorEastAsia" w:hAnsiTheme="minorHAnsi"/>
              <w:noProof/>
              <w:sz w:val="22"/>
              <w:lang w:eastAsia="ja-JP"/>
            </w:rPr>
          </w:pPr>
          <w:hyperlink w:anchor="_Toc29794004" w:history="1">
            <w:r w:rsidRPr="006D4306">
              <w:rPr>
                <w:rStyle w:val="Hyperlink"/>
                <w:noProof/>
              </w:rPr>
              <w:t>2.3.2. Thuật toán tăng cường độ dốc cực cao (XGBoost)</w:t>
            </w:r>
            <w:r>
              <w:rPr>
                <w:noProof/>
                <w:webHidden/>
              </w:rPr>
              <w:tab/>
            </w:r>
            <w:r>
              <w:rPr>
                <w:noProof/>
                <w:webHidden/>
              </w:rPr>
              <w:fldChar w:fldCharType="begin"/>
            </w:r>
            <w:r>
              <w:rPr>
                <w:noProof/>
                <w:webHidden/>
              </w:rPr>
              <w:instrText xml:space="preserve"> PAGEREF _Toc29794004 \h </w:instrText>
            </w:r>
            <w:r>
              <w:rPr>
                <w:noProof/>
                <w:webHidden/>
              </w:rPr>
            </w:r>
            <w:r>
              <w:rPr>
                <w:noProof/>
                <w:webHidden/>
              </w:rPr>
              <w:fldChar w:fldCharType="separate"/>
            </w:r>
            <w:r w:rsidR="003A68B0">
              <w:rPr>
                <w:noProof/>
                <w:webHidden/>
              </w:rPr>
              <w:t>14</w:t>
            </w:r>
            <w:r>
              <w:rPr>
                <w:noProof/>
                <w:webHidden/>
              </w:rPr>
              <w:fldChar w:fldCharType="end"/>
            </w:r>
          </w:hyperlink>
        </w:p>
        <w:p w14:paraId="3B85016D" w14:textId="08F271A7" w:rsidR="006A0628" w:rsidRDefault="006A0628">
          <w:pPr>
            <w:pStyle w:val="TOC4"/>
            <w:tabs>
              <w:tab w:val="right" w:leader="dot" w:pos="8778"/>
            </w:tabs>
            <w:rPr>
              <w:rFonts w:asciiTheme="minorHAnsi" w:eastAsiaTheme="minorEastAsia" w:hAnsiTheme="minorHAnsi"/>
              <w:noProof/>
              <w:sz w:val="22"/>
              <w:lang w:eastAsia="ja-JP"/>
            </w:rPr>
          </w:pPr>
          <w:hyperlink w:anchor="_Toc29794005" w:history="1">
            <w:r w:rsidRPr="006D4306">
              <w:rPr>
                <w:rStyle w:val="Hyperlink"/>
                <w:rFonts w:cs="Times New Roman"/>
                <w:noProof/>
              </w:rPr>
              <w:t>2.3.2.1. Giới thiệu</w:t>
            </w:r>
            <w:r>
              <w:rPr>
                <w:noProof/>
                <w:webHidden/>
              </w:rPr>
              <w:tab/>
            </w:r>
            <w:r>
              <w:rPr>
                <w:noProof/>
                <w:webHidden/>
              </w:rPr>
              <w:fldChar w:fldCharType="begin"/>
            </w:r>
            <w:r>
              <w:rPr>
                <w:noProof/>
                <w:webHidden/>
              </w:rPr>
              <w:instrText xml:space="preserve"> PAGEREF _Toc29794005 \h </w:instrText>
            </w:r>
            <w:r>
              <w:rPr>
                <w:noProof/>
                <w:webHidden/>
              </w:rPr>
            </w:r>
            <w:r>
              <w:rPr>
                <w:noProof/>
                <w:webHidden/>
              </w:rPr>
              <w:fldChar w:fldCharType="separate"/>
            </w:r>
            <w:r w:rsidR="003A68B0">
              <w:rPr>
                <w:noProof/>
                <w:webHidden/>
              </w:rPr>
              <w:t>14</w:t>
            </w:r>
            <w:r>
              <w:rPr>
                <w:noProof/>
                <w:webHidden/>
              </w:rPr>
              <w:fldChar w:fldCharType="end"/>
            </w:r>
          </w:hyperlink>
        </w:p>
        <w:p w14:paraId="78949114" w14:textId="6427C83E" w:rsidR="006A0628" w:rsidRDefault="006A0628">
          <w:pPr>
            <w:pStyle w:val="TOC4"/>
            <w:tabs>
              <w:tab w:val="right" w:leader="dot" w:pos="8778"/>
            </w:tabs>
            <w:rPr>
              <w:rFonts w:asciiTheme="minorHAnsi" w:eastAsiaTheme="minorEastAsia" w:hAnsiTheme="minorHAnsi"/>
              <w:noProof/>
              <w:sz w:val="22"/>
              <w:lang w:eastAsia="ja-JP"/>
            </w:rPr>
          </w:pPr>
          <w:hyperlink w:anchor="_Toc29794006" w:history="1">
            <w:r w:rsidRPr="006D4306">
              <w:rPr>
                <w:rStyle w:val="Hyperlink"/>
                <w:rFonts w:cs="Times New Roman"/>
                <w:noProof/>
              </w:rPr>
              <w:t>2.3.2.2. Lý do chọn XGBoost</w:t>
            </w:r>
            <w:r>
              <w:rPr>
                <w:noProof/>
                <w:webHidden/>
              </w:rPr>
              <w:tab/>
            </w:r>
            <w:r>
              <w:rPr>
                <w:noProof/>
                <w:webHidden/>
              </w:rPr>
              <w:fldChar w:fldCharType="begin"/>
            </w:r>
            <w:r>
              <w:rPr>
                <w:noProof/>
                <w:webHidden/>
              </w:rPr>
              <w:instrText xml:space="preserve"> PAGEREF _Toc29794006 \h </w:instrText>
            </w:r>
            <w:r>
              <w:rPr>
                <w:noProof/>
                <w:webHidden/>
              </w:rPr>
            </w:r>
            <w:r>
              <w:rPr>
                <w:noProof/>
                <w:webHidden/>
              </w:rPr>
              <w:fldChar w:fldCharType="separate"/>
            </w:r>
            <w:r w:rsidR="003A68B0">
              <w:rPr>
                <w:noProof/>
                <w:webHidden/>
              </w:rPr>
              <w:t>15</w:t>
            </w:r>
            <w:r>
              <w:rPr>
                <w:noProof/>
                <w:webHidden/>
              </w:rPr>
              <w:fldChar w:fldCharType="end"/>
            </w:r>
          </w:hyperlink>
        </w:p>
        <w:p w14:paraId="768EAE57" w14:textId="75EEB71E" w:rsidR="006A0628" w:rsidRDefault="006A0628">
          <w:pPr>
            <w:pStyle w:val="TOC4"/>
            <w:tabs>
              <w:tab w:val="right" w:leader="dot" w:pos="8778"/>
            </w:tabs>
            <w:rPr>
              <w:rFonts w:asciiTheme="minorHAnsi" w:eastAsiaTheme="minorEastAsia" w:hAnsiTheme="minorHAnsi"/>
              <w:noProof/>
              <w:sz w:val="22"/>
              <w:lang w:eastAsia="ja-JP"/>
            </w:rPr>
          </w:pPr>
          <w:hyperlink w:anchor="_Toc29794007" w:history="1">
            <w:r w:rsidRPr="006D4306">
              <w:rPr>
                <w:rStyle w:val="Hyperlink"/>
                <w:rFonts w:cs="Times New Roman"/>
                <w:noProof/>
              </w:rPr>
              <w:t>2.3.2.3. Mô hình và thông số (Model and Parameters)</w:t>
            </w:r>
            <w:r>
              <w:rPr>
                <w:noProof/>
                <w:webHidden/>
              </w:rPr>
              <w:tab/>
            </w:r>
            <w:r>
              <w:rPr>
                <w:noProof/>
                <w:webHidden/>
              </w:rPr>
              <w:fldChar w:fldCharType="begin"/>
            </w:r>
            <w:r>
              <w:rPr>
                <w:noProof/>
                <w:webHidden/>
              </w:rPr>
              <w:instrText xml:space="preserve"> PAGEREF _Toc29794007 \h </w:instrText>
            </w:r>
            <w:r>
              <w:rPr>
                <w:noProof/>
                <w:webHidden/>
              </w:rPr>
            </w:r>
            <w:r>
              <w:rPr>
                <w:noProof/>
                <w:webHidden/>
              </w:rPr>
              <w:fldChar w:fldCharType="separate"/>
            </w:r>
            <w:r w:rsidR="003A68B0">
              <w:rPr>
                <w:noProof/>
                <w:webHidden/>
              </w:rPr>
              <w:t>15</w:t>
            </w:r>
            <w:r>
              <w:rPr>
                <w:noProof/>
                <w:webHidden/>
              </w:rPr>
              <w:fldChar w:fldCharType="end"/>
            </w:r>
          </w:hyperlink>
        </w:p>
        <w:p w14:paraId="5AC32608" w14:textId="66393B80" w:rsidR="006A0628" w:rsidRDefault="006A0628">
          <w:pPr>
            <w:pStyle w:val="TOC4"/>
            <w:tabs>
              <w:tab w:val="right" w:leader="dot" w:pos="8778"/>
            </w:tabs>
            <w:rPr>
              <w:rFonts w:asciiTheme="minorHAnsi" w:eastAsiaTheme="minorEastAsia" w:hAnsiTheme="minorHAnsi"/>
              <w:noProof/>
              <w:sz w:val="22"/>
              <w:lang w:eastAsia="ja-JP"/>
            </w:rPr>
          </w:pPr>
          <w:hyperlink w:anchor="_Toc29794008" w:history="1">
            <w:r w:rsidRPr="006D4306">
              <w:rPr>
                <w:rStyle w:val="Hyperlink"/>
                <w:rFonts w:cs="Times New Roman"/>
                <w:noProof/>
              </w:rPr>
              <w:t>2.3.2.4. Hàm mất mát và chính quy hóa (Training Loss - Regularization)</w:t>
            </w:r>
            <w:r>
              <w:rPr>
                <w:noProof/>
                <w:webHidden/>
              </w:rPr>
              <w:tab/>
            </w:r>
            <w:r>
              <w:rPr>
                <w:noProof/>
                <w:webHidden/>
              </w:rPr>
              <w:fldChar w:fldCharType="begin"/>
            </w:r>
            <w:r>
              <w:rPr>
                <w:noProof/>
                <w:webHidden/>
              </w:rPr>
              <w:instrText xml:space="preserve"> PAGEREF _Toc29794008 \h </w:instrText>
            </w:r>
            <w:r>
              <w:rPr>
                <w:noProof/>
                <w:webHidden/>
              </w:rPr>
            </w:r>
            <w:r>
              <w:rPr>
                <w:noProof/>
                <w:webHidden/>
              </w:rPr>
              <w:fldChar w:fldCharType="separate"/>
            </w:r>
            <w:r w:rsidR="003A68B0">
              <w:rPr>
                <w:noProof/>
                <w:webHidden/>
              </w:rPr>
              <w:t>16</w:t>
            </w:r>
            <w:r>
              <w:rPr>
                <w:noProof/>
                <w:webHidden/>
              </w:rPr>
              <w:fldChar w:fldCharType="end"/>
            </w:r>
          </w:hyperlink>
        </w:p>
        <w:p w14:paraId="0B96E670" w14:textId="4248154D" w:rsidR="006A0628" w:rsidRDefault="006A0628">
          <w:pPr>
            <w:pStyle w:val="TOC4"/>
            <w:tabs>
              <w:tab w:val="right" w:leader="dot" w:pos="8778"/>
            </w:tabs>
            <w:rPr>
              <w:rFonts w:asciiTheme="minorHAnsi" w:eastAsiaTheme="minorEastAsia" w:hAnsiTheme="minorHAnsi"/>
              <w:noProof/>
              <w:sz w:val="22"/>
              <w:lang w:eastAsia="ja-JP"/>
            </w:rPr>
          </w:pPr>
          <w:hyperlink w:anchor="_Toc29794009" w:history="1">
            <w:r w:rsidRPr="006D4306">
              <w:rPr>
                <w:rStyle w:val="Hyperlink"/>
                <w:rFonts w:cs="Times New Roman"/>
                <w:noProof/>
              </w:rPr>
              <w:t>2.3.2.5. Cây quyết định kết hợp (Decision Tree Ensembles)</w:t>
            </w:r>
            <w:r>
              <w:rPr>
                <w:noProof/>
                <w:webHidden/>
              </w:rPr>
              <w:tab/>
            </w:r>
            <w:r>
              <w:rPr>
                <w:noProof/>
                <w:webHidden/>
              </w:rPr>
              <w:fldChar w:fldCharType="begin"/>
            </w:r>
            <w:r>
              <w:rPr>
                <w:noProof/>
                <w:webHidden/>
              </w:rPr>
              <w:instrText xml:space="preserve"> PAGEREF _Toc29794009 \h </w:instrText>
            </w:r>
            <w:r>
              <w:rPr>
                <w:noProof/>
                <w:webHidden/>
              </w:rPr>
            </w:r>
            <w:r>
              <w:rPr>
                <w:noProof/>
                <w:webHidden/>
              </w:rPr>
              <w:fldChar w:fldCharType="separate"/>
            </w:r>
            <w:r w:rsidR="003A68B0">
              <w:rPr>
                <w:noProof/>
                <w:webHidden/>
              </w:rPr>
              <w:t>17</w:t>
            </w:r>
            <w:r>
              <w:rPr>
                <w:noProof/>
                <w:webHidden/>
              </w:rPr>
              <w:fldChar w:fldCharType="end"/>
            </w:r>
          </w:hyperlink>
        </w:p>
        <w:p w14:paraId="37130EE2" w14:textId="7C806C00" w:rsidR="006A0628" w:rsidRDefault="006A0628">
          <w:pPr>
            <w:pStyle w:val="TOC3"/>
            <w:tabs>
              <w:tab w:val="right" w:leader="dot" w:pos="8778"/>
            </w:tabs>
            <w:rPr>
              <w:rFonts w:asciiTheme="minorHAnsi" w:eastAsiaTheme="minorEastAsia" w:hAnsiTheme="minorHAnsi"/>
              <w:noProof/>
              <w:sz w:val="22"/>
              <w:lang w:eastAsia="ja-JP"/>
            </w:rPr>
          </w:pPr>
          <w:hyperlink w:anchor="_Toc29794010" w:history="1">
            <w:r w:rsidRPr="006D4306">
              <w:rPr>
                <w:rStyle w:val="Hyperlink"/>
                <w:noProof/>
              </w:rPr>
              <w:t>2.3.3. Thuật toán Multi-layer Perceptron (Artificial Neural Network Algorithms)</w:t>
            </w:r>
            <w:r>
              <w:rPr>
                <w:noProof/>
                <w:webHidden/>
              </w:rPr>
              <w:tab/>
            </w:r>
            <w:r>
              <w:rPr>
                <w:noProof/>
                <w:webHidden/>
              </w:rPr>
              <w:fldChar w:fldCharType="begin"/>
            </w:r>
            <w:r>
              <w:rPr>
                <w:noProof/>
                <w:webHidden/>
              </w:rPr>
              <w:instrText xml:space="preserve"> PAGEREF _Toc29794010 \h </w:instrText>
            </w:r>
            <w:r>
              <w:rPr>
                <w:noProof/>
                <w:webHidden/>
              </w:rPr>
            </w:r>
            <w:r>
              <w:rPr>
                <w:noProof/>
                <w:webHidden/>
              </w:rPr>
              <w:fldChar w:fldCharType="separate"/>
            </w:r>
            <w:r w:rsidR="003A68B0">
              <w:rPr>
                <w:noProof/>
                <w:webHidden/>
              </w:rPr>
              <w:t>18</w:t>
            </w:r>
            <w:r>
              <w:rPr>
                <w:noProof/>
                <w:webHidden/>
              </w:rPr>
              <w:fldChar w:fldCharType="end"/>
            </w:r>
          </w:hyperlink>
        </w:p>
        <w:p w14:paraId="712ED6C8" w14:textId="02A8F9D8" w:rsidR="006A0628" w:rsidRDefault="006A0628">
          <w:pPr>
            <w:pStyle w:val="TOC4"/>
            <w:tabs>
              <w:tab w:val="right" w:leader="dot" w:pos="8778"/>
            </w:tabs>
            <w:rPr>
              <w:rFonts w:asciiTheme="minorHAnsi" w:eastAsiaTheme="minorEastAsia" w:hAnsiTheme="minorHAnsi"/>
              <w:noProof/>
              <w:sz w:val="22"/>
              <w:lang w:eastAsia="ja-JP"/>
            </w:rPr>
          </w:pPr>
          <w:hyperlink w:anchor="_Toc29794011" w:history="1">
            <w:r w:rsidRPr="006D4306">
              <w:rPr>
                <w:rStyle w:val="Hyperlink"/>
                <w:rFonts w:cs="Times New Roman"/>
                <w:noProof/>
              </w:rPr>
              <w:t>2.3.3.1. Giới thiệu về Perception, bài toán Perceptron và thuật toán Perceptron</w:t>
            </w:r>
            <w:r>
              <w:rPr>
                <w:noProof/>
                <w:webHidden/>
              </w:rPr>
              <w:tab/>
            </w:r>
            <w:r>
              <w:rPr>
                <w:noProof/>
                <w:webHidden/>
              </w:rPr>
              <w:fldChar w:fldCharType="begin"/>
            </w:r>
            <w:r>
              <w:rPr>
                <w:noProof/>
                <w:webHidden/>
              </w:rPr>
              <w:instrText xml:space="preserve"> PAGEREF _Toc29794011 \h </w:instrText>
            </w:r>
            <w:r>
              <w:rPr>
                <w:noProof/>
                <w:webHidden/>
              </w:rPr>
            </w:r>
            <w:r>
              <w:rPr>
                <w:noProof/>
                <w:webHidden/>
              </w:rPr>
              <w:fldChar w:fldCharType="separate"/>
            </w:r>
            <w:r w:rsidR="003A68B0">
              <w:rPr>
                <w:noProof/>
                <w:webHidden/>
              </w:rPr>
              <w:t>18</w:t>
            </w:r>
            <w:r>
              <w:rPr>
                <w:noProof/>
                <w:webHidden/>
              </w:rPr>
              <w:fldChar w:fldCharType="end"/>
            </w:r>
          </w:hyperlink>
        </w:p>
        <w:p w14:paraId="2CF298F7" w14:textId="4893E3B8" w:rsidR="006A0628" w:rsidRDefault="006A0628">
          <w:pPr>
            <w:pStyle w:val="TOC4"/>
            <w:tabs>
              <w:tab w:val="right" w:leader="dot" w:pos="8778"/>
            </w:tabs>
            <w:rPr>
              <w:rFonts w:asciiTheme="minorHAnsi" w:eastAsiaTheme="minorEastAsia" w:hAnsiTheme="minorHAnsi"/>
              <w:noProof/>
              <w:sz w:val="22"/>
              <w:lang w:eastAsia="ja-JP"/>
            </w:rPr>
          </w:pPr>
          <w:hyperlink w:anchor="_Toc29794012" w:history="1">
            <w:r w:rsidRPr="006D4306">
              <w:rPr>
                <w:rStyle w:val="Hyperlink"/>
                <w:rFonts w:cs="Times New Roman"/>
                <w:noProof/>
              </w:rPr>
              <w:t>2.3.3.2. Multi-layer perceptron (MLP)</w:t>
            </w:r>
            <w:r>
              <w:rPr>
                <w:noProof/>
                <w:webHidden/>
              </w:rPr>
              <w:tab/>
            </w:r>
            <w:r>
              <w:rPr>
                <w:noProof/>
                <w:webHidden/>
              </w:rPr>
              <w:fldChar w:fldCharType="begin"/>
            </w:r>
            <w:r>
              <w:rPr>
                <w:noProof/>
                <w:webHidden/>
              </w:rPr>
              <w:instrText xml:space="preserve"> PAGEREF _Toc29794012 \h </w:instrText>
            </w:r>
            <w:r>
              <w:rPr>
                <w:noProof/>
                <w:webHidden/>
              </w:rPr>
            </w:r>
            <w:r>
              <w:rPr>
                <w:noProof/>
                <w:webHidden/>
              </w:rPr>
              <w:fldChar w:fldCharType="separate"/>
            </w:r>
            <w:r w:rsidR="003A68B0">
              <w:rPr>
                <w:noProof/>
                <w:webHidden/>
              </w:rPr>
              <w:t>19</w:t>
            </w:r>
            <w:r>
              <w:rPr>
                <w:noProof/>
                <w:webHidden/>
              </w:rPr>
              <w:fldChar w:fldCharType="end"/>
            </w:r>
          </w:hyperlink>
        </w:p>
        <w:p w14:paraId="71E2FB31" w14:textId="7ED2166B" w:rsidR="006A0628" w:rsidRDefault="006A0628">
          <w:pPr>
            <w:pStyle w:val="TOC2"/>
            <w:tabs>
              <w:tab w:val="right" w:leader="dot" w:pos="8778"/>
            </w:tabs>
            <w:rPr>
              <w:rFonts w:asciiTheme="minorHAnsi" w:eastAsiaTheme="minorEastAsia" w:hAnsiTheme="minorHAnsi"/>
              <w:noProof/>
              <w:sz w:val="22"/>
              <w:lang w:eastAsia="ja-JP"/>
            </w:rPr>
          </w:pPr>
          <w:hyperlink w:anchor="_Toc29794013" w:history="1">
            <w:r w:rsidRPr="006D4306">
              <w:rPr>
                <w:rStyle w:val="Hyperlink"/>
                <w:noProof/>
              </w:rPr>
              <w:t>2.4. Các phương pháp đánh giá một hệ thống phân lớp</w:t>
            </w:r>
            <w:r>
              <w:rPr>
                <w:noProof/>
                <w:webHidden/>
              </w:rPr>
              <w:tab/>
            </w:r>
            <w:r>
              <w:rPr>
                <w:noProof/>
                <w:webHidden/>
              </w:rPr>
              <w:fldChar w:fldCharType="begin"/>
            </w:r>
            <w:r>
              <w:rPr>
                <w:noProof/>
                <w:webHidden/>
              </w:rPr>
              <w:instrText xml:space="preserve"> PAGEREF _Toc29794013 \h </w:instrText>
            </w:r>
            <w:r>
              <w:rPr>
                <w:noProof/>
                <w:webHidden/>
              </w:rPr>
            </w:r>
            <w:r>
              <w:rPr>
                <w:noProof/>
                <w:webHidden/>
              </w:rPr>
              <w:fldChar w:fldCharType="separate"/>
            </w:r>
            <w:r w:rsidR="003A68B0">
              <w:rPr>
                <w:noProof/>
                <w:webHidden/>
              </w:rPr>
              <w:t>25</w:t>
            </w:r>
            <w:r>
              <w:rPr>
                <w:noProof/>
                <w:webHidden/>
              </w:rPr>
              <w:fldChar w:fldCharType="end"/>
            </w:r>
          </w:hyperlink>
        </w:p>
        <w:p w14:paraId="2BCB813C" w14:textId="59B34634" w:rsidR="006A0628" w:rsidRDefault="006A0628">
          <w:pPr>
            <w:pStyle w:val="TOC3"/>
            <w:tabs>
              <w:tab w:val="right" w:leader="dot" w:pos="8778"/>
            </w:tabs>
            <w:rPr>
              <w:rFonts w:asciiTheme="minorHAnsi" w:eastAsiaTheme="minorEastAsia" w:hAnsiTheme="minorHAnsi"/>
              <w:noProof/>
              <w:sz w:val="22"/>
              <w:lang w:eastAsia="ja-JP"/>
            </w:rPr>
          </w:pPr>
          <w:hyperlink w:anchor="_Toc29794014" w:history="1">
            <w:r w:rsidRPr="006D4306">
              <w:rPr>
                <w:rStyle w:val="Hyperlink"/>
                <w:noProof/>
              </w:rPr>
              <w:t>2.4.1. True/False Positive/Negative</w:t>
            </w:r>
            <w:r>
              <w:rPr>
                <w:noProof/>
                <w:webHidden/>
              </w:rPr>
              <w:tab/>
            </w:r>
            <w:r>
              <w:rPr>
                <w:noProof/>
                <w:webHidden/>
              </w:rPr>
              <w:fldChar w:fldCharType="begin"/>
            </w:r>
            <w:r>
              <w:rPr>
                <w:noProof/>
                <w:webHidden/>
              </w:rPr>
              <w:instrText xml:space="preserve"> PAGEREF _Toc29794014 \h </w:instrText>
            </w:r>
            <w:r>
              <w:rPr>
                <w:noProof/>
                <w:webHidden/>
              </w:rPr>
            </w:r>
            <w:r>
              <w:rPr>
                <w:noProof/>
                <w:webHidden/>
              </w:rPr>
              <w:fldChar w:fldCharType="separate"/>
            </w:r>
            <w:r w:rsidR="003A68B0">
              <w:rPr>
                <w:noProof/>
                <w:webHidden/>
              </w:rPr>
              <w:t>27</w:t>
            </w:r>
            <w:r>
              <w:rPr>
                <w:noProof/>
                <w:webHidden/>
              </w:rPr>
              <w:fldChar w:fldCharType="end"/>
            </w:r>
          </w:hyperlink>
        </w:p>
        <w:p w14:paraId="3929AD25" w14:textId="03FA86E9" w:rsidR="006A0628" w:rsidRDefault="006A0628">
          <w:pPr>
            <w:pStyle w:val="TOC4"/>
            <w:tabs>
              <w:tab w:val="right" w:leader="dot" w:pos="8778"/>
            </w:tabs>
            <w:rPr>
              <w:rFonts w:asciiTheme="minorHAnsi" w:eastAsiaTheme="minorEastAsia" w:hAnsiTheme="minorHAnsi"/>
              <w:noProof/>
              <w:sz w:val="22"/>
              <w:lang w:eastAsia="ja-JP"/>
            </w:rPr>
          </w:pPr>
          <w:hyperlink w:anchor="_Toc29794015" w:history="1">
            <w:r w:rsidRPr="006D4306">
              <w:rPr>
                <w:rStyle w:val="Hyperlink"/>
                <w:rFonts w:cs="Times New Roman"/>
                <w:noProof/>
              </w:rPr>
              <w:t>2.4.1.1. True/False Positive/Negative</w:t>
            </w:r>
            <w:r>
              <w:rPr>
                <w:noProof/>
                <w:webHidden/>
              </w:rPr>
              <w:tab/>
            </w:r>
            <w:r>
              <w:rPr>
                <w:noProof/>
                <w:webHidden/>
              </w:rPr>
              <w:fldChar w:fldCharType="begin"/>
            </w:r>
            <w:r>
              <w:rPr>
                <w:noProof/>
                <w:webHidden/>
              </w:rPr>
              <w:instrText xml:space="preserve"> PAGEREF _Toc29794015 \h </w:instrText>
            </w:r>
            <w:r>
              <w:rPr>
                <w:noProof/>
                <w:webHidden/>
              </w:rPr>
            </w:r>
            <w:r>
              <w:rPr>
                <w:noProof/>
                <w:webHidden/>
              </w:rPr>
              <w:fldChar w:fldCharType="separate"/>
            </w:r>
            <w:r w:rsidR="003A68B0">
              <w:rPr>
                <w:noProof/>
                <w:webHidden/>
              </w:rPr>
              <w:t>27</w:t>
            </w:r>
            <w:r>
              <w:rPr>
                <w:noProof/>
                <w:webHidden/>
              </w:rPr>
              <w:fldChar w:fldCharType="end"/>
            </w:r>
          </w:hyperlink>
        </w:p>
        <w:p w14:paraId="0EE42FD3" w14:textId="1DB4D8F1" w:rsidR="006A0628" w:rsidRDefault="006A0628">
          <w:pPr>
            <w:pStyle w:val="TOC4"/>
            <w:tabs>
              <w:tab w:val="right" w:leader="dot" w:pos="8778"/>
            </w:tabs>
            <w:rPr>
              <w:rFonts w:asciiTheme="minorHAnsi" w:eastAsiaTheme="minorEastAsia" w:hAnsiTheme="minorHAnsi"/>
              <w:noProof/>
              <w:sz w:val="22"/>
              <w:lang w:eastAsia="ja-JP"/>
            </w:rPr>
          </w:pPr>
          <w:hyperlink w:anchor="_Toc29794016" w:history="1">
            <w:r w:rsidRPr="006D4306">
              <w:rPr>
                <w:rStyle w:val="Hyperlink"/>
                <w:rFonts w:cs="Times New Roman"/>
                <w:noProof/>
              </w:rPr>
              <w:t>2.4.1.2. Receiver Operating Characteristic curve</w:t>
            </w:r>
            <w:r>
              <w:rPr>
                <w:noProof/>
                <w:webHidden/>
              </w:rPr>
              <w:tab/>
            </w:r>
            <w:r>
              <w:rPr>
                <w:noProof/>
                <w:webHidden/>
              </w:rPr>
              <w:fldChar w:fldCharType="begin"/>
            </w:r>
            <w:r>
              <w:rPr>
                <w:noProof/>
                <w:webHidden/>
              </w:rPr>
              <w:instrText xml:space="preserve"> PAGEREF _Toc29794016 \h </w:instrText>
            </w:r>
            <w:r>
              <w:rPr>
                <w:noProof/>
                <w:webHidden/>
              </w:rPr>
            </w:r>
            <w:r>
              <w:rPr>
                <w:noProof/>
                <w:webHidden/>
              </w:rPr>
              <w:fldChar w:fldCharType="separate"/>
            </w:r>
            <w:r w:rsidR="003A68B0">
              <w:rPr>
                <w:noProof/>
                <w:webHidden/>
              </w:rPr>
              <w:t>28</w:t>
            </w:r>
            <w:r>
              <w:rPr>
                <w:noProof/>
                <w:webHidden/>
              </w:rPr>
              <w:fldChar w:fldCharType="end"/>
            </w:r>
          </w:hyperlink>
        </w:p>
        <w:p w14:paraId="630B5AC9" w14:textId="3B8CE8F6" w:rsidR="006A0628" w:rsidRDefault="006A0628">
          <w:pPr>
            <w:pStyle w:val="TOC4"/>
            <w:tabs>
              <w:tab w:val="right" w:leader="dot" w:pos="8778"/>
            </w:tabs>
            <w:rPr>
              <w:rFonts w:asciiTheme="minorHAnsi" w:eastAsiaTheme="minorEastAsia" w:hAnsiTheme="minorHAnsi"/>
              <w:noProof/>
              <w:sz w:val="22"/>
              <w:lang w:eastAsia="ja-JP"/>
            </w:rPr>
          </w:pPr>
          <w:hyperlink w:anchor="_Toc29794017" w:history="1">
            <w:r w:rsidRPr="006D4306">
              <w:rPr>
                <w:rStyle w:val="Hyperlink"/>
                <w:rFonts w:cs="Times New Roman"/>
                <w:noProof/>
              </w:rPr>
              <w:t>2.4.1.3. Area Under the Curve</w:t>
            </w:r>
            <w:r>
              <w:rPr>
                <w:noProof/>
                <w:webHidden/>
              </w:rPr>
              <w:tab/>
            </w:r>
            <w:r>
              <w:rPr>
                <w:noProof/>
                <w:webHidden/>
              </w:rPr>
              <w:fldChar w:fldCharType="begin"/>
            </w:r>
            <w:r>
              <w:rPr>
                <w:noProof/>
                <w:webHidden/>
              </w:rPr>
              <w:instrText xml:space="preserve"> PAGEREF _Toc29794017 \h </w:instrText>
            </w:r>
            <w:r>
              <w:rPr>
                <w:noProof/>
                <w:webHidden/>
              </w:rPr>
            </w:r>
            <w:r>
              <w:rPr>
                <w:noProof/>
                <w:webHidden/>
              </w:rPr>
              <w:fldChar w:fldCharType="separate"/>
            </w:r>
            <w:r w:rsidR="003A68B0">
              <w:rPr>
                <w:noProof/>
                <w:webHidden/>
              </w:rPr>
              <w:t>29</w:t>
            </w:r>
            <w:r>
              <w:rPr>
                <w:noProof/>
                <w:webHidden/>
              </w:rPr>
              <w:fldChar w:fldCharType="end"/>
            </w:r>
          </w:hyperlink>
        </w:p>
        <w:p w14:paraId="45A6C682" w14:textId="3F43B9E6" w:rsidR="006A0628" w:rsidRDefault="006A0628">
          <w:pPr>
            <w:pStyle w:val="TOC4"/>
            <w:tabs>
              <w:tab w:val="right" w:leader="dot" w:pos="8778"/>
            </w:tabs>
            <w:rPr>
              <w:rFonts w:asciiTheme="minorHAnsi" w:eastAsiaTheme="minorEastAsia" w:hAnsiTheme="minorHAnsi"/>
              <w:noProof/>
              <w:sz w:val="22"/>
              <w:lang w:eastAsia="ja-JP"/>
            </w:rPr>
          </w:pPr>
          <w:hyperlink w:anchor="_Toc29794018" w:history="1">
            <w:r w:rsidRPr="006D4306">
              <w:rPr>
                <w:rStyle w:val="Hyperlink"/>
                <w:rFonts w:cs="Times New Roman"/>
                <w:noProof/>
              </w:rPr>
              <w:t>2.4.1.4. Precision và Recall</w:t>
            </w:r>
            <w:r>
              <w:rPr>
                <w:noProof/>
                <w:webHidden/>
              </w:rPr>
              <w:tab/>
            </w:r>
            <w:r>
              <w:rPr>
                <w:noProof/>
                <w:webHidden/>
              </w:rPr>
              <w:fldChar w:fldCharType="begin"/>
            </w:r>
            <w:r>
              <w:rPr>
                <w:noProof/>
                <w:webHidden/>
              </w:rPr>
              <w:instrText xml:space="preserve"> PAGEREF _Toc29794018 \h </w:instrText>
            </w:r>
            <w:r>
              <w:rPr>
                <w:noProof/>
                <w:webHidden/>
              </w:rPr>
            </w:r>
            <w:r>
              <w:rPr>
                <w:noProof/>
                <w:webHidden/>
              </w:rPr>
              <w:fldChar w:fldCharType="separate"/>
            </w:r>
            <w:r w:rsidR="003A68B0">
              <w:rPr>
                <w:noProof/>
                <w:webHidden/>
              </w:rPr>
              <w:t>30</w:t>
            </w:r>
            <w:r>
              <w:rPr>
                <w:noProof/>
                <w:webHidden/>
              </w:rPr>
              <w:fldChar w:fldCharType="end"/>
            </w:r>
          </w:hyperlink>
        </w:p>
        <w:p w14:paraId="2A1A3BE0" w14:textId="3410C27E" w:rsidR="006A0628" w:rsidRDefault="006A0628">
          <w:pPr>
            <w:pStyle w:val="TOC2"/>
            <w:tabs>
              <w:tab w:val="right" w:leader="dot" w:pos="8778"/>
            </w:tabs>
            <w:rPr>
              <w:rFonts w:asciiTheme="minorHAnsi" w:eastAsiaTheme="minorEastAsia" w:hAnsiTheme="minorHAnsi"/>
              <w:noProof/>
              <w:sz w:val="22"/>
              <w:lang w:eastAsia="ja-JP"/>
            </w:rPr>
          </w:pPr>
          <w:hyperlink w:anchor="_Toc29794019" w:history="1">
            <w:r w:rsidRPr="006D4306">
              <w:rPr>
                <w:rStyle w:val="Hyperlink"/>
                <w:noProof/>
              </w:rPr>
              <w:t>2.5. Các phương pháp/kỹ thuật xử lý dữ liệu mất cân bằng</w:t>
            </w:r>
            <w:r>
              <w:rPr>
                <w:noProof/>
                <w:webHidden/>
              </w:rPr>
              <w:tab/>
            </w:r>
            <w:r>
              <w:rPr>
                <w:noProof/>
                <w:webHidden/>
              </w:rPr>
              <w:fldChar w:fldCharType="begin"/>
            </w:r>
            <w:r>
              <w:rPr>
                <w:noProof/>
                <w:webHidden/>
              </w:rPr>
              <w:instrText xml:space="preserve"> PAGEREF _Toc29794019 \h </w:instrText>
            </w:r>
            <w:r>
              <w:rPr>
                <w:noProof/>
                <w:webHidden/>
              </w:rPr>
            </w:r>
            <w:r>
              <w:rPr>
                <w:noProof/>
                <w:webHidden/>
              </w:rPr>
              <w:fldChar w:fldCharType="separate"/>
            </w:r>
            <w:r w:rsidR="003A68B0">
              <w:rPr>
                <w:noProof/>
                <w:webHidden/>
              </w:rPr>
              <w:t>33</w:t>
            </w:r>
            <w:r>
              <w:rPr>
                <w:noProof/>
                <w:webHidden/>
              </w:rPr>
              <w:fldChar w:fldCharType="end"/>
            </w:r>
          </w:hyperlink>
        </w:p>
        <w:p w14:paraId="4B77C143" w14:textId="2A5C735F" w:rsidR="006A0628" w:rsidRDefault="006A0628">
          <w:pPr>
            <w:pStyle w:val="TOC3"/>
            <w:tabs>
              <w:tab w:val="right" w:leader="dot" w:pos="8778"/>
            </w:tabs>
            <w:rPr>
              <w:rFonts w:asciiTheme="minorHAnsi" w:eastAsiaTheme="minorEastAsia" w:hAnsiTheme="minorHAnsi"/>
              <w:noProof/>
              <w:sz w:val="22"/>
              <w:lang w:eastAsia="ja-JP"/>
            </w:rPr>
          </w:pPr>
          <w:hyperlink w:anchor="_Toc29794020" w:history="1">
            <w:r w:rsidRPr="006D4306">
              <w:rPr>
                <w:rStyle w:val="Hyperlink"/>
                <w:noProof/>
              </w:rPr>
              <w:t>2.5.1. Phương pháp Random Undersampling</w:t>
            </w:r>
            <w:r>
              <w:rPr>
                <w:noProof/>
                <w:webHidden/>
              </w:rPr>
              <w:tab/>
            </w:r>
            <w:r>
              <w:rPr>
                <w:noProof/>
                <w:webHidden/>
              </w:rPr>
              <w:fldChar w:fldCharType="begin"/>
            </w:r>
            <w:r>
              <w:rPr>
                <w:noProof/>
                <w:webHidden/>
              </w:rPr>
              <w:instrText xml:space="preserve"> PAGEREF _Toc29794020 \h </w:instrText>
            </w:r>
            <w:r>
              <w:rPr>
                <w:noProof/>
                <w:webHidden/>
              </w:rPr>
            </w:r>
            <w:r>
              <w:rPr>
                <w:noProof/>
                <w:webHidden/>
              </w:rPr>
              <w:fldChar w:fldCharType="separate"/>
            </w:r>
            <w:r w:rsidR="003A68B0">
              <w:rPr>
                <w:noProof/>
                <w:webHidden/>
              </w:rPr>
              <w:t>34</w:t>
            </w:r>
            <w:r>
              <w:rPr>
                <w:noProof/>
                <w:webHidden/>
              </w:rPr>
              <w:fldChar w:fldCharType="end"/>
            </w:r>
          </w:hyperlink>
        </w:p>
        <w:p w14:paraId="4C3E0CB8" w14:textId="481D609B" w:rsidR="006A0628" w:rsidRDefault="006A0628">
          <w:pPr>
            <w:pStyle w:val="TOC3"/>
            <w:tabs>
              <w:tab w:val="right" w:leader="dot" w:pos="8778"/>
            </w:tabs>
            <w:rPr>
              <w:rFonts w:asciiTheme="minorHAnsi" w:eastAsiaTheme="minorEastAsia" w:hAnsiTheme="minorHAnsi"/>
              <w:noProof/>
              <w:sz w:val="22"/>
              <w:lang w:eastAsia="ja-JP"/>
            </w:rPr>
          </w:pPr>
          <w:hyperlink w:anchor="_Toc29794021" w:history="1">
            <w:r w:rsidRPr="006D4306">
              <w:rPr>
                <w:rStyle w:val="Hyperlink"/>
                <w:noProof/>
              </w:rPr>
              <w:t>2.5.2. Phương pháp Random Oversampling – SMOTE</w:t>
            </w:r>
            <w:r>
              <w:rPr>
                <w:noProof/>
                <w:webHidden/>
              </w:rPr>
              <w:tab/>
            </w:r>
            <w:r>
              <w:rPr>
                <w:noProof/>
                <w:webHidden/>
              </w:rPr>
              <w:fldChar w:fldCharType="begin"/>
            </w:r>
            <w:r>
              <w:rPr>
                <w:noProof/>
                <w:webHidden/>
              </w:rPr>
              <w:instrText xml:space="preserve"> PAGEREF _Toc29794021 \h </w:instrText>
            </w:r>
            <w:r>
              <w:rPr>
                <w:noProof/>
                <w:webHidden/>
              </w:rPr>
            </w:r>
            <w:r>
              <w:rPr>
                <w:noProof/>
                <w:webHidden/>
              </w:rPr>
              <w:fldChar w:fldCharType="separate"/>
            </w:r>
            <w:r w:rsidR="003A68B0">
              <w:rPr>
                <w:noProof/>
                <w:webHidden/>
              </w:rPr>
              <w:t>34</w:t>
            </w:r>
            <w:r>
              <w:rPr>
                <w:noProof/>
                <w:webHidden/>
              </w:rPr>
              <w:fldChar w:fldCharType="end"/>
            </w:r>
          </w:hyperlink>
        </w:p>
        <w:p w14:paraId="037ABF78" w14:textId="4080AE34" w:rsidR="006A0628" w:rsidRDefault="006A0628">
          <w:pPr>
            <w:pStyle w:val="TOC3"/>
            <w:tabs>
              <w:tab w:val="right" w:leader="dot" w:pos="8778"/>
            </w:tabs>
            <w:rPr>
              <w:rFonts w:asciiTheme="minorHAnsi" w:eastAsiaTheme="minorEastAsia" w:hAnsiTheme="minorHAnsi"/>
              <w:noProof/>
              <w:sz w:val="22"/>
              <w:lang w:eastAsia="ja-JP"/>
            </w:rPr>
          </w:pPr>
          <w:hyperlink w:anchor="_Toc29794022" w:history="1">
            <w:r w:rsidRPr="006D4306">
              <w:rPr>
                <w:rStyle w:val="Hyperlink"/>
                <w:noProof/>
              </w:rPr>
              <w:t>2.5.3. Phương pháp kết hợp SMOTE + ENN</w:t>
            </w:r>
            <w:r>
              <w:rPr>
                <w:noProof/>
                <w:webHidden/>
              </w:rPr>
              <w:tab/>
            </w:r>
            <w:r>
              <w:rPr>
                <w:noProof/>
                <w:webHidden/>
              </w:rPr>
              <w:fldChar w:fldCharType="begin"/>
            </w:r>
            <w:r>
              <w:rPr>
                <w:noProof/>
                <w:webHidden/>
              </w:rPr>
              <w:instrText xml:space="preserve"> PAGEREF _Toc29794022 \h </w:instrText>
            </w:r>
            <w:r>
              <w:rPr>
                <w:noProof/>
                <w:webHidden/>
              </w:rPr>
            </w:r>
            <w:r>
              <w:rPr>
                <w:noProof/>
                <w:webHidden/>
              </w:rPr>
              <w:fldChar w:fldCharType="separate"/>
            </w:r>
            <w:r w:rsidR="003A68B0">
              <w:rPr>
                <w:noProof/>
                <w:webHidden/>
              </w:rPr>
              <w:t>34</w:t>
            </w:r>
            <w:r>
              <w:rPr>
                <w:noProof/>
                <w:webHidden/>
              </w:rPr>
              <w:fldChar w:fldCharType="end"/>
            </w:r>
          </w:hyperlink>
        </w:p>
        <w:p w14:paraId="17102328" w14:textId="770C65CC" w:rsidR="006A0628" w:rsidRDefault="006A0628">
          <w:pPr>
            <w:pStyle w:val="TOC1"/>
            <w:tabs>
              <w:tab w:val="right" w:leader="dot" w:pos="8778"/>
            </w:tabs>
            <w:rPr>
              <w:rFonts w:asciiTheme="minorHAnsi" w:eastAsiaTheme="minorEastAsia" w:hAnsiTheme="minorHAnsi"/>
              <w:b w:val="0"/>
              <w:noProof/>
              <w:sz w:val="22"/>
              <w:lang w:eastAsia="ja-JP"/>
            </w:rPr>
          </w:pPr>
          <w:hyperlink w:anchor="_Toc29794023" w:history="1">
            <w:r w:rsidRPr="006D4306">
              <w:rPr>
                <w:rStyle w:val="Hyperlink"/>
                <w:noProof/>
              </w:rPr>
              <w:t>CHƯƠNG 3: MÔ HÌNH ĐỀ XUẤT</w:t>
            </w:r>
            <w:r>
              <w:rPr>
                <w:noProof/>
                <w:webHidden/>
              </w:rPr>
              <w:tab/>
            </w:r>
            <w:r>
              <w:rPr>
                <w:noProof/>
                <w:webHidden/>
              </w:rPr>
              <w:fldChar w:fldCharType="begin"/>
            </w:r>
            <w:r>
              <w:rPr>
                <w:noProof/>
                <w:webHidden/>
              </w:rPr>
              <w:instrText xml:space="preserve"> PAGEREF _Toc29794023 \h </w:instrText>
            </w:r>
            <w:r>
              <w:rPr>
                <w:noProof/>
                <w:webHidden/>
              </w:rPr>
            </w:r>
            <w:r>
              <w:rPr>
                <w:noProof/>
                <w:webHidden/>
              </w:rPr>
              <w:fldChar w:fldCharType="separate"/>
            </w:r>
            <w:r w:rsidR="003A68B0">
              <w:rPr>
                <w:noProof/>
                <w:webHidden/>
              </w:rPr>
              <w:t>36</w:t>
            </w:r>
            <w:r>
              <w:rPr>
                <w:noProof/>
                <w:webHidden/>
              </w:rPr>
              <w:fldChar w:fldCharType="end"/>
            </w:r>
          </w:hyperlink>
        </w:p>
        <w:p w14:paraId="612170B9" w14:textId="687B4D1F" w:rsidR="006A0628" w:rsidRDefault="006A0628">
          <w:pPr>
            <w:pStyle w:val="TOC2"/>
            <w:tabs>
              <w:tab w:val="right" w:leader="dot" w:pos="8778"/>
            </w:tabs>
            <w:rPr>
              <w:rFonts w:asciiTheme="minorHAnsi" w:eastAsiaTheme="minorEastAsia" w:hAnsiTheme="minorHAnsi"/>
              <w:noProof/>
              <w:sz w:val="22"/>
              <w:lang w:eastAsia="ja-JP"/>
            </w:rPr>
          </w:pPr>
          <w:hyperlink w:anchor="_Toc29794024" w:history="1">
            <w:r w:rsidRPr="006D4306">
              <w:rPr>
                <w:rStyle w:val="Hyperlink"/>
                <w:noProof/>
              </w:rPr>
              <w:t>3.1. Giới thiệu về bộ dữ liệu</w:t>
            </w:r>
            <w:r>
              <w:rPr>
                <w:noProof/>
                <w:webHidden/>
              </w:rPr>
              <w:tab/>
            </w:r>
            <w:r>
              <w:rPr>
                <w:noProof/>
                <w:webHidden/>
              </w:rPr>
              <w:fldChar w:fldCharType="begin"/>
            </w:r>
            <w:r>
              <w:rPr>
                <w:noProof/>
                <w:webHidden/>
              </w:rPr>
              <w:instrText xml:space="preserve"> PAGEREF _Toc29794024 \h </w:instrText>
            </w:r>
            <w:r>
              <w:rPr>
                <w:noProof/>
                <w:webHidden/>
              </w:rPr>
            </w:r>
            <w:r>
              <w:rPr>
                <w:noProof/>
                <w:webHidden/>
              </w:rPr>
              <w:fldChar w:fldCharType="separate"/>
            </w:r>
            <w:r w:rsidR="003A68B0">
              <w:rPr>
                <w:noProof/>
                <w:webHidden/>
              </w:rPr>
              <w:t>36</w:t>
            </w:r>
            <w:r>
              <w:rPr>
                <w:noProof/>
                <w:webHidden/>
              </w:rPr>
              <w:fldChar w:fldCharType="end"/>
            </w:r>
          </w:hyperlink>
        </w:p>
        <w:p w14:paraId="5AEE5614" w14:textId="11AE386A" w:rsidR="006A0628" w:rsidRDefault="006A0628">
          <w:pPr>
            <w:pStyle w:val="TOC3"/>
            <w:tabs>
              <w:tab w:val="right" w:leader="dot" w:pos="8778"/>
            </w:tabs>
            <w:rPr>
              <w:rFonts w:asciiTheme="minorHAnsi" w:eastAsiaTheme="minorEastAsia" w:hAnsiTheme="minorHAnsi"/>
              <w:noProof/>
              <w:sz w:val="22"/>
              <w:lang w:eastAsia="ja-JP"/>
            </w:rPr>
          </w:pPr>
          <w:hyperlink w:anchor="_Toc29794025" w:history="1">
            <w:r w:rsidRPr="006D4306">
              <w:rPr>
                <w:rStyle w:val="Hyperlink"/>
                <w:noProof/>
              </w:rPr>
              <w:t>3.1.1. Bộ dữ liệu Paysim</w:t>
            </w:r>
            <w:r>
              <w:rPr>
                <w:noProof/>
                <w:webHidden/>
              </w:rPr>
              <w:tab/>
            </w:r>
            <w:r>
              <w:rPr>
                <w:noProof/>
                <w:webHidden/>
              </w:rPr>
              <w:fldChar w:fldCharType="begin"/>
            </w:r>
            <w:r>
              <w:rPr>
                <w:noProof/>
                <w:webHidden/>
              </w:rPr>
              <w:instrText xml:space="preserve"> PAGEREF _Toc29794025 \h </w:instrText>
            </w:r>
            <w:r>
              <w:rPr>
                <w:noProof/>
                <w:webHidden/>
              </w:rPr>
            </w:r>
            <w:r>
              <w:rPr>
                <w:noProof/>
                <w:webHidden/>
              </w:rPr>
              <w:fldChar w:fldCharType="separate"/>
            </w:r>
            <w:r w:rsidR="003A68B0">
              <w:rPr>
                <w:noProof/>
                <w:webHidden/>
              </w:rPr>
              <w:t>36</w:t>
            </w:r>
            <w:r>
              <w:rPr>
                <w:noProof/>
                <w:webHidden/>
              </w:rPr>
              <w:fldChar w:fldCharType="end"/>
            </w:r>
          </w:hyperlink>
        </w:p>
        <w:p w14:paraId="04691430" w14:textId="7EFC69E0" w:rsidR="006A0628" w:rsidRDefault="006A0628">
          <w:pPr>
            <w:pStyle w:val="TOC3"/>
            <w:tabs>
              <w:tab w:val="right" w:leader="dot" w:pos="8778"/>
            </w:tabs>
            <w:rPr>
              <w:rFonts w:asciiTheme="minorHAnsi" w:eastAsiaTheme="minorEastAsia" w:hAnsiTheme="minorHAnsi"/>
              <w:noProof/>
              <w:sz w:val="22"/>
              <w:lang w:eastAsia="ja-JP"/>
            </w:rPr>
          </w:pPr>
          <w:hyperlink w:anchor="_Toc29794026" w:history="1">
            <w:r w:rsidRPr="006D4306">
              <w:rPr>
                <w:rStyle w:val="Hyperlink"/>
                <w:noProof/>
              </w:rPr>
              <w:t>3.1.2. Bộ dữ liệu Credit Card Fraud Detection</w:t>
            </w:r>
            <w:r>
              <w:rPr>
                <w:noProof/>
                <w:webHidden/>
              </w:rPr>
              <w:tab/>
            </w:r>
            <w:r>
              <w:rPr>
                <w:noProof/>
                <w:webHidden/>
              </w:rPr>
              <w:fldChar w:fldCharType="begin"/>
            </w:r>
            <w:r>
              <w:rPr>
                <w:noProof/>
                <w:webHidden/>
              </w:rPr>
              <w:instrText xml:space="preserve"> PAGEREF _Toc29794026 \h </w:instrText>
            </w:r>
            <w:r>
              <w:rPr>
                <w:noProof/>
                <w:webHidden/>
              </w:rPr>
            </w:r>
            <w:r>
              <w:rPr>
                <w:noProof/>
                <w:webHidden/>
              </w:rPr>
              <w:fldChar w:fldCharType="separate"/>
            </w:r>
            <w:r w:rsidR="003A68B0">
              <w:rPr>
                <w:noProof/>
                <w:webHidden/>
              </w:rPr>
              <w:t>38</w:t>
            </w:r>
            <w:r>
              <w:rPr>
                <w:noProof/>
                <w:webHidden/>
              </w:rPr>
              <w:fldChar w:fldCharType="end"/>
            </w:r>
          </w:hyperlink>
        </w:p>
        <w:p w14:paraId="4E381D86" w14:textId="4824CAA6" w:rsidR="006A0628" w:rsidRDefault="006A0628">
          <w:pPr>
            <w:pStyle w:val="TOC3"/>
            <w:tabs>
              <w:tab w:val="right" w:leader="dot" w:pos="8778"/>
            </w:tabs>
            <w:rPr>
              <w:rFonts w:asciiTheme="minorHAnsi" w:eastAsiaTheme="minorEastAsia" w:hAnsiTheme="minorHAnsi"/>
              <w:noProof/>
              <w:sz w:val="22"/>
              <w:lang w:eastAsia="ja-JP"/>
            </w:rPr>
          </w:pPr>
          <w:hyperlink w:anchor="_Toc29794027" w:history="1">
            <w:r w:rsidRPr="006D4306">
              <w:rPr>
                <w:rStyle w:val="Hyperlink"/>
                <w:noProof/>
              </w:rPr>
              <w:t>3.1.3. Thao tác tiền xử lý dữ liệu</w:t>
            </w:r>
            <w:r>
              <w:rPr>
                <w:noProof/>
                <w:webHidden/>
              </w:rPr>
              <w:tab/>
            </w:r>
            <w:r>
              <w:rPr>
                <w:noProof/>
                <w:webHidden/>
              </w:rPr>
              <w:fldChar w:fldCharType="begin"/>
            </w:r>
            <w:r>
              <w:rPr>
                <w:noProof/>
                <w:webHidden/>
              </w:rPr>
              <w:instrText xml:space="preserve"> PAGEREF _Toc29794027 \h </w:instrText>
            </w:r>
            <w:r>
              <w:rPr>
                <w:noProof/>
                <w:webHidden/>
              </w:rPr>
            </w:r>
            <w:r>
              <w:rPr>
                <w:noProof/>
                <w:webHidden/>
              </w:rPr>
              <w:fldChar w:fldCharType="separate"/>
            </w:r>
            <w:r w:rsidR="003A68B0">
              <w:rPr>
                <w:noProof/>
                <w:webHidden/>
              </w:rPr>
              <w:t>39</w:t>
            </w:r>
            <w:r>
              <w:rPr>
                <w:noProof/>
                <w:webHidden/>
              </w:rPr>
              <w:fldChar w:fldCharType="end"/>
            </w:r>
          </w:hyperlink>
        </w:p>
        <w:p w14:paraId="59D17E56" w14:textId="168F9BCC" w:rsidR="006A0628" w:rsidRDefault="006A0628">
          <w:pPr>
            <w:pStyle w:val="TOC2"/>
            <w:tabs>
              <w:tab w:val="right" w:leader="dot" w:pos="8778"/>
            </w:tabs>
            <w:rPr>
              <w:rFonts w:asciiTheme="minorHAnsi" w:eastAsiaTheme="minorEastAsia" w:hAnsiTheme="minorHAnsi"/>
              <w:noProof/>
              <w:sz w:val="22"/>
              <w:lang w:eastAsia="ja-JP"/>
            </w:rPr>
          </w:pPr>
          <w:hyperlink w:anchor="_Toc29794028" w:history="1">
            <w:r w:rsidRPr="006D4306">
              <w:rPr>
                <w:rStyle w:val="Hyperlink"/>
                <w:noProof/>
              </w:rPr>
              <w:t>3.2. Ngôn ngữ lập trình được lựa chọn</w:t>
            </w:r>
            <w:r>
              <w:rPr>
                <w:noProof/>
                <w:webHidden/>
              </w:rPr>
              <w:tab/>
            </w:r>
            <w:r>
              <w:rPr>
                <w:noProof/>
                <w:webHidden/>
              </w:rPr>
              <w:fldChar w:fldCharType="begin"/>
            </w:r>
            <w:r>
              <w:rPr>
                <w:noProof/>
                <w:webHidden/>
              </w:rPr>
              <w:instrText xml:space="preserve"> PAGEREF _Toc29794028 \h </w:instrText>
            </w:r>
            <w:r>
              <w:rPr>
                <w:noProof/>
                <w:webHidden/>
              </w:rPr>
            </w:r>
            <w:r>
              <w:rPr>
                <w:noProof/>
                <w:webHidden/>
              </w:rPr>
              <w:fldChar w:fldCharType="separate"/>
            </w:r>
            <w:r w:rsidR="003A68B0">
              <w:rPr>
                <w:noProof/>
                <w:webHidden/>
              </w:rPr>
              <w:t>39</w:t>
            </w:r>
            <w:r>
              <w:rPr>
                <w:noProof/>
                <w:webHidden/>
              </w:rPr>
              <w:fldChar w:fldCharType="end"/>
            </w:r>
          </w:hyperlink>
        </w:p>
        <w:p w14:paraId="54E88F38" w14:textId="46D8F535" w:rsidR="006A0628" w:rsidRDefault="006A0628">
          <w:pPr>
            <w:pStyle w:val="TOC3"/>
            <w:tabs>
              <w:tab w:val="right" w:leader="dot" w:pos="8778"/>
            </w:tabs>
            <w:rPr>
              <w:rFonts w:asciiTheme="minorHAnsi" w:eastAsiaTheme="minorEastAsia" w:hAnsiTheme="minorHAnsi"/>
              <w:noProof/>
              <w:sz w:val="22"/>
              <w:lang w:eastAsia="ja-JP"/>
            </w:rPr>
          </w:pPr>
          <w:hyperlink w:anchor="_Toc29794029" w:history="1">
            <w:r w:rsidRPr="006D4306">
              <w:rPr>
                <w:rStyle w:val="Hyperlink"/>
                <w:noProof/>
              </w:rPr>
              <w:t>3.2.1. Python</w:t>
            </w:r>
            <w:r>
              <w:rPr>
                <w:noProof/>
                <w:webHidden/>
              </w:rPr>
              <w:tab/>
            </w:r>
            <w:r>
              <w:rPr>
                <w:noProof/>
                <w:webHidden/>
              </w:rPr>
              <w:fldChar w:fldCharType="begin"/>
            </w:r>
            <w:r>
              <w:rPr>
                <w:noProof/>
                <w:webHidden/>
              </w:rPr>
              <w:instrText xml:space="preserve"> PAGEREF _Toc29794029 \h </w:instrText>
            </w:r>
            <w:r>
              <w:rPr>
                <w:noProof/>
                <w:webHidden/>
              </w:rPr>
            </w:r>
            <w:r>
              <w:rPr>
                <w:noProof/>
                <w:webHidden/>
              </w:rPr>
              <w:fldChar w:fldCharType="separate"/>
            </w:r>
            <w:r w:rsidR="003A68B0">
              <w:rPr>
                <w:noProof/>
                <w:webHidden/>
              </w:rPr>
              <w:t>39</w:t>
            </w:r>
            <w:r>
              <w:rPr>
                <w:noProof/>
                <w:webHidden/>
              </w:rPr>
              <w:fldChar w:fldCharType="end"/>
            </w:r>
          </w:hyperlink>
        </w:p>
        <w:p w14:paraId="78CB3959" w14:textId="20FF1AA0" w:rsidR="006A0628" w:rsidRDefault="006A0628">
          <w:pPr>
            <w:pStyle w:val="TOC2"/>
            <w:tabs>
              <w:tab w:val="right" w:leader="dot" w:pos="8778"/>
            </w:tabs>
            <w:rPr>
              <w:rFonts w:asciiTheme="minorHAnsi" w:eastAsiaTheme="minorEastAsia" w:hAnsiTheme="minorHAnsi"/>
              <w:noProof/>
              <w:sz w:val="22"/>
              <w:lang w:eastAsia="ja-JP"/>
            </w:rPr>
          </w:pPr>
          <w:hyperlink w:anchor="_Toc29794030" w:history="1">
            <w:r w:rsidRPr="006D4306">
              <w:rPr>
                <w:rStyle w:val="Hyperlink"/>
                <w:noProof/>
              </w:rPr>
              <w:t>3.3. Google Colab</w:t>
            </w:r>
            <w:r>
              <w:rPr>
                <w:noProof/>
                <w:webHidden/>
              </w:rPr>
              <w:tab/>
            </w:r>
            <w:r>
              <w:rPr>
                <w:noProof/>
                <w:webHidden/>
              </w:rPr>
              <w:fldChar w:fldCharType="begin"/>
            </w:r>
            <w:r>
              <w:rPr>
                <w:noProof/>
                <w:webHidden/>
              </w:rPr>
              <w:instrText xml:space="preserve"> PAGEREF _Toc29794030 \h </w:instrText>
            </w:r>
            <w:r>
              <w:rPr>
                <w:noProof/>
                <w:webHidden/>
              </w:rPr>
            </w:r>
            <w:r>
              <w:rPr>
                <w:noProof/>
                <w:webHidden/>
              </w:rPr>
              <w:fldChar w:fldCharType="separate"/>
            </w:r>
            <w:r w:rsidR="003A68B0">
              <w:rPr>
                <w:noProof/>
                <w:webHidden/>
              </w:rPr>
              <w:t>41</w:t>
            </w:r>
            <w:r>
              <w:rPr>
                <w:noProof/>
                <w:webHidden/>
              </w:rPr>
              <w:fldChar w:fldCharType="end"/>
            </w:r>
          </w:hyperlink>
        </w:p>
        <w:p w14:paraId="2763FBA7" w14:textId="0EDB7A86" w:rsidR="006A0628" w:rsidRDefault="006A0628">
          <w:pPr>
            <w:pStyle w:val="TOC3"/>
            <w:tabs>
              <w:tab w:val="right" w:leader="dot" w:pos="8778"/>
            </w:tabs>
            <w:rPr>
              <w:rFonts w:asciiTheme="minorHAnsi" w:eastAsiaTheme="minorEastAsia" w:hAnsiTheme="minorHAnsi"/>
              <w:noProof/>
              <w:sz w:val="22"/>
              <w:lang w:eastAsia="ja-JP"/>
            </w:rPr>
          </w:pPr>
          <w:hyperlink w:anchor="_Toc29794031" w:history="1">
            <w:r w:rsidRPr="006D4306">
              <w:rPr>
                <w:rStyle w:val="Hyperlink"/>
                <w:noProof/>
              </w:rPr>
              <w:t>3.3.1. Lý do chọn Google colab</w:t>
            </w:r>
            <w:r>
              <w:rPr>
                <w:noProof/>
                <w:webHidden/>
              </w:rPr>
              <w:tab/>
            </w:r>
            <w:r>
              <w:rPr>
                <w:noProof/>
                <w:webHidden/>
              </w:rPr>
              <w:fldChar w:fldCharType="begin"/>
            </w:r>
            <w:r>
              <w:rPr>
                <w:noProof/>
                <w:webHidden/>
              </w:rPr>
              <w:instrText xml:space="preserve"> PAGEREF _Toc29794031 \h </w:instrText>
            </w:r>
            <w:r>
              <w:rPr>
                <w:noProof/>
                <w:webHidden/>
              </w:rPr>
            </w:r>
            <w:r>
              <w:rPr>
                <w:noProof/>
                <w:webHidden/>
              </w:rPr>
              <w:fldChar w:fldCharType="separate"/>
            </w:r>
            <w:r w:rsidR="003A68B0">
              <w:rPr>
                <w:noProof/>
                <w:webHidden/>
              </w:rPr>
              <w:t>42</w:t>
            </w:r>
            <w:r>
              <w:rPr>
                <w:noProof/>
                <w:webHidden/>
              </w:rPr>
              <w:fldChar w:fldCharType="end"/>
            </w:r>
          </w:hyperlink>
        </w:p>
        <w:p w14:paraId="41B9F3EF" w14:textId="0EAE2F95" w:rsidR="006A0628" w:rsidRDefault="006A0628">
          <w:pPr>
            <w:pStyle w:val="TOC3"/>
            <w:tabs>
              <w:tab w:val="right" w:leader="dot" w:pos="8778"/>
            </w:tabs>
            <w:rPr>
              <w:rFonts w:asciiTheme="minorHAnsi" w:eastAsiaTheme="minorEastAsia" w:hAnsiTheme="minorHAnsi"/>
              <w:noProof/>
              <w:sz w:val="22"/>
              <w:lang w:eastAsia="ja-JP"/>
            </w:rPr>
          </w:pPr>
          <w:hyperlink w:anchor="_Toc29794032" w:history="1">
            <w:r w:rsidRPr="006D4306">
              <w:rPr>
                <w:rStyle w:val="Hyperlink"/>
                <w:noProof/>
              </w:rPr>
              <w:t>3.3.2. Hạn chế</w:t>
            </w:r>
            <w:r>
              <w:rPr>
                <w:noProof/>
                <w:webHidden/>
              </w:rPr>
              <w:tab/>
            </w:r>
            <w:r>
              <w:rPr>
                <w:noProof/>
                <w:webHidden/>
              </w:rPr>
              <w:fldChar w:fldCharType="begin"/>
            </w:r>
            <w:r>
              <w:rPr>
                <w:noProof/>
                <w:webHidden/>
              </w:rPr>
              <w:instrText xml:space="preserve"> PAGEREF _Toc29794032 \h </w:instrText>
            </w:r>
            <w:r>
              <w:rPr>
                <w:noProof/>
                <w:webHidden/>
              </w:rPr>
            </w:r>
            <w:r>
              <w:rPr>
                <w:noProof/>
                <w:webHidden/>
              </w:rPr>
              <w:fldChar w:fldCharType="separate"/>
            </w:r>
            <w:r w:rsidR="003A68B0">
              <w:rPr>
                <w:noProof/>
                <w:webHidden/>
              </w:rPr>
              <w:t>43</w:t>
            </w:r>
            <w:r>
              <w:rPr>
                <w:noProof/>
                <w:webHidden/>
              </w:rPr>
              <w:fldChar w:fldCharType="end"/>
            </w:r>
          </w:hyperlink>
        </w:p>
        <w:p w14:paraId="15CFEF7E" w14:textId="5D5A1B94" w:rsidR="006A0628" w:rsidRDefault="006A0628">
          <w:pPr>
            <w:pStyle w:val="TOC1"/>
            <w:tabs>
              <w:tab w:val="right" w:leader="dot" w:pos="8778"/>
            </w:tabs>
            <w:rPr>
              <w:rFonts w:asciiTheme="minorHAnsi" w:eastAsiaTheme="minorEastAsia" w:hAnsiTheme="minorHAnsi"/>
              <w:b w:val="0"/>
              <w:noProof/>
              <w:sz w:val="22"/>
              <w:lang w:eastAsia="ja-JP"/>
            </w:rPr>
          </w:pPr>
          <w:hyperlink w:anchor="_Toc29794033" w:history="1">
            <w:r w:rsidRPr="006D4306">
              <w:rPr>
                <w:rStyle w:val="Hyperlink"/>
                <w:noProof/>
              </w:rPr>
              <w:t>CHƯƠNG 4: THỰC NGHIỆM</w:t>
            </w:r>
            <w:r>
              <w:rPr>
                <w:noProof/>
                <w:webHidden/>
              </w:rPr>
              <w:tab/>
            </w:r>
            <w:r>
              <w:rPr>
                <w:noProof/>
                <w:webHidden/>
              </w:rPr>
              <w:fldChar w:fldCharType="begin"/>
            </w:r>
            <w:r>
              <w:rPr>
                <w:noProof/>
                <w:webHidden/>
              </w:rPr>
              <w:instrText xml:space="preserve"> PAGEREF _Toc29794033 \h </w:instrText>
            </w:r>
            <w:r>
              <w:rPr>
                <w:noProof/>
                <w:webHidden/>
              </w:rPr>
            </w:r>
            <w:r>
              <w:rPr>
                <w:noProof/>
                <w:webHidden/>
              </w:rPr>
              <w:fldChar w:fldCharType="separate"/>
            </w:r>
            <w:r w:rsidR="003A68B0">
              <w:rPr>
                <w:noProof/>
                <w:webHidden/>
              </w:rPr>
              <w:t>45</w:t>
            </w:r>
            <w:r>
              <w:rPr>
                <w:noProof/>
                <w:webHidden/>
              </w:rPr>
              <w:fldChar w:fldCharType="end"/>
            </w:r>
          </w:hyperlink>
        </w:p>
        <w:p w14:paraId="65237C2E" w14:textId="22F72E91" w:rsidR="006A0628" w:rsidRDefault="006A0628">
          <w:pPr>
            <w:pStyle w:val="TOC2"/>
            <w:tabs>
              <w:tab w:val="right" w:leader="dot" w:pos="8778"/>
            </w:tabs>
            <w:rPr>
              <w:rFonts w:asciiTheme="minorHAnsi" w:eastAsiaTheme="minorEastAsia" w:hAnsiTheme="minorHAnsi"/>
              <w:noProof/>
              <w:sz w:val="22"/>
              <w:lang w:eastAsia="ja-JP"/>
            </w:rPr>
          </w:pPr>
          <w:hyperlink w:anchor="_Toc29794034" w:history="1">
            <w:r w:rsidRPr="006D4306">
              <w:rPr>
                <w:rStyle w:val="Hyperlink"/>
                <w:noProof/>
              </w:rPr>
              <w:t>4.1. Bộ dữ liệu Paysim</w:t>
            </w:r>
            <w:r>
              <w:rPr>
                <w:noProof/>
                <w:webHidden/>
              </w:rPr>
              <w:tab/>
            </w:r>
            <w:r>
              <w:rPr>
                <w:noProof/>
                <w:webHidden/>
              </w:rPr>
              <w:fldChar w:fldCharType="begin"/>
            </w:r>
            <w:r>
              <w:rPr>
                <w:noProof/>
                <w:webHidden/>
              </w:rPr>
              <w:instrText xml:space="preserve"> PAGEREF _Toc29794034 \h </w:instrText>
            </w:r>
            <w:r>
              <w:rPr>
                <w:noProof/>
                <w:webHidden/>
              </w:rPr>
            </w:r>
            <w:r>
              <w:rPr>
                <w:noProof/>
                <w:webHidden/>
              </w:rPr>
              <w:fldChar w:fldCharType="separate"/>
            </w:r>
            <w:r w:rsidR="003A68B0">
              <w:rPr>
                <w:noProof/>
                <w:webHidden/>
              </w:rPr>
              <w:t>45</w:t>
            </w:r>
            <w:r>
              <w:rPr>
                <w:noProof/>
                <w:webHidden/>
              </w:rPr>
              <w:fldChar w:fldCharType="end"/>
            </w:r>
          </w:hyperlink>
        </w:p>
        <w:p w14:paraId="1D5FCE86" w14:textId="572DEF9D" w:rsidR="006A0628" w:rsidRDefault="006A0628">
          <w:pPr>
            <w:pStyle w:val="TOC3"/>
            <w:tabs>
              <w:tab w:val="right" w:leader="dot" w:pos="8778"/>
            </w:tabs>
            <w:rPr>
              <w:rFonts w:asciiTheme="minorHAnsi" w:eastAsiaTheme="minorEastAsia" w:hAnsiTheme="minorHAnsi"/>
              <w:noProof/>
              <w:sz w:val="22"/>
              <w:lang w:eastAsia="ja-JP"/>
            </w:rPr>
          </w:pPr>
          <w:hyperlink w:anchor="_Toc29794035" w:history="1">
            <w:r w:rsidRPr="006D4306">
              <w:rPr>
                <w:rStyle w:val="Hyperlink"/>
                <w:noProof/>
              </w:rPr>
              <w:t>4.1.1. Các bước thực hiện</w:t>
            </w:r>
            <w:r>
              <w:rPr>
                <w:noProof/>
                <w:webHidden/>
              </w:rPr>
              <w:tab/>
            </w:r>
            <w:r>
              <w:rPr>
                <w:noProof/>
                <w:webHidden/>
              </w:rPr>
              <w:fldChar w:fldCharType="begin"/>
            </w:r>
            <w:r>
              <w:rPr>
                <w:noProof/>
                <w:webHidden/>
              </w:rPr>
              <w:instrText xml:space="preserve"> PAGEREF _Toc29794035 \h </w:instrText>
            </w:r>
            <w:r>
              <w:rPr>
                <w:noProof/>
                <w:webHidden/>
              </w:rPr>
            </w:r>
            <w:r>
              <w:rPr>
                <w:noProof/>
                <w:webHidden/>
              </w:rPr>
              <w:fldChar w:fldCharType="separate"/>
            </w:r>
            <w:r w:rsidR="003A68B0">
              <w:rPr>
                <w:noProof/>
                <w:webHidden/>
              </w:rPr>
              <w:t>45</w:t>
            </w:r>
            <w:r>
              <w:rPr>
                <w:noProof/>
                <w:webHidden/>
              </w:rPr>
              <w:fldChar w:fldCharType="end"/>
            </w:r>
          </w:hyperlink>
        </w:p>
        <w:p w14:paraId="7F82AE09" w14:textId="0C25DEAB" w:rsidR="006A0628" w:rsidRDefault="006A0628">
          <w:pPr>
            <w:pStyle w:val="TOC3"/>
            <w:tabs>
              <w:tab w:val="right" w:leader="dot" w:pos="8778"/>
            </w:tabs>
            <w:rPr>
              <w:rFonts w:asciiTheme="minorHAnsi" w:eastAsiaTheme="minorEastAsia" w:hAnsiTheme="minorHAnsi"/>
              <w:noProof/>
              <w:sz w:val="22"/>
              <w:lang w:eastAsia="ja-JP"/>
            </w:rPr>
          </w:pPr>
          <w:hyperlink w:anchor="_Toc29794036" w:history="1">
            <w:r w:rsidRPr="006D4306">
              <w:rPr>
                <w:rStyle w:val="Hyperlink"/>
                <w:noProof/>
              </w:rPr>
              <w:t>4.1.2. Tìm hiểu tổng quan dữ liệu</w:t>
            </w:r>
            <w:r>
              <w:rPr>
                <w:noProof/>
                <w:webHidden/>
              </w:rPr>
              <w:tab/>
            </w:r>
            <w:r>
              <w:rPr>
                <w:noProof/>
                <w:webHidden/>
              </w:rPr>
              <w:fldChar w:fldCharType="begin"/>
            </w:r>
            <w:r>
              <w:rPr>
                <w:noProof/>
                <w:webHidden/>
              </w:rPr>
              <w:instrText xml:space="preserve"> PAGEREF _Toc29794036 \h </w:instrText>
            </w:r>
            <w:r>
              <w:rPr>
                <w:noProof/>
                <w:webHidden/>
              </w:rPr>
            </w:r>
            <w:r>
              <w:rPr>
                <w:noProof/>
                <w:webHidden/>
              </w:rPr>
              <w:fldChar w:fldCharType="separate"/>
            </w:r>
            <w:r w:rsidR="003A68B0">
              <w:rPr>
                <w:noProof/>
                <w:webHidden/>
              </w:rPr>
              <w:t>45</w:t>
            </w:r>
            <w:r>
              <w:rPr>
                <w:noProof/>
                <w:webHidden/>
              </w:rPr>
              <w:fldChar w:fldCharType="end"/>
            </w:r>
          </w:hyperlink>
        </w:p>
        <w:p w14:paraId="535B9AC9" w14:textId="4C16D0D1" w:rsidR="006A0628" w:rsidRDefault="006A0628">
          <w:pPr>
            <w:pStyle w:val="TOC3"/>
            <w:tabs>
              <w:tab w:val="right" w:leader="dot" w:pos="8778"/>
            </w:tabs>
            <w:rPr>
              <w:rFonts w:asciiTheme="minorHAnsi" w:eastAsiaTheme="minorEastAsia" w:hAnsiTheme="minorHAnsi"/>
              <w:noProof/>
              <w:sz w:val="22"/>
              <w:lang w:eastAsia="ja-JP"/>
            </w:rPr>
          </w:pPr>
          <w:hyperlink w:anchor="_Toc29794037" w:history="1">
            <w:r w:rsidRPr="006D4306">
              <w:rPr>
                <w:rStyle w:val="Hyperlink"/>
                <w:noProof/>
              </w:rPr>
              <w:t>4.1.3. Phân tích dữ liệu</w:t>
            </w:r>
            <w:r>
              <w:rPr>
                <w:noProof/>
                <w:webHidden/>
              </w:rPr>
              <w:tab/>
            </w:r>
            <w:r>
              <w:rPr>
                <w:noProof/>
                <w:webHidden/>
              </w:rPr>
              <w:fldChar w:fldCharType="begin"/>
            </w:r>
            <w:r>
              <w:rPr>
                <w:noProof/>
                <w:webHidden/>
              </w:rPr>
              <w:instrText xml:space="preserve"> PAGEREF _Toc29794037 \h </w:instrText>
            </w:r>
            <w:r>
              <w:rPr>
                <w:noProof/>
                <w:webHidden/>
              </w:rPr>
            </w:r>
            <w:r>
              <w:rPr>
                <w:noProof/>
                <w:webHidden/>
              </w:rPr>
              <w:fldChar w:fldCharType="separate"/>
            </w:r>
            <w:r w:rsidR="003A68B0">
              <w:rPr>
                <w:noProof/>
                <w:webHidden/>
              </w:rPr>
              <w:t>47</w:t>
            </w:r>
            <w:r>
              <w:rPr>
                <w:noProof/>
                <w:webHidden/>
              </w:rPr>
              <w:fldChar w:fldCharType="end"/>
            </w:r>
          </w:hyperlink>
        </w:p>
        <w:p w14:paraId="7C4DF33F" w14:textId="51417B25" w:rsidR="006A0628" w:rsidRDefault="006A0628">
          <w:pPr>
            <w:pStyle w:val="TOC4"/>
            <w:tabs>
              <w:tab w:val="right" w:leader="dot" w:pos="8778"/>
            </w:tabs>
            <w:rPr>
              <w:rFonts w:asciiTheme="minorHAnsi" w:eastAsiaTheme="minorEastAsia" w:hAnsiTheme="minorHAnsi"/>
              <w:noProof/>
              <w:sz w:val="22"/>
              <w:lang w:eastAsia="ja-JP"/>
            </w:rPr>
          </w:pPr>
          <w:hyperlink w:anchor="_Toc29794038" w:history="1">
            <w:r w:rsidRPr="006D4306">
              <w:rPr>
                <w:rStyle w:val="Hyperlink"/>
                <w:noProof/>
              </w:rPr>
              <w:t>4.1.3.1. Những loại giao dịch gian lận</w:t>
            </w:r>
            <w:r>
              <w:rPr>
                <w:noProof/>
                <w:webHidden/>
              </w:rPr>
              <w:tab/>
            </w:r>
            <w:r>
              <w:rPr>
                <w:noProof/>
                <w:webHidden/>
              </w:rPr>
              <w:fldChar w:fldCharType="begin"/>
            </w:r>
            <w:r>
              <w:rPr>
                <w:noProof/>
                <w:webHidden/>
              </w:rPr>
              <w:instrText xml:space="preserve"> PAGEREF _Toc29794038 \h </w:instrText>
            </w:r>
            <w:r>
              <w:rPr>
                <w:noProof/>
                <w:webHidden/>
              </w:rPr>
            </w:r>
            <w:r>
              <w:rPr>
                <w:noProof/>
                <w:webHidden/>
              </w:rPr>
              <w:fldChar w:fldCharType="separate"/>
            </w:r>
            <w:r w:rsidR="003A68B0">
              <w:rPr>
                <w:noProof/>
                <w:webHidden/>
              </w:rPr>
              <w:t>47</w:t>
            </w:r>
            <w:r>
              <w:rPr>
                <w:noProof/>
                <w:webHidden/>
              </w:rPr>
              <w:fldChar w:fldCharType="end"/>
            </w:r>
          </w:hyperlink>
        </w:p>
        <w:p w14:paraId="5579BD1C" w14:textId="17C00004" w:rsidR="006A0628" w:rsidRDefault="006A0628">
          <w:pPr>
            <w:pStyle w:val="TOC4"/>
            <w:tabs>
              <w:tab w:val="right" w:leader="dot" w:pos="8778"/>
            </w:tabs>
            <w:rPr>
              <w:rFonts w:asciiTheme="minorHAnsi" w:eastAsiaTheme="minorEastAsia" w:hAnsiTheme="minorHAnsi"/>
              <w:noProof/>
              <w:sz w:val="22"/>
              <w:lang w:eastAsia="ja-JP"/>
            </w:rPr>
          </w:pPr>
          <w:hyperlink w:anchor="_Toc29794039" w:history="1">
            <w:r w:rsidRPr="006D4306">
              <w:rPr>
                <w:rStyle w:val="Hyperlink"/>
                <w:noProof/>
              </w:rPr>
              <w:t>4.1.3.2. Tìm hiểu ý nghĩa thuộc tính isFlaggedFraud</w:t>
            </w:r>
            <w:r>
              <w:rPr>
                <w:noProof/>
                <w:webHidden/>
              </w:rPr>
              <w:tab/>
            </w:r>
            <w:r>
              <w:rPr>
                <w:noProof/>
                <w:webHidden/>
              </w:rPr>
              <w:fldChar w:fldCharType="begin"/>
            </w:r>
            <w:r>
              <w:rPr>
                <w:noProof/>
                <w:webHidden/>
              </w:rPr>
              <w:instrText xml:space="preserve"> PAGEREF _Toc29794039 \h </w:instrText>
            </w:r>
            <w:r>
              <w:rPr>
                <w:noProof/>
                <w:webHidden/>
              </w:rPr>
            </w:r>
            <w:r>
              <w:rPr>
                <w:noProof/>
                <w:webHidden/>
              </w:rPr>
              <w:fldChar w:fldCharType="separate"/>
            </w:r>
            <w:r w:rsidR="003A68B0">
              <w:rPr>
                <w:noProof/>
                <w:webHidden/>
              </w:rPr>
              <w:t>49</w:t>
            </w:r>
            <w:r>
              <w:rPr>
                <w:noProof/>
                <w:webHidden/>
              </w:rPr>
              <w:fldChar w:fldCharType="end"/>
            </w:r>
          </w:hyperlink>
        </w:p>
        <w:p w14:paraId="3A58B383" w14:textId="5148F2E3" w:rsidR="006A0628" w:rsidRDefault="006A0628">
          <w:pPr>
            <w:pStyle w:val="TOC4"/>
            <w:tabs>
              <w:tab w:val="right" w:leader="dot" w:pos="8778"/>
            </w:tabs>
            <w:rPr>
              <w:rFonts w:asciiTheme="minorHAnsi" w:eastAsiaTheme="minorEastAsia" w:hAnsiTheme="minorHAnsi"/>
              <w:noProof/>
              <w:sz w:val="22"/>
              <w:lang w:eastAsia="ja-JP"/>
            </w:rPr>
          </w:pPr>
          <w:hyperlink w:anchor="_Toc29794040" w:history="1">
            <w:r w:rsidRPr="006D4306">
              <w:rPr>
                <w:rStyle w:val="Hyperlink"/>
                <w:noProof/>
                <w:lang w:eastAsia="zh-CN"/>
              </w:rPr>
              <w:t>4.1.3.3. Tìm hiểu các tài khoản thương gia (bắt đầu bằng M) được gán nhãn</w:t>
            </w:r>
            <w:r>
              <w:rPr>
                <w:noProof/>
                <w:webHidden/>
              </w:rPr>
              <w:tab/>
            </w:r>
            <w:r>
              <w:rPr>
                <w:noProof/>
                <w:webHidden/>
              </w:rPr>
              <w:fldChar w:fldCharType="begin"/>
            </w:r>
            <w:r>
              <w:rPr>
                <w:noProof/>
                <w:webHidden/>
              </w:rPr>
              <w:instrText xml:space="preserve"> PAGEREF _Toc29794040 \h </w:instrText>
            </w:r>
            <w:r>
              <w:rPr>
                <w:noProof/>
                <w:webHidden/>
              </w:rPr>
            </w:r>
            <w:r>
              <w:rPr>
                <w:noProof/>
                <w:webHidden/>
              </w:rPr>
              <w:fldChar w:fldCharType="separate"/>
            </w:r>
            <w:r w:rsidR="003A68B0">
              <w:rPr>
                <w:noProof/>
                <w:webHidden/>
              </w:rPr>
              <w:t>53</w:t>
            </w:r>
            <w:r>
              <w:rPr>
                <w:noProof/>
                <w:webHidden/>
              </w:rPr>
              <w:fldChar w:fldCharType="end"/>
            </w:r>
          </w:hyperlink>
        </w:p>
        <w:p w14:paraId="77EB8858" w14:textId="2B4DE6A6" w:rsidR="006A0628" w:rsidRDefault="006A0628">
          <w:pPr>
            <w:pStyle w:val="TOC3"/>
            <w:tabs>
              <w:tab w:val="right" w:leader="dot" w:pos="8778"/>
            </w:tabs>
            <w:rPr>
              <w:rFonts w:asciiTheme="minorHAnsi" w:eastAsiaTheme="minorEastAsia" w:hAnsiTheme="minorHAnsi"/>
              <w:noProof/>
              <w:sz w:val="22"/>
              <w:lang w:eastAsia="ja-JP"/>
            </w:rPr>
          </w:pPr>
          <w:hyperlink w:anchor="_Toc29794041" w:history="1">
            <w:r w:rsidRPr="006D4306">
              <w:rPr>
                <w:rStyle w:val="Hyperlink"/>
                <w:noProof/>
              </w:rPr>
              <w:t>4.1.4. Tiền xử lý dữ liệu</w:t>
            </w:r>
            <w:r>
              <w:rPr>
                <w:noProof/>
                <w:webHidden/>
              </w:rPr>
              <w:tab/>
            </w:r>
            <w:r>
              <w:rPr>
                <w:noProof/>
                <w:webHidden/>
              </w:rPr>
              <w:fldChar w:fldCharType="begin"/>
            </w:r>
            <w:r>
              <w:rPr>
                <w:noProof/>
                <w:webHidden/>
              </w:rPr>
              <w:instrText xml:space="preserve"> PAGEREF _Toc29794041 \h </w:instrText>
            </w:r>
            <w:r>
              <w:rPr>
                <w:noProof/>
                <w:webHidden/>
              </w:rPr>
            </w:r>
            <w:r>
              <w:rPr>
                <w:noProof/>
                <w:webHidden/>
              </w:rPr>
              <w:fldChar w:fldCharType="separate"/>
            </w:r>
            <w:r w:rsidR="003A68B0">
              <w:rPr>
                <w:noProof/>
                <w:webHidden/>
              </w:rPr>
              <w:t>56</w:t>
            </w:r>
            <w:r>
              <w:rPr>
                <w:noProof/>
                <w:webHidden/>
              </w:rPr>
              <w:fldChar w:fldCharType="end"/>
            </w:r>
          </w:hyperlink>
        </w:p>
        <w:p w14:paraId="21DA9D6B" w14:textId="29BA3A66" w:rsidR="006A0628" w:rsidRDefault="006A0628">
          <w:pPr>
            <w:pStyle w:val="TOC3"/>
            <w:tabs>
              <w:tab w:val="right" w:leader="dot" w:pos="8778"/>
            </w:tabs>
            <w:rPr>
              <w:rFonts w:asciiTheme="minorHAnsi" w:eastAsiaTheme="minorEastAsia" w:hAnsiTheme="minorHAnsi"/>
              <w:noProof/>
              <w:sz w:val="22"/>
              <w:lang w:eastAsia="ja-JP"/>
            </w:rPr>
          </w:pPr>
          <w:hyperlink w:anchor="_Toc29794042" w:history="1">
            <w:r w:rsidRPr="006D4306">
              <w:rPr>
                <w:rStyle w:val="Hyperlink"/>
                <w:noProof/>
              </w:rPr>
              <w:t>4.1.5. Trực quan hóa dữ liệu – Data visualization</w:t>
            </w:r>
            <w:r>
              <w:rPr>
                <w:noProof/>
                <w:webHidden/>
              </w:rPr>
              <w:tab/>
            </w:r>
            <w:r>
              <w:rPr>
                <w:noProof/>
                <w:webHidden/>
              </w:rPr>
              <w:fldChar w:fldCharType="begin"/>
            </w:r>
            <w:r>
              <w:rPr>
                <w:noProof/>
                <w:webHidden/>
              </w:rPr>
              <w:instrText xml:space="preserve"> PAGEREF _Toc29794042 \h </w:instrText>
            </w:r>
            <w:r>
              <w:rPr>
                <w:noProof/>
                <w:webHidden/>
              </w:rPr>
            </w:r>
            <w:r>
              <w:rPr>
                <w:noProof/>
                <w:webHidden/>
              </w:rPr>
              <w:fldChar w:fldCharType="separate"/>
            </w:r>
            <w:r w:rsidR="003A68B0">
              <w:rPr>
                <w:noProof/>
                <w:webHidden/>
              </w:rPr>
              <w:t>60</w:t>
            </w:r>
            <w:r>
              <w:rPr>
                <w:noProof/>
                <w:webHidden/>
              </w:rPr>
              <w:fldChar w:fldCharType="end"/>
            </w:r>
          </w:hyperlink>
        </w:p>
        <w:p w14:paraId="5AD5D8AD" w14:textId="232778C9" w:rsidR="006A0628" w:rsidRDefault="006A0628">
          <w:pPr>
            <w:pStyle w:val="TOC4"/>
            <w:tabs>
              <w:tab w:val="right" w:leader="dot" w:pos="8778"/>
            </w:tabs>
            <w:rPr>
              <w:rFonts w:asciiTheme="minorHAnsi" w:eastAsiaTheme="minorEastAsia" w:hAnsiTheme="minorHAnsi"/>
              <w:noProof/>
              <w:sz w:val="22"/>
              <w:lang w:eastAsia="ja-JP"/>
            </w:rPr>
          </w:pPr>
          <w:hyperlink w:anchor="_Toc29794043" w:history="1">
            <w:r w:rsidRPr="006D4306">
              <w:rPr>
                <w:rStyle w:val="Hyperlink"/>
                <w:noProof/>
              </w:rPr>
              <w:t>4.1.5.1. Phân tán theo thời gian</w:t>
            </w:r>
            <w:r>
              <w:rPr>
                <w:noProof/>
                <w:webHidden/>
              </w:rPr>
              <w:tab/>
            </w:r>
            <w:r>
              <w:rPr>
                <w:noProof/>
                <w:webHidden/>
              </w:rPr>
              <w:fldChar w:fldCharType="begin"/>
            </w:r>
            <w:r>
              <w:rPr>
                <w:noProof/>
                <w:webHidden/>
              </w:rPr>
              <w:instrText xml:space="preserve"> PAGEREF _Toc29794043 \h </w:instrText>
            </w:r>
            <w:r>
              <w:rPr>
                <w:noProof/>
                <w:webHidden/>
              </w:rPr>
            </w:r>
            <w:r>
              <w:rPr>
                <w:noProof/>
                <w:webHidden/>
              </w:rPr>
              <w:fldChar w:fldCharType="separate"/>
            </w:r>
            <w:r w:rsidR="003A68B0">
              <w:rPr>
                <w:noProof/>
                <w:webHidden/>
              </w:rPr>
              <w:t>60</w:t>
            </w:r>
            <w:r>
              <w:rPr>
                <w:noProof/>
                <w:webHidden/>
              </w:rPr>
              <w:fldChar w:fldCharType="end"/>
            </w:r>
          </w:hyperlink>
        </w:p>
        <w:p w14:paraId="58E657A3" w14:textId="1D0A3DCF" w:rsidR="006A0628" w:rsidRDefault="006A0628">
          <w:pPr>
            <w:pStyle w:val="TOC4"/>
            <w:tabs>
              <w:tab w:val="right" w:leader="dot" w:pos="8778"/>
            </w:tabs>
            <w:rPr>
              <w:rFonts w:asciiTheme="minorHAnsi" w:eastAsiaTheme="minorEastAsia" w:hAnsiTheme="minorHAnsi"/>
              <w:noProof/>
              <w:sz w:val="22"/>
              <w:lang w:eastAsia="ja-JP"/>
            </w:rPr>
          </w:pPr>
          <w:hyperlink w:anchor="_Toc29794044" w:history="1">
            <w:r w:rsidRPr="006D4306">
              <w:rPr>
                <w:rStyle w:val="Hyperlink"/>
                <w:noProof/>
              </w:rPr>
              <w:t>4.1.5.2. Phân tán theo số tiền giao dịch</w:t>
            </w:r>
            <w:r>
              <w:rPr>
                <w:noProof/>
                <w:webHidden/>
              </w:rPr>
              <w:tab/>
            </w:r>
            <w:r>
              <w:rPr>
                <w:noProof/>
                <w:webHidden/>
              </w:rPr>
              <w:fldChar w:fldCharType="begin"/>
            </w:r>
            <w:r>
              <w:rPr>
                <w:noProof/>
                <w:webHidden/>
              </w:rPr>
              <w:instrText xml:space="preserve"> PAGEREF _Toc29794044 \h </w:instrText>
            </w:r>
            <w:r>
              <w:rPr>
                <w:noProof/>
                <w:webHidden/>
              </w:rPr>
            </w:r>
            <w:r>
              <w:rPr>
                <w:noProof/>
                <w:webHidden/>
              </w:rPr>
              <w:fldChar w:fldCharType="separate"/>
            </w:r>
            <w:r w:rsidR="003A68B0">
              <w:rPr>
                <w:noProof/>
                <w:webHidden/>
              </w:rPr>
              <w:t>60</w:t>
            </w:r>
            <w:r>
              <w:rPr>
                <w:noProof/>
                <w:webHidden/>
              </w:rPr>
              <w:fldChar w:fldCharType="end"/>
            </w:r>
          </w:hyperlink>
        </w:p>
        <w:p w14:paraId="17BCEC8C" w14:textId="56CD371F" w:rsidR="006A0628" w:rsidRDefault="006A0628">
          <w:pPr>
            <w:pStyle w:val="TOC4"/>
            <w:tabs>
              <w:tab w:val="right" w:leader="dot" w:pos="8778"/>
            </w:tabs>
            <w:rPr>
              <w:rFonts w:asciiTheme="minorHAnsi" w:eastAsiaTheme="minorEastAsia" w:hAnsiTheme="minorHAnsi"/>
              <w:noProof/>
              <w:sz w:val="22"/>
              <w:lang w:eastAsia="ja-JP"/>
            </w:rPr>
          </w:pPr>
          <w:hyperlink w:anchor="_Toc29794045" w:history="1">
            <w:r w:rsidRPr="006D4306">
              <w:rPr>
                <w:rStyle w:val="Hyperlink"/>
                <w:noProof/>
              </w:rPr>
              <w:t>4.1.5.3. Phân tán theo số tiền sai trong tài khoản đích</w:t>
            </w:r>
            <w:r>
              <w:rPr>
                <w:noProof/>
                <w:webHidden/>
              </w:rPr>
              <w:tab/>
            </w:r>
            <w:r>
              <w:rPr>
                <w:noProof/>
                <w:webHidden/>
              </w:rPr>
              <w:fldChar w:fldCharType="begin"/>
            </w:r>
            <w:r>
              <w:rPr>
                <w:noProof/>
                <w:webHidden/>
              </w:rPr>
              <w:instrText xml:space="preserve"> PAGEREF _Toc29794045 \h </w:instrText>
            </w:r>
            <w:r>
              <w:rPr>
                <w:noProof/>
                <w:webHidden/>
              </w:rPr>
            </w:r>
            <w:r>
              <w:rPr>
                <w:noProof/>
                <w:webHidden/>
              </w:rPr>
              <w:fldChar w:fldCharType="separate"/>
            </w:r>
            <w:r w:rsidR="003A68B0">
              <w:rPr>
                <w:noProof/>
                <w:webHidden/>
              </w:rPr>
              <w:t>61</w:t>
            </w:r>
            <w:r>
              <w:rPr>
                <w:noProof/>
                <w:webHidden/>
              </w:rPr>
              <w:fldChar w:fldCharType="end"/>
            </w:r>
          </w:hyperlink>
        </w:p>
        <w:p w14:paraId="45CB72A7" w14:textId="3CEF72E0" w:rsidR="006A0628" w:rsidRDefault="006A0628">
          <w:pPr>
            <w:pStyle w:val="TOC3"/>
            <w:tabs>
              <w:tab w:val="right" w:leader="dot" w:pos="8778"/>
            </w:tabs>
            <w:rPr>
              <w:rFonts w:asciiTheme="minorHAnsi" w:eastAsiaTheme="minorEastAsia" w:hAnsiTheme="minorHAnsi"/>
              <w:noProof/>
              <w:sz w:val="22"/>
              <w:lang w:eastAsia="ja-JP"/>
            </w:rPr>
          </w:pPr>
          <w:hyperlink w:anchor="_Toc29794046" w:history="1">
            <w:r w:rsidRPr="006D4306">
              <w:rPr>
                <w:rStyle w:val="Hyperlink"/>
                <w:noProof/>
              </w:rPr>
              <w:t>4.1.6. Xử lý dữ liệu mất cân bằng</w:t>
            </w:r>
            <w:r>
              <w:rPr>
                <w:noProof/>
                <w:webHidden/>
              </w:rPr>
              <w:tab/>
            </w:r>
            <w:r>
              <w:rPr>
                <w:noProof/>
                <w:webHidden/>
              </w:rPr>
              <w:fldChar w:fldCharType="begin"/>
            </w:r>
            <w:r>
              <w:rPr>
                <w:noProof/>
                <w:webHidden/>
              </w:rPr>
              <w:instrText xml:space="preserve"> PAGEREF _Toc29794046 \h </w:instrText>
            </w:r>
            <w:r>
              <w:rPr>
                <w:noProof/>
                <w:webHidden/>
              </w:rPr>
            </w:r>
            <w:r>
              <w:rPr>
                <w:noProof/>
                <w:webHidden/>
              </w:rPr>
              <w:fldChar w:fldCharType="separate"/>
            </w:r>
            <w:r w:rsidR="003A68B0">
              <w:rPr>
                <w:noProof/>
                <w:webHidden/>
              </w:rPr>
              <w:t>62</w:t>
            </w:r>
            <w:r>
              <w:rPr>
                <w:noProof/>
                <w:webHidden/>
              </w:rPr>
              <w:fldChar w:fldCharType="end"/>
            </w:r>
          </w:hyperlink>
        </w:p>
        <w:p w14:paraId="28FA4890" w14:textId="092FD0FD" w:rsidR="006A0628" w:rsidRDefault="006A0628">
          <w:pPr>
            <w:pStyle w:val="TOC4"/>
            <w:tabs>
              <w:tab w:val="right" w:leader="dot" w:pos="8778"/>
            </w:tabs>
            <w:rPr>
              <w:rFonts w:asciiTheme="minorHAnsi" w:eastAsiaTheme="minorEastAsia" w:hAnsiTheme="minorHAnsi"/>
              <w:noProof/>
              <w:sz w:val="22"/>
              <w:lang w:eastAsia="ja-JP"/>
            </w:rPr>
          </w:pPr>
          <w:hyperlink w:anchor="_Toc29794047" w:history="1">
            <w:r w:rsidRPr="006D4306">
              <w:rPr>
                <w:rStyle w:val="Hyperlink"/>
                <w:noProof/>
              </w:rPr>
              <w:t>4.1.6.1. Random UnderSampling</w:t>
            </w:r>
            <w:r>
              <w:rPr>
                <w:noProof/>
                <w:webHidden/>
              </w:rPr>
              <w:tab/>
            </w:r>
            <w:r>
              <w:rPr>
                <w:noProof/>
                <w:webHidden/>
              </w:rPr>
              <w:fldChar w:fldCharType="begin"/>
            </w:r>
            <w:r>
              <w:rPr>
                <w:noProof/>
                <w:webHidden/>
              </w:rPr>
              <w:instrText xml:space="preserve"> PAGEREF _Toc29794047 \h </w:instrText>
            </w:r>
            <w:r>
              <w:rPr>
                <w:noProof/>
                <w:webHidden/>
              </w:rPr>
            </w:r>
            <w:r>
              <w:rPr>
                <w:noProof/>
                <w:webHidden/>
              </w:rPr>
              <w:fldChar w:fldCharType="separate"/>
            </w:r>
            <w:r w:rsidR="003A68B0">
              <w:rPr>
                <w:noProof/>
                <w:webHidden/>
              </w:rPr>
              <w:t>62</w:t>
            </w:r>
            <w:r>
              <w:rPr>
                <w:noProof/>
                <w:webHidden/>
              </w:rPr>
              <w:fldChar w:fldCharType="end"/>
            </w:r>
          </w:hyperlink>
        </w:p>
        <w:p w14:paraId="24BE7243" w14:textId="32010AFC" w:rsidR="006A0628" w:rsidRDefault="006A0628">
          <w:pPr>
            <w:pStyle w:val="TOC4"/>
            <w:tabs>
              <w:tab w:val="right" w:leader="dot" w:pos="8778"/>
            </w:tabs>
            <w:rPr>
              <w:rFonts w:asciiTheme="minorHAnsi" w:eastAsiaTheme="minorEastAsia" w:hAnsiTheme="minorHAnsi"/>
              <w:noProof/>
              <w:sz w:val="22"/>
              <w:lang w:eastAsia="ja-JP"/>
            </w:rPr>
          </w:pPr>
          <w:hyperlink w:anchor="_Toc29794048" w:history="1">
            <w:r w:rsidRPr="006D4306">
              <w:rPr>
                <w:rStyle w:val="Hyperlink"/>
                <w:noProof/>
              </w:rPr>
              <w:t>4.1.6.2. Random OverSampling</w:t>
            </w:r>
            <w:r>
              <w:rPr>
                <w:noProof/>
                <w:webHidden/>
              </w:rPr>
              <w:tab/>
            </w:r>
            <w:r>
              <w:rPr>
                <w:noProof/>
                <w:webHidden/>
              </w:rPr>
              <w:fldChar w:fldCharType="begin"/>
            </w:r>
            <w:r>
              <w:rPr>
                <w:noProof/>
                <w:webHidden/>
              </w:rPr>
              <w:instrText xml:space="preserve"> PAGEREF _Toc29794048 \h </w:instrText>
            </w:r>
            <w:r>
              <w:rPr>
                <w:noProof/>
                <w:webHidden/>
              </w:rPr>
            </w:r>
            <w:r>
              <w:rPr>
                <w:noProof/>
                <w:webHidden/>
              </w:rPr>
              <w:fldChar w:fldCharType="separate"/>
            </w:r>
            <w:r w:rsidR="003A68B0">
              <w:rPr>
                <w:noProof/>
                <w:webHidden/>
              </w:rPr>
              <w:t>63</w:t>
            </w:r>
            <w:r>
              <w:rPr>
                <w:noProof/>
                <w:webHidden/>
              </w:rPr>
              <w:fldChar w:fldCharType="end"/>
            </w:r>
          </w:hyperlink>
        </w:p>
        <w:p w14:paraId="393245CA" w14:textId="7A98664F" w:rsidR="006A0628" w:rsidRDefault="006A0628">
          <w:pPr>
            <w:pStyle w:val="TOC3"/>
            <w:tabs>
              <w:tab w:val="right" w:leader="dot" w:pos="8778"/>
            </w:tabs>
            <w:rPr>
              <w:rFonts w:asciiTheme="minorHAnsi" w:eastAsiaTheme="minorEastAsia" w:hAnsiTheme="minorHAnsi"/>
              <w:noProof/>
              <w:sz w:val="22"/>
              <w:lang w:eastAsia="ja-JP"/>
            </w:rPr>
          </w:pPr>
          <w:hyperlink w:anchor="_Toc29794049" w:history="1">
            <w:r w:rsidRPr="006D4306">
              <w:rPr>
                <w:rStyle w:val="Hyperlink"/>
                <w:noProof/>
                <w:lang w:val="fr-FR"/>
              </w:rPr>
              <w:t>4.1.7. Ma trận tương quan (Correlation Matrices)</w:t>
            </w:r>
            <w:r>
              <w:rPr>
                <w:noProof/>
                <w:webHidden/>
              </w:rPr>
              <w:tab/>
            </w:r>
            <w:r>
              <w:rPr>
                <w:noProof/>
                <w:webHidden/>
              </w:rPr>
              <w:fldChar w:fldCharType="begin"/>
            </w:r>
            <w:r>
              <w:rPr>
                <w:noProof/>
                <w:webHidden/>
              </w:rPr>
              <w:instrText xml:space="preserve"> PAGEREF _Toc29794049 \h </w:instrText>
            </w:r>
            <w:r>
              <w:rPr>
                <w:noProof/>
                <w:webHidden/>
              </w:rPr>
            </w:r>
            <w:r>
              <w:rPr>
                <w:noProof/>
                <w:webHidden/>
              </w:rPr>
              <w:fldChar w:fldCharType="separate"/>
            </w:r>
            <w:r w:rsidR="003A68B0">
              <w:rPr>
                <w:noProof/>
                <w:webHidden/>
              </w:rPr>
              <w:t>65</w:t>
            </w:r>
            <w:r>
              <w:rPr>
                <w:noProof/>
                <w:webHidden/>
              </w:rPr>
              <w:fldChar w:fldCharType="end"/>
            </w:r>
          </w:hyperlink>
        </w:p>
        <w:p w14:paraId="58AC1ADE" w14:textId="01CCC539" w:rsidR="006A0628" w:rsidRDefault="006A0628">
          <w:pPr>
            <w:pStyle w:val="TOC4"/>
            <w:tabs>
              <w:tab w:val="right" w:leader="dot" w:pos="8778"/>
            </w:tabs>
            <w:rPr>
              <w:rFonts w:asciiTheme="minorHAnsi" w:eastAsiaTheme="minorEastAsia" w:hAnsiTheme="minorHAnsi"/>
              <w:noProof/>
              <w:sz w:val="22"/>
              <w:lang w:eastAsia="ja-JP"/>
            </w:rPr>
          </w:pPr>
          <w:hyperlink w:anchor="_Toc29794050" w:history="1">
            <w:r w:rsidRPr="006D4306">
              <w:rPr>
                <w:rStyle w:val="Hyperlink"/>
                <w:noProof/>
                <w:lang w:val="fr-FR"/>
              </w:rPr>
              <w:t>4.1.7.1. Dữ liệu chưa xử lý cân bằng</w:t>
            </w:r>
            <w:r>
              <w:rPr>
                <w:noProof/>
                <w:webHidden/>
              </w:rPr>
              <w:tab/>
            </w:r>
            <w:r>
              <w:rPr>
                <w:noProof/>
                <w:webHidden/>
              </w:rPr>
              <w:fldChar w:fldCharType="begin"/>
            </w:r>
            <w:r>
              <w:rPr>
                <w:noProof/>
                <w:webHidden/>
              </w:rPr>
              <w:instrText xml:space="preserve"> PAGEREF _Toc29794050 \h </w:instrText>
            </w:r>
            <w:r>
              <w:rPr>
                <w:noProof/>
                <w:webHidden/>
              </w:rPr>
            </w:r>
            <w:r>
              <w:rPr>
                <w:noProof/>
                <w:webHidden/>
              </w:rPr>
              <w:fldChar w:fldCharType="separate"/>
            </w:r>
            <w:r w:rsidR="003A68B0">
              <w:rPr>
                <w:noProof/>
                <w:webHidden/>
              </w:rPr>
              <w:t>66</w:t>
            </w:r>
            <w:r>
              <w:rPr>
                <w:noProof/>
                <w:webHidden/>
              </w:rPr>
              <w:fldChar w:fldCharType="end"/>
            </w:r>
          </w:hyperlink>
        </w:p>
        <w:p w14:paraId="5D8F913C" w14:textId="281AD393" w:rsidR="006A0628" w:rsidRDefault="006A0628">
          <w:pPr>
            <w:pStyle w:val="TOC4"/>
            <w:tabs>
              <w:tab w:val="right" w:leader="dot" w:pos="8778"/>
            </w:tabs>
            <w:rPr>
              <w:rFonts w:asciiTheme="minorHAnsi" w:eastAsiaTheme="minorEastAsia" w:hAnsiTheme="minorHAnsi"/>
              <w:noProof/>
              <w:sz w:val="22"/>
              <w:lang w:eastAsia="ja-JP"/>
            </w:rPr>
          </w:pPr>
          <w:hyperlink w:anchor="_Toc29794051" w:history="1">
            <w:r w:rsidRPr="006D4306">
              <w:rPr>
                <w:rStyle w:val="Hyperlink"/>
                <w:noProof/>
              </w:rPr>
              <w:t>4.1.7.2. Dữ liệu cân bằng theo phương pháp UnderSampling</w:t>
            </w:r>
            <w:r>
              <w:rPr>
                <w:noProof/>
                <w:webHidden/>
              </w:rPr>
              <w:tab/>
            </w:r>
            <w:r>
              <w:rPr>
                <w:noProof/>
                <w:webHidden/>
              </w:rPr>
              <w:fldChar w:fldCharType="begin"/>
            </w:r>
            <w:r>
              <w:rPr>
                <w:noProof/>
                <w:webHidden/>
              </w:rPr>
              <w:instrText xml:space="preserve"> PAGEREF _Toc29794051 \h </w:instrText>
            </w:r>
            <w:r>
              <w:rPr>
                <w:noProof/>
                <w:webHidden/>
              </w:rPr>
            </w:r>
            <w:r>
              <w:rPr>
                <w:noProof/>
                <w:webHidden/>
              </w:rPr>
              <w:fldChar w:fldCharType="separate"/>
            </w:r>
            <w:r w:rsidR="003A68B0">
              <w:rPr>
                <w:noProof/>
                <w:webHidden/>
              </w:rPr>
              <w:t>67</w:t>
            </w:r>
            <w:r>
              <w:rPr>
                <w:noProof/>
                <w:webHidden/>
              </w:rPr>
              <w:fldChar w:fldCharType="end"/>
            </w:r>
          </w:hyperlink>
        </w:p>
        <w:p w14:paraId="67C39BC9" w14:textId="5838AFA6" w:rsidR="006A0628" w:rsidRDefault="006A0628">
          <w:pPr>
            <w:pStyle w:val="TOC4"/>
            <w:tabs>
              <w:tab w:val="right" w:leader="dot" w:pos="8778"/>
            </w:tabs>
            <w:rPr>
              <w:rFonts w:asciiTheme="minorHAnsi" w:eastAsiaTheme="minorEastAsia" w:hAnsiTheme="minorHAnsi"/>
              <w:noProof/>
              <w:sz w:val="22"/>
              <w:lang w:eastAsia="ja-JP"/>
            </w:rPr>
          </w:pPr>
          <w:hyperlink w:anchor="_Toc29794052" w:history="1">
            <w:r w:rsidRPr="006D4306">
              <w:rPr>
                <w:rStyle w:val="Hyperlink"/>
                <w:noProof/>
              </w:rPr>
              <w:t>4.1.7.3. Dữ liệu cân bằng theo phương pháp Oversampling</w:t>
            </w:r>
            <w:r>
              <w:rPr>
                <w:noProof/>
                <w:webHidden/>
              </w:rPr>
              <w:tab/>
            </w:r>
            <w:r>
              <w:rPr>
                <w:noProof/>
                <w:webHidden/>
              </w:rPr>
              <w:fldChar w:fldCharType="begin"/>
            </w:r>
            <w:r>
              <w:rPr>
                <w:noProof/>
                <w:webHidden/>
              </w:rPr>
              <w:instrText xml:space="preserve"> PAGEREF _Toc29794052 \h </w:instrText>
            </w:r>
            <w:r>
              <w:rPr>
                <w:noProof/>
                <w:webHidden/>
              </w:rPr>
            </w:r>
            <w:r>
              <w:rPr>
                <w:noProof/>
                <w:webHidden/>
              </w:rPr>
              <w:fldChar w:fldCharType="separate"/>
            </w:r>
            <w:r w:rsidR="003A68B0">
              <w:rPr>
                <w:noProof/>
                <w:webHidden/>
              </w:rPr>
              <w:t>68</w:t>
            </w:r>
            <w:r>
              <w:rPr>
                <w:noProof/>
                <w:webHidden/>
              </w:rPr>
              <w:fldChar w:fldCharType="end"/>
            </w:r>
          </w:hyperlink>
        </w:p>
        <w:p w14:paraId="563C6AED" w14:textId="409010AF" w:rsidR="006A0628" w:rsidRDefault="006A0628">
          <w:pPr>
            <w:pStyle w:val="TOC3"/>
            <w:tabs>
              <w:tab w:val="right" w:leader="dot" w:pos="8778"/>
            </w:tabs>
            <w:rPr>
              <w:rFonts w:asciiTheme="minorHAnsi" w:eastAsiaTheme="minorEastAsia" w:hAnsiTheme="minorHAnsi"/>
              <w:noProof/>
              <w:sz w:val="22"/>
              <w:lang w:eastAsia="ja-JP"/>
            </w:rPr>
          </w:pPr>
          <w:hyperlink w:anchor="_Toc29794053" w:history="1">
            <w:r w:rsidRPr="006D4306">
              <w:rPr>
                <w:rStyle w:val="Hyperlink"/>
                <w:noProof/>
                <w:lang w:val="fr-FR"/>
              </w:rPr>
              <w:t>4.1.8. Phát hiện bất thường (Anomaly detection)</w:t>
            </w:r>
            <w:r>
              <w:rPr>
                <w:noProof/>
                <w:webHidden/>
              </w:rPr>
              <w:tab/>
            </w:r>
            <w:r>
              <w:rPr>
                <w:noProof/>
                <w:webHidden/>
              </w:rPr>
              <w:fldChar w:fldCharType="begin"/>
            </w:r>
            <w:r>
              <w:rPr>
                <w:noProof/>
                <w:webHidden/>
              </w:rPr>
              <w:instrText xml:space="preserve"> PAGEREF _Toc29794053 \h </w:instrText>
            </w:r>
            <w:r>
              <w:rPr>
                <w:noProof/>
                <w:webHidden/>
              </w:rPr>
            </w:r>
            <w:r>
              <w:rPr>
                <w:noProof/>
                <w:webHidden/>
              </w:rPr>
              <w:fldChar w:fldCharType="separate"/>
            </w:r>
            <w:r w:rsidR="003A68B0">
              <w:rPr>
                <w:noProof/>
                <w:webHidden/>
              </w:rPr>
              <w:t>68</w:t>
            </w:r>
            <w:r>
              <w:rPr>
                <w:noProof/>
                <w:webHidden/>
              </w:rPr>
              <w:fldChar w:fldCharType="end"/>
            </w:r>
          </w:hyperlink>
        </w:p>
        <w:p w14:paraId="66DED811" w14:textId="3F0ACDD7" w:rsidR="006A0628" w:rsidRDefault="006A0628">
          <w:pPr>
            <w:pStyle w:val="TOC4"/>
            <w:tabs>
              <w:tab w:val="right" w:leader="dot" w:pos="8778"/>
            </w:tabs>
            <w:rPr>
              <w:rFonts w:asciiTheme="minorHAnsi" w:eastAsiaTheme="minorEastAsia" w:hAnsiTheme="minorHAnsi"/>
              <w:noProof/>
              <w:sz w:val="22"/>
              <w:lang w:eastAsia="ja-JP"/>
            </w:rPr>
          </w:pPr>
          <w:hyperlink w:anchor="_Toc29794054" w:history="1">
            <w:r w:rsidRPr="006D4306">
              <w:rPr>
                <w:rStyle w:val="Hyperlink"/>
                <w:noProof/>
              </w:rPr>
              <w:t>4.1.8.1. Phân phối trước khi loại bỏ các giá trị ngoại vi</w:t>
            </w:r>
            <w:r>
              <w:rPr>
                <w:noProof/>
                <w:webHidden/>
              </w:rPr>
              <w:tab/>
            </w:r>
            <w:r>
              <w:rPr>
                <w:noProof/>
                <w:webHidden/>
              </w:rPr>
              <w:fldChar w:fldCharType="begin"/>
            </w:r>
            <w:r>
              <w:rPr>
                <w:noProof/>
                <w:webHidden/>
              </w:rPr>
              <w:instrText xml:space="preserve"> PAGEREF _Toc29794054 \h </w:instrText>
            </w:r>
            <w:r>
              <w:rPr>
                <w:noProof/>
                <w:webHidden/>
              </w:rPr>
            </w:r>
            <w:r>
              <w:rPr>
                <w:noProof/>
                <w:webHidden/>
              </w:rPr>
              <w:fldChar w:fldCharType="separate"/>
            </w:r>
            <w:r w:rsidR="003A68B0">
              <w:rPr>
                <w:noProof/>
                <w:webHidden/>
              </w:rPr>
              <w:t>69</w:t>
            </w:r>
            <w:r>
              <w:rPr>
                <w:noProof/>
                <w:webHidden/>
              </w:rPr>
              <w:fldChar w:fldCharType="end"/>
            </w:r>
          </w:hyperlink>
        </w:p>
        <w:p w14:paraId="0E13F971" w14:textId="15A84613" w:rsidR="006A0628" w:rsidRDefault="006A0628">
          <w:pPr>
            <w:pStyle w:val="TOC4"/>
            <w:tabs>
              <w:tab w:val="right" w:leader="dot" w:pos="8778"/>
            </w:tabs>
            <w:rPr>
              <w:rFonts w:asciiTheme="minorHAnsi" w:eastAsiaTheme="minorEastAsia" w:hAnsiTheme="minorHAnsi"/>
              <w:noProof/>
              <w:sz w:val="22"/>
              <w:lang w:eastAsia="ja-JP"/>
            </w:rPr>
          </w:pPr>
          <w:hyperlink w:anchor="_Toc29794055" w:history="1">
            <w:r w:rsidRPr="006D4306">
              <w:rPr>
                <w:rStyle w:val="Hyperlink"/>
                <w:noProof/>
              </w:rPr>
              <w:t>4.1.8.2. Loại bỏ các giá trị ngoại vi</w:t>
            </w:r>
            <w:r>
              <w:rPr>
                <w:noProof/>
                <w:webHidden/>
              </w:rPr>
              <w:tab/>
            </w:r>
            <w:r>
              <w:rPr>
                <w:noProof/>
                <w:webHidden/>
              </w:rPr>
              <w:fldChar w:fldCharType="begin"/>
            </w:r>
            <w:r>
              <w:rPr>
                <w:noProof/>
                <w:webHidden/>
              </w:rPr>
              <w:instrText xml:space="preserve"> PAGEREF _Toc29794055 \h </w:instrText>
            </w:r>
            <w:r>
              <w:rPr>
                <w:noProof/>
                <w:webHidden/>
              </w:rPr>
            </w:r>
            <w:r>
              <w:rPr>
                <w:noProof/>
                <w:webHidden/>
              </w:rPr>
              <w:fldChar w:fldCharType="separate"/>
            </w:r>
            <w:r w:rsidR="003A68B0">
              <w:rPr>
                <w:noProof/>
                <w:webHidden/>
              </w:rPr>
              <w:t>70</w:t>
            </w:r>
            <w:r>
              <w:rPr>
                <w:noProof/>
                <w:webHidden/>
              </w:rPr>
              <w:fldChar w:fldCharType="end"/>
            </w:r>
          </w:hyperlink>
        </w:p>
        <w:p w14:paraId="2F5521CB" w14:textId="3572EB9E" w:rsidR="006A0628" w:rsidRDefault="006A0628">
          <w:pPr>
            <w:pStyle w:val="TOC5"/>
            <w:tabs>
              <w:tab w:val="right" w:leader="dot" w:pos="8778"/>
            </w:tabs>
            <w:rPr>
              <w:rFonts w:asciiTheme="minorHAnsi" w:eastAsiaTheme="minorEastAsia" w:hAnsiTheme="minorHAnsi"/>
              <w:noProof/>
              <w:sz w:val="22"/>
              <w:lang w:eastAsia="ja-JP"/>
            </w:rPr>
          </w:pPr>
          <w:hyperlink w:anchor="_Toc29794056" w:history="1">
            <w:r w:rsidRPr="006D4306">
              <w:rPr>
                <w:rStyle w:val="Hyperlink"/>
                <w:noProof/>
              </w:rPr>
              <w:t>4.1.8.2.1. Dữ liệu xử lý bằng phương pháp Undersampling</w:t>
            </w:r>
            <w:r>
              <w:rPr>
                <w:noProof/>
                <w:webHidden/>
              </w:rPr>
              <w:tab/>
            </w:r>
            <w:r>
              <w:rPr>
                <w:noProof/>
                <w:webHidden/>
              </w:rPr>
              <w:fldChar w:fldCharType="begin"/>
            </w:r>
            <w:r>
              <w:rPr>
                <w:noProof/>
                <w:webHidden/>
              </w:rPr>
              <w:instrText xml:space="preserve"> PAGEREF _Toc29794056 \h </w:instrText>
            </w:r>
            <w:r>
              <w:rPr>
                <w:noProof/>
                <w:webHidden/>
              </w:rPr>
            </w:r>
            <w:r>
              <w:rPr>
                <w:noProof/>
                <w:webHidden/>
              </w:rPr>
              <w:fldChar w:fldCharType="separate"/>
            </w:r>
            <w:r w:rsidR="003A68B0">
              <w:rPr>
                <w:noProof/>
                <w:webHidden/>
              </w:rPr>
              <w:t>70</w:t>
            </w:r>
            <w:r>
              <w:rPr>
                <w:noProof/>
                <w:webHidden/>
              </w:rPr>
              <w:fldChar w:fldCharType="end"/>
            </w:r>
          </w:hyperlink>
        </w:p>
        <w:p w14:paraId="6FFE35FF" w14:textId="06A00987" w:rsidR="006A0628" w:rsidRDefault="006A0628">
          <w:pPr>
            <w:pStyle w:val="TOC5"/>
            <w:tabs>
              <w:tab w:val="right" w:leader="dot" w:pos="8778"/>
            </w:tabs>
            <w:rPr>
              <w:rFonts w:asciiTheme="minorHAnsi" w:eastAsiaTheme="minorEastAsia" w:hAnsiTheme="minorHAnsi"/>
              <w:noProof/>
              <w:sz w:val="22"/>
              <w:lang w:eastAsia="ja-JP"/>
            </w:rPr>
          </w:pPr>
          <w:hyperlink w:anchor="_Toc29794057" w:history="1">
            <w:r w:rsidRPr="006D4306">
              <w:rPr>
                <w:rStyle w:val="Hyperlink"/>
                <w:noProof/>
              </w:rPr>
              <w:t>4.1.8.2.2. Dữ liệu xử lý bằng phương pháp Oversampling</w:t>
            </w:r>
            <w:r>
              <w:rPr>
                <w:noProof/>
                <w:webHidden/>
              </w:rPr>
              <w:tab/>
            </w:r>
            <w:r>
              <w:rPr>
                <w:noProof/>
                <w:webHidden/>
              </w:rPr>
              <w:fldChar w:fldCharType="begin"/>
            </w:r>
            <w:r>
              <w:rPr>
                <w:noProof/>
                <w:webHidden/>
              </w:rPr>
              <w:instrText xml:space="preserve"> PAGEREF _Toc29794057 \h </w:instrText>
            </w:r>
            <w:r>
              <w:rPr>
                <w:noProof/>
                <w:webHidden/>
              </w:rPr>
            </w:r>
            <w:r>
              <w:rPr>
                <w:noProof/>
                <w:webHidden/>
              </w:rPr>
              <w:fldChar w:fldCharType="separate"/>
            </w:r>
            <w:r w:rsidR="003A68B0">
              <w:rPr>
                <w:noProof/>
                <w:webHidden/>
              </w:rPr>
              <w:t>71</w:t>
            </w:r>
            <w:r>
              <w:rPr>
                <w:noProof/>
                <w:webHidden/>
              </w:rPr>
              <w:fldChar w:fldCharType="end"/>
            </w:r>
          </w:hyperlink>
        </w:p>
        <w:p w14:paraId="066A5BE5" w14:textId="691399DE" w:rsidR="006A0628" w:rsidRDefault="006A0628">
          <w:pPr>
            <w:pStyle w:val="TOC4"/>
            <w:tabs>
              <w:tab w:val="right" w:leader="dot" w:pos="8778"/>
            </w:tabs>
            <w:rPr>
              <w:rFonts w:asciiTheme="minorHAnsi" w:eastAsiaTheme="minorEastAsia" w:hAnsiTheme="minorHAnsi"/>
              <w:noProof/>
              <w:sz w:val="22"/>
              <w:lang w:eastAsia="ja-JP"/>
            </w:rPr>
          </w:pPr>
          <w:hyperlink w:anchor="_Toc29794058" w:history="1">
            <w:r w:rsidRPr="006D4306">
              <w:rPr>
                <w:rStyle w:val="Hyperlink"/>
                <w:noProof/>
              </w:rPr>
              <w:t>4.1.8.3. Phân phối sau khi loại bỏ giá trị ngoại vi</w:t>
            </w:r>
            <w:r>
              <w:rPr>
                <w:noProof/>
                <w:webHidden/>
              </w:rPr>
              <w:tab/>
            </w:r>
            <w:r>
              <w:rPr>
                <w:noProof/>
                <w:webHidden/>
              </w:rPr>
              <w:fldChar w:fldCharType="begin"/>
            </w:r>
            <w:r>
              <w:rPr>
                <w:noProof/>
                <w:webHidden/>
              </w:rPr>
              <w:instrText xml:space="preserve"> PAGEREF _Toc29794058 \h </w:instrText>
            </w:r>
            <w:r>
              <w:rPr>
                <w:noProof/>
                <w:webHidden/>
              </w:rPr>
            </w:r>
            <w:r>
              <w:rPr>
                <w:noProof/>
                <w:webHidden/>
              </w:rPr>
              <w:fldChar w:fldCharType="separate"/>
            </w:r>
            <w:r w:rsidR="003A68B0">
              <w:rPr>
                <w:noProof/>
                <w:webHidden/>
              </w:rPr>
              <w:t>71</w:t>
            </w:r>
            <w:r>
              <w:rPr>
                <w:noProof/>
                <w:webHidden/>
              </w:rPr>
              <w:fldChar w:fldCharType="end"/>
            </w:r>
          </w:hyperlink>
        </w:p>
        <w:p w14:paraId="3954152B" w14:textId="76896797" w:rsidR="006A0628" w:rsidRDefault="006A0628">
          <w:pPr>
            <w:pStyle w:val="TOC5"/>
            <w:tabs>
              <w:tab w:val="right" w:leader="dot" w:pos="8778"/>
            </w:tabs>
            <w:rPr>
              <w:rFonts w:asciiTheme="minorHAnsi" w:eastAsiaTheme="minorEastAsia" w:hAnsiTheme="minorHAnsi"/>
              <w:noProof/>
              <w:sz w:val="22"/>
              <w:lang w:eastAsia="ja-JP"/>
            </w:rPr>
          </w:pPr>
          <w:hyperlink w:anchor="_Toc29794059" w:history="1">
            <w:r w:rsidRPr="006D4306">
              <w:rPr>
                <w:rStyle w:val="Hyperlink"/>
                <w:noProof/>
              </w:rPr>
              <w:t>4.1.8.3.1. Dữ liệu xử lý bằng phương pháp Undersampling</w:t>
            </w:r>
            <w:r>
              <w:rPr>
                <w:noProof/>
                <w:webHidden/>
              </w:rPr>
              <w:tab/>
            </w:r>
            <w:r>
              <w:rPr>
                <w:noProof/>
                <w:webHidden/>
              </w:rPr>
              <w:fldChar w:fldCharType="begin"/>
            </w:r>
            <w:r>
              <w:rPr>
                <w:noProof/>
                <w:webHidden/>
              </w:rPr>
              <w:instrText xml:space="preserve"> PAGEREF _Toc29794059 \h </w:instrText>
            </w:r>
            <w:r>
              <w:rPr>
                <w:noProof/>
                <w:webHidden/>
              </w:rPr>
            </w:r>
            <w:r>
              <w:rPr>
                <w:noProof/>
                <w:webHidden/>
              </w:rPr>
              <w:fldChar w:fldCharType="separate"/>
            </w:r>
            <w:r w:rsidR="003A68B0">
              <w:rPr>
                <w:noProof/>
                <w:webHidden/>
              </w:rPr>
              <w:t>71</w:t>
            </w:r>
            <w:r>
              <w:rPr>
                <w:noProof/>
                <w:webHidden/>
              </w:rPr>
              <w:fldChar w:fldCharType="end"/>
            </w:r>
          </w:hyperlink>
        </w:p>
        <w:p w14:paraId="69BCD634" w14:textId="1D072ADF" w:rsidR="006A0628" w:rsidRDefault="006A0628">
          <w:pPr>
            <w:pStyle w:val="TOC5"/>
            <w:tabs>
              <w:tab w:val="right" w:leader="dot" w:pos="8778"/>
            </w:tabs>
            <w:rPr>
              <w:rFonts w:asciiTheme="minorHAnsi" w:eastAsiaTheme="minorEastAsia" w:hAnsiTheme="minorHAnsi"/>
              <w:noProof/>
              <w:sz w:val="22"/>
              <w:lang w:eastAsia="ja-JP"/>
            </w:rPr>
          </w:pPr>
          <w:hyperlink w:anchor="_Toc29794060" w:history="1">
            <w:r w:rsidRPr="006D4306">
              <w:rPr>
                <w:rStyle w:val="Hyperlink"/>
                <w:noProof/>
              </w:rPr>
              <w:t>4.1.8.3.2. Dữ liệu xử lý bằng phương pháp Oversampling</w:t>
            </w:r>
            <w:r>
              <w:rPr>
                <w:noProof/>
                <w:webHidden/>
              </w:rPr>
              <w:tab/>
            </w:r>
            <w:r>
              <w:rPr>
                <w:noProof/>
                <w:webHidden/>
              </w:rPr>
              <w:fldChar w:fldCharType="begin"/>
            </w:r>
            <w:r>
              <w:rPr>
                <w:noProof/>
                <w:webHidden/>
              </w:rPr>
              <w:instrText xml:space="preserve"> PAGEREF _Toc29794060 \h </w:instrText>
            </w:r>
            <w:r>
              <w:rPr>
                <w:noProof/>
                <w:webHidden/>
              </w:rPr>
            </w:r>
            <w:r>
              <w:rPr>
                <w:noProof/>
                <w:webHidden/>
              </w:rPr>
              <w:fldChar w:fldCharType="separate"/>
            </w:r>
            <w:r w:rsidR="003A68B0">
              <w:rPr>
                <w:noProof/>
                <w:webHidden/>
              </w:rPr>
              <w:t>72</w:t>
            </w:r>
            <w:r>
              <w:rPr>
                <w:noProof/>
                <w:webHidden/>
              </w:rPr>
              <w:fldChar w:fldCharType="end"/>
            </w:r>
          </w:hyperlink>
        </w:p>
        <w:p w14:paraId="0C7282F4" w14:textId="3F523D6F" w:rsidR="006A0628" w:rsidRDefault="006A0628">
          <w:pPr>
            <w:pStyle w:val="TOC3"/>
            <w:tabs>
              <w:tab w:val="right" w:leader="dot" w:pos="8778"/>
            </w:tabs>
            <w:rPr>
              <w:rFonts w:asciiTheme="minorHAnsi" w:eastAsiaTheme="minorEastAsia" w:hAnsiTheme="minorHAnsi"/>
              <w:noProof/>
              <w:sz w:val="22"/>
              <w:lang w:eastAsia="ja-JP"/>
            </w:rPr>
          </w:pPr>
          <w:hyperlink w:anchor="_Toc29794061" w:history="1">
            <w:r w:rsidRPr="006D4306">
              <w:rPr>
                <w:rStyle w:val="Hyperlink"/>
                <w:noProof/>
              </w:rPr>
              <w:t>4.1.9. Lưu dữ liệu sau khi thực hiện cân bằng dữ liệu</w:t>
            </w:r>
            <w:r>
              <w:rPr>
                <w:noProof/>
                <w:webHidden/>
              </w:rPr>
              <w:tab/>
            </w:r>
            <w:r>
              <w:rPr>
                <w:noProof/>
                <w:webHidden/>
              </w:rPr>
              <w:fldChar w:fldCharType="begin"/>
            </w:r>
            <w:r>
              <w:rPr>
                <w:noProof/>
                <w:webHidden/>
              </w:rPr>
              <w:instrText xml:space="preserve"> PAGEREF _Toc29794061 \h </w:instrText>
            </w:r>
            <w:r>
              <w:rPr>
                <w:noProof/>
                <w:webHidden/>
              </w:rPr>
            </w:r>
            <w:r>
              <w:rPr>
                <w:noProof/>
                <w:webHidden/>
              </w:rPr>
              <w:fldChar w:fldCharType="separate"/>
            </w:r>
            <w:r w:rsidR="003A68B0">
              <w:rPr>
                <w:noProof/>
                <w:webHidden/>
              </w:rPr>
              <w:t>72</w:t>
            </w:r>
            <w:r>
              <w:rPr>
                <w:noProof/>
                <w:webHidden/>
              </w:rPr>
              <w:fldChar w:fldCharType="end"/>
            </w:r>
          </w:hyperlink>
        </w:p>
        <w:p w14:paraId="201679FF" w14:textId="46BDAE94" w:rsidR="006A0628" w:rsidRDefault="006A0628">
          <w:pPr>
            <w:pStyle w:val="TOC3"/>
            <w:tabs>
              <w:tab w:val="right" w:leader="dot" w:pos="8778"/>
            </w:tabs>
            <w:rPr>
              <w:rFonts w:asciiTheme="minorHAnsi" w:eastAsiaTheme="minorEastAsia" w:hAnsiTheme="minorHAnsi"/>
              <w:noProof/>
              <w:sz w:val="22"/>
              <w:lang w:eastAsia="ja-JP"/>
            </w:rPr>
          </w:pPr>
          <w:hyperlink w:anchor="_Toc29794062" w:history="1">
            <w:r w:rsidRPr="006D4306">
              <w:rPr>
                <w:rStyle w:val="Hyperlink"/>
                <w:rFonts w:cs="Times New Roman"/>
                <w:noProof/>
              </w:rPr>
              <w:t>4.1.10. Mô hình phát hiện bất thường sử dụng thuật toán Random forest</w:t>
            </w:r>
            <w:r>
              <w:rPr>
                <w:noProof/>
                <w:webHidden/>
              </w:rPr>
              <w:tab/>
            </w:r>
            <w:r>
              <w:rPr>
                <w:noProof/>
                <w:webHidden/>
              </w:rPr>
              <w:fldChar w:fldCharType="begin"/>
            </w:r>
            <w:r>
              <w:rPr>
                <w:noProof/>
                <w:webHidden/>
              </w:rPr>
              <w:instrText xml:space="preserve"> PAGEREF _Toc29794062 \h </w:instrText>
            </w:r>
            <w:r>
              <w:rPr>
                <w:noProof/>
                <w:webHidden/>
              </w:rPr>
            </w:r>
            <w:r>
              <w:rPr>
                <w:noProof/>
                <w:webHidden/>
              </w:rPr>
              <w:fldChar w:fldCharType="separate"/>
            </w:r>
            <w:r w:rsidR="003A68B0">
              <w:rPr>
                <w:noProof/>
                <w:webHidden/>
              </w:rPr>
              <w:t>72</w:t>
            </w:r>
            <w:r>
              <w:rPr>
                <w:noProof/>
                <w:webHidden/>
              </w:rPr>
              <w:fldChar w:fldCharType="end"/>
            </w:r>
          </w:hyperlink>
        </w:p>
        <w:p w14:paraId="1952FDB0" w14:textId="0D90B469" w:rsidR="006A0628" w:rsidRDefault="006A0628">
          <w:pPr>
            <w:pStyle w:val="TOC4"/>
            <w:tabs>
              <w:tab w:val="right" w:leader="dot" w:pos="8778"/>
            </w:tabs>
            <w:rPr>
              <w:rFonts w:asciiTheme="minorHAnsi" w:eastAsiaTheme="minorEastAsia" w:hAnsiTheme="minorHAnsi"/>
              <w:noProof/>
              <w:sz w:val="22"/>
              <w:lang w:eastAsia="ja-JP"/>
            </w:rPr>
          </w:pPr>
          <w:hyperlink w:anchor="_Toc29794063" w:history="1">
            <w:r w:rsidRPr="006D4306">
              <w:rPr>
                <w:rStyle w:val="Hyperlink"/>
                <w:noProof/>
              </w:rPr>
              <w:t>4.1.10.1. Với bộ dữ liệu chưa xử lý mất cân bằng</w:t>
            </w:r>
            <w:r>
              <w:rPr>
                <w:noProof/>
                <w:webHidden/>
              </w:rPr>
              <w:tab/>
            </w:r>
            <w:r>
              <w:rPr>
                <w:noProof/>
                <w:webHidden/>
              </w:rPr>
              <w:fldChar w:fldCharType="begin"/>
            </w:r>
            <w:r>
              <w:rPr>
                <w:noProof/>
                <w:webHidden/>
              </w:rPr>
              <w:instrText xml:space="preserve"> PAGEREF _Toc29794063 \h </w:instrText>
            </w:r>
            <w:r>
              <w:rPr>
                <w:noProof/>
                <w:webHidden/>
              </w:rPr>
            </w:r>
            <w:r>
              <w:rPr>
                <w:noProof/>
                <w:webHidden/>
              </w:rPr>
              <w:fldChar w:fldCharType="separate"/>
            </w:r>
            <w:r w:rsidR="003A68B0">
              <w:rPr>
                <w:noProof/>
                <w:webHidden/>
              </w:rPr>
              <w:t>72</w:t>
            </w:r>
            <w:r>
              <w:rPr>
                <w:noProof/>
                <w:webHidden/>
              </w:rPr>
              <w:fldChar w:fldCharType="end"/>
            </w:r>
          </w:hyperlink>
        </w:p>
        <w:p w14:paraId="1FDAF872" w14:textId="74FE4639" w:rsidR="006A0628" w:rsidRDefault="006A0628">
          <w:pPr>
            <w:pStyle w:val="TOC4"/>
            <w:tabs>
              <w:tab w:val="right" w:leader="dot" w:pos="8778"/>
            </w:tabs>
            <w:rPr>
              <w:rFonts w:asciiTheme="minorHAnsi" w:eastAsiaTheme="minorEastAsia" w:hAnsiTheme="minorHAnsi"/>
              <w:noProof/>
              <w:sz w:val="22"/>
              <w:lang w:eastAsia="ja-JP"/>
            </w:rPr>
          </w:pPr>
          <w:hyperlink w:anchor="_Toc29794064" w:history="1">
            <w:r w:rsidRPr="006D4306">
              <w:rPr>
                <w:rStyle w:val="Hyperlink"/>
                <w:rFonts w:cs="Times New Roman"/>
                <w:noProof/>
              </w:rPr>
              <w:t>4.1.10.2. Với bộ dữ liệu đã xử lý cân bằng</w:t>
            </w:r>
            <w:r>
              <w:rPr>
                <w:noProof/>
                <w:webHidden/>
              </w:rPr>
              <w:tab/>
            </w:r>
            <w:r>
              <w:rPr>
                <w:noProof/>
                <w:webHidden/>
              </w:rPr>
              <w:fldChar w:fldCharType="begin"/>
            </w:r>
            <w:r>
              <w:rPr>
                <w:noProof/>
                <w:webHidden/>
              </w:rPr>
              <w:instrText xml:space="preserve"> PAGEREF _Toc29794064 \h </w:instrText>
            </w:r>
            <w:r>
              <w:rPr>
                <w:noProof/>
                <w:webHidden/>
              </w:rPr>
            </w:r>
            <w:r>
              <w:rPr>
                <w:noProof/>
                <w:webHidden/>
              </w:rPr>
              <w:fldChar w:fldCharType="separate"/>
            </w:r>
            <w:r w:rsidR="003A68B0">
              <w:rPr>
                <w:noProof/>
                <w:webHidden/>
              </w:rPr>
              <w:t>74</w:t>
            </w:r>
            <w:r>
              <w:rPr>
                <w:noProof/>
                <w:webHidden/>
              </w:rPr>
              <w:fldChar w:fldCharType="end"/>
            </w:r>
          </w:hyperlink>
        </w:p>
        <w:p w14:paraId="2E79E709" w14:textId="72DA9F83" w:rsidR="006A0628" w:rsidRDefault="006A0628">
          <w:pPr>
            <w:pStyle w:val="TOC3"/>
            <w:tabs>
              <w:tab w:val="right" w:leader="dot" w:pos="8778"/>
            </w:tabs>
            <w:rPr>
              <w:rFonts w:asciiTheme="minorHAnsi" w:eastAsiaTheme="minorEastAsia" w:hAnsiTheme="minorHAnsi"/>
              <w:noProof/>
              <w:sz w:val="22"/>
              <w:lang w:eastAsia="ja-JP"/>
            </w:rPr>
          </w:pPr>
          <w:hyperlink w:anchor="_Toc29794065" w:history="1">
            <w:r w:rsidRPr="006D4306">
              <w:rPr>
                <w:rStyle w:val="Hyperlink"/>
                <w:rFonts w:cs="Times New Roman"/>
                <w:noProof/>
              </w:rPr>
              <w:t>4.1.11. Mô hình phát hiện bất thường sử dụng thuật toán Extreme Gradient Boosting (EGB)</w:t>
            </w:r>
            <w:r>
              <w:rPr>
                <w:noProof/>
                <w:webHidden/>
              </w:rPr>
              <w:tab/>
            </w:r>
            <w:r>
              <w:rPr>
                <w:noProof/>
                <w:webHidden/>
              </w:rPr>
              <w:fldChar w:fldCharType="begin"/>
            </w:r>
            <w:r>
              <w:rPr>
                <w:noProof/>
                <w:webHidden/>
              </w:rPr>
              <w:instrText xml:space="preserve"> PAGEREF _Toc29794065 \h </w:instrText>
            </w:r>
            <w:r>
              <w:rPr>
                <w:noProof/>
                <w:webHidden/>
              </w:rPr>
            </w:r>
            <w:r>
              <w:rPr>
                <w:noProof/>
                <w:webHidden/>
              </w:rPr>
              <w:fldChar w:fldCharType="separate"/>
            </w:r>
            <w:r w:rsidR="003A68B0">
              <w:rPr>
                <w:noProof/>
                <w:webHidden/>
              </w:rPr>
              <w:t>79</w:t>
            </w:r>
            <w:r>
              <w:rPr>
                <w:noProof/>
                <w:webHidden/>
              </w:rPr>
              <w:fldChar w:fldCharType="end"/>
            </w:r>
          </w:hyperlink>
        </w:p>
        <w:p w14:paraId="15A111E6" w14:textId="008E989C" w:rsidR="006A0628" w:rsidRDefault="006A0628">
          <w:pPr>
            <w:pStyle w:val="TOC4"/>
            <w:tabs>
              <w:tab w:val="right" w:leader="dot" w:pos="8778"/>
            </w:tabs>
            <w:rPr>
              <w:rFonts w:asciiTheme="minorHAnsi" w:eastAsiaTheme="minorEastAsia" w:hAnsiTheme="minorHAnsi"/>
              <w:noProof/>
              <w:sz w:val="22"/>
              <w:lang w:eastAsia="ja-JP"/>
            </w:rPr>
          </w:pPr>
          <w:hyperlink w:anchor="_Toc29794066" w:history="1">
            <w:r w:rsidRPr="006D4306">
              <w:rPr>
                <w:rStyle w:val="Hyperlink"/>
                <w:rFonts w:cs="Times New Roman"/>
                <w:noProof/>
              </w:rPr>
              <w:t>4.1.11.1. Với bộ dữ liệu chưa xử lý mất cân bằng</w:t>
            </w:r>
            <w:r>
              <w:rPr>
                <w:noProof/>
                <w:webHidden/>
              </w:rPr>
              <w:tab/>
            </w:r>
            <w:r>
              <w:rPr>
                <w:noProof/>
                <w:webHidden/>
              </w:rPr>
              <w:fldChar w:fldCharType="begin"/>
            </w:r>
            <w:r>
              <w:rPr>
                <w:noProof/>
                <w:webHidden/>
              </w:rPr>
              <w:instrText xml:space="preserve"> PAGEREF _Toc29794066 \h </w:instrText>
            </w:r>
            <w:r>
              <w:rPr>
                <w:noProof/>
                <w:webHidden/>
              </w:rPr>
            </w:r>
            <w:r>
              <w:rPr>
                <w:noProof/>
                <w:webHidden/>
              </w:rPr>
              <w:fldChar w:fldCharType="separate"/>
            </w:r>
            <w:r w:rsidR="003A68B0">
              <w:rPr>
                <w:noProof/>
                <w:webHidden/>
              </w:rPr>
              <w:t>79</w:t>
            </w:r>
            <w:r>
              <w:rPr>
                <w:noProof/>
                <w:webHidden/>
              </w:rPr>
              <w:fldChar w:fldCharType="end"/>
            </w:r>
          </w:hyperlink>
        </w:p>
        <w:p w14:paraId="5F385EEC" w14:textId="6DA9DE20" w:rsidR="006A0628" w:rsidRDefault="006A0628">
          <w:pPr>
            <w:pStyle w:val="TOC4"/>
            <w:tabs>
              <w:tab w:val="right" w:leader="dot" w:pos="8778"/>
            </w:tabs>
            <w:rPr>
              <w:rFonts w:asciiTheme="minorHAnsi" w:eastAsiaTheme="minorEastAsia" w:hAnsiTheme="minorHAnsi"/>
              <w:noProof/>
              <w:sz w:val="22"/>
              <w:lang w:eastAsia="ja-JP"/>
            </w:rPr>
          </w:pPr>
          <w:hyperlink w:anchor="_Toc29794067" w:history="1">
            <w:r w:rsidRPr="006D4306">
              <w:rPr>
                <w:rStyle w:val="Hyperlink"/>
                <w:rFonts w:cs="Times New Roman"/>
                <w:noProof/>
              </w:rPr>
              <w:t>4.1.11.2. Với bộ dữ liệu đã xử lý cân bằng</w:t>
            </w:r>
            <w:r>
              <w:rPr>
                <w:noProof/>
                <w:webHidden/>
              </w:rPr>
              <w:tab/>
            </w:r>
            <w:r>
              <w:rPr>
                <w:noProof/>
                <w:webHidden/>
              </w:rPr>
              <w:fldChar w:fldCharType="begin"/>
            </w:r>
            <w:r>
              <w:rPr>
                <w:noProof/>
                <w:webHidden/>
              </w:rPr>
              <w:instrText xml:space="preserve"> PAGEREF _Toc29794067 \h </w:instrText>
            </w:r>
            <w:r>
              <w:rPr>
                <w:noProof/>
                <w:webHidden/>
              </w:rPr>
            </w:r>
            <w:r>
              <w:rPr>
                <w:noProof/>
                <w:webHidden/>
              </w:rPr>
              <w:fldChar w:fldCharType="separate"/>
            </w:r>
            <w:r w:rsidR="003A68B0">
              <w:rPr>
                <w:noProof/>
                <w:webHidden/>
              </w:rPr>
              <w:t>81</w:t>
            </w:r>
            <w:r>
              <w:rPr>
                <w:noProof/>
                <w:webHidden/>
              </w:rPr>
              <w:fldChar w:fldCharType="end"/>
            </w:r>
          </w:hyperlink>
        </w:p>
        <w:p w14:paraId="109E70AF" w14:textId="389AB451" w:rsidR="006A0628" w:rsidRDefault="006A0628">
          <w:pPr>
            <w:pStyle w:val="TOC2"/>
            <w:tabs>
              <w:tab w:val="right" w:leader="dot" w:pos="8778"/>
            </w:tabs>
            <w:rPr>
              <w:rFonts w:asciiTheme="minorHAnsi" w:eastAsiaTheme="minorEastAsia" w:hAnsiTheme="minorHAnsi"/>
              <w:noProof/>
              <w:sz w:val="22"/>
              <w:lang w:eastAsia="ja-JP"/>
            </w:rPr>
          </w:pPr>
          <w:hyperlink w:anchor="_Toc29794068" w:history="1">
            <w:r w:rsidRPr="006D4306">
              <w:rPr>
                <w:rStyle w:val="Hyperlink"/>
                <w:noProof/>
              </w:rPr>
              <w:t>4.2. Bộ dữ liệu Credit Card Fraud Detection</w:t>
            </w:r>
            <w:r>
              <w:rPr>
                <w:noProof/>
                <w:webHidden/>
              </w:rPr>
              <w:tab/>
            </w:r>
            <w:r>
              <w:rPr>
                <w:noProof/>
                <w:webHidden/>
              </w:rPr>
              <w:fldChar w:fldCharType="begin"/>
            </w:r>
            <w:r>
              <w:rPr>
                <w:noProof/>
                <w:webHidden/>
              </w:rPr>
              <w:instrText xml:space="preserve"> PAGEREF _Toc29794068 \h </w:instrText>
            </w:r>
            <w:r>
              <w:rPr>
                <w:noProof/>
                <w:webHidden/>
              </w:rPr>
            </w:r>
            <w:r>
              <w:rPr>
                <w:noProof/>
                <w:webHidden/>
              </w:rPr>
              <w:fldChar w:fldCharType="separate"/>
            </w:r>
            <w:r w:rsidR="003A68B0">
              <w:rPr>
                <w:noProof/>
                <w:webHidden/>
              </w:rPr>
              <w:t>83</w:t>
            </w:r>
            <w:r>
              <w:rPr>
                <w:noProof/>
                <w:webHidden/>
              </w:rPr>
              <w:fldChar w:fldCharType="end"/>
            </w:r>
          </w:hyperlink>
        </w:p>
        <w:p w14:paraId="2955A119" w14:textId="1C9E64AE" w:rsidR="006A0628" w:rsidRDefault="006A0628">
          <w:pPr>
            <w:pStyle w:val="TOC3"/>
            <w:tabs>
              <w:tab w:val="right" w:leader="dot" w:pos="8778"/>
            </w:tabs>
            <w:rPr>
              <w:rFonts w:asciiTheme="minorHAnsi" w:eastAsiaTheme="minorEastAsia" w:hAnsiTheme="minorHAnsi"/>
              <w:noProof/>
              <w:sz w:val="22"/>
              <w:lang w:eastAsia="ja-JP"/>
            </w:rPr>
          </w:pPr>
          <w:hyperlink w:anchor="_Toc29794069" w:history="1">
            <w:r w:rsidRPr="006D4306">
              <w:rPr>
                <w:rStyle w:val="Hyperlink"/>
                <w:noProof/>
              </w:rPr>
              <w:t>4.2.1. Các bước thực hiện</w:t>
            </w:r>
            <w:r>
              <w:rPr>
                <w:noProof/>
                <w:webHidden/>
              </w:rPr>
              <w:tab/>
            </w:r>
            <w:r>
              <w:rPr>
                <w:noProof/>
                <w:webHidden/>
              </w:rPr>
              <w:fldChar w:fldCharType="begin"/>
            </w:r>
            <w:r>
              <w:rPr>
                <w:noProof/>
                <w:webHidden/>
              </w:rPr>
              <w:instrText xml:space="preserve"> PAGEREF _Toc29794069 \h </w:instrText>
            </w:r>
            <w:r>
              <w:rPr>
                <w:noProof/>
                <w:webHidden/>
              </w:rPr>
            </w:r>
            <w:r>
              <w:rPr>
                <w:noProof/>
                <w:webHidden/>
              </w:rPr>
              <w:fldChar w:fldCharType="separate"/>
            </w:r>
            <w:r w:rsidR="003A68B0">
              <w:rPr>
                <w:noProof/>
                <w:webHidden/>
              </w:rPr>
              <w:t>83</w:t>
            </w:r>
            <w:r>
              <w:rPr>
                <w:noProof/>
                <w:webHidden/>
              </w:rPr>
              <w:fldChar w:fldCharType="end"/>
            </w:r>
          </w:hyperlink>
        </w:p>
        <w:p w14:paraId="55120669" w14:textId="4013699D" w:rsidR="006A0628" w:rsidRDefault="006A0628">
          <w:pPr>
            <w:pStyle w:val="TOC3"/>
            <w:tabs>
              <w:tab w:val="right" w:leader="dot" w:pos="8778"/>
            </w:tabs>
            <w:rPr>
              <w:rFonts w:asciiTheme="minorHAnsi" w:eastAsiaTheme="minorEastAsia" w:hAnsiTheme="minorHAnsi"/>
              <w:noProof/>
              <w:sz w:val="22"/>
              <w:lang w:eastAsia="ja-JP"/>
            </w:rPr>
          </w:pPr>
          <w:hyperlink w:anchor="_Toc29794070" w:history="1">
            <w:r w:rsidRPr="006D4306">
              <w:rPr>
                <w:rStyle w:val="Hyperlink"/>
                <w:rFonts w:cs="Times New Roman"/>
                <w:noProof/>
              </w:rPr>
              <w:t>4.2.2. Tìm hiểu tổng quan dữ liệu</w:t>
            </w:r>
            <w:r>
              <w:rPr>
                <w:noProof/>
                <w:webHidden/>
              </w:rPr>
              <w:tab/>
            </w:r>
            <w:r>
              <w:rPr>
                <w:noProof/>
                <w:webHidden/>
              </w:rPr>
              <w:fldChar w:fldCharType="begin"/>
            </w:r>
            <w:r>
              <w:rPr>
                <w:noProof/>
                <w:webHidden/>
              </w:rPr>
              <w:instrText xml:space="preserve"> PAGEREF _Toc29794070 \h </w:instrText>
            </w:r>
            <w:r>
              <w:rPr>
                <w:noProof/>
                <w:webHidden/>
              </w:rPr>
            </w:r>
            <w:r>
              <w:rPr>
                <w:noProof/>
                <w:webHidden/>
              </w:rPr>
              <w:fldChar w:fldCharType="separate"/>
            </w:r>
            <w:r w:rsidR="003A68B0">
              <w:rPr>
                <w:noProof/>
                <w:webHidden/>
              </w:rPr>
              <w:t>83</w:t>
            </w:r>
            <w:r>
              <w:rPr>
                <w:noProof/>
                <w:webHidden/>
              </w:rPr>
              <w:fldChar w:fldCharType="end"/>
            </w:r>
          </w:hyperlink>
        </w:p>
        <w:p w14:paraId="2F8CCB2E" w14:textId="5AAF39CB" w:rsidR="006A0628" w:rsidRDefault="006A0628">
          <w:pPr>
            <w:pStyle w:val="TOC3"/>
            <w:tabs>
              <w:tab w:val="right" w:leader="dot" w:pos="8778"/>
            </w:tabs>
            <w:rPr>
              <w:rFonts w:asciiTheme="minorHAnsi" w:eastAsiaTheme="minorEastAsia" w:hAnsiTheme="minorHAnsi"/>
              <w:noProof/>
              <w:sz w:val="22"/>
              <w:lang w:eastAsia="ja-JP"/>
            </w:rPr>
          </w:pPr>
          <w:hyperlink w:anchor="_Toc29794071" w:history="1">
            <w:r w:rsidRPr="006D4306">
              <w:rPr>
                <w:rStyle w:val="Hyperlink"/>
                <w:noProof/>
                <w:lang w:val="fr-FR"/>
              </w:rPr>
              <w:t>4.2.3. Phân tích dữ liệu</w:t>
            </w:r>
            <w:r>
              <w:rPr>
                <w:noProof/>
                <w:webHidden/>
              </w:rPr>
              <w:tab/>
            </w:r>
            <w:r>
              <w:rPr>
                <w:noProof/>
                <w:webHidden/>
              </w:rPr>
              <w:fldChar w:fldCharType="begin"/>
            </w:r>
            <w:r>
              <w:rPr>
                <w:noProof/>
                <w:webHidden/>
              </w:rPr>
              <w:instrText xml:space="preserve"> PAGEREF _Toc29794071 \h </w:instrText>
            </w:r>
            <w:r>
              <w:rPr>
                <w:noProof/>
                <w:webHidden/>
              </w:rPr>
            </w:r>
            <w:r>
              <w:rPr>
                <w:noProof/>
                <w:webHidden/>
              </w:rPr>
              <w:fldChar w:fldCharType="separate"/>
            </w:r>
            <w:r w:rsidR="003A68B0">
              <w:rPr>
                <w:noProof/>
                <w:webHidden/>
              </w:rPr>
              <w:t>84</w:t>
            </w:r>
            <w:r>
              <w:rPr>
                <w:noProof/>
                <w:webHidden/>
              </w:rPr>
              <w:fldChar w:fldCharType="end"/>
            </w:r>
          </w:hyperlink>
        </w:p>
        <w:p w14:paraId="475B5FCE" w14:textId="7ECD7222" w:rsidR="006A0628" w:rsidRDefault="006A0628">
          <w:pPr>
            <w:pStyle w:val="TOC4"/>
            <w:tabs>
              <w:tab w:val="right" w:leader="dot" w:pos="8778"/>
            </w:tabs>
            <w:rPr>
              <w:rFonts w:asciiTheme="minorHAnsi" w:eastAsiaTheme="minorEastAsia" w:hAnsiTheme="minorHAnsi"/>
              <w:noProof/>
              <w:sz w:val="22"/>
              <w:lang w:eastAsia="ja-JP"/>
            </w:rPr>
          </w:pPr>
          <w:hyperlink w:anchor="_Toc29794072" w:history="1">
            <w:r w:rsidRPr="006D4306">
              <w:rPr>
                <w:rStyle w:val="Hyperlink"/>
                <w:noProof/>
                <w:lang w:val="fr-FR"/>
              </w:rPr>
              <w:t>4.2.3.1. Phân phối xác suất một số thuộc tính</w:t>
            </w:r>
            <w:r>
              <w:rPr>
                <w:noProof/>
                <w:webHidden/>
              </w:rPr>
              <w:tab/>
            </w:r>
            <w:r>
              <w:rPr>
                <w:noProof/>
                <w:webHidden/>
              </w:rPr>
              <w:fldChar w:fldCharType="begin"/>
            </w:r>
            <w:r>
              <w:rPr>
                <w:noProof/>
                <w:webHidden/>
              </w:rPr>
              <w:instrText xml:space="preserve"> PAGEREF _Toc29794072 \h </w:instrText>
            </w:r>
            <w:r>
              <w:rPr>
                <w:noProof/>
                <w:webHidden/>
              </w:rPr>
            </w:r>
            <w:r>
              <w:rPr>
                <w:noProof/>
                <w:webHidden/>
              </w:rPr>
              <w:fldChar w:fldCharType="separate"/>
            </w:r>
            <w:r w:rsidR="003A68B0">
              <w:rPr>
                <w:noProof/>
                <w:webHidden/>
              </w:rPr>
              <w:t>84</w:t>
            </w:r>
            <w:r>
              <w:rPr>
                <w:noProof/>
                <w:webHidden/>
              </w:rPr>
              <w:fldChar w:fldCharType="end"/>
            </w:r>
          </w:hyperlink>
        </w:p>
        <w:p w14:paraId="17772F3D" w14:textId="6ABA7389" w:rsidR="006A0628" w:rsidRDefault="006A0628">
          <w:pPr>
            <w:pStyle w:val="TOC3"/>
            <w:tabs>
              <w:tab w:val="right" w:leader="dot" w:pos="8778"/>
            </w:tabs>
            <w:rPr>
              <w:rFonts w:asciiTheme="minorHAnsi" w:eastAsiaTheme="minorEastAsia" w:hAnsiTheme="minorHAnsi"/>
              <w:noProof/>
              <w:sz w:val="22"/>
              <w:lang w:eastAsia="ja-JP"/>
            </w:rPr>
          </w:pPr>
          <w:hyperlink w:anchor="_Toc29794073" w:history="1">
            <w:r w:rsidRPr="006D4306">
              <w:rPr>
                <w:rStyle w:val="Hyperlink"/>
                <w:noProof/>
                <w:lang w:val="fr-FR"/>
              </w:rPr>
              <w:t>4.2.4. Tiền xử lý dữ liệu</w:t>
            </w:r>
            <w:r>
              <w:rPr>
                <w:noProof/>
                <w:webHidden/>
              </w:rPr>
              <w:tab/>
            </w:r>
            <w:r>
              <w:rPr>
                <w:noProof/>
                <w:webHidden/>
              </w:rPr>
              <w:fldChar w:fldCharType="begin"/>
            </w:r>
            <w:r>
              <w:rPr>
                <w:noProof/>
                <w:webHidden/>
              </w:rPr>
              <w:instrText xml:space="preserve"> PAGEREF _Toc29794073 \h </w:instrText>
            </w:r>
            <w:r>
              <w:rPr>
                <w:noProof/>
                <w:webHidden/>
              </w:rPr>
            </w:r>
            <w:r>
              <w:rPr>
                <w:noProof/>
                <w:webHidden/>
              </w:rPr>
              <w:fldChar w:fldCharType="separate"/>
            </w:r>
            <w:r w:rsidR="003A68B0">
              <w:rPr>
                <w:noProof/>
                <w:webHidden/>
              </w:rPr>
              <w:t>87</w:t>
            </w:r>
            <w:r>
              <w:rPr>
                <w:noProof/>
                <w:webHidden/>
              </w:rPr>
              <w:fldChar w:fldCharType="end"/>
            </w:r>
          </w:hyperlink>
        </w:p>
        <w:p w14:paraId="525C02FD" w14:textId="2D993BF4" w:rsidR="006A0628" w:rsidRDefault="006A0628">
          <w:pPr>
            <w:pStyle w:val="TOC4"/>
            <w:tabs>
              <w:tab w:val="right" w:leader="dot" w:pos="8778"/>
            </w:tabs>
            <w:rPr>
              <w:rFonts w:asciiTheme="minorHAnsi" w:eastAsiaTheme="minorEastAsia" w:hAnsiTheme="minorHAnsi"/>
              <w:noProof/>
              <w:sz w:val="22"/>
              <w:lang w:eastAsia="ja-JP"/>
            </w:rPr>
          </w:pPr>
          <w:hyperlink w:anchor="_Toc29794074" w:history="1">
            <w:r w:rsidRPr="006D4306">
              <w:rPr>
                <w:rStyle w:val="Hyperlink"/>
                <w:noProof/>
                <w:lang w:val="fr-FR"/>
              </w:rPr>
              <w:t>4.2.4.1. Scaling</w:t>
            </w:r>
            <w:r>
              <w:rPr>
                <w:noProof/>
                <w:webHidden/>
              </w:rPr>
              <w:tab/>
            </w:r>
            <w:r>
              <w:rPr>
                <w:noProof/>
                <w:webHidden/>
              </w:rPr>
              <w:fldChar w:fldCharType="begin"/>
            </w:r>
            <w:r>
              <w:rPr>
                <w:noProof/>
                <w:webHidden/>
              </w:rPr>
              <w:instrText xml:space="preserve"> PAGEREF _Toc29794074 \h </w:instrText>
            </w:r>
            <w:r>
              <w:rPr>
                <w:noProof/>
                <w:webHidden/>
              </w:rPr>
            </w:r>
            <w:r>
              <w:rPr>
                <w:noProof/>
                <w:webHidden/>
              </w:rPr>
              <w:fldChar w:fldCharType="separate"/>
            </w:r>
            <w:r w:rsidR="003A68B0">
              <w:rPr>
                <w:noProof/>
                <w:webHidden/>
              </w:rPr>
              <w:t>87</w:t>
            </w:r>
            <w:r>
              <w:rPr>
                <w:noProof/>
                <w:webHidden/>
              </w:rPr>
              <w:fldChar w:fldCharType="end"/>
            </w:r>
          </w:hyperlink>
        </w:p>
        <w:p w14:paraId="2EEB76DB" w14:textId="4334864C" w:rsidR="006A0628" w:rsidRDefault="006A0628">
          <w:pPr>
            <w:pStyle w:val="TOC4"/>
            <w:tabs>
              <w:tab w:val="right" w:leader="dot" w:pos="8778"/>
            </w:tabs>
            <w:rPr>
              <w:rFonts w:asciiTheme="minorHAnsi" w:eastAsiaTheme="minorEastAsia" w:hAnsiTheme="minorHAnsi"/>
              <w:noProof/>
              <w:sz w:val="22"/>
              <w:lang w:eastAsia="ja-JP"/>
            </w:rPr>
          </w:pPr>
          <w:hyperlink w:anchor="_Toc29794075" w:history="1">
            <w:r w:rsidRPr="006D4306">
              <w:rPr>
                <w:rStyle w:val="Hyperlink"/>
                <w:rFonts w:cs="Times New Roman"/>
                <w:noProof/>
              </w:rPr>
              <w:t>4.2.4.2. Splitting Data (Tách khung dữ liệu gốc)</w:t>
            </w:r>
            <w:r>
              <w:rPr>
                <w:noProof/>
                <w:webHidden/>
              </w:rPr>
              <w:tab/>
            </w:r>
            <w:r>
              <w:rPr>
                <w:noProof/>
                <w:webHidden/>
              </w:rPr>
              <w:fldChar w:fldCharType="begin"/>
            </w:r>
            <w:r>
              <w:rPr>
                <w:noProof/>
                <w:webHidden/>
              </w:rPr>
              <w:instrText xml:space="preserve"> PAGEREF _Toc29794075 \h </w:instrText>
            </w:r>
            <w:r>
              <w:rPr>
                <w:noProof/>
                <w:webHidden/>
              </w:rPr>
            </w:r>
            <w:r>
              <w:rPr>
                <w:noProof/>
                <w:webHidden/>
              </w:rPr>
              <w:fldChar w:fldCharType="separate"/>
            </w:r>
            <w:r w:rsidR="003A68B0">
              <w:rPr>
                <w:noProof/>
                <w:webHidden/>
              </w:rPr>
              <w:t>88</w:t>
            </w:r>
            <w:r>
              <w:rPr>
                <w:noProof/>
                <w:webHidden/>
              </w:rPr>
              <w:fldChar w:fldCharType="end"/>
            </w:r>
          </w:hyperlink>
        </w:p>
        <w:p w14:paraId="1A3B8C53" w14:textId="117E8871" w:rsidR="006A0628" w:rsidRDefault="006A0628">
          <w:pPr>
            <w:pStyle w:val="TOC3"/>
            <w:tabs>
              <w:tab w:val="right" w:leader="dot" w:pos="8778"/>
            </w:tabs>
            <w:rPr>
              <w:rFonts w:asciiTheme="minorHAnsi" w:eastAsiaTheme="minorEastAsia" w:hAnsiTheme="minorHAnsi"/>
              <w:noProof/>
              <w:sz w:val="22"/>
              <w:lang w:eastAsia="ja-JP"/>
            </w:rPr>
          </w:pPr>
          <w:hyperlink w:anchor="_Toc29794076" w:history="1">
            <w:r w:rsidRPr="006D4306">
              <w:rPr>
                <w:rStyle w:val="Hyperlink"/>
                <w:noProof/>
                <w:lang w:val="fr-FR"/>
              </w:rPr>
              <w:t>4.2.5. Xử lý dữ liệu mất cân bằng</w:t>
            </w:r>
            <w:r>
              <w:rPr>
                <w:noProof/>
                <w:webHidden/>
              </w:rPr>
              <w:tab/>
            </w:r>
            <w:r>
              <w:rPr>
                <w:noProof/>
                <w:webHidden/>
              </w:rPr>
              <w:fldChar w:fldCharType="begin"/>
            </w:r>
            <w:r>
              <w:rPr>
                <w:noProof/>
                <w:webHidden/>
              </w:rPr>
              <w:instrText xml:space="preserve"> PAGEREF _Toc29794076 \h </w:instrText>
            </w:r>
            <w:r>
              <w:rPr>
                <w:noProof/>
                <w:webHidden/>
              </w:rPr>
            </w:r>
            <w:r>
              <w:rPr>
                <w:noProof/>
                <w:webHidden/>
              </w:rPr>
              <w:fldChar w:fldCharType="separate"/>
            </w:r>
            <w:r w:rsidR="003A68B0">
              <w:rPr>
                <w:noProof/>
                <w:webHidden/>
              </w:rPr>
              <w:t>89</w:t>
            </w:r>
            <w:r>
              <w:rPr>
                <w:noProof/>
                <w:webHidden/>
              </w:rPr>
              <w:fldChar w:fldCharType="end"/>
            </w:r>
          </w:hyperlink>
        </w:p>
        <w:p w14:paraId="7982FAAE" w14:textId="7D7A6321" w:rsidR="006A0628" w:rsidRDefault="006A0628">
          <w:pPr>
            <w:pStyle w:val="TOC4"/>
            <w:tabs>
              <w:tab w:val="right" w:leader="dot" w:pos="8778"/>
            </w:tabs>
            <w:rPr>
              <w:rFonts w:asciiTheme="minorHAnsi" w:eastAsiaTheme="minorEastAsia" w:hAnsiTheme="minorHAnsi"/>
              <w:noProof/>
              <w:sz w:val="22"/>
              <w:lang w:eastAsia="ja-JP"/>
            </w:rPr>
          </w:pPr>
          <w:hyperlink w:anchor="_Toc29794077" w:history="1">
            <w:r w:rsidRPr="006D4306">
              <w:rPr>
                <w:rStyle w:val="Hyperlink"/>
                <w:rFonts w:cs="Times New Roman"/>
                <w:noProof/>
              </w:rPr>
              <w:t>4.2.5.1. Random Undersampling</w:t>
            </w:r>
            <w:r>
              <w:rPr>
                <w:noProof/>
                <w:webHidden/>
              </w:rPr>
              <w:tab/>
            </w:r>
            <w:r>
              <w:rPr>
                <w:noProof/>
                <w:webHidden/>
              </w:rPr>
              <w:fldChar w:fldCharType="begin"/>
            </w:r>
            <w:r>
              <w:rPr>
                <w:noProof/>
                <w:webHidden/>
              </w:rPr>
              <w:instrText xml:space="preserve"> PAGEREF _Toc29794077 \h </w:instrText>
            </w:r>
            <w:r>
              <w:rPr>
                <w:noProof/>
                <w:webHidden/>
              </w:rPr>
            </w:r>
            <w:r>
              <w:rPr>
                <w:noProof/>
                <w:webHidden/>
              </w:rPr>
              <w:fldChar w:fldCharType="separate"/>
            </w:r>
            <w:r w:rsidR="003A68B0">
              <w:rPr>
                <w:noProof/>
                <w:webHidden/>
              </w:rPr>
              <w:t>89</w:t>
            </w:r>
            <w:r>
              <w:rPr>
                <w:noProof/>
                <w:webHidden/>
              </w:rPr>
              <w:fldChar w:fldCharType="end"/>
            </w:r>
          </w:hyperlink>
        </w:p>
        <w:p w14:paraId="30D7DDB2" w14:textId="567A7CB8" w:rsidR="006A0628" w:rsidRDefault="006A0628">
          <w:pPr>
            <w:pStyle w:val="TOC4"/>
            <w:tabs>
              <w:tab w:val="right" w:leader="dot" w:pos="8778"/>
            </w:tabs>
            <w:rPr>
              <w:rFonts w:asciiTheme="minorHAnsi" w:eastAsiaTheme="minorEastAsia" w:hAnsiTheme="minorHAnsi"/>
              <w:noProof/>
              <w:sz w:val="22"/>
              <w:lang w:eastAsia="ja-JP"/>
            </w:rPr>
          </w:pPr>
          <w:hyperlink w:anchor="_Toc29794078" w:history="1">
            <w:r w:rsidRPr="006D4306">
              <w:rPr>
                <w:rStyle w:val="Hyperlink"/>
                <w:noProof/>
                <w:lang w:val="fr-FR"/>
              </w:rPr>
              <w:t>4.2.5.2. Random Oversampling (SMOTE)</w:t>
            </w:r>
            <w:r>
              <w:rPr>
                <w:noProof/>
                <w:webHidden/>
              </w:rPr>
              <w:tab/>
            </w:r>
            <w:r>
              <w:rPr>
                <w:noProof/>
                <w:webHidden/>
              </w:rPr>
              <w:fldChar w:fldCharType="begin"/>
            </w:r>
            <w:r>
              <w:rPr>
                <w:noProof/>
                <w:webHidden/>
              </w:rPr>
              <w:instrText xml:space="preserve"> PAGEREF _Toc29794078 \h </w:instrText>
            </w:r>
            <w:r>
              <w:rPr>
                <w:noProof/>
                <w:webHidden/>
              </w:rPr>
            </w:r>
            <w:r>
              <w:rPr>
                <w:noProof/>
                <w:webHidden/>
              </w:rPr>
              <w:fldChar w:fldCharType="separate"/>
            </w:r>
            <w:r w:rsidR="003A68B0">
              <w:rPr>
                <w:noProof/>
                <w:webHidden/>
              </w:rPr>
              <w:t>90</w:t>
            </w:r>
            <w:r>
              <w:rPr>
                <w:noProof/>
                <w:webHidden/>
              </w:rPr>
              <w:fldChar w:fldCharType="end"/>
            </w:r>
          </w:hyperlink>
        </w:p>
        <w:p w14:paraId="6460D280" w14:textId="50EEBF3C" w:rsidR="006A0628" w:rsidRDefault="006A0628">
          <w:pPr>
            <w:pStyle w:val="TOC4"/>
            <w:tabs>
              <w:tab w:val="right" w:leader="dot" w:pos="8778"/>
            </w:tabs>
            <w:rPr>
              <w:rFonts w:asciiTheme="minorHAnsi" w:eastAsiaTheme="minorEastAsia" w:hAnsiTheme="minorHAnsi"/>
              <w:noProof/>
              <w:sz w:val="22"/>
              <w:lang w:eastAsia="ja-JP"/>
            </w:rPr>
          </w:pPr>
          <w:hyperlink w:anchor="_Toc29794079" w:history="1">
            <w:r w:rsidRPr="006D4306">
              <w:rPr>
                <w:rStyle w:val="Hyperlink"/>
                <w:noProof/>
                <w:lang w:val="fr-FR"/>
              </w:rPr>
              <w:t>4.2.5.3. Phương pháp kết hợp SMOTE + ENN</w:t>
            </w:r>
            <w:r>
              <w:rPr>
                <w:noProof/>
                <w:webHidden/>
              </w:rPr>
              <w:tab/>
            </w:r>
            <w:r>
              <w:rPr>
                <w:noProof/>
                <w:webHidden/>
              </w:rPr>
              <w:fldChar w:fldCharType="begin"/>
            </w:r>
            <w:r>
              <w:rPr>
                <w:noProof/>
                <w:webHidden/>
              </w:rPr>
              <w:instrText xml:space="preserve"> PAGEREF _Toc29794079 \h </w:instrText>
            </w:r>
            <w:r>
              <w:rPr>
                <w:noProof/>
                <w:webHidden/>
              </w:rPr>
            </w:r>
            <w:r>
              <w:rPr>
                <w:noProof/>
                <w:webHidden/>
              </w:rPr>
              <w:fldChar w:fldCharType="separate"/>
            </w:r>
            <w:r w:rsidR="003A68B0">
              <w:rPr>
                <w:noProof/>
                <w:webHidden/>
              </w:rPr>
              <w:t>90</w:t>
            </w:r>
            <w:r>
              <w:rPr>
                <w:noProof/>
                <w:webHidden/>
              </w:rPr>
              <w:fldChar w:fldCharType="end"/>
            </w:r>
          </w:hyperlink>
        </w:p>
        <w:p w14:paraId="7178545C" w14:textId="033E054F" w:rsidR="006A0628" w:rsidRDefault="006A0628">
          <w:pPr>
            <w:pStyle w:val="TOC3"/>
            <w:tabs>
              <w:tab w:val="right" w:leader="dot" w:pos="8778"/>
            </w:tabs>
            <w:rPr>
              <w:rFonts w:asciiTheme="minorHAnsi" w:eastAsiaTheme="minorEastAsia" w:hAnsiTheme="minorHAnsi"/>
              <w:noProof/>
              <w:sz w:val="22"/>
              <w:lang w:eastAsia="ja-JP"/>
            </w:rPr>
          </w:pPr>
          <w:hyperlink w:anchor="_Toc29794080" w:history="1">
            <w:r w:rsidRPr="006D4306">
              <w:rPr>
                <w:rStyle w:val="Hyperlink"/>
                <w:noProof/>
                <w:lang w:val="fr-FR"/>
              </w:rPr>
              <w:t>4.2.6. Ma trận tương quan (Correlation matrix)</w:t>
            </w:r>
            <w:r>
              <w:rPr>
                <w:noProof/>
                <w:webHidden/>
              </w:rPr>
              <w:tab/>
            </w:r>
            <w:r>
              <w:rPr>
                <w:noProof/>
                <w:webHidden/>
              </w:rPr>
              <w:fldChar w:fldCharType="begin"/>
            </w:r>
            <w:r>
              <w:rPr>
                <w:noProof/>
                <w:webHidden/>
              </w:rPr>
              <w:instrText xml:space="preserve"> PAGEREF _Toc29794080 \h </w:instrText>
            </w:r>
            <w:r>
              <w:rPr>
                <w:noProof/>
                <w:webHidden/>
              </w:rPr>
            </w:r>
            <w:r>
              <w:rPr>
                <w:noProof/>
                <w:webHidden/>
              </w:rPr>
              <w:fldChar w:fldCharType="separate"/>
            </w:r>
            <w:r w:rsidR="003A68B0">
              <w:rPr>
                <w:noProof/>
                <w:webHidden/>
              </w:rPr>
              <w:t>91</w:t>
            </w:r>
            <w:r>
              <w:rPr>
                <w:noProof/>
                <w:webHidden/>
              </w:rPr>
              <w:fldChar w:fldCharType="end"/>
            </w:r>
          </w:hyperlink>
        </w:p>
        <w:p w14:paraId="304941C9" w14:textId="26A62CFE" w:rsidR="006A0628" w:rsidRDefault="006A0628">
          <w:pPr>
            <w:pStyle w:val="TOC4"/>
            <w:tabs>
              <w:tab w:val="right" w:leader="dot" w:pos="8778"/>
            </w:tabs>
            <w:rPr>
              <w:rFonts w:asciiTheme="minorHAnsi" w:eastAsiaTheme="minorEastAsia" w:hAnsiTheme="minorHAnsi"/>
              <w:noProof/>
              <w:sz w:val="22"/>
              <w:lang w:eastAsia="ja-JP"/>
            </w:rPr>
          </w:pPr>
          <w:hyperlink w:anchor="_Toc29794081" w:history="1">
            <w:r w:rsidRPr="006D4306">
              <w:rPr>
                <w:rStyle w:val="Hyperlink"/>
                <w:rFonts w:cs="Times New Roman"/>
                <w:noProof/>
                <w:lang w:val="fr-FR"/>
              </w:rPr>
              <w:t>4.2.6.1. Dữ liệu chưa xử lý cân bằng</w:t>
            </w:r>
            <w:r>
              <w:rPr>
                <w:noProof/>
                <w:webHidden/>
              </w:rPr>
              <w:tab/>
            </w:r>
            <w:r>
              <w:rPr>
                <w:noProof/>
                <w:webHidden/>
              </w:rPr>
              <w:fldChar w:fldCharType="begin"/>
            </w:r>
            <w:r>
              <w:rPr>
                <w:noProof/>
                <w:webHidden/>
              </w:rPr>
              <w:instrText xml:space="preserve"> PAGEREF _Toc29794081 \h </w:instrText>
            </w:r>
            <w:r>
              <w:rPr>
                <w:noProof/>
                <w:webHidden/>
              </w:rPr>
            </w:r>
            <w:r>
              <w:rPr>
                <w:noProof/>
                <w:webHidden/>
              </w:rPr>
              <w:fldChar w:fldCharType="separate"/>
            </w:r>
            <w:r w:rsidR="003A68B0">
              <w:rPr>
                <w:noProof/>
                <w:webHidden/>
              </w:rPr>
              <w:t>91</w:t>
            </w:r>
            <w:r>
              <w:rPr>
                <w:noProof/>
                <w:webHidden/>
              </w:rPr>
              <w:fldChar w:fldCharType="end"/>
            </w:r>
          </w:hyperlink>
        </w:p>
        <w:p w14:paraId="056D994F" w14:textId="619AADBF" w:rsidR="006A0628" w:rsidRDefault="006A0628">
          <w:pPr>
            <w:pStyle w:val="TOC4"/>
            <w:tabs>
              <w:tab w:val="right" w:leader="dot" w:pos="8778"/>
            </w:tabs>
            <w:rPr>
              <w:rFonts w:asciiTheme="minorHAnsi" w:eastAsiaTheme="minorEastAsia" w:hAnsiTheme="minorHAnsi"/>
              <w:noProof/>
              <w:sz w:val="22"/>
              <w:lang w:eastAsia="ja-JP"/>
            </w:rPr>
          </w:pPr>
          <w:hyperlink w:anchor="_Toc29794082" w:history="1">
            <w:r w:rsidRPr="006D4306">
              <w:rPr>
                <w:rStyle w:val="Hyperlink"/>
                <w:rFonts w:cs="Times New Roman"/>
                <w:noProof/>
              </w:rPr>
              <w:t>4.2.6.2. Dữ liệu cân bằng theo phương pháp Undersampling</w:t>
            </w:r>
            <w:r>
              <w:rPr>
                <w:noProof/>
                <w:webHidden/>
              </w:rPr>
              <w:tab/>
            </w:r>
            <w:r>
              <w:rPr>
                <w:noProof/>
                <w:webHidden/>
              </w:rPr>
              <w:fldChar w:fldCharType="begin"/>
            </w:r>
            <w:r>
              <w:rPr>
                <w:noProof/>
                <w:webHidden/>
              </w:rPr>
              <w:instrText xml:space="preserve"> PAGEREF _Toc29794082 \h </w:instrText>
            </w:r>
            <w:r>
              <w:rPr>
                <w:noProof/>
                <w:webHidden/>
              </w:rPr>
            </w:r>
            <w:r>
              <w:rPr>
                <w:noProof/>
                <w:webHidden/>
              </w:rPr>
              <w:fldChar w:fldCharType="separate"/>
            </w:r>
            <w:r w:rsidR="003A68B0">
              <w:rPr>
                <w:noProof/>
                <w:webHidden/>
              </w:rPr>
              <w:t>91</w:t>
            </w:r>
            <w:r>
              <w:rPr>
                <w:noProof/>
                <w:webHidden/>
              </w:rPr>
              <w:fldChar w:fldCharType="end"/>
            </w:r>
          </w:hyperlink>
        </w:p>
        <w:p w14:paraId="589F24A5" w14:textId="0AEDAE3A" w:rsidR="006A0628" w:rsidRDefault="006A0628">
          <w:pPr>
            <w:pStyle w:val="TOC4"/>
            <w:tabs>
              <w:tab w:val="right" w:leader="dot" w:pos="8778"/>
            </w:tabs>
            <w:rPr>
              <w:rFonts w:asciiTheme="minorHAnsi" w:eastAsiaTheme="minorEastAsia" w:hAnsiTheme="minorHAnsi"/>
              <w:noProof/>
              <w:sz w:val="22"/>
              <w:lang w:eastAsia="ja-JP"/>
            </w:rPr>
          </w:pPr>
          <w:hyperlink w:anchor="_Toc29794083" w:history="1">
            <w:r w:rsidRPr="006D4306">
              <w:rPr>
                <w:rStyle w:val="Hyperlink"/>
                <w:rFonts w:cs="Times New Roman"/>
                <w:noProof/>
              </w:rPr>
              <w:t>4.2.6.3. Dữ liệu cân bằng theo phương pháp Oversampling</w:t>
            </w:r>
            <w:r>
              <w:rPr>
                <w:noProof/>
                <w:webHidden/>
              </w:rPr>
              <w:tab/>
            </w:r>
            <w:r>
              <w:rPr>
                <w:noProof/>
                <w:webHidden/>
              </w:rPr>
              <w:fldChar w:fldCharType="begin"/>
            </w:r>
            <w:r>
              <w:rPr>
                <w:noProof/>
                <w:webHidden/>
              </w:rPr>
              <w:instrText xml:space="preserve"> PAGEREF _Toc29794083 \h </w:instrText>
            </w:r>
            <w:r>
              <w:rPr>
                <w:noProof/>
                <w:webHidden/>
              </w:rPr>
            </w:r>
            <w:r>
              <w:rPr>
                <w:noProof/>
                <w:webHidden/>
              </w:rPr>
              <w:fldChar w:fldCharType="separate"/>
            </w:r>
            <w:r w:rsidR="003A68B0">
              <w:rPr>
                <w:noProof/>
                <w:webHidden/>
              </w:rPr>
              <w:t>92</w:t>
            </w:r>
            <w:r>
              <w:rPr>
                <w:noProof/>
                <w:webHidden/>
              </w:rPr>
              <w:fldChar w:fldCharType="end"/>
            </w:r>
          </w:hyperlink>
        </w:p>
        <w:p w14:paraId="6C4DA994" w14:textId="7CBC1695" w:rsidR="006A0628" w:rsidRDefault="006A0628">
          <w:pPr>
            <w:pStyle w:val="TOC4"/>
            <w:tabs>
              <w:tab w:val="right" w:leader="dot" w:pos="8778"/>
            </w:tabs>
            <w:rPr>
              <w:rFonts w:asciiTheme="minorHAnsi" w:eastAsiaTheme="minorEastAsia" w:hAnsiTheme="minorHAnsi"/>
              <w:noProof/>
              <w:sz w:val="22"/>
              <w:lang w:eastAsia="ja-JP"/>
            </w:rPr>
          </w:pPr>
          <w:hyperlink w:anchor="_Toc29794084" w:history="1">
            <w:r w:rsidRPr="006D4306">
              <w:rPr>
                <w:rStyle w:val="Hyperlink"/>
                <w:rFonts w:cs="Times New Roman"/>
                <w:noProof/>
              </w:rPr>
              <w:t>4.2.6.4. Dữ liệu cân bằng theo phương pháp kết hợp SMOTE + ENN</w:t>
            </w:r>
            <w:r>
              <w:rPr>
                <w:noProof/>
                <w:webHidden/>
              </w:rPr>
              <w:tab/>
            </w:r>
            <w:r>
              <w:rPr>
                <w:noProof/>
                <w:webHidden/>
              </w:rPr>
              <w:fldChar w:fldCharType="begin"/>
            </w:r>
            <w:r>
              <w:rPr>
                <w:noProof/>
                <w:webHidden/>
              </w:rPr>
              <w:instrText xml:space="preserve"> PAGEREF _Toc29794084 \h </w:instrText>
            </w:r>
            <w:r>
              <w:rPr>
                <w:noProof/>
                <w:webHidden/>
              </w:rPr>
            </w:r>
            <w:r>
              <w:rPr>
                <w:noProof/>
                <w:webHidden/>
              </w:rPr>
              <w:fldChar w:fldCharType="separate"/>
            </w:r>
            <w:r w:rsidR="003A68B0">
              <w:rPr>
                <w:noProof/>
                <w:webHidden/>
              </w:rPr>
              <w:t>92</w:t>
            </w:r>
            <w:r>
              <w:rPr>
                <w:noProof/>
                <w:webHidden/>
              </w:rPr>
              <w:fldChar w:fldCharType="end"/>
            </w:r>
          </w:hyperlink>
        </w:p>
        <w:p w14:paraId="7A6F7239" w14:textId="6B245AB1" w:rsidR="006A0628" w:rsidRDefault="006A0628">
          <w:pPr>
            <w:pStyle w:val="TOC3"/>
            <w:tabs>
              <w:tab w:val="right" w:leader="dot" w:pos="8778"/>
            </w:tabs>
            <w:rPr>
              <w:rFonts w:asciiTheme="minorHAnsi" w:eastAsiaTheme="minorEastAsia" w:hAnsiTheme="minorHAnsi"/>
              <w:noProof/>
              <w:sz w:val="22"/>
              <w:lang w:eastAsia="ja-JP"/>
            </w:rPr>
          </w:pPr>
          <w:hyperlink w:anchor="_Toc29794085" w:history="1">
            <w:r w:rsidRPr="006D4306">
              <w:rPr>
                <w:rStyle w:val="Hyperlink"/>
                <w:noProof/>
              </w:rPr>
              <w:t>4.2.7. Tương quan giữa các thuộc tính</w:t>
            </w:r>
            <w:r>
              <w:rPr>
                <w:noProof/>
                <w:webHidden/>
              </w:rPr>
              <w:tab/>
            </w:r>
            <w:r>
              <w:rPr>
                <w:noProof/>
                <w:webHidden/>
              </w:rPr>
              <w:fldChar w:fldCharType="begin"/>
            </w:r>
            <w:r>
              <w:rPr>
                <w:noProof/>
                <w:webHidden/>
              </w:rPr>
              <w:instrText xml:space="preserve"> PAGEREF _Toc29794085 \h </w:instrText>
            </w:r>
            <w:r>
              <w:rPr>
                <w:noProof/>
                <w:webHidden/>
              </w:rPr>
            </w:r>
            <w:r>
              <w:rPr>
                <w:noProof/>
                <w:webHidden/>
              </w:rPr>
              <w:fldChar w:fldCharType="separate"/>
            </w:r>
            <w:r w:rsidR="003A68B0">
              <w:rPr>
                <w:noProof/>
                <w:webHidden/>
              </w:rPr>
              <w:t>93</w:t>
            </w:r>
            <w:r>
              <w:rPr>
                <w:noProof/>
                <w:webHidden/>
              </w:rPr>
              <w:fldChar w:fldCharType="end"/>
            </w:r>
          </w:hyperlink>
        </w:p>
        <w:p w14:paraId="207DDE6F" w14:textId="71B8A60E" w:rsidR="006A0628" w:rsidRDefault="006A0628">
          <w:pPr>
            <w:pStyle w:val="TOC3"/>
            <w:tabs>
              <w:tab w:val="right" w:leader="dot" w:pos="8778"/>
            </w:tabs>
            <w:rPr>
              <w:rFonts w:asciiTheme="minorHAnsi" w:eastAsiaTheme="minorEastAsia" w:hAnsiTheme="minorHAnsi"/>
              <w:noProof/>
              <w:sz w:val="22"/>
              <w:lang w:eastAsia="ja-JP"/>
            </w:rPr>
          </w:pPr>
          <w:hyperlink w:anchor="_Toc29794086" w:history="1">
            <w:r w:rsidRPr="006D4306">
              <w:rPr>
                <w:rStyle w:val="Hyperlink"/>
                <w:rFonts w:cs="Times New Roman"/>
                <w:noProof/>
              </w:rPr>
              <w:t>4.2.8. Phát hiện bất thường (Anomaly Detection)</w:t>
            </w:r>
            <w:r>
              <w:rPr>
                <w:noProof/>
                <w:webHidden/>
              </w:rPr>
              <w:tab/>
            </w:r>
            <w:r>
              <w:rPr>
                <w:noProof/>
                <w:webHidden/>
              </w:rPr>
              <w:fldChar w:fldCharType="begin"/>
            </w:r>
            <w:r>
              <w:rPr>
                <w:noProof/>
                <w:webHidden/>
              </w:rPr>
              <w:instrText xml:space="preserve"> PAGEREF _Toc29794086 \h </w:instrText>
            </w:r>
            <w:r>
              <w:rPr>
                <w:noProof/>
                <w:webHidden/>
              </w:rPr>
            </w:r>
            <w:r>
              <w:rPr>
                <w:noProof/>
                <w:webHidden/>
              </w:rPr>
              <w:fldChar w:fldCharType="separate"/>
            </w:r>
            <w:r w:rsidR="003A68B0">
              <w:rPr>
                <w:noProof/>
                <w:webHidden/>
              </w:rPr>
              <w:t>94</w:t>
            </w:r>
            <w:r>
              <w:rPr>
                <w:noProof/>
                <w:webHidden/>
              </w:rPr>
              <w:fldChar w:fldCharType="end"/>
            </w:r>
          </w:hyperlink>
        </w:p>
        <w:p w14:paraId="17CB0731" w14:textId="20CFF64B" w:rsidR="006A0628" w:rsidRDefault="006A0628">
          <w:pPr>
            <w:pStyle w:val="TOC4"/>
            <w:tabs>
              <w:tab w:val="right" w:leader="dot" w:pos="8778"/>
            </w:tabs>
            <w:rPr>
              <w:rFonts w:asciiTheme="minorHAnsi" w:eastAsiaTheme="minorEastAsia" w:hAnsiTheme="minorHAnsi"/>
              <w:noProof/>
              <w:sz w:val="22"/>
              <w:lang w:eastAsia="ja-JP"/>
            </w:rPr>
          </w:pPr>
          <w:hyperlink w:anchor="_Toc29794087" w:history="1">
            <w:r w:rsidRPr="006D4306">
              <w:rPr>
                <w:rStyle w:val="Hyperlink"/>
                <w:noProof/>
              </w:rPr>
              <w:t>4.2.8.1. Dữ liệu xử lý bằng phương pháp Undersampling</w:t>
            </w:r>
            <w:r>
              <w:rPr>
                <w:noProof/>
                <w:webHidden/>
              </w:rPr>
              <w:tab/>
            </w:r>
            <w:r>
              <w:rPr>
                <w:noProof/>
                <w:webHidden/>
              </w:rPr>
              <w:fldChar w:fldCharType="begin"/>
            </w:r>
            <w:r>
              <w:rPr>
                <w:noProof/>
                <w:webHidden/>
              </w:rPr>
              <w:instrText xml:space="preserve"> PAGEREF _Toc29794087 \h </w:instrText>
            </w:r>
            <w:r>
              <w:rPr>
                <w:noProof/>
                <w:webHidden/>
              </w:rPr>
            </w:r>
            <w:r>
              <w:rPr>
                <w:noProof/>
                <w:webHidden/>
              </w:rPr>
              <w:fldChar w:fldCharType="separate"/>
            </w:r>
            <w:r w:rsidR="003A68B0">
              <w:rPr>
                <w:noProof/>
                <w:webHidden/>
              </w:rPr>
              <w:t>94</w:t>
            </w:r>
            <w:r>
              <w:rPr>
                <w:noProof/>
                <w:webHidden/>
              </w:rPr>
              <w:fldChar w:fldCharType="end"/>
            </w:r>
          </w:hyperlink>
        </w:p>
        <w:p w14:paraId="62DFA57C" w14:textId="56248398" w:rsidR="006A0628" w:rsidRDefault="006A0628">
          <w:pPr>
            <w:pStyle w:val="TOC4"/>
            <w:tabs>
              <w:tab w:val="right" w:leader="dot" w:pos="8778"/>
            </w:tabs>
            <w:rPr>
              <w:rFonts w:asciiTheme="minorHAnsi" w:eastAsiaTheme="minorEastAsia" w:hAnsiTheme="minorHAnsi"/>
              <w:noProof/>
              <w:sz w:val="22"/>
              <w:lang w:eastAsia="ja-JP"/>
            </w:rPr>
          </w:pPr>
          <w:hyperlink w:anchor="_Toc29794088" w:history="1">
            <w:r w:rsidRPr="006D4306">
              <w:rPr>
                <w:rStyle w:val="Hyperlink"/>
                <w:noProof/>
              </w:rPr>
              <w:t>4.2.8.2. Dữ liệu xử lý bằng phương pháp Oversampling</w:t>
            </w:r>
            <w:r>
              <w:rPr>
                <w:noProof/>
                <w:webHidden/>
              </w:rPr>
              <w:tab/>
            </w:r>
            <w:r>
              <w:rPr>
                <w:noProof/>
                <w:webHidden/>
              </w:rPr>
              <w:fldChar w:fldCharType="begin"/>
            </w:r>
            <w:r>
              <w:rPr>
                <w:noProof/>
                <w:webHidden/>
              </w:rPr>
              <w:instrText xml:space="preserve"> PAGEREF _Toc29794088 \h </w:instrText>
            </w:r>
            <w:r>
              <w:rPr>
                <w:noProof/>
                <w:webHidden/>
              </w:rPr>
            </w:r>
            <w:r>
              <w:rPr>
                <w:noProof/>
                <w:webHidden/>
              </w:rPr>
              <w:fldChar w:fldCharType="separate"/>
            </w:r>
            <w:r w:rsidR="003A68B0">
              <w:rPr>
                <w:noProof/>
                <w:webHidden/>
              </w:rPr>
              <w:t>97</w:t>
            </w:r>
            <w:r>
              <w:rPr>
                <w:noProof/>
                <w:webHidden/>
              </w:rPr>
              <w:fldChar w:fldCharType="end"/>
            </w:r>
          </w:hyperlink>
        </w:p>
        <w:p w14:paraId="38DC7936" w14:textId="16AFB8F5" w:rsidR="006A0628" w:rsidRDefault="006A0628">
          <w:pPr>
            <w:pStyle w:val="TOC4"/>
            <w:tabs>
              <w:tab w:val="right" w:leader="dot" w:pos="8778"/>
            </w:tabs>
            <w:rPr>
              <w:rFonts w:asciiTheme="minorHAnsi" w:eastAsiaTheme="minorEastAsia" w:hAnsiTheme="minorHAnsi"/>
              <w:noProof/>
              <w:sz w:val="22"/>
              <w:lang w:eastAsia="ja-JP"/>
            </w:rPr>
          </w:pPr>
          <w:hyperlink w:anchor="_Toc29794089" w:history="1">
            <w:r w:rsidRPr="006D4306">
              <w:rPr>
                <w:rStyle w:val="Hyperlink"/>
                <w:noProof/>
              </w:rPr>
              <w:t>4.2.8.3. Dữ liệu xử lý bằng phương pháp kết hợp SMOTE + ENN</w:t>
            </w:r>
            <w:r>
              <w:rPr>
                <w:noProof/>
                <w:webHidden/>
              </w:rPr>
              <w:tab/>
            </w:r>
            <w:r>
              <w:rPr>
                <w:noProof/>
                <w:webHidden/>
              </w:rPr>
              <w:fldChar w:fldCharType="begin"/>
            </w:r>
            <w:r>
              <w:rPr>
                <w:noProof/>
                <w:webHidden/>
              </w:rPr>
              <w:instrText xml:space="preserve"> PAGEREF _Toc29794089 \h </w:instrText>
            </w:r>
            <w:r>
              <w:rPr>
                <w:noProof/>
                <w:webHidden/>
              </w:rPr>
            </w:r>
            <w:r>
              <w:rPr>
                <w:noProof/>
                <w:webHidden/>
              </w:rPr>
              <w:fldChar w:fldCharType="separate"/>
            </w:r>
            <w:r w:rsidR="003A68B0">
              <w:rPr>
                <w:noProof/>
                <w:webHidden/>
              </w:rPr>
              <w:t>98</w:t>
            </w:r>
            <w:r>
              <w:rPr>
                <w:noProof/>
                <w:webHidden/>
              </w:rPr>
              <w:fldChar w:fldCharType="end"/>
            </w:r>
          </w:hyperlink>
        </w:p>
        <w:p w14:paraId="7D22ED6C" w14:textId="27D7353E" w:rsidR="006A0628" w:rsidRDefault="006A0628">
          <w:pPr>
            <w:pStyle w:val="TOC3"/>
            <w:tabs>
              <w:tab w:val="right" w:leader="dot" w:pos="8778"/>
            </w:tabs>
            <w:rPr>
              <w:rFonts w:asciiTheme="minorHAnsi" w:eastAsiaTheme="minorEastAsia" w:hAnsiTheme="minorHAnsi"/>
              <w:noProof/>
              <w:sz w:val="22"/>
              <w:lang w:eastAsia="ja-JP"/>
            </w:rPr>
          </w:pPr>
          <w:hyperlink w:anchor="_Toc29794090" w:history="1">
            <w:r w:rsidRPr="006D4306">
              <w:rPr>
                <w:rStyle w:val="Hyperlink"/>
                <w:rFonts w:cs="Times New Roman"/>
                <w:noProof/>
              </w:rPr>
              <w:t>4.2.9. Lưu dữ liệu sau khi thực hiện cân bằng dữ liệu</w:t>
            </w:r>
            <w:r>
              <w:rPr>
                <w:noProof/>
                <w:webHidden/>
              </w:rPr>
              <w:tab/>
            </w:r>
            <w:r>
              <w:rPr>
                <w:noProof/>
                <w:webHidden/>
              </w:rPr>
              <w:fldChar w:fldCharType="begin"/>
            </w:r>
            <w:r>
              <w:rPr>
                <w:noProof/>
                <w:webHidden/>
              </w:rPr>
              <w:instrText xml:space="preserve"> PAGEREF _Toc29794090 \h </w:instrText>
            </w:r>
            <w:r>
              <w:rPr>
                <w:noProof/>
                <w:webHidden/>
              </w:rPr>
            </w:r>
            <w:r>
              <w:rPr>
                <w:noProof/>
                <w:webHidden/>
              </w:rPr>
              <w:fldChar w:fldCharType="separate"/>
            </w:r>
            <w:r w:rsidR="003A68B0">
              <w:rPr>
                <w:noProof/>
                <w:webHidden/>
              </w:rPr>
              <w:t>99</w:t>
            </w:r>
            <w:r>
              <w:rPr>
                <w:noProof/>
                <w:webHidden/>
              </w:rPr>
              <w:fldChar w:fldCharType="end"/>
            </w:r>
          </w:hyperlink>
        </w:p>
        <w:p w14:paraId="3FFB3C26" w14:textId="6BC36A11" w:rsidR="006A0628" w:rsidRDefault="006A0628">
          <w:pPr>
            <w:pStyle w:val="TOC3"/>
            <w:tabs>
              <w:tab w:val="right" w:leader="dot" w:pos="8778"/>
            </w:tabs>
            <w:rPr>
              <w:rFonts w:asciiTheme="minorHAnsi" w:eastAsiaTheme="minorEastAsia" w:hAnsiTheme="minorHAnsi"/>
              <w:noProof/>
              <w:sz w:val="22"/>
              <w:lang w:eastAsia="ja-JP"/>
            </w:rPr>
          </w:pPr>
          <w:hyperlink w:anchor="_Toc29794091" w:history="1">
            <w:r w:rsidRPr="006D4306">
              <w:rPr>
                <w:rStyle w:val="Hyperlink"/>
                <w:rFonts w:cs="Times New Roman"/>
                <w:noProof/>
              </w:rPr>
              <w:t>4.2.10. Mô hình phát hiện bất thường sử dụng thuật toán Random forest</w:t>
            </w:r>
            <w:r>
              <w:rPr>
                <w:noProof/>
                <w:webHidden/>
              </w:rPr>
              <w:tab/>
            </w:r>
            <w:r>
              <w:rPr>
                <w:noProof/>
                <w:webHidden/>
              </w:rPr>
              <w:fldChar w:fldCharType="begin"/>
            </w:r>
            <w:r>
              <w:rPr>
                <w:noProof/>
                <w:webHidden/>
              </w:rPr>
              <w:instrText xml:space="preserve"> PAGEREF _Toc29794091 \h </w:instrText>
            </w:r>
            <w:r>
              <w:rPr>
                <w:noProof/>
                <w:webHidden/>
              </w:rPr>
            </w:r>
            <w:r>
              <w:rPr>
                <w:noProof/>
                <w:webHidden/>
              </w:rPr>
              <w:fldChar w:fldCharType="separate"/>
            </w:r>
            <w:r w:rsidR="003A68B0">
              <w:rPr>
                <w:noProof/>
                <w:webHidden/>
              </w:rPr>
              <w:t>99</w:t>
            </w:r>
            <w:r>
              <w:rPr>
                <w:noProof/>
                <w:webHidden/>
              </w:rPr>
              <w:fldChar w:fldCharType="end"/>
            </w:r>
          </w:hyperlink>
        </w:p>
        <w:p w14:paraId="243F57A5" w14:textId="3182274E" w:rsidR="006A0628" w:rsidRDefault="006A0628">
          <w:pPr>
            <w:pStyle w:val="TOC4"/>
            <w:tabs>
              <w:tab w:val="right" w:leader="dot" w:pos="8778"/>
            </w:tabs>
            <w:rPr>
              <w:rFonts w:asciiTheme="minorHAnsi" w:eastAsiaTheme="minorEastAsia" w:hAnsiTheme="minorHAnsi"/>
              <w:noProof/>
              <w:sz w:val="22"/>
              <w:lang w:eastAsia="ja-JP"/>
            </w:rPr>
          </w:pPr>
          <w:hyperlink w:anchor="_Toc29794092" w:history="1">
            <w:r w:rsidRPr="006D4306">
              <w:rPr>
                <w:rStyle w:val="Hyperlink"/>
                <w:rFonts w:cs="Times New Roman"/>
                <w:noProof/>
              </w:rPr>
              <w:t>4.2.10.1. Với bộ dữ liệu chưa xử lý mất cân bằng</w:t>
            </w:r>
            <w:r>
              <w:rPr>
                <w:noProof/>
                <w:webHidden/>
              </w:rPr>
              <w:tab/>
            </w:r>
            <w:r>
              <w:rPr>
                <w:noProof/>
                <w:webHidden/>
              </w:rPr>
              <w:fldChar w:fldCharType="begin"/>
            </w:r>
            <w:r>
              <w:rPr>
                <w:noProof/>
                <w:webHidden/>
              </w:rPr>
              <w:instrText xml:space="preserve"> PAGEREF _Toc29794092 \h </w:instrText>
            </w:r>
            <w:r>
              <w:rPr>
                <w:noProof/>
                <w:webHidden/>
              </w:rPr>
            </w:r>
            <w:r>
              <w:rPr>
                <w:noProof/>
                <w:webHidden/>
              </w:rPr>
              <w:fldChar w:fldCharType="separate"/>
            </w:r>
            <w:r w:rsidR="003A68B0">
              <w:rPr>
                <w:noProof/>
                <w:webHidden/>
              </w:rPr>
              <w:t>99</w:t>
            </w:r>
            <w:r>
              <w:rPr>
                <w:noProof/>
                <w:webHidden/>
              </w:rPr>
              <w:fldChar w:fldCharType="end"/>
            </w:r>
          </w:hyperlink>
        </w:p>
        <w:p w14:paraId="2D12269D" w14:textId="225C203A" w:rsidR="006A0628" w:rsidRDefault="006A0628">
          <w:pPr>
            <w:pStyle w:val="TOC4"/>
            <w:tabs>
              <w:tab w:val="right" w:leader="dot" w:pos="8778"/>
            </w:tabs>
            <w:rPr>
              <w:rFonts w:asciiTheme="minorHAnsi" w:eastAsiaTheme="minorEastAsia" w:hAnsiTheme="minorHAnsi"/>
              <w:noProof/>
              <w:sz w:val="22"/>
              <w:lang w:eastAsia="ja-JP"/>
            </w:rPr>
          </w:pPr>
          <w:hyperlink w:anchor="_Toc29794093" w:history="1">
            <w:r w:rsidRPr="006D4306">
              <w:rPr>
                <w:rStyle w:val="Hyperlink"/>
                <w:rFonts w:cs="Times New Roman"/>
                <w:noProof/>
              </w:rPr>
              <w:t>4.2.10.2. Với bộ dữ liệu đã xử lý mất cân bằng</w:t>
            </w:r>
            <w:r>
              <w:rPr>
                <w:noProof/>
                <w:webHidden/>
              </w:rPr>
              <w:tab/>
            </w:r>
            <w:r>
              <w:rPr>
                <w:noProof/>
                <w:webHidden/>
              </w:rPr>
              <w:fldChar w:fldCharType="begin"/>
            </w:r>
            <w:r>
              <w:rPr>
                <w:noProof/>
                <w:webHidden/>
              </w:rPr>
              <w:instrText xml:space="preserve"> PAGEREF _Toc29794093 \h </w:instrText>
            </w:r>
            <w:r>
              <w:rPr>
                <w:noProof/>
                <w:webHidden/>
              </w:rPr>
            </w:r>
            <w:r>
              <w:rPr>
                <w:noProof/>
                <w:webHidden/>
              </w:rPr>
              <w:fldChar w:fldCharType="separate"/>
            </w:r>
            <w:r w:rsidR="003A68B0">
              <w:rPr>
                <w:noProof/>
                <w:webHidden/>
              </w:rPr>
              <w:t>101</w:t>
            </w:r>
            <w:r>
              <w:rPr>
                <w:noProof/>
                <w:webHidden/>
              </w:rPr>
              <w:fldChar w:fldCharType="end"/>
            </w:r>
          </w:hyperlink>
        </w:p>
        <w:p w14:paraId="2C602E6D" w14:textId="7DD69377" w:rsidR="006A0628" w:rsidRDefault="006A0628">
          <w:pPr>
            <w:pStyle w:val="TOC3"/>
            <w:tabs>
              <w:tab w:val="right" w:leader="dot" w:pos="8778"/>
            </w:tabs>
            <w:rPr>
              <w:rFonts w:asciiTheme="minorHAnsi" w:eastAsiaTheme="minorEastAsia" w:hAnsiTheme="minorHAnsi"/>
              <w:noProof/>
              <w:sz w:val="22"/>
              <w:lang w:eastAsia="ja-JP"/>
            </w:rPr>
          </w:pPr>
          <w:hyperlink w:anchor="_Toc29794094" w:history="1">
            <w:r w:rsidRPr="006D4306">
              <w:rPr>
                <w:rStyle w:val="Hyperlink"/>
                <w:rFonts w:cs="Times New Roman"/>
                <w:noProof/>
              </w:rPr>
              <w:t>4.2.11. Mô hình phát hiện bất thường sử dụng thuật toán Extreme Gradient Boosting (EGB)</w:t>
            </w:r>
            <w:r>
              <w:rPr>
                <w:noProof/>
                <w:webHidden/>
              </w:rPr>
              <w:tab/>
            </w:r>
            <w:r>
              <w:rPr>
                <w:noProof/>
                <w:webHidden/>
              </w:rPr>
              <w:fldChar w:fldCharType="begin"/>
            </w:r>
            <w:r>
              <w:rPr>
                <w:noProof/>
                <w:webHidden/>
              </w:rPr>
              <w:instrText xml:space="preserve"> PAGEREF _Toc29794094 \h </w:instrText>
            </w:r>
            <w:r>
              <w:rPr>
                <w:noProof/>
                <w:webHidden/>
              </w:rPr>
            </w:r>
            <w:r>
              <w:rPr>
                <w:noProof/>
                <w:webHidden/>
              </w:rPr>
              <w:fldChar w:fldCharType="separate"/>
            </w:r>
            <w:r w:rsidR="003A68B0">
              <w:rPr>
                <w:noProof/>
                <w:webHidden/>
              </w:rPr>
              <w:t>107</w:t>
            </w:r>
            <w:r>
              <w:rPr>
                <w:noProof/>
                <w:webHidden/>
              </w:rPr>
              <w:fldChar w:fldCharType="end"/>
            </w:r>
          </w:hyperlink>
        </w:p>
        <w:p w14:paraId="00E1D9D4" w14:textId="6EBB56F6" w:rsidR="006A0628" w:rsidRDefault="006A0628">
          <w:pPr>
            <w:pStyle w:val="TOC4"/>
            <w:tabs>
              <w:tab w:val="right" w:leader="dot" w:pos="8778"/>
            </w:tabs>
            <w:rPr>
              <w:rFonts w:asciiTheme="minorHAnsi" w:eastAsiaTheme="minorEastAsia" w:hAnsiTheme="minorHAnsi"/>
              <w:noProof/>
              <w:sz w:val="22"/>
              <w:lang w:eastAsia="ja-JP"/>
            </w:rPr>
          </w:pPr>
          <w:hyperlink w:anchor="_Toc29794095" w:history="1">
            <w:r w:rsidRPr="006D4306">
              <w:rPr>
                <w:rStyle w:val="Hyperlink"/>
                <w:rFonts w:cs="Times New Roman"/>
                <w:noProof/>
              </w:rPr>
              <w:t>4.2.11.1. Với bộ dữ liệu chưa xử lý mất cân bằng</w:t>
            </w:r>
            <w:r>
              <w:rPr>
                <w:noProof/>
                <w:webHidden/>
              </w:rPr>
              <w:tab/>
            </w:r>
            <w:r>
              <w:rPr>
                <w:noProof/>
                <w:webHidden/>
              </w:rPr>
              <w:fldChar w:fldCharType="begin"/>
            </w:r>
            <w:r>
              <w:rPr>
                <w:noProof/>
                <w:webHidden/>
              </w:rPr>
              <w:instrText xml:space="preserve"> PAGEREF _Toc29794095 \h </w:instrText>
            </w:r>
            <w:r>
              <w:rPr>
                <w:noProof/>
                <w:webHidden/>
              </w:rPr>
            </w:r>
            <w:r>
              <w:rPr>
                <w:noProof/>
                <w:webHidden/>
              </w:rPr>
              <w:fldChar w:fldCharType="separate"/>
            </w:r>
            <w:r w:rsidR="003A68B0">
              <w:rPr>
                <w:noProof/>
                <w:webHidden/>
              </w:rPr>
              <w:t>107</w:t>
            </w:r>
            <w:r>
              <w:rPr>
                <w:noProof/>
                <w:webHidden/>
              </w:rPr>
              <w:fldChar w:fldCharType="end"/>
            </w:r>
          </w:hyperlink>
        </w:p>
        <w:p w14:paraId="736E3F67" w14:textId="4B0D3418" w:rsidR="006A0628" w:rsidRDefault="006A0628">
          <w:pPr>
            <w:pStyle w:val="TOC4"/>
            <w:tabs>
              <w:tab w:val="right" w:leader="dot" w:pos="8778"/>
            </w:tabs>
            <w:rPr>
              <w:rFonts w:asciiTheme="minorHAnsi" w:eastAsiaTheme="minorEastAsia" w:hAnsiTheme="minorHAnsi"/>
              <w:noProof/>
              <w:sz w:val="22"/>
              <w:lang w:eastAsia="ja-JP"/>
            </w:rPr>
          </w:pPr>
          <w:hyperlink w:anchor="_Toc29794096" w:history="1">
            <w:r w:rsidRPr="006D4306">
              <w:rPr>
                <w:rStyle w:val="Hyperlink"/>
                <w:rFonts w:cs="Times New Roman"/>
                <w:noProof/>
              </w:rPr>
              <w:t>4.2.11.2. Với bộ dữ liệu đã xử lý mất cân bằng</w:t>
            </w:r>
            <w:r>
              <w:rPr>
                <w:noProof/>
                <w:webHidden/>
              </w:rPr>
              <w:tab/>
            </w:r>
            <w:r>
              <w:rPr>
                <w:noProof/>
                <w:webHidden/>
              </w:rPr>
              <w:fldChar w:fldCharType="begin"/>
            </w:r>
            <w:r>
              <w:rPr>
                <w:noProof/>
                <w:webHidden/>
              </w:rPr>
              <w:instrText xml:space="preserve"> PAGEREF _Toc29794096 \h </w:instrText>
            </w:r>
            <w:r>
              <w:rPr>
                <w:noProof/>
                <w:webHidden/>
              </w:rPr>
            </w:r>
            <w:r>
              <w:rPr>
                <w:noProof/>
                <w:webHidden/>
              </w:rPr>
              <w:fldChar w:fldCharType="separate"/>
            </w:r>
            <w:r w:rsidR="003A68B0">
              <w:rPr>
                <w:noProof/>
                <w:webHidden/>
              </w:rPr>
              <w:t>109</w:t>
            </w:r>
            <w:r>
              <w:rPr>
                <w:noProof/>
                <w:webHidden/>
              </w:rPr>
              <w:fldChar w:fldCharType="end"/>
            </w:r>
          </w:hyperlink>
        </w:p>
        <w:p w14:paraId="678344C2" w14:textId="5CA67CA4" w:rsidR="006A0628" w:rsidRDefault="006A0628">
          <w:pPr>
            <w:pStyle w:val="TOC1"/>
            <w:tabs>
              <w:tab w:val="right" w:leader="dot" w:pos="8778"/>
            </w:tabs>
            <w:rPr>
              <w:rFonts w:asciiTheme="minorHAnsi" w:eastAsiaTheme="minorEastAsia" w:hAnsiTheme="minorHAnsi"/>
              <w:b w:val="0"/>
              <w:noProof/>
              <w:sz w:val="22"/>
              <w:lang w:eastAsia="ja-JP"/>
            </w:rPr>
          </w:pPr>
          <w:hyperlink w:anchor="_Toc29794097" w:history="1">
            <w:r w:rsidRPr="006D4306">
              <w:rPr>
                <w:rStyle w:val="Hyperlink"/>
                <w:noProof/>
              </w:rPr>
              <w:t>CHƯƠNG 5: KẾT LUẬN – HƯỚNG PHÁT TRIỂN</w:t>
            </w:r>
            <w:r>
              <w:rPr>
                <w:noProof/>
                <w:webHidden/>
              </w:rPr>
              <w:tab/>
            </w:r>
            <w:r>
              <w:rPr>
                <w:noProof/>
                <w:webHidden/>
              </w:rPr>
              <w:fldChar w:fldCharType="begin"/>
            </w:r>
            <w:r>
              <w:rPr>
                <w:noProof/>
                <w:webHidden/>
              </w:rPr>
              <w:instrText xml:space="preserve"> PAGEREF _Toc29794097 \h </w:instrText>
            </w:r>
            <w:r>
              <w:rPr>
                <w:noProof/>
                <w:webHidden/>
              </w:rPr>
            </w:r>
            <w:r>
              <w:rPr>
                <w:noProof/>
                <w:webHidden/>
              </w:rPr>
              <w:fldChar w:fldCharType="separate"/>
            </w:r>
            <w:r w:rsidR="003A68B0">
              <w:rPr>
                <w:noProof/>
                <w:webHidden/>
              </w:rPr>
              <w:t>116</w:t>
            </w:r>
            <w:r>
              <w:rPr>
                <w:noProof/>
                <w:webHidden/>
              </w:rPr>
              <w:fldChar w:fldCharType="end"/>
            </w:r>
          </w:hyperlink>
        </w:p>
        <w:p w14:paraId="31F1B2E6" w14:textId="35938819" w:rsidR="006A0628" w:rsidRDefault="006A0628">
          <w:pPr>
            <w:pStyle w:val="TOC2"/>
            <w:tabs>
              <w:tab w:val="right" w:leader="dot" w:pos="8778"/>
            </w:tabs>
            <w:rPr>
              <w:rFonts w:asciiTheme="minorHAnsi" w:eastAsiaTheme="minorEastAsia" w:hAnsiTheme="minorHAnsi"/>
              <w:noProof/>
              <w:sz w:val="22"/>
              <w:lang w:eastAsia="ja-JP"/>
            </w:rPr>
          </w:pPr>
          <w:hyperlink w:anchor="_Toc29794098" w:history="1">
            <w:r w:rsidRPr="006D4306">
              <w:rPr>
                <w:rStyle w:val="Hyperlink"/>
                <w:noProof/>
              </w:rPr>
              <w:t>5.1. Kết quả đạt được</w:t>
            </w:r>
            <w:r>
              <w:rPr>
                <w:noProof/>
                <w:webHidden/>
              </w:rPr>
              <w:tab/>
            </w:r>
            <w:r>
              <w:rPr>
                <w:noProof/>
                <w:webHidden/>
              </w:rPr>
              <w:fldChar w:fldCharType="begin"/>
            </w:r>
            <w:r>
              <w:rPr>
                <w:noProof/>
                <w:webHidden/>
              </w:rPr>
              <w:instrText xml:space="preserve"> PAGEREF _Toc29794098 \h </w:instrText>
            </w:r>
            <w:r>
              <w:rPr>
                <w:noProof/>
                <w:webHidden/>
              </w:rPr>
            </w:r>
            <w:r>
              <w:rPr>
                <w:noProof/>
                <w:webHidden/>
              </w:rPr>
              <w:fldChar w:fldCharType="separate"/>
            </w:r>
            <w:r w:rsidR="003A68B0">
              <w:rPr>
                <w:noProof/>
                <w:webHidden/>
              </w:rPr>
              <w:t>116</w:t>
            </w:r>
            <w:r>
              <w:rPr>
                <w:noProof/>
                <w:webHidden/>
              </w:rPr>
              <w:fldChar w:fldCharType="end"/>
            </w:r>
          </w:hyperlink>
        </w:p>
        <w:p w14:paraId="2068F507" w14:textId="5C52A067" w:rsidR="006A0628" w:rsidRDefault="006A0628">
          <w:pPr>
            <w:pStyle w:val="TOC2"/>
            <w:tabs>
              <w:tab w:val="right" w:leader="dot" w:pos="8778"/>
            </w:tabs>
            <w:rPr>
              <w:rFonts w:asciiTheme="minorHAnsi" w:eastAsiaTheme="minorEastAsia" w:hAnsiTheme="minorHAnsi"/>
              <w:noProof/>
              <w:sz w:val="22"/>
              <w:lang w:eastAsia="ja-JP"/>
            </w:rPr>
          </w:pPr>
          <w:hyperlink w:anchor="_Toc29794099" w:history="1">
            <w:r w:rsidRPr="006D4306">
              <w:rPr>
                <w:rStyle w:val="Hyperlink"/>
                <w:noProof/>
              </w:rPr>
              <w:t>5.2. Hướng phát triển</w:t>
            </w:r>
            <w:r>
              <w:rPr>
                <w:noProof/>
                <w:webHidden/>
              </w:rPr>
              <w:tab/>
            </w:r>
            <w:r>
              <w:rPr>
                <w:noProof/>
                <w:webHidden/>
              </w:rPr>
              <w:fldChar w:fldCharType="begin"/>
            </w:r>
            <w:r>
              <w:rPr>
                <w:noProof/>
                <w:webHidden/>
              </w:rPr>
              <w:instrText xml:space="preserve"> PAGEREF _Toc29794099 \h </w:instrText>
            </w:r>
            <w:r>
              <w:rPr>
                <w:noProof/>
                <w:webHidden/>
              </w:rPr>
            </w:r>
            <w:r>
              <w:rPr>
                <w:noProof/>
                <w:webHidden/>
              </w:rPr>
              <w:fldChar w:fldCharType="separate"/>
            </w:r>
            <w:r w:rsidR="003A68B0">
              <w:rPr>
                <w:noProof/>
                <w:webHidden/>
              </w:rPr>
              <w:t>116</w:t>
            </w:r>
            <w:r>
              <w:rPr>
                <w:noProof/>
                <w:webHidden/>
              </w:rPr>
              <w:fldChar w:fldCharType="end"/>
            </w:r>
          </w:hyperlink>
        </w:p>
        <w:p w14:paraId="758CCE5A" w14:textId="0740B77A" w:rsidR="006A0628" w:rsidRDefault="006A0628">
          <w:pPr>
            <w:pStyle w:val="TOC1"/>
            <w:tabs>
              <w:tab w:val="right" w:leader="dot" w:pos="8778"/>
            </w:tabs>
            <w:rPr>
              <w:rFonts w:asciiTheme="minorHAnsi" w:eastAsiaTheme="minorEastAsia" w:hAnsiTheme="minorHAnsi"/>
              <w:b w:val="0"/>
              <w:noProof/>
              <w:sz w:val="22"/>
              <w:lang w:eastAsia="ja-JP"/>
            </w:rPr>
          </w:pPr>
          <w:hyperlink w:anchor="_Toc29794100" w:history="1">
            <w:r w:rsidRPr="006D4306">
              <w:rPr>
                <w:rStyle w:val="Hyperlink"/>
                <w:noProof/>
              </w:rPr>
              <w:t>TÀI LIỆU THAM KHẢO</w:t>
            </w:r>
            <w:r>
              <w:rPr>
                <w:noProof/>
                <w:webHidden/>
              </w:rPr>
              <w:tab/>
            </w:r>
            <w:r>
              <w:rPr>
                <w:noProof/>
                <w:webHidden/>
              </w:rPr>
              <w:fldChar w:fldCharType="begin"/>
            </w:r>
            <w:r>
              <w:rPr>
                <w:noProof/>
                <w:webHidden/>
              </w:rPr>
              <w:instrText xml:space="preserve"> PAGEREF _Toc29794100 \h </w:instrText>
            </w:r>
            <w:r>
              <w:rPr>
                <w:noProof/>
                <w:webHidden/>
              </w:rPr>
            </w:r>
            <w:r>
              <w:rPr>
                <w:noProof/>
                <w:webHidden/>
              </w:rPr>
              <w:fldChar w:fldCharType="separate"/>
            </w:r>
            <w:r w:rsidR="003A68B0">
              <w:rPr>
                <w:noProof/>
                <w:webHidden/>
              </w:rPr>
              <w:t>1</w:t>
            </w:r>
            <w:r>
              <w:rPr>
                <w:noProof/>
                <w:webHidden/>
              </w:rPr>
              <w:fldChar w:fldCharType="end"/>
            </w:r>
          </w:hyperlink>
        </w:p>
        <w:p w14:paraId="35D55778" w14:textId="0F46110C" w:rsidR="006A0628" w:rsidRDefault="006A0628">
          <w:pPr>
            <w:pStyle w:val="TOC1"/>
            <w:tabs>
              <w:tab w:val="right" w:leader="dot" w:pos="8778"/>
            </w:tabs>
            <w:rPr>
              <w:rFonts w:asciiTheme="minorHAnsi" w:eastAsiaTheme="minorEastAsia" w:hAnsiTheme="minorHAnsi"/>
              <w:b w:val="0"/>
              <w:noProof/>
              <w:sz w:val="22"/>
              <w:lang w:eastAsia="ja-JP"/>
            </w:rPr>
          </w:pPr>
          <w:hyperlink w:anchor="_Toc29794101" w:history="1">
            <w:r w:rsidRPr="006D4306">
              <w:rPr>
                <w:rStyle w:val="Hyperlink"/>
                <w:noProof/>
              </w:rPr>
              <w:t>PHỤ LỤC</w:t>
            </w:r>
            <w:r>
              <w:rPr>
                <w:noProof/>
                <w:webHidden/>
              </w:rPr>
              <w:tab/>
            </w:r>
            <w:r>
              <w:rPr>
                <w:noProof/>
                <w:webHidden/>
              </w:rPr>
              <w:fldChar w:fldCharType="begin"/>
            </w:r>
            <w:r>
              <w:rPr>
                <w:noProof/>
                <w:webHidden/>
              </w:rPr>
              <w:instrText xml:space="preserve"> PAGEREF _Toc29794101 \h </w:instrText>
            </w:r>
            <w:r>
              <w:rPr>
                <w:noProof/>
                <w:webHidden/>
              </w:rPr>
            </w:r>
            <w:r>
              <w:rPr>
                <w:noProof/>
                <w:webHidden/>
              </w:rPr>
              <w:fldChar w:fldCharType="separate"/>
            </w:r>
            <w:r w:rsidR="003A68B0">
              <w:rPr>
                <w:noProof/>
                <w:webHidden/>
              </w:rPr>
              <w:t>3</w:t>
            </w:r>
            <w:r>
              <w:rPr>
                <w:noProof/>
                <w:webHidden/>
              </w:rPr>
              <w:fldChar w:fldCharType="end"/>
            </w:r>
          </w:hyperlink>
        </w:p>
        <w:p w14:paraId="0685E90F" w14:textId="54896B56" w:rsidR="00F15812" w:rsidRDefault="00566A9E" w:rsidP="00316915">
          <w:r>
            <w:fldChar w:fldCharType="end"/>
          </w:r>
        </w:p>
      </w:sdtContent>
    </w:sdt>
    <w:p w14:paraId="1834311A" w14:textId="254C67C2" w:rsidR="00566A9E" w:rsidRDefault="00566A9E" w:rsidP="00316915">
      <w:pPr>
        <w:rPr>
          <w:rFonts w:cs="Times New Roman"/>
          <w:b/>
          <w:bCs/>
        </w:rPr>
      </w:pPr>
      <w:r>
        <w:rPr>
          <w:rFonts w:cs="Times New Roman"/>
          <w:b/>
          <w:bCs/>
        </w:rPr>
        <w:br w:type="page"/>
      </w:r>
    </w:p>
    <w:p w14:paraId="7F354D3C" w14:textId="41BE0CB3" w:rsidR="00812324" w:rsidRPr="007508E8" w:rsidRDefault="00812324" w:rsidP="00316915">
      <w:pPr>
        <w:jc w:val="center"/>
        <w:rPr>
          <w:rFonts w:cs="Times New Roman"/>
          <w:b/>
          <w:bCs/>
        </w:rPr>
      </w:pPr>
      <w:r w:rsidRPr="007508E8">
        <w:rPr>
          <w:rFonts w:cs="Times New Roman"/>
          <w:b/>
          <w:bCs/>
        </w:rPr>
        <w:lastRenderedPageBreak/>
        <w:t>DANH MỤC HÌNH ẢNH</w:t>
      </w:r>
    </w:p>
    <w:p w14:paraId="191E6469" w14:textId="77150D8D" w:rsidR="00E92984" w:rsidRDefault="00303B73">
      <w:pPr>
        <w:pStyle w:val="TableofFigures"/>
        <w:tabs>
          <w:tab w:val="right" w:leader="dot" w:pos="8778"/>
        </w:tabs>
        <w:rPr>
          <w:rFonts w:asciiTheme="minorHAnsi" w:eastAsiaTheme="minorEastAsia" w:hAnsiTheme="minorHAnsi"/>
          <w:noProof/>
          <w:sz w:val="22"/>
          <w:lang w:eastAsia="ja-JP"/>
        </w:rPr>
      </w:pPr>
      <w:r>
        <w:rPr>
          <w:rFonts w:cs="Times New Roman"/>
          <w:b/>
          <w:bCs/>
        </w:rPr>
        <w:fldChar w:fldCharType="begin"/>
      </w:r>
      <w:r>
        <w:rPr>
          <w:rFonts w:cs="Times New Roman"/>
          <w:b/>
          <w:bCs/>
        </w:rPr>
        <w:instrText xml:space="preserve"> TOC \h \z \c "Hình" </w:instrText>
      </w:r>
      <w:r>
        <w:rPr>
          <w:rFonts w:cs="Times New Roman"/>
          <w:b/>
          <w:bCs/>
        </w:rPr>
        <w:fldChar w:fldCharType="separate"/>
      </w:r>
      <w:hyperlink w:anchor="_Toc29794176" w:history="1">
        <w:r w:rsidR="00E92984" w:rsidRPr="008B2766">
          <w:rPr>
            <w:rStyle w:val="Hyperlink"/>
            <w:noProof/>
          </w:rPr>
          <w:t>Hình 2.1. Quy trình phát hiện bất thường trong giao dịch tài chính</w:t>
        </w:r>
        <w:r w:rsidR="00E92984">
          <w:rPr>
            <w:noProof/>
            <w:webHidden/>
          </w:rPr>
          <w:tab/>
        </w:r>
        <w:r w:rsidR="00E92984">
          <w:rPr>
            <w:noProof/>
            <w:webHidden/>
          </w:rPr>
          <w:fldChar w:fldCharType="begin"/>
        </w:r>
        <w:r w:rsidR="00E92984">
          <w:rPr>
            <w:noProof/>
            <w:webHidden/>
          </w:rPr>
          <w:instrText xml:space="preserve"> PAGEREF _Toc29794176 \h </w:instrText>
        </w:r>
        <w:r w:rsidR="00E92984">
          <w:rPr>
            <w:noProof/>
            <w:webHidden/>
          </w:rPr>
        </w:r>
        <w:r w:rsidR="00E92984">
          <w:rPr>
            <w:noProof/>
            <w:webHidden/>
          </w:rPr>
          <w:fldChar w:fldCharType="separate"/>
        </w:r>
        <w:r w:rsidR="003A68B0">
          <w:rPr>
            <w:noProof/>
            <w:webHidden/>
          </w:rPr>
          <w:t>7</w:t>
        </w:r>
        <w:r w:rsidR="00E92984">
          <w:rPr>
            <w:noProof/>
            <w:webHidden/>
          </w:rPr>
          <w:fldChar w:fldCharType="end"/>
        </w:r>
      </w:hyperlink>
    </w:p>
    <w:p w14:paraId="3DFECCE9" w14:textId="4613278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77" w:history="1">
        <w:r w:rsidRPr="008B2766">
          <w:rPr>
            <w:rStyle w:val="Hyperlink"/>
            <w:noProof/>
          </w:rPr>
          <w:t>Hình 2.2. Quá trình phát triển của Machine learning</w:t>
        </w:r>
        <w:r>
          <w:rPr>
            <w:noProof/>
            <w:webHidden/>
          </w:rPr>
          <w:tab/>
        </w:r>
        <w:r>
          <w:rPr>
            <w:noProof/>
            <w:webHidden/>
          </w:rPr>
          <w:fldChar w:fldCharType="begin"/>
        </w:r>
        <w:r>
          <w:rPr>
            <w:noProof/>
            <w:webHidden/>
          </w:rPr>
          <w:instrText xml:space="preserve"> PAGEREF _Toc29794177 \h </w:instrText>
        </w:r>
        <w:r>
          <w:rPr>
            <w:noProof/>
            <w:webHidden/>
          </w:rPr>
        </w:r>
        <w:r>
          <w:rPr>
            <w:noProof/>
            <w:webHidden/>
          </w:rPr>
          <w:fldChar w:fldCharType="separate"/>
        </w:r>
        <w:r w:rsidR="003A68B0">
          <w:rPr>
            <w:noProof/>
            <w:webHidden/>
          </w:rPr>
          <w:t>9</w:t>
        </w:r>
        <w:r>
          <w:rPr>
            <w:noProof/>
            <w:webHidden/>
          </w:rPr>
          <w:fldChar w:fldCharType="end"/>
        </w:r>
      </w:hyperlink>
    </w:p>
    <w:p w14:paraId="7307EC65" w14:textId="4510736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78" w:history="1">
        <w:r w:rsidRPr="008B2766">
          <w:rPr>
            <w:rStyle w:val="Hyperlink"/>
            <w:noProof/>
          </w:rPr>
          <w:t>Hình 2.3. Một số thuật toán machine learning phổ biến</w:t>
        </w:r>
        <w:r>
          <w:rPr>
            <w:noProof/>
            <w:webHidden/>
          </w:rPr>
          <w:tab/>
        </w:r>
        <w:r>
          <w:rPr>
            <w:noProof/>
            <w:webHidden/>
          </w:rPr>
          <w:fldChar w:fldCharType="begin"/>
        </w:r>
        <w:r>
          <w:rPr>
            <w:noProof/>
            <w:webHidden/>
          </w:rPr>
          <w:instrText xml:space="preserve"> PAGEREF _Toc29794178 \h </w:instrText>
        </w:r>
        <w:r>
          <w:rPr>
            <w:noProof/>
            <w:webHidden/>
          </w:rPr>
        </w:r>
        <w:r>
          <w:rPr>
            <w:noProof/>
            <w:webHidden/>
          </w:rPr>
          <w:fldChar w:fldCharType="separate"/>
        </w:r>
        <w:r w:rsidR="003A68B0">
          <w:rPr>
            <w:noProof/>
            <w:webHidden/>
          </w:rPr>
          <w:t>11</w:t>
        </w:r>
        <w:r>
          <w:rPr>
            <w:noProof/>
            <w:webHidden/>
          </w:rPr>
          <w:fldChar w:fldCharType="end"/>
        </w:r>
      </w:hyperlink>
    </w:p>
    <w:p w14:paraId="1204D229" w14:textId="303B564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79" w:history="1">
        <w:r w:rsidRPr="008B2766">
          <w:rPr>
            <w:rStyle w:val="Hyperlink"/>
            <w:noProof/>
          </w:rPr>
          <w:t>Hình 2.4. Quá trình hoạt động của thuật toán Random forest trong dự đoán</w:t>
        </w:r>
        <w:r>
          <w:rPr>
            <w:noProof/>
            <w:webHidden/>
          </w:rPr>
          <w:tab/>
        </w:r>
        <w:r>
          <w:rPr>
            <w:noProof/>
            <w:webHidden/>
          </w:rPr>
          <w:fldChar w:fldCharType="begin"/>
        </w:r>
        <w:r>
          <w:rPr>
            <w:noProof/>
            <w:webHidden/>
          </w:rPr>
          <w:instrText xml:space="preserve"> PAGEREF _Toc29794179 \h </w:instrText>
        </w:r>
        <w:r>
          <w:rPr>
            <w:noProof/>
            <w:webHidden/>
          </w:rPr>
        </w:r>
        <w:r>
          <w:rPr>
            <w:noProof/>
            <w:webHidden/>
          </w:rPr>
          <w:fldChar w:fldCharType="separate"/>
        </w:r>
        <w:r w:rsidR="003A68B0">
          <w:rPr>
            <w:noProof/>
            <w:webHidden/>
          </w:rPr>
          <w:t>14</w:t>
        </w:r>
        <w:r>
          <w:rPr>
            <w:noProof/>
            <w:webHidden/>
          </w:rPr>
          <w:fldChar w:fldCharType="end"/>
        </w:r>
      </w:hyperlink>
    </w:p>
    <w:p w14:paraId="5DFF1EEC" w14:textId="678C88B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0" w:history="1">
        <w:r w:rsidRPr="008B2766">
          <w:rPr>
            <w:rStyle w:val="Hyperlink"/>
            <w:noProof/>
          </w:rPr>
          <w:t>Hình 2.5. Minh họa boosting</w:t>
        </w:r>
        <w:r>
          <w:rPr>
            <w:noProof/>
            <w:webHidden/>
          </w:rPr>
          <w:tab/>
        </w:r>
        <w:r>
          <w:rPr>
            <w:noProof/>
            <w:webHidden/>
          </w:rPr>
          <w:fldChar w:fldCharType="begin"/>
        </w:r>
        <w:r>
          <w:rPr>
            <w:noProof/>
            <w:webHidden/>
          </w:rPr>
          <w:instrText xml:space="preserve"> PAGEREF _Toc29794180 \h </w:instrText>
        </w:r>
        <w:r>
          <w:rPr>
            <w:noProof/>
            <w:webHidden/>
          </w:rPr>
        </w:r>
        <w:r>
          <w:rPr>
            <w:noProof/>
            <w:webHidden/>
          </w:rPr>
          <w:fldChar w:fldCharType="separate"/>
        </w:r>
        <w:r w:rsidR="003A68B0">
          <w:rPr>
            <w:noProof/>
            <w:webHidden/>
          </w:rPr>
          <w:t>17</w:t>
        </w:r>
        <w:r>
          <w:rPr>
            <w:noProof/>
            <w:webHidden/>
          </w:rPr>
          <w:fldChar w:fldCharType="end"/>
        </w:r>
      </w:hyperlink>
    </w:p>
    <w:p w14:paraId="1F522E23" w14:textId="7EBF8DB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1" w:history="1">
        <w:r w:rsidRPr="008B2766">
          <w:rPr>
            <w:rStyle w:val="Hyperlink"/>
            <w:noProof/>
          </w:rPr>
          <w:t xml:space="preserve">Hình 2.6. </w:t>
        </w:r>
        <w:r w:rsidRPr="008B2766">
          <w:rPr>
            <w:rStyle w:val="Hyperlink"/>
            <w:rFonts w:eastAsiaTheme="minorHAnsi"/>
            <w:noProof/>
          </w:rPr>
          <w:t>Multi-layer Perceptron</w:t>
        </w:r>
        <w:r>
          <w:rPr>
            <w:noProof/>
            <w:webHidden/>
          </w:rPr>
          <w:tab/>
        </w:r>
        <w:r>
          <w:rPr>
            <w:noProof/>
            <w:webHidden/>
          </w:rPr>
          <w:fldChar w:fldCharType="begin"/>
        </w:r>
        <w:r>
          <w:rPr>
            <w:noProof/>
            <w:webHidden/>
          </w:rPr>
          <w:instrText xml:space="preserve"> PAGEREF _Toc29794181 \h </w:instrText>
        </w:r>
        <w:r>
          <w:rPr>
            <w:noProof/>
            <w:webHidden/>
          </w:rPr>
        </w:r>
        <w:r>
          <w:rPr>
            <w:noProof/>
            <w:webHidden/>
          </w:rPr>
          <w:fldChar w:fldCharType="separate"/>
        </w:r>
        <w:r w:rsidR="003A68B0">
          <w:rPr>
            <w:noProof/>
            <w:webHidden/>
          </w:rPr>
          <w:t>19</w:t>
        </w:r>
        <w:r>
          <w:rPr>
            <w:noProof/>
            <w:webHidden/>
          </w:rPr>
          <w:fldChar w:fldCharType="end"/>
        </w:r>
      </w:hyperlink>
    </w:p>
    <w:p w14:paraId="2EC0A57F" w14:textId="7723DD8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2" w:history="1">
        <w:r w:rsidRPr="008B2766">
          <w:rPr>
            <w:rStyle w:val="Hyperlink"/>
            <w:noProof/>
          </w:rPr>
          <w:t xml:space="preserve">Hình 2.7. </w:t>
        </w:r>
        <w:r w:rsidRPr="008B2766">
          <w:rPr>
            <w:rStyle w:val="Hyperlink"/>
            <w:rFonts w:eastAsiaTheme="minorHAnsi"/>
            <w:noProof/>
          </w:rPr>
          <w:t>Kí hiệu liên quan đến neuron thứ 1 của lớp thứ 2</w:t>
        </w:r>
        <w:r>
          <w:rPr>
            <w:noProof/>
            <w:webHidden/>
          </w:rPr>
          <w:tab/>
        </w:r>
        <w:r>
          <w:rPr>
            <w:noProof/>
            <w:webHidden/>
          </w:rPr>
          <w:fldChar w:fldCharType="begin"/>
        </w:r>
        <w:r>
          <w:rPr>
            <w:noProof/>
            <w:webHidden/>
          </w:rPr>
          <w:instrText xml:space="preserve"> PAGEREF _Toc29794182 \h </w:instrText>
        </w:r>
        <w:r>
          <w:rPr>
            <w:noProof/>
            <w:webHidden/>
          </w:rPr>
        </w:r>
        <w:r>
          <w:rPr>
            <w:noProof/>
            <w:webHidden/>
          </w:rPr>
          <w:fldChar w:fldCharType="separate"/>
        </w:r>
        <w:r w:rsidR="003A68B0">
          <w:rPr>
            <w:noProof/>
            <w:webHidden/>
          </w:rPr>
          <w:t>21</w:t>
        </w:r>
        <w:r>
          <w:rPr>
            <w:noProof/>
            <w:webHidden/>
          </w:rPr>
          <w:fldChar w:fldCharType="end"/>
        </w:r>
      </w:hyperlink>
    </w:p>
    <w:p w14:paraId="2F99B621" w14:textId="45D5EBC9"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3" w:history="1">
        <w:r w:rsidRPr="008B2766">
          <w:rPr>
            <w:rStyle w:val="Hyperlink"/>
            <w:noProof/>
          </w:rPr>
          <w:t xml:space="preserve">Hình 2.8. </w:t>
        </w:r>
        <w:r w:rsidRPr="008B2766">
          <w:rPr>
            <w:rStyle w:val="Hyperlink"/>
            <w:rFonts w:eastAsiaTheme="minorHAnsi"/>
            <w:noProof/>
          </w:rPr>
          <w:t>Đồ thị của hàm số sigmoid</w:t>
        </w:r>
        <w:r>
          <w:rPr>
            <w:noProof/>
            <w:webHidden/>
          </w:rPr>
          <w:tab/>
        </w:r>
        <w:r>
          <w:rPr>
            <w:noProof/>
            <w:webHidden/>
          </w:rPr>
          <w:fldChar w:fldCharType="begin"/>
        </w:r>
        <w:r>
          <w:rPr>
            <w:noProof/>
            <w:webHidden/>
          </w:rPr>
          <w:instrText xml:space="preserve"> PAGEREF _Toc29794183 \h </w:instrText>
        </w:r>
        <w:r>
          <w:rPr>
            <w:noProof/>
            <w:webHidden/>
          </w:rPr>
        </w:r>
        <w:r>
          <w:rPr>
            <w:noProof/>
            <w:webHidden/>
          </w:rPr>
          <w:fldChar w:fldCharType="separate"/>
        </w:r>
        <w:r w:rsidR="003A68B0">
          <w:rPr>
            <w:noProof/>
            <w:webHidden/>
          </w:rPr>
          <w:t>22</w:t>
        </w:r>
        <w:r>
          <w:rPr>
            <w:noProof/>
            <w:webHidden/>
          </w:rPr>
          <w:fldChar w:fldCharType="end"/>
        </w:r>
      </w:hyperlink>
    </w:p>
    <w:p w14:paraId="36ECE449" w14:textId="71C99334"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4" w:history="1">
        <w:r w:rsidRPr="008B2766">
          <w:rPr>
            <w:rStyle w:val="Hyperlink"/>
            <w:noProof/>
          </w:rPr>
          <w:t xml:space="preserve">Hình 2.9. </w:t>
        </w:r>
        <w:r w:rsidRPr="008B2766">
          <w:rPr>
            <w:rStyle w:val="Hyperlink"/>
            <w:rFonts w:eastAsiaTheme="minorHAnsi"/>
            <w:noProof/>
          </w:rPr>
          <w:t>Minh họa confusion matrix</w:t>
        </w:r>
        <w:r>
          <w:rPr>
            <w:noProof/>
            <w:webHidden/>
          </w:rPr>
          <w:tab/>
        </w:r>
        <w:r>
          <w:rPr>
            <w:noProof/>
            <w:webHidden/>
          </w:rPr>
          <w:fldChar w:fldCharType="begin"/>
        </w:r>
        <w:r>
          <w:rPr>
            <w:noProof/>
            <w:webHidden/>
          </w:rPr>
          <w:instrText xml:space="preserve"> PAGEREF _Toc29794184 \h </w:instrText>
        </w:r>
        <w:r>
          <w:rPr>
            <w:noProof/>
            <w:webHidden/>
          </w:rPr>
        </w:r>
        <w:r>
          <w:rPr>
            <w:noProof/>
            <w:webHidden/>
          </w:rPr>
          <w:fldChar w:fldCharType="separate"/>
        </w:r>
        <w:r w:rsidR="003A68B0">
          <w:rPr>
            <w:noProof/>
            <w:webHidden/>
          </w:rPr>
          <w:t>26</w:t>
        </w:r>
        <w:r>
          <w:rPr>
            <w:noProof/>
            <w:webHidden/>
          </w:rPr>
          <w:fldChar w:fldCharType="end"/>
        </w:r>
      </w:hyperlink>
    </w:p>
    <w:p w14:paraId="38FE8542" w14:textId="5E466BFC"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5" w:history="1">
        <w:r w:rsidRPr="008B2766">
          <w:rPr>
            <w:rStyle w:val="Hyperlink"/>
            <w:noProof/>
          </w:rPr>
          <w:t xml:space="preserve">Hình 2.10. </w:t>
        </w:r>
        <w:r w:rsidRPr="008B2766">
          <w:rPr>
            <w:rStyle w:val="Hyperlink"/>
            <w:rFonts w:eastAsiaTheme="minorHAnsi"/>
            <w:noProof/>
          </w:rPr>
          <w:t>Minh họa confusion matrix bảng kết quả</w:t>
        </w:r>
        <w:r>
          <w:rPr>
            <w:noProof/>
            <w:webHidden/>
          </w:rPr>
          <w:tab/>
        </w:r>
        <w:r>
          <w:rPr>
            <w:noProof/>
            <w:webHidden/>
          </w:rPr>
          <w:fldChar w:fldCharType="begin"/>
        </w:r>
        <w:r>
          <w:rPr>
            <w:noProof/>
            <w:webHidden/>
          </w:rPr>
          <w:instrText xml:space="preserve"> PAGEREF _Toc29794185 \h </w:instrText>
        </w:r>
        <w:r>
          <w:rPr>
            <w:noProof/>
            <w:webHidden/>
          </w:rPr>
        </w:r>
        <w:r>
          <w:rPr>
            <w:noProof/>
            <w:webHidden/>
          </w:rPr>
          <w:fldChar w:fldCharType="separate"/>
        </w:r>
        <w:r w:rsidR="003A68B0">
          <w:rPr>
            <w:noProof/>
            <w:webHidden/>
          </w:rPr>
          <w:t>27</w:t>
        </w:r>
        <w:r>
          <w:rPr>
            <w:noProof/>
            <w:webHidden/>
          </w:rPr>
          <w:fldChar w:fldCharType="end"/>
        </w:r>
      </w:hyperlink>
    </w:p>
    <w:p w14:paraId="174B0C6C" w14:textId="571E533F"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6" w:history="1">
        <w:r w:rsidRPr="008B2766">
          <w:rPr>
            <w:rStyle w:val="Hyperlink"/>
            <w:noProof/>
          </w:rPr>
          <w:t xml:space="preserve">Hình 2.11. </w:t>
        </w:r>
        <w:r w:rsidRPr="008B2766">
          <w:rPr>
            <w:rStyle w:val="Hyperlink"/>
            <w:rFonts w:eastAsiaTheme="minorHAnsi"/>
            <w:noProof/>
          </w:rPr>
          <w:t>Minh họa precision và recall</w:t>
        </w:r>
        <w:r>
          <w:rPr>
            <w:noProof/>
            <w:webHidden/>
          </w:rPr>
          <w:tab/>
        </w:r>
        <w:r>
          <w:rPr>
            <w:noProof/>
            <w:webHidden/>
          </w:rPr>
          <w:fldChar w:fldCharType="begin"/>
        </w:r>
        <w:r>
          <w:rPr>
            <w:noProof/>
            <w:webHidden/>
          </w:rPr>
          <w:instrText xml:space="preserve"> PAGEREF _Toc29794186 \h </w:instrText>
        </w:r>
        <w:r>
          <w:rPr>
            <w:noProof/>
            <w:webHidden/>
          </w:rPr>
        </w:r>
        <w:r>
          <w:rPr>
            <w:noProof/>
            <w:webHidden/>
          </w:rPr>
          <w:fldChar w:fldCharType="separate"/>
        </w:r>
        <w:r w:rsidR="003A68B0">
          <w:rPr>
            <w:noProof/>
            <w:webHidden/>
          </w:rPr>
          <w:t>30</w:t>
        </w:r>
        <w:r>
          <w:rPr>
            <w:noProof/>
            <w:webHidden/>
          </w:rPr>
          <w:fldChar w:fldCharType="end"/>
        </w:r>
      </w:hyperlink>
    </w:p>
    <w:p w14:paraId="35283DBD" w14:textId="7C27F224"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7" w:history="1">
        <w:r w:rsidRPr="008B2766">
          <w:rPr>
            <w:rStyle w:val="Hyperlink"/>
            <w:noProof/>
          </w:rPr>
          <w:t>Hình 2.12. Quy trình thực hiện của thuật toán SMOTE + ENN</w:t>
        </w:r>
        <w:r>
          <w:rPr>
            <w:noProof/>
            <w:webHidden/>
          </w:rPr>
          <w:tab/>
        </w:r>
        <w:r>
          <w:rPr>
            <w:noProof/>
            <w:webHidden/>
          </w:rPr>
          <w:fldChar w:fldCharType="begin"/>
        </w:r>
        <w:r>
          <w:rPr>
            <w:noProof/>
            <w:webHidden/>
          </w:rPr>
          <w:instrText xml:space="preserve"> PAGEREF _Toc29794187 \h </w:instrText>
        </w:r>
        <w:r>
          <w:rPr>
            <w:noProof/>
            <w:webHidden/>
          </w:rPr>
        </w:r>
        <w:r>
          <w:rPr>
            <w:noProof/>
            <w:webHidden/>
          </w:rPr>
          <w:fldChar w:fldCharType="separate"/>
        </w:r>
        <w:r w:rsidR="003A68B0">
          <w:rPr>
            <w:noProof/>
            <w:webHidden/>
          </w:rPr>
          <w:t>35</w:t>
        </w:r>
        <w:r>
          <w:rPr>
            <w:noProof/>
            <w:webHidden/>
          </w:rPr>
          <w:fldChar w:fldCharType="end"/>
        </w:r>
      </w:hyperlink>
    </w:p>
    <w:p w14:paraId="63D53F78" w14:textId="2F19998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8" w:history="1">
        <w:r w:rsidRPr="008B2766">
          <w:rPr>
            <w:rStyle w:val="Hyperlink"/>
            <w:noProof/>
          </w:rPr>
          <w:t xml:space="preserve">Hình 3.1. </w:t>
        </w:r>
        <w:r w:rsidRPr="008B2766">
          <w:rPr>
            <w:rStyle w:val="Hyperlink"/>
            <w:rFonts w:eastAsiaTheme="minorHAnsi"/>
            <w:noProof/>
          </w:rPr>
          <w:t>So sánh các ngôn ngữ lập trình</w:t>
        </w:r>
        <w:r>
          <w:rPr>
            <w:noProof/>
            <w:webHidden/>
          </w:rPr>
          <w:tab/>
        </w:r>
        <w:r>
          <w:rPr>
            <w:noProof/>
            <w:webHidden/>
          </w:rPr>
          <w:fldChar w:fldCharType="begin"/>
        </w:r>
        <w:r>
          <w:rPr>
            <w:noProof/>
            <w:webHidden/>
          </w:rPr>
          <w:instrText xml:space="preserve"> PAGEREF _Toc29794188 \h </w:instrText>
        </w:r>
        <w:r>
          <w:rPr>
            <w:noProof/>
            <w:webHidden/>
          </w:rPr>
        </w:r>
        <w:r>
          <w:rPr>
            <w:noProof/>
            <w:webHidden/>
          </w:rPr>
          <w:fldChar w:fldCharType="separate"/>
        </w:r>
        <w:r w:rsidR="003A68B0">
          <w:rPr>
            <w:noProof/>
            <w:webHidden/>
          </w:rPr>
          <w:t>40</w:t>
        </w:r>
        <w:r>
          <w:rPr>
            <w:noProof/>
            <w:webHidden/>
          </w:rPr>
          <w:fldChar w:fldCharType="end"/>
        </w:r>
      </w:hyperlink>
    </w:p>
    <w:p w14:paraId="06F0C733" w14:textId="6575C91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89" w:history="1">
        <w:r w:rsidRPr="008B2766">
          <w:rPr>
            <w:rStyle w:val="Hyperlink"/>
            <w:noProof/>
          </w:rPr>
          <w:t>Hình 3.2. Bảng s</w:t>
        </w:r>
        <w:r w:rsidRPr="008B2766">
          <w:rPr>
            <w:rStyle w:val="Hyperlink"/>
            <w:rFonts w:eastAsiaTheme="minorHAnsi"/>
            <w:noProof/>
          </w:rPr>
          <w:t>o sánh giữa tốc độ xử lý của CPU, GPU và TPU</w:t>
        </w:r>
        <w:r>
          <w:rPr>
            <w:noProof/>
            <w:webHidden/>
          </w:rPr>
          <w:tab/>
        </w:r>
        <w:r>
          <w:rPr>
            <w:noProof/>
            <w:webHidden/>
          </w:rPr>
          <w:fldChar w:fldCharType="begin"/>
        </w:r>
        <w:r>
          <w:rPr>
            <w:noProof/>
            <w:webHidden/>
          </w:rPr>
          <w:instrText xml:space="preserve"> PAGEREF _Toc29794189 \h </w:instrText>
        </w:r>
        <w:r>
          <w:rPr>
            <w:noProof/>
            <w:webHidden/>
          </w:rPr>
        </w:r>
        <w:r>
          <w:rPr>
            <w:noProof/>
            <w:webHidden/>
          </w:rPr>
          <w:fldChar w:fldCharType="separate"/>
        </w:r>
        <w:r w:rsidR="003A68B0">
          <w:rPr>
            <w:noProof/>
            <w:webHidden/>
          </w:rPr>
          <w:t>42</w:t>
        </w:r>
        <w:r>
          <w:rPr>
            <w:noProof/>
            <w:webHidden/>
          </w:rPr>
          <w:fldChar w:fldCharType="end"/>
        </w:r>
      </w:hyperlink>
    </w:p>
    <w:p w14:paraId="5E169284" w14:textId="5F10ED2E"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0" w:history="1">
        <w:r w:rsidRPr="008B2766">
          <w:rPr>
            <w:rStyle w:val="Hyperlink"/>
            <w:noProof/>
          </w:rPr>
          <w:t xml:space="preserve">Hình 3.3. </w:t>
        </w:r>
        <w:r w:rsidRPr="008B2766">
          <w:rPr>
            <w:rStyle w:val="Hyperlink"/>
            <w:rFonts w:eastAsiaTheme="minorHAnsi"/>
            <w:noProof/>
          </w:rPr>
          <w:t>Giới thiệu về Colaboratory 1</w:t>
        </w:r>
        <w:r>
          <w:rPr>
            <w:noProof/>
            <w:webHidden/>
          </w:rPr>
          <w:tab/>
        </w:r>
        <w:r>
          <w:rPr>
            <w:noProof/>
            <w:webHidden/>
          </w:rPr>
          <w:fldChar w:fldCharType="begin"/>
        </w:r>
        <w:r>
          <w:rPr>
            <w:noProof/>
            <w:webHidden/>
          </w:rPr>
          <w:instrText xml:space="preserve"> PAGEREF _Toc29794190 \h </w:instrText>
        </w:r>
        <w:r>
          <w:rPr>
            <w:noProof/>
            <w:webHidden/>
          </w:rPr>
        </w:r>
        <w:r>
          <w:rPr>
            <w:noProof/>
            <w:webHidden/>
          </w:rPr>
          <w:fldChar w:fldCharType="separate"/>
        </w:r>
        <w:r w:rsidR="003A68B0">
          <w:rPr>
            <w:noProof/>
            <w:webHidden/>
          </w:rPr>
          <w:t>43</w:t>
        </w:r>
        <w:r>
          <w:rPr>
            <w:noProof/>
            <w:webHidden/>
          </w:rPr>
          <w:fldChar w:fldCharType="end"/>
        </w:r>
      </w:hyperlink>
    </w:p>
    <w:p w14:paraId="22FFCB7D" w14:textId="560A0ACA"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1" w:history="1">
        <w:r w:rsidRPr="008B2766">
          <w:rPr>
            <w:rStyle w:val="Hyperlink"/>
            <w:noProof/>
          </w:rPr>
          <w:t xml:space="preserve">Hình 3.4. </w:t>
        </w:r>
        <w:r w:rsidRPr="008B2766">
          <w:rPr>
            <w:rStyle w:val="Hyperlink"/>
            <w:rFonts w:eastAsiaTheme="minorHAnsi"/>
            <w:noProof/>
          </w:rPr>
          <w:t>Giới thiệu về colaboratory 2</w:t>
        </w:r>
        <w:r>
          <w:rPr>
            <w:noProof/>
            <w:webHidden/>
          </w:rPr>
          <w:tab/>
        </w:r>
        <w:r>
          <w:rPr>
            <w:noProof/>
            <w:webHidden/>
          </w:rPr>
          <w:fldChar w:fldCharType="begin"/>
        </w:r>
        <w:r>
          <w:rPr>
            <w:noProof/>
            <w:webHidden/>
          </w:rPr>
          <w:instrText xml:space="preserve"> PAGEREF _Toc29794191 \h </w:instrText>
        </w:r>
        <w:r>
          <w:rPr>
            <w:noProof/>
            <w:webHidden/>
          </w:rPr>
        </w:r>
        <w:r>
          <w:rPr>
            <w:noProof/>
            <w:webHidden/>
          </w:rPr>
          <w:fldChar w:fldCharType="separate"/>
        </w:r>
        <w:r w:rsidR="003A68B0">
          <w:rPr>
            <w:noProof/>
            <w:webHidden/>
          </w:rPr>
          <w:t>44</w:t>
        </w:r>
        <w:r>
          <w:rPr>
            <w:noProof/>
            <w:webHidden/>
          </w:rPr>
          <w:fldChar w:fldCharType="end"/>
        </w:r>
      </w:hyperlink>
    </w:p>
    <w:p w14:paraId="4A2E45B6" w14:textId="4FF91E3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2" w:history="1">
        <w:r w:rsidRPr="008B2766">
          <w:rPr>
            <w:rStyle w:val="Hyperlink"/>
            <w:noProof/>
          </w:rPr>
          <w:t>Hình 4.1. Kết quả đọc bộ dữ liệu Paysim sau khi kết nối</w:t>
        </w:r>
        <w:r>
          <w:rPr>
            <w:noProof/>
            <w:webHidden/>
          </w:rPr>
          <w:tab/>
        </w:r>
        <w:r>
          <w:rPr>
            <w:noProof/>
            <w:webHidden/>
          </w:rPr>
          <w:fldChar w:fldCharType="begin"/>
        </w:r>
        <w:r>
          <w:rPr>
            <w:noProof/>
            <w:webHidden/>
          </w:rPr>
          <w:instrText xml:space="preserve"> PAGEREF _Toc29794192 \h </w:instrText>
        </w:r>
        <w:r>
          <w:rPr>
            <w:noProof/>
            <w:webHidden/>
          </w:rPr>
        </w:r>
        <w:r>
          <w:rPr>
            <w:noProof/>
            <w:webHidden/>
          </w:rPr>
          <w:fldChar w:fldCharType="separate"/>
        </w:r>
        <w:r w:rsidR="003A68B0">
          <w:rPr>
            <w:noProof/>
            <w:webHidden/>
          </w:rPr>
          <w:t>45</w:t>
        </w:r>
        <w:r>
          <w:rPr>
            <w:noProof/>
            <w:webHidden/>
          </w:rPr>
          <w:fldChar w:fldCharType="end"/>
        </w:r>
      </w:hyperlink>
    </w:p>
    <w:p w14:paraId="6C354602" w14:textId="3336544C"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3" w:history="1">
        <w:r w:rsidRPr="008B2766">
          <w:rPr>
            <w:rStyle w:val="Hyperlink"/>
            <w:noProof/>
          </w:rPr>
          <w:t>Hình 4.2. Tổng quan các giá trị của bộ dữ liệu Paysim</w:t>
        </w:r>
        <w:r>
          <w:rPr>
            <w:noProof/>
            <w:webHidden/>
          </w:rPr>
          <w:tab/>
        </w:r>
        <w:r>
          <w:rPr>
            <w:noProof/>
            <w:webHidden/>
          </w:rPr>
          <w:fldChar w:fldCharType="begin"/>
        </w:r>
        <w:r>
          <w:rPr>
            <w:noProof/>
            <w:webHidden/>
          </w:rPr>
          <w:instrText xml:space="preserve"> PAGEREF _Toc29794193 \h </w:instrText>
        </w:r>
        <w:r>
          <w:rPr>
            <w:noProof/>
            <w:webHidden/>
          </w:rPr>
        </w:r>
        <w:r>
          <w:rPr>
            <w:noProof/>
            <w:webHidden/>
          </w:rPr>
          <w:fldChar w:fldCharType="separate"/>
        </w:r>
        <w:r w:rsidR="003A68B0">
          <w:rPr>
            <w:noProof/>
            <w:webHidden/>
          </w:rPr>
          <w:t>46</w:t>
        </w:r>
        <w:r>
          <w:rPr>
            <w:noProof/>
            <w:webHidden/>
          </w:rPr>
          <w:fldChar w:fldCharType="end"/>
        </w:r>
      </w:hyperlink>
    </w:p>
    <w:p w14:paraId="52CBB456" w14:textId="05F1952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4" w:history="1">
        <w:r w:rsidRPr="008B2766">
          <w:rPr>
            <w:rStyle w:val="Hyperlink"/>
            <w:noProof/>
          </w:rPr>
          <w:t>Hình 4.3. Biểu đồ thể hiện số lượng theo loại giao dịch</w:t>
        </w:r>
        <w:r>
          <w:rPr>
            <w:noProof/>
            <w:webHidden/>
          </w:rPr>
          <w:tab/>
        </w:r>
        <w:r>
          <w:rPr>
            <w:noProof/>
            <w:webHidden/>
          </w:rPr>
          <w:fldChar w:fldCharType="begin"/>
        </w:r>
        <w:r>
          <w:rPr>
            <w:noProof/>
            <w:webHidden/>
          </w:rPr>
          <w:instrText xml:space="preserve"> PAGEREF _Toc29794194 \h </w:instrText>
        </w:r>
        <w:r>
          <w:rPr>
            <w:noProof/>
            <w:webHidden/>
          </w:rPr>
        </w:r>
        <w:r>
          <w:rPr>
            <w:noProof/>
            <w:webHidden/>
          </w:rPr>
          <w:fldChar w:fldCharType="separate"/>
        </w:r>
        <w:r w:rsidR="003A68B0">
          <w:rPr>
            <w:noProof/>
            <w:webHidden/>
          </w:rPr>
          <w:t>47</w:t>
        </w:r>
        <w:r>
          <w:rPr>
            <w:noProof/>
            <w:webHidden/>
          </w:rPr>
          <w:fldChar w:fldCharType="end"/>
        </w:r>
      </w:hyperlink>
    </w:p>
    <w:p w14:paraId="6BD21996" w14:textId="423877EF"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5" w:history="1">
        <w:r w:rsidRPr="008B2766">
          <w:rPr>
            <w:rStyle w:val="Hyperlink"/>
            <w:noProof/>
          </w:rPr>
          <w:t>Hình 4.4. Biểu đồ thể hiện số giao dịch bất thường và giao dịch bình thường ở mỗi loại giao dịch</w:t>
        </w:r>
        <w:r>
          <w:rPr>
            <w:noProof/>
            <w:webHidden/>
          </w:rPr>
          <w:tab/>
        </w:r>
        <w:r>
          <w:rPr>
            <w:noProof/>
            <w:webHidden/>
          </w:rPr>
          <w:fldChar w:fldCharType="begin"/>
        </w:r>
        <w:r>
          <w:rPr>
            <w:noProof/>
            <w:webHidden/>
          </w:rPr>
          <w:instrText xml:space="preserve"> PAGEREF _Toc29794195 \h </w:instrText>
        </w:r>
        <w:r>
          <w:rPr>
            <w:noProof/>
            <w:webHidden/>
          </w:rPr>
        </w:r>
        <w:r>
          <w:rPr>
            <w:noProof/>
            <w:webHidden/>
          </w:rPr>
          <w:fldChar w:fldCharType="separate"/>
        </w:r>
        <w:r w:rsidR="003A68B0">
          <w:rPr>
            <w:noProof/>
            <w:webHidden/>
          </w:rPr>
          <w:t>48</w:t>
        </w:r>
        <w:r>
          <w:rPr>
            <w:noProof/>
            <w:webHidden/>
          </w:rPr>
          <w:fldChar w:fldCharType="end"/>
        </w:r>
      </w:hyperlink>
    </w:p>
    <w:p w14:paraId="762C813B" w14:textId="2BD3415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6" w:history="1">
        <w:r w:rsidRPr="008B2766">
          <w:rPr>
            <w:rStyle w:val="Hyperlink"/>
            <w:noProof/>
          </w:rPr>
          <w:t>Hình 4.5. Biểu đồ thể hiện số giao dịch bất thường trên mỗi loại giao dịch theo thuộc tính isFlaggedFraud)</w:t>
        </w:r>
        <w:r>
          <w:rPr>
            <w:noProof/>
            <w:webHidden/>
          </w:rPr>
          <w:tab/>
        </w:r>
        <w:r>
          <w:rPr>
            <w:noProof/>
            <w:webHidden/>
          </w:rPr>
          <w:fldChar w:fldCharType="begin"/>
        </w:r>
        <w:r>
          <w:rPr>
            <w:noProof/>
            <w:webHidden/>
          </w:rPr>
          <w:instrText xml:space="preserve"> PAGEREF _Toc29794196 \h </w:instrText>
        </w:r>
        <w:r>
          <w:rPr>
            <w:noProof/>
            <w:webHidden/>
          </w:rPr>
        </w:r>
        <w:r>
          <w:rPr>
            <w:noProof/>
            <w:webHidden/>
          </w:rPr>
          <w:fldChar w:fldCharType="separate"/>
        </w:r>
        <w:r w:rsidR="003A68B0">
          <w:rPr>
            <w:noProof/>
            <w:webHidden/>
          </w:rPr>
          <w:t>50</w:t>
        </w:r>
        <w:r>
          <w:rPr>
            <w:noProof/>
            <w:webHidden/>
          </w:rPr>
          <w:fldChar w:fldCharType="end"/>
        </w:r>
      </w:hyperlink>
    </w:p>
    <w:p w14:paraId="2466AA73" w14:textId="3039A03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7" w:history="1">
        <w:r w:rsidRPr="008B2766">
          <w:rPr>
            <w:rStyle w:val="Hyperlink"/>
            <w:noProof/>
          </w:rPr>
          <w:t>Hình 4.6. Kết quả kiểm tra các bộ dữ liệu khi phân tách</w:t>
        </w:r>
        <w:r>
          <w:rPr>
            <w:noProof/>
            <w:webHidden/>
          </w:rPr>
          <w:tab/>
        </w:r>
        <w:r>
          <w:rPr>
            <w:noProof/>
            <w:webHidden/>
          </w:rPr>
          <w:fldChar w:fldCharType="begin"/>
        </w:r>
        <w:r>
          <w:rPr>
            <w:noProof/>
            <w:webHidden/>
          </w:rPr>
          <w:instrText xml:space="preserve"> PAGEREF _Toc29794197 \h </w:instrText>
        </w:r>
        <w:r>
          <w:rPr>
            <w:noProof/>
            <w:webHidden/>
          </w:rPr>
        </w:r>
        <w:r>
          <w:rPr>
            <w:noProof/>
            <w:webHidden/>
          </w:rPr>
          <w:fldChar w:fldCharType="separate"/>
        </w:r>
        <w:r w:rsidR="003A68B0">
          <w:rPr>
            <w:noProof/>
            <w:webHidden/>
          </w:rPr>
          <w:t>57</w:t>
        </w:r>
        <w:r>
          <w:rPr>
            <w:noProof/>
            <w:webHidden/>
          </w:rPr>
          <w:fldChar w:fldCharType="end"/>
        </w:r>
      </w:hyperlink>
    </w:p>
    <w:p w14:paraId="11A5B48E" w14:textId="5C507CF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8" w:history="1">
        <w:r w:rsidRPr="008B2766">
          <w:rPr>
            <w:rStyle w:val="Hyperlink"/>
            <w:noProof/>
          </w:rPr>
          <w:t>Hình 4.7. Biểu đồ thể hiện tổng quan bộ dữ liệu sau khi tiến hành xử lý</w:t>
        </w:r>
        <w:r>
          <w:rPr>
            <w:noProof/>
            <w:webHidden/>
          </w:rPr>
          <w:tab/>
        </w:r>
        <w:r>
          <w:rPr>
            <w:noProof/>
            <w:webHidden/>
          </w:rPr>
          <w:fldChar w:fldCharType="begin"/>
        </w:r>
        <w:r>
          <w:rPr>
            <w:noProof/>
            <w:webHidden/>
          </w:rPr>
          <w:instrText xml:space="preserve"> PAGEREF _Toc29794198 \h </w:instrText>
        </w:r>
        <w:r>
          <w:rPr>
            <w:noProof/>
            <w:webHidden/>
          </w:rPr>
        </w:r>
        <w:r>
          <w:rPr>
            <w:noProof/>
            <w:webHidden/>
          </w:rPr>
          <w:fldChar w:fldCharType="separate"/>
        </w:r>
        <w:r w:rsidR="003A68B0">
          <w:rPr>
            <w:noProof/>
            <w:webHidden/>
          </w:rPr>
          <w:t>57</w:t>
        </w:r>
        <w:r>
          <w:rPr>
            <w:noProof/>
            <w:webHidden/>
          </w:rPr>
          <w:fldChar w:fldCharType="end"/>
        </w:r>
      </w:hyperlink>
    </w:p>
    <w:p w14:paraId="1D0C5699" w14:textId="2D2FCF4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199" w:history="1">
        <w:r w:rsidRPr="008B2766">
          <w:rPr>
            <w:rStyle w:val="Hyperlink"/>
            <w:noProof/>
          </w:rPr>
          <w:t>Hình 4.8. Kết quả sau khi tiến hành tạo mới 2 thuộc tính từ các thuộc tính đã có</w:t>
        </w:r>
        <w:r>
          <w:rPr>
            <w:noProof/>
            <w:webHidden/>
          </w:rPr>
          <w:tab/>
        </w:r>
        <w:r>
          <w:rPr>
            <w:noProof/>
            <w:webHidden/>
          </w:rPr>
          <w:fldChar w:fldCharType="begin"/>
        </w:r>
        <w:r>
          <w:rPr>
            <w:noProof/>
            <w:webHidden/>
          </w:rPr>
          <w:instrText xml:space="preserve"> PAGEREF _Toc29794199 \h </w:instrText>
        </w:r>
        <w:r>
          <w:rPr>
            <w:noProof/>
            <w:webHidden/>
          </w:rPr>
        </w:r>
        <w:r>
          <w:rPr>
            <w:noProof/>
            <w:webHidden/>
          </w:rPr>
          <w:fldChar w:fldCharType="separate"/>
        </w:r>
        <w:r w:rsidR="003A68B0">
          <w:rPr>
            <w:noProof/>
            <w:webHidden/>
          </w:rPr>
          <w:t>59</w:t>
        </w:r>
        <w:r>
          <w:rPr>
            <w:noProof/>
            <w:webHidden/>
          </w:rPr>
          <w:fldChar w:fldCharType="end"/>
        </w:r>
      </w:hyperlink>
    </w:p>
    <w:p w14:paraId="7D62E918" w14:textId="20820E9F"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0" w:history="1">
        <w:r w:rsidRPr="008B2766">
          <w:rPr>
            <w:rStyle w:val="Hyperlink"/>
            <w:noProof/>
          </w:rPr>
          <w:t>Hình 4.9. Sự phân tán theo thời gian của giao dịch bình thường và giao dịch bất thường</w:t>
        </w:r>
        <w:r>
          <w:rPr>
            <w:noProof/>
            <w:webHidden/>
          </w:rPr>
          <w:tab/>
        </w:r>
        <w:r>
          <w:rPr>
            <w:noProof/>
            <w:webHidden/>
          </w:rPr>
          <w:fldChar w:fldCharType="begin"/>
        </w:r>
        <w:r>
          <w:rPr>
            <w:noProof/>
            <w:webHidden/>
          </w:rPr>
          <w:instrText xml:space="preserve"> PAGEREF _Toc29794200 \h </w:instrText>
        </w:r>
        <w:r>
          <w:rPr>
            <w:noProof/>
            <w:webHidden/>
          </w:rPr>
        </w:r>
        <w:r>
          <w:rPr>
            <w:noProof/>
            <w:webHidden/>
          </w:rPr>
          <w:fldChar w:fldCharType="separate"/>
        </w:r>
        <w:r w:rsidR="003A68B0">
          <w:rPr>
            <w:noProof/>
            <w:webHidden/>
          </w:rPr>
          <w:t>60</w:t>
        </w:r>
        <w:r>
          <w:rPr>
            <w:noProof/>
            <w:webHidden/>
          </w:rPr>
          <w:fldChar w:fldCharType="end"/>
        </w:r>
      </w:hyperlink>
    </w:p>
    <w:p w14:paraId="569542CA" w14:textId="610E70D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1" w:history="1">
        <w:r w:rsidRPr="008B2766">
          <w:rPr>
            <w:rStyle w:val="Hyperlink"/>
            <w:noProof/>
          </w:rPr>
          <w:t>Hình 4.10. Sự phân tán theo số tiền giao dịch</w:t>
        </w:r>
        <w:r>
          <w:rPr>
            <w:noProof/>
            <w:webHidden/>
          </w:rPr>
          <w:tab/>
        </w:r>
        <w:r>
          <w:rPr>
            <w:noProof/>
            <w:webHidden/>
          </w:rPr>
          <w:fldChar w:fldCharType="begin"/>
        </w:r>
        <w:r>
          <w:rPr>
            <w:noProof/>
            <w:webHidden/>
          </w:rPr>
          <w:instrText xml:space="preserve"> PAGEREF _Toc29794201 \h </w:instrText>
        </w:r>
        <w:r>
          <w:rPr>
            <w:noProof/>
            <w:webHidden/>
          </w:rPr>
        </w:r>
        <w:r>
          <w:rPr>
            <w:noProof/>
            <w:webHidden/>
          </w:rPr>
          <w:fldChar w:fldCharType="separate"/>
        </w:r>
        <w:r w:rsidR="003A68B0">
          <w:rPr>
            <w:noProof/>
            <w:webHidden/>
          </w:rPr>
          <w:t>61</w:t>
        </w:r>
        <w:r>
          <w:rPr>
            <w:noProof/>
            <w:webHidden/>
          </w:rPr>
          <w:fldChar w:fldCharType="end"/>
        </w:r>
      </w:hyperlink>
    </w:p>
    <w:p w14:paraId="37303000" w14:textId="3CD3CBB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2" w:history="1">
        <w:r w:rsidRPr="008B2766">
          <w:rPr>
            <w:rStyle w:val="Hyperlink"/>
            <w:noProof/>
          </w:rPr>
          <w:t>Hình 4.11. Sự phân tán theo số tiền sai trong giao dịch chuyển tiền và rút tiền</w:t>
        </w:r>
        <w:r>
          <w:rPr>
            <w:noProof/>
            <w:webHidden/>
          </w:rPr>
          <w:tab/>
        </w:r>
        <w:r>
          <w:rPr>
            <w:noProof/>
            <w:webHidden/>
          </w:rPr>
          <w:fldChar w:fldCharType="begin"/>
        </w:r>
        <w:r>
          <w:rPr>
            <w:noProof/>
            <w:webHidden/>
          </w:rPr>
          <w:instrText xml:space="preserve"> PAGEREF _Toc29794202 \h </w:instrText>
        </w:r>
        <w:r>
          <w:rPr>
            <w:noProof/>
            <w:webHidden/>
          </w:rPr>
        </w:r>
        <w:r>
          <w:rPr>
            <w:noProof/>
            <w:webHidden/>
          </w:rPr>
          <w:fldChar w:fldCharType="separate"/>
        </w:r>
        <w:r w:rsidR="003A68B0">
          <w:rPr>
            <w:noProof/>
            <w:webHidden/>
          </w:rPr>
          <w:t>61</w:t>
        </w:r>
        <w:r>
          <w:rPr>
            <w:noProof/>
            <w:webHidden/>
          </w:rPr>
          <w:fldChar w:fldCharType="end"/>
        </w:r>
      </w:hyperlink>
    </w:p>
    <w:p w14:paraId="4EAE4A10" w14:textId="632BA360"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3" w:history="1">
        <w:r w:rsidRPr="008B2766">
          <w:rPr>
            <w:rStyle w:val="Hyperlink"/>
            <w:noProof/>
          </w:rPr>
          <w:t>Hình 4.12. Kết quả khi tiến hành gộp dữ liệu giao dịch bình thường và bất thường</w:t>
        </w:r>
        <w:r>
          <w:rPr>
            <w:noProof/>
            <w:webHidden/>
          </w:rPr>
          <w:tab/>
        </w:r>
        <w:r>
          <w:rPr>
            <w:noProof/>
            <w:webHidden/>
          </w:rPr>
          <w:fldChar w:fldCharType="begin"/>
        </w:r>
        <w:r>
          <w:rPr>
            <w:noProof/>
            <w:webHidden/>
          </w:rPr>
          <w:instrText xml:space="preserve"> PAGEREF _Toc29794203 \h </w:instrText>
        </w:r>
        <w:r>
          <w:rPr>
            <w:noProof/>
            <w:webHidden/>
          </w:rPr>
        </w:r>
        <w:r>
          <w:rPr>
            <w:noProof/>
            <w:webHidden/>
          </w:rPr>
          <w:fldChar w:fldCharType="separate"/>
        </w:r>
        <w:r w:rsidR="003A68B0">
          <w:rPr>
            <w:noProof/>
            <w:webHidden/>
          </w:rPr>
          <w:t>63</w:t>
        </w:r>
        <w:r>
          <w:rPr>
            <w:noProof/>
            <w:webHidden/>
          </w:rPr>
          <w:fldChar w:fldCharType="end"/>
        </w:r>
      </w:hyperlink>
    </w:p>
    <w:p w14:paraId="0F5C2E65" w14:textId="31D3D68A"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4" w:history="1">
        <w:r w:rsidRPr="008B2766">
          <w:rPr>
            <w:rStyle w:val="Hyperlink"/>
            <w:noProof/>
          </w:rPr>
          <w:t>Hình 4.13. Biểu đồ phân tán giữa các giao dịch bình thường và bất thường</w:t>
        </w:r>
        <w:r>
          <w:rPr>
            <w:noProof/>
            <w:webHidden/>
          </w:rPr>
          <w:tab/>
        </w:r>
        <w:r>
          <w:rPr>
            <w:noProof/>
            <w:webHidden/>
          </w:rPr>
          <w:fldChar w:fldCharType="begin"/>
        </w:r>
        <w:r>
          <w:rPr>
            <w:noProof/>
            <w:webHidden/>
          </w:rPr>
          <w:instrText xml:space="preserve"> PAGEREF _Toc29794204 \h </w:instrText>
        </w:r>
        <w:r>
          <w:rPr>
            <w:noProof/>
            <w:webHidden/>
          </w:rPr>
        </w:r>
        <w:r>
          <w:rPr>
            <w:noProof/>
            <w:webHidden/>
          </w:rPr>
          <w:fldChar w:fldCharType="separate"/>
        </w:r>
        <w:r w:rsidR="003A68B0">
          <w:rPr>
            <w:noProof/>
            <w:webHidden/>
          </w:rPr>
          <w:t>63</w:t>
        </w:r>
        <w:r>
          <w:rPr>
            <w:noProof/>
            <w:webHidden/>
          </w:rPr>
          <w:fldChar w:fldCharType="end"/>
        </w:r>
      </w:hyperlink>
    </w:p>
    <w:p w14:paraId="5E6C7F5A" w14:textId="1DDDDD1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5" w:history="1">
        <w:r w:rsidRPr="008B2766">
          <w:rPr>
            <w:rStyle w:val="Hyperlink"/>
            <w:noProof/>
          </w:rPr>
          <w:t>Hình 4.14. Kết quả khi gộp dữ liệu giữa giao dịch bình thường và bất thường sử dụng Random Oversampling</w:t>
        </w:r>
        <w:r>
          <w:rPr>
            <w:noProof/>
            <w:webHidden/>
          </w:rPr>
          <w:tab/>
        </w:r>
        <w:r>
          <w:rPr>
            <w:noProof/>
            <w:webHidden/>
          </w:rPr>
          <w:fldChar w:fldCharType="begin"/>
        </w:r>
        <w:r>
          <w:rPr>
            <w:noProof/>
            <w:webHidden/>
          </w:rPr>
          <w:instrText xml:space="preserve"> PAGEREF _Toc29794205 \h </w:instrText>
        </w:r>
        <w:r>
          <w:rPr>
            <w:noProof/>
            <w:webHidden/>
          </w:rPr>
        </w:r>
        <w:r>
          <w:rPr>
            <w:noProof/>
            <w:webHidden/>
          </w:rPr>
          <w:fldChar w:fldCharType="separate"/>
        </w:r>
        <w:r w:rsidR="003A68B0">
          <w:rPr>
            <w:noProof/>
            <w:webHidden/>
          </w:rPr>
          <w:t>64</w:t>
        </w:r>
        <w:r>
          <w:rPr>
            <w:noProof/>
            <w:webHidden/>
          </w:rPr>
          <w:fldChar w:fldCharType="end"/>
        </w:r>
      </w:hyperlink>
    </w:p>
    <w:p w14:paraId="035E9569" w14:textId="796201D9"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6" w:history="1">
        <w:r w:rsidRPr="008B2766">
          <w:rPr>
            <w:rStyle w:val="Hyperlink"/>
            <w:noProof/>
          </w:rPr>
          <w:t>Hình 4.15. Biểu đồ phân tán các lớp của giao dịch bất thường và bình thường sau khi cân bằng dữ liệu</w:t>
        </w:r>
        <w:r>
          <w:rPr>
            <w:noProof/>
            <w:webHidden/>
          </w:rPr>
          <w:tab/>
        </w:r>
        <w:r>
          <w:rPr>
            <w:noProof/>
            <w:webHidden/>
          </w:rPr>
          <w:fldChar w:fldCharType="begin"/>
        </w:r>
        <w:r>
          <w:rPr>
            <w:noProof/>
            <w:webHidden/>
          </w:rPr>
          <w:instrText xml:space="preserve"> PAGEREF _Toc29794206 \h </w:instrText>
        </w:r>
        <w:r>
          <w:rPr>
            <w:noProof/>
            <w:webHidden/>
          </w:rPr>
        </w:r>
        <w:r>
          <w:rPr>
            <w:noProof/>
            <w:webHidden/>
          </w:rPr>
          <w:fldChar w:fldCharType="separate"/>
        </w:r>
        <w:r w:rsidR="003A68B0">
          <w:rPr>
            <w:noProof/>
            <w:webHidden/>
          </w:rPr>
          <w:t>65</w:t>
        </w:r>
        <w:r>
          <w:rPr>
            <w:noProof/>
            <w:webHidden/>
          </w:rPr>
          <w:fldChar w:fldCharType="end"/>
        </w:r>
      </w:hyperlink>
    </w:p>
    <w:p w14:paraId="5E969E55" w14:textId="224D78E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7" w:history="1">
        <w:r w:rsidRPr="008B2766">
          <w:rPr>
            <w:rStyle w:val="Hyperlink"/>
            <w:noProof/>
          </w:rPr>
          <w:t>Hình 4.16. Ma trận tương quan đối với dữ liệu chưa xử lý cân bằng</w:t>
        </w:r>
        <w:r>
          <w:rPr>
            <w:noProof/>
            <w:webHidden/>
          </w:rPr>
          <w:tab/>
        </w:r>
        <w:r>
          <w:rPr>
            <w:noProof/>
            <w:webHidden/>
          </w:rPr>
          <w:fldChar w:fldCharType="begin"/>
        </w:r>
        <w:r>
          <w:rPr>
            <w:noProof/>
            <w:webHidden/>
          </w:rPr>
          <w:instrText xml:space="preserve"> PAGEREF _Toc29794207 \h </w:instrText>
        </w:r>
        <w:r>
          <w:rPr>
            <w:noProof/>
            <w:webHidden/>
          </w:rPr>
        </w:r>
        <w:r>
          <w:rPr>
            <w:noProof/>
            <w:webHidden/>
          </w:rPr>
          <w:fldChar w:fldCharType="separate"/>
        </w:r>
        <w:r w:rsidR="003A68B0">
          <w:rPr>
            <w:noProof/>
            <w:webHidden/>
          </w:rPr>
          <w:t>66</w:t>
        </w:r>
        <w:r>
          <w:rPr>
            <w:noProof/>
            <w:webHidden/>
          </w:rPr>
          <w:fldChar w:fldCharType="end"/>
        </w:r>
      </w:hyperlink>
    </w:p>
    <w:p w14:paraId="5344FDC4" w14:textId="0BC5928A"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8" w:history="1">
        <w:r w:rsidRPr="008B2766">
          <w:rPr>
            <w:rStyle w:val="Hyperlink"/>
            <w:noProof/>
          </w:rPr>
          <w:t>Hình 4.17. Ma trận tương quan đối với dữ liệu xử lý cân bằng theo phương pháp Undersampling</w:t>
        </w:r>
        <w:r>
          <w:rPr>
            <w:noProof/>
            <w:webHidden/>
          </w:rPr>
          <w:tab/>
        </w:r>
        <w:r>
          <w:rPr>
            <w:noProof/>
            <w:webHidden/>
          </w:rPr>
          <w:fldChar w:fldCharType="begin"/>
        </w:r>
        <w:r>
          <w:rPr>
            <w:noProof/>
            <w:webHidden/>
          </w:rPr>
          <w:instrText xml:space="preserve"> PAGEREF _Toc29794208 \h </w:instrText>
        </w:r>
        <w:r>
          <w:rPr>
            <w:noProof/>
            <w:webHidden/>
          </w:rPr>
        </w:r>
        <w:r>
          <w:rPr>
            <w:noProof/>
            <w:webHidden/>
          </w:rPr>
          <w:fldChar w:fldCharType="separate"/>
        </w:r>
        <w:r w:rsidR="003A68B0">
          <w:rPr>
            <w:noProof/>
            <w:webHidden/>
          </w:rPr>
          <w:t>67</w:t>
        </w:r>
        <w:r>
          <w:rPr>
            <w:noProof/>
            <w:webHidden/>
          </w:rPr>
          <w:fldChar w:fldCharType="end"/>
        </w:r>
      </w:hyperlink>
    </w:p>
    <w:p w14:paraId="18C82EB5" w14:textId="71D6856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09" w:history="1">
        <w:r w:rsidRPr="008B2766">
          <w:rPr>
            <w:rStyle w:val="Hyperlink"/>
            <w:noProof/>
          </w:rPr>
          <w:t>Hình 4.18. Ma trận tương quan khi sử dụng dữ liệu cân bằng theo phương pháp oversampling</w:t>
        </w:r>
        <w:r>
          <w:rPr>
            <w:noProof/>
            <w:webHidden/>
          </w:rPr>
          <w:tab/>
        </w:r>
        <w:r>
          <w:rPr>
            <w:noProof/>
            <w:webHidden/>
          </w:rPr>
          <w:fldChar w:fldCharType="begin"/>
        </w:r>
        <w:r>
          <w:rPr>
            <w:noProof/>
            <w:webHidden/>
          </w:rPr>
          <w:instrText xml:space="preserve"> PAGEREF _Toc29794209 \h </w:instrText>
        </w:r>
        <w:r>
          <w:rPr>
            <w:noProof/>
            <w:webHidden/>
          </w:rPr>
        </w:r>
        <w:r>
          <w:rPr>
            <w:noProof/>
            <w:webHidden/>
          </w:rPr>
          <w:fldChar w:fldCharType="separate"/>
        </w:r>
        <w:r w:rsidR="003A68B0">
          <w:rPr>
            <w:noProof/>
            <w:webHidden/>
          </w:rPr>
          <w:t>68</w:t>
        </w:r>
        <w:r>
          <w:rPr>
            <w:noProof/>
            <w:webHidden/>
          </w:rPr>
          <w:fldChar w:fldCharType="end"/>
        </w:r>
      </w:hyperlink>
    </w:p>
    <w:p w14:paraId="52B49BD0" w14:textId="107FA65F"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0" w:history="1">
        <w:r w:rsidRPr="008B2766">
          <w:rPr>
            <w:rStyle w:val="Hyperlink"/>
            <w:noProof/>
          </w:rPr>
          <w:t>Hình 4.19. Thể hiện phân phối trước khi loại bỏ các giá trị ngoại vi của bộ dữ liệu dùng undersampling</w:t>
        </w:r>
        <w:r>
          <w:rPr>
            <w:noProof/>
            <w:webHidden/>
          </w:rPr>
          <w:tab/>
        </w:r>
        <w:r>
          <w:rPr>
            <w:noProof/>
            <w:webHidden/>
          </w:rPr>
          <w:fldChar w:fldCharType="begin"/>
        </w:r>
        <w:r>
          <w:rPr>
            <w:noProof/>
            <w:webHidden/>
          </w:rPr>
          <w:instrText xml:space="preserve"> PAGEREF _Toc29794210 \h </w:instrText>
        </w:r>
        <w:r>
          <w:rPr>
            <w:noProof/>
            <w:webHidden/>
          </w:rPr>
        </w:r>
        <w:r>
          <w:rPr>
            <w:noProof/>
            <w:webHidden/>
          </w:rPr>
          <w:fldChar w:fldCharType="separate"/>
        </w:r>
        <w:r w:rsidR="003A68B0">
          <w:rPr>
            <w:noProof/>
            <w:webHidden/>
          </w:rPr>
          <w:t>69</w:t>
        </w:r>
        <w:r>
          <w:rPr>
            <w:noProof/>
            <w:webHidden/>
          </w:rPr>
          <w:fldChar w:fldCharType="end"/>
        </w:r>
      </w:hyperlink>
    </w:p>
    <w:p w14:paraId="75CA4E08" w14:textId="008775B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1" w:history="1">
        <w:r w:rsidRPr="008B2766">
          <w:rPr>
            <w:rStyle w:val="Hyperlink"/>
            <w:noProof/>
          </w:rPr>
          <w:t>Hình 4.20. Thể hiện phân phối trước khi loại bỏ các giá trị ngoại vi của bộ dữ liệu dùng oversampling</w:t>
        </w:r>
        <w:r>
          <w:rPr>
            <w:noProof/>
            <w:webHidden/>
          </w:rPr>
          <w:tab/>
        </w:r>
        <w:r>
          <w:rPr>
            <w:noProof/>
            <w:webHidden/>
          </w:rPr>
          <w:fldChar w:fldCharType="begin"/>
        </w:r>
        <w:r>
          <w:rPr>
            <w:noProof/>
            <w:webHidden/>
          </w:rPr>
          <w:instrText xml:space="preserve"> PAGEREF _Toc29794211 \h </w:instrText>
        </w:r>
        <w:r>
          <w:rPr>
            <w:noProof/>
            <w:webHidden/>
          </w:rPr>
        </w:r>
        <w:r>
          <w:rPr>
            <w:noProof/>
            <w:webHidden/>
          </w:rPr>
          <w:fldChar w:fldCharType="separate"/>
        </w:r>
        <w:r w:rsidR="003A68B0">
          <w:rPr>
            <w:noProof/>
            <w:webHidden/>
          </w:rPr>
          <w:t>70</w:t>
        </w:r>
        <w:r>
          <w:rPr>
            <w:noProof/>
            <w:webHidden/>
          </w:rPr>
          <w:fldChar w:fldCharType="end"/>
        </w:r>
      </w:hyperlink>
    </w:p>
    <w:p w14:paraId="6D207015" w14:textId="220120D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2" w:history="1">
        <w:r w:rsidRPr="008B2766">
          <w:rPr>
            <w:rStyle w:val="Hyperlink"/>
            <w:noProof/>
          </w:rPr>
          <w:t>Hình 4.21. Hình phân phối của bộ dữ liệu xử lý cân bằng dùng Undersampling</w:t>
        </w:r>
        <w:r>
          <w:rPr>
            <w:noProof/>
            <w:webHidden/>
          </w:rPr>
          <w:tab/>
        </w:r>
        <w:r>
          <w:rPr>
            <w:noProof/>
            <w:webHidden/>
          </w:rPr>
          <w:fldChar w:fldCharType="begin"/>
        </w:r>
        <w:r>
          <w:rPr>
            <w:noProof/>
            <w:webHidden/>
          </w:rPr>
          <w:instrText xml:space="preserve"> PAGEREF _Toc29794212 \h </w:instrText>
        </w:r>
        <w:r>
          <w:rPr>
            <w:noProof/>
            <w:webHidden/>
          </w:rPr>
        </w:r>
        <w:r>
          <w:rPr>
            <w:noProof/>
            <w:webHidden/>
          </w:rPr>
          <w:fldChar w:fldCharType="separate"/>
        </w:r>
        <w:r w:rsidR="003A68B0">
          <w:rPr>
            <w:noProof/>
            <w:webHidden/>
          </w:rPr>
          <w:t>71</w:t>
        </w:r>
        <w:r>
          <w:rPr>
            <w:noProof/>
            <w:webHidden/>
          </w:rPr>
          <w:fldChar w:fldCharType="end"/>
        </w:r>
      </w:hyperlink>
    </w:p>
    <w:p w14:paraId="1078B41E" w14:textId="317EFEAF"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3" w:history="1">
        <w:r w:rsidRPr="008B2766">
          <w:rPr>
            <w:rStyle w:val="Hyperlink"/>
            <w:noProof/>
          </w:rPr>
          <w:t>Hình 4.22. Bảng phân phối của bộ dữ liệu xử lý cân bằng dùng Oversampling</w:t>
        </w:r>
        <w:r>
          <w:rPr>
            <w:noProof/>
            <w:webHidden/>
          </w:rPr>
          <w:tab/>
        </w:r>
        <w:r>
          <w:rPr>
            <w:noProof/>
            <w:webHidden/>
          </w:rPr>
          <w:fldChar w:fldCharType="begin"/>
        </w:r>
        <w:r>
          <w:rPr>
            <w:noProof/>
            <w:webHidden/>
          </w:rPr>
          <w:instrText xml:space="preserve"> PAGEREF _Toc29794213 \h </w:instrText>
        </w:r>
        <w:r>
          <w:rPr>
            <w:noProof/>
            <w:webHidden/>
          </w:rPr>
        </w:r>
        <w:r>
          <w:rPr>
            <w:noProof/>
            <w:webHidden/>
          </w:rPr>
          <w:fldChar w:fldCharType="separate"/>
        </w:r>
        <w:r w:rsidR="003A68B0">
          <w:rPr>
            <w:noProof/>
            <w:webHidden/>
          </w:rPr>
          <w:t>72</w:t>
        </w:r>
        <w:r>
          <w:rPr>
            <w:noProof/>
            <w:webHidden/>
          </w:rPr>
          <w:fldChar w:fldCharType="end"/>
        </w:r>
      </w:hyperlink>
    </w:p>
    <w:p w14:paraId="01A29854" w14:textId="61B2F35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4" w:history="1">
        <w:r w:rsidRPr="008B2766">
          <w:rPr>
            <w:rStyle w:val="Hyperlink"/>
            <w:noProof/>
          </w:rPr>
          <w:t>Hình 4.23. Ma trận nhầm lẫn tập dữ liệu test của bộ dữ liệu chưa xử lý cân bằng</w:t>
        </w:r>
        <w:r>
          <w:rPr>
            <w:noProof/>
            <w:webHidden/>
          </w:rPr>
          <w:tab/>
        </w:r>
        <w:r>
          <w:rPr>
            <w:noProof/>
            <w:webHidden/>
          </w:rPr>
          <w:fldChar w:fldCharType="begin"/>
        </w:r>
        <w:r>
          <w:rPr>
            <w:noProof/>
            <w:webHidden/>
          </w:rPr>
          <w:instrText xml:space="preserve"> PAGEREF _Toc29794214 \h </w:instrText>
        </w:r>
        <w:r>
          <w:rPr>
            <w:noProof/>
            <w:webHidden/>
          </w:rPr>
        </w:r>
        <w:r>
          <w:rPr>
            <w:noProof/>
            <w:webHidden/>
          </w:rPr>
          <w:fldChar w:fldCharType="separate"/>
        </w:r>
        <w:r w:rsidR="003A68B0">
          <w:rPr>
            <w:noProof/>
            <w:webHidden/>
          </w:rPr>
          <w:t>74</w:t>
        </w:r>
        <w:r>
          <w:rPr>
            <w:noProof/>
            <w:webHidden/>
          </w:rPr>
          <w:fldChar w:fldCharType="end"/>
        </w:r>
      </w:hyperlink>
    </w:p>
    <w:p w14:paraId="55BA6F2F" w14:textId="6B2AA89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5" w:history="1">
        <w:r w:rsidRPr="008B2766">
          <w:rPr>
            <w:rStyle w:val="Hyperlink"/>
            <w:noProof/>
          </w:rPr>
          <w:t>Hình 4.24. Mô phỏng bộ dữ liệu được xử lý cân bằng dùng Oversampling</w:t>
        </w:r>
        <w:r>
          <w:rPr>
            <w:noProof/>
            <w:webHidden/>
          </w:rPr>
          <w:tab/>
        </w:r>
        <w:r>
          <w:rPr>
            <w:noProof/>
            <w:webHidden/>
          </w:rPr>
          <w:fldChar w:fldCharType="begin"/>
        </w:r>
        <w:r>
          <w:rPr>
            <w:noProof/>
            <w:webHidden/>
          </w:rPr>
          <w:instrText xml:space="preserve"> PAGEREF _Toc29794215 \h </w:instrText>
        </w:r>
        <w:r>
          <w:rPr>
            <w:noProof/>
            <w:webHidden/>
          </w:rPr>
        </w:r>
        <w:r>
          <w:rPr>
            <w:noProof/>
            <w:webHidden/>
          </w:rPr>
          <w:fldChar w:fldCharType="separate"/>
        </w:r>
        <w:r w:rsidR="003A68B0">
          <w:rPr>
            <w:noProof/>
            <w:webHidden/>
          </w:rPr>
          <w:t>75</w:t>
        </w:r>
        <w:r>
          <w:rPr>
            <w:noProof/>
            <w:webHidden/>
          </w:rPr>
          <w:fldChar w:fldCharType="end"/>
        </w:r>
      </w:hyperlink>
    </w:p>
    <w:p w14:paraId="6C483F68" w14:textId="166460B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6" w:history="1">
        <w:r w:rsidRPr="008B2766">
          <w:rPr>
            <w:rStyle w:val="Hyperlink"/>
            <w:noProof/>
          </w:rPr>
          <w:t>Hình 4.25. Ma trận nhầm lẫn trên tập dữ liệu test dùng Oversampling</w:t>
        </w:r>
        <w:r>
          <w:rPr>
            <w:noProof/>
            <w:webHidden/>
          </w:rPr>
          <w:tab/>
        </w:r>
        <w:r>
          <w:rPr>
            <w:noProof/>
            <w:webHidden/>
          </w:rPr>
          <w:fldChar w:fldCharType="begin"/>
        </w:r>
        <w:r>
          <w:rPr>
            <w:noProof/>
            <w:webHidden/>
          </w:rPr>
          <w:instrText xml:space="preserve"> PAGEREF _Toc29794216 \h </w:instrText>
        </w:r>
        <w:r>
          <w:rPr>
            <w:noProof/>
            <w:webHidden/>
          </w:rPr>
        </w:r>
        <w:r>
          <w:rPr>
            <w:noProof/>
            <w:webHidden/>
          </w:rPr>
          <w:fldChar w:fldCharType="separate"/>
        </w:r>
        <w:r w:rsidR="003A68B0">
          <w:rPr>
            <w:noProof/>
            <w:webHidden/>
          </w:rPr>
          <w:t>76</w:t>
        </w:r>
        <w:r>
          <w:rPr>
            <w:noProof/>
            <w:webHidden/>
          </w:rPr>
          <w:fldChar w:fldCharType="end"/>
        </w:r>
      </w:hyperlink>
    </w:p>
    <w:p w14:paraId="2AB55C36" w14:textId="3FA06E0F"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7" w:history="1">
        <w:r w:rsidRPr="008B2766">
          <w:rPr>
            <w:rStyle w:val="Hyperlink"/>
            <w:noProof/>
          </w:rPr>
          <w:t>Hình 4.26. Mô phỏng bộ dữ liệu được xử lý cân bằng dùng Undersampling</w:t>
        </w:r>
        <w:r>
          <w:rPr>
            <w:noProof/>
            <w:webHidden/>
          </w:rPr>
          <w:tab/>
        </w:r>
        <w:r>
          <w:rPr>
            <w:noProof/>
            <w:webHidden/>
          </w:rPr>
          <w:fldChar w:fldCharType="begin"/>
        </w:r>
        <w:r>
          <w:rPr>
            <w:noProof/>
            <w:webHidden/>
          </w:rPr>
          <w:instrText xml:space="preserve"> PAGEREF _Toc29794217 \h </w:instrText>
        </w:r>
        <w:r>
          <w:rPr>
            <w:noProof/>
            <w:webHidden/>
          </w:rPr>
        </w:r>
        <w:r>
          <w:rPr>
            <w:noProof/>
            <w:webHidden/>
          </w:rPr>
          <w:fldChar w:fldCharType="separate"/>
        </w:r>
        <w:r w:rsidR="003A68B0">
          <w:rPr>
            <w:noProof/>
            <w:webHidden/>
          </w:rPr>
          <w:t>77</w:t>
        </w:r>
        <w:r>
          <w:rPr>
            <w:noProof/>
            <w:webHidden/>
          </w:rPr>
          <w:fldChar w:fldCharType="end"/>
        </w:r>
      </w:hyperlink>
    </w:p>
    <w:p w14:paraId="0A9F5EF5" w14:textId="27B261D2"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8" w:history="1">
        <w:r w:rsidRPr="008B2766">
          <w:rPr>
            <w:rStyle w:val="Hyperlink"/>
            <w:noProof/>
          </w:rPr>
          <w:t>Hình 4.27. Ma trận nhầm lẫn trên tập dữ liệu test dùng Undersampling</w:t>
        </w:r>
        <w:r>
          <w:rPr>
            <w:noProof/>
            <w:webHidden/>
          </w:rPr>
          <w:tab/>
        </w:r>
        <w:r>
          <w:rPr>
            <w:noProof/>
            <w:webHidden/>
          </w:rPr>
          <w:fldChar w:fldCharType="begin"/>
        </w:r>
        <w:r>
          <w:rPr>
            <w:noProof/>
            <w:webHidden/>
          </w:rPr>
          <w:instrText xml:space="preserve"> PAGEREF _Toc29794218 \h </w:instrText>
        </w:r>
        <w:r>
          <w:rPr>
            <w:noProof/>
            <w:webHidden/>
          </w:rPr>
        </w:r>
        <w:r>
          <w:rPr>
            <w:noProof/>
            <w:webHidden/>
          </w:rPr>
          <w:fldChar w:fldCharType="separate"/>
        </w:r>
        <w:r w:rsidR="003A68B0">
          <w:rPr>
            <w:noProof/>
            <w:webHidden/>
          </w:rPr>
          <w:t>78</w:t>
        </w:r>
        <w:r>
          <w:rPr>
            <w:noProof/>
            <w:webHidden/>
          </w:rPr>
          <w:fldChar w:fldCharType="end"/>
        </w:r>
      </w:hyperlink>
    </w:p>
    <w:p w14:paraId="1F0AA097" w14:textId="47C6B065"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19" w:history="1">
        <w:r w:rsidRPr="008B2766">
          <w:rPr>
            <w:rStyle w:val="Hyperlink"/>
            <w:noProof/>
          </w:rPr>
          <w:t>Hình 4.28. Ma trận tương quan trên tập dữ liệu test dùng bộ dữ liệu chưa cân bằng</w:t>
        </w:r>
        <w:r>
          <w:rPr>
            <w:noProof/>
            <w:webHidden/>
          </w:rPr>
          <w:tab/>
        </w:r>
        <w:r>
          <w:rPr>
            <w:noProof/>
            <w:webHidden/>
          </w:rPr>
          <w:fldChar w:fldCharType="begin"/>
        </w:r>
        <w:r>
          <w:rPr>
            <w:noProof/>
            <w:webHidden/>
          </w:rPr>
          <w:instrText xml:space="preserve"> PAGEREF _Toc29794219 \h </w:instrText>
        </w:r>
        <w:r>
          <w:rPr>
            <w:noProof/>
            <w:webHidden/>
          </w:rPr>
        </w:r>
        <w:r>
          <w:rPr>
            <w:noProof/>
            <w:webHidden/>
          </w:rPr>
          <w:fldChar w:fldCharType="separate"/>
        </w:r>
        <w:r w:rsidR="003A68B0">
          <w:rPr>
            <w:noProof/>
            <w:webHidden/>
          </w:rPr>
          <w:t>80</w:t>
        </w:r>
        <w:r>
          <w:rPr>
            <w:noProof/>
            <w:webHidden/>
          </w:rPr>
          <w:fldChar w:fldCharType="end"/>
        </w:r>
      </w:hyperlink>
    </w:p>
    <w:p w14:paraId="75BF948C" w14:textId="78BD825B"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0" w:history="1">
        <w:r w:rsidRPr="008B2766">
          <w:rPr>
            <w:rStyle w:val="Hyperlink"/>
            <w:noProof/>
          </w:rPr>
          <w:t>Hình 4.29. Mô phỏng bộ dữ liệu được xử lý cân bằng dùng Oversampling</w:t>
        </w:r>
        <w:r>
          <w:rPr>
            <w:noProof/>
            <w:webHidden/>
          </w:rPr>
          <w:tab/>
        </w:r>
        <w:r>
          <w:rPr>
            <w:noProof/>
            <w:webHidden/>
          </w:rPr>
          <w:fldChar w:fldCharType="begin"/>
        </w:r>
        <w:r>
          <w:rPr>
            <w:noProof/>
            <w:webHidden/>
          </w:rPr>
          <w:instrText xml:space="preserve"> PAGEREF _Toc29794220 \h </w:instrText>
        </w:r>
        <w:r>
          <w:rPr>
            <w:noProof/>
            <w:webHidden/>
          </w:rPr>
        </w:r>
        <w:r>
          <w:rPr>
            <w:noProof/>
            <w:webHidden/>
          </w:rPr>
          <w:fldChar w:fldCharType="separate"/>
        </w:r>
        <w:r w:rsidR="003A68B0">
          <w:rPr>
            <w:noProof/>
            <w:webHidden/>
          </w:rPr>
          <w:t>81</w:t>
        </w:r>
        <w:r>
          <w:rPr>
            <w:noProof/>
            <w:webHidden/>
          </w:rPr>
          <w:fldChar w:fldCharType="end"/>
        </w:r>
      </w:hyperlink>
    </w:p>
    <w:p w14:paraId="51B2BAF1" w14:textId="19F4F98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1" w:history="1">
        <w:r w:rsidRPr="008B2766">
          <w:rPr>
            <w:rStyle w:val="Hyperlink"/>
            <w:noProof/>
          </w:rPr>
          <w:t>Hình 4.30. Ma trận tương quan trên bộ dữ liệu test dùng bộ dữ liệu đã thực hiện oversampling</w:t>
        </w:r>
        <w:r>
          <w:rPr>
            <w:noProof/>
            <w:webHidden/>
          </w:rPr>
          <w:tab/>
        </w:r>
        <w:r>
          <w:rPr>
            <w:noProof/>
            <w:webHidden/>
          </w:rPr>
          <w:fldChar w:fldCharType="begin"/>
        </w:r>
        <w:r>
          <w:rPr>
            <w:noProof/>
            <w:webHidden/>
          </w:rPr>
          <w:instrText xml:space="preserve"> PAGEREF _Toc29794221 \h </w:instrText>
        </w:r>
        <w:r>
          <w:rPr>
            <w:noProof/>
            <w:webHidden/>
          </w:rPr>
        </w:r>
        <w:r>
          <w:rPr>
            <w:noProof/>
            <w:webHidden/>
          </w:rPr>
          <w:fldChar w:fldCharType="separate"/>
        </w:r>
        <w:r w:rsidR="003A68B0">
          <w:rPr>
            <w:noProof/>
            <w:webHidden/>
          </w:rPr>
          <w:t>82</w:t>
        </w:r>
        <w:r>
          <w:rPr>
            <w:noProof/>
            <w:webHidden/>
          </w:rPr>
          <w:fldChar w:fldCharType="end"/>
        </w:r>
      </w:hyperlink>
    </w:p>
    <w:p w14:paraId="50BA8199" w14:textId="58A9CFC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2" w:history="1">
        <w:r w:rsidRPr="008B2766">
          <w:rPr>
            <w:rStyle w:val="Hyperlink"/>
            <w:noProof/>
          </w:rPr>
          <w:t>Hình 4.31. Mô phỏng bộ dữ liệu Credit Card Fraud Detection ban đầu</w:t>
        </w:r>
        <w:r>
          <w:rPr>
            <w:noProof/>
            <w:webHidden/>
          </w:rPr>
          <w:tab/>
        </w:r>
        <w:r>
          <w:rPr>
            <w:noProof/>
            <w:webHidden/>
          </w:rPr>
          <w:fldChar w:fldCharType="begin"/>
        </w:r>
        <w:r>
          <w:rPr>
            <w:noProof/>
            <w:webHidden/>
          </w:rPr>
          <w:instrText xml:space="preserve"> PAGEREF _Toc29794222 \h </w:instrText>
        </w:r>
        <w:r>
          <w:rPr>
            <w:noProof/>
            <w:webHidden/>
          </w:rPr>
        </w:r>
        <w:r>
          <w:rPr>
            <w:noProof/>
            <w:webHidden/>
          </w:rPr>
          <w:fldChar w:fldCharType="separate"/>
        </w:r>
        <w:r w:rsidR="003A68B0">
          <w:rPr>
            <w:noProof/>
            <w:webHidden/>
          </w:rPr>
          <w:t>83</w:t>
        </w:r>
        <w:r>
          <w:rPr>
            <w:noProof/>
            <w:webHidden/>
          </w:rPr>
          <w:fldChar w:fldCharType="end"/>
        </w:r>
      </w:hyperlink>
    </w:p>
    <w:p w14:paraId="1E0AA074" w14:textId="25198C2F"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3" w:history="1">
        <w:r w:rsidRPr="008B2766">
          <w:rPr>
            <w:rStyle w:val="Hyperlink"/>
            <w:noProof/>
          </w:rPr>
          <w:t>Hình 4.32. Tổng quan giá trị của các thuộc tính</w:t>
        </w:r>
        <w:r>
          <w:rPr>
            <w:noProof/>
            <w:webHidden/>
          </w:rPr>
          <w:tab/>
        </w:r>
        <w:r>
          <w:rPr>
            <w:noProof/>
            <w:webHidden/>
          </w:rPr>
          <w:fldChar w:fldCharType="begin"/>
        </w:r>
        <w:r>
          <w:rPr>
            <w:noProof/>
            <w:webHidden/>
          </w:rPr>
          <w:instrText xml:space="preserve"> PAGEREF _Toc29794223 \h </w:instrText>
        </w:r>
        <w:r>
          <w:rPr>
            <w:noProof/>
            <w:webHidden/>
          </w:rPr>
        </w:r>
        <w:r>
          <w:rPr>
            <w:noProof/>
            <w:webHidden/>
          </w:rPr>
          <w:fldChar w:fldCharType="separate"/>
        </w:r>
        <w:r w:rsidR="003A68B0">
          <w:rPr>
            <w:noProof/>
            <w:webHidden/>
          </w:rPr>
          <w:t>84</w:t>
        </w:r>
        <w:r>
          <w:rPr>
            <w:noProof/>
            <w:webHidden/>
          </w:rPr>
          <w:fldChar w:fldCharType="end"/>
        </w:r>
      </w:hyperlink>
    </w:p>
    <w:p w14:paraId="18BA3BC3" w14:textId="56480734"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4" w:history="1">
        <w:r w:rsidRPr="008B2766">
          <w:rPr>
            <w:rStyle w:val="Hyperlink"/>
            <w:noProof/>
            <w:lang w:val="fr-FR"/>
          </w:rPr>
          <w:t>Hình 4.33. Đồ thị biểu diễn độ chênh lệch trong giao dịch bình thường và bất thường của thuộc tính Class</w:t>
        </w:r>
        <w:r>
          <w:rPr>
            <w:noProof/>
            <w:webHidden/>
          </w:rPr>
          <w:tab/>
        </w:r>
        <w:r>
          <w:rPr>
            <w:noProof/>
            <w:webHidden/>
          </w:rPr>
          <w:fldChar w:fldCharType="begin"/>
        </w:r>
        <w:r>
          <w:rPr>
            <w:noProof/>
            <w:webHidden/>
          </w:rPr>
          <w:instrText xml:space="preserve"> PAGEREF _Toc29794224 \h </w:instrText>
        </w:r>
        <w:r>
          <w:rPr>
            <w:noProof/>
            <w:webHidden/>
          </w:rPr>
        </w:r>
        <w:r>
          <w:rPr>
            <w:noProof/>
            <w:webHidden/>
          </w:rPr>
          <w:fldChar w:fldCharType="separate"/>
        </w:r>
        <w:r w:rsidR="003A68B0">
          <w:rPr>
            <w:noProof/>
            <w:webHidden/>
          </w:rPr>
          <w:t>85</w:t>
        </w:r>
        <w:r>
          <w:rPr>
            <w:noProof/>
            <w:webHidden/>
          </w:rPr>
          <w:fldChar w:fldCharType="end"/>
        </w:r>
      </w:hyperlink>
    </w:p>
    <w:p w14:paraId="3B937577" w14:textId="2B05D91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5" w:history="1">
        <w:r w:rsidRPr="008B2766">
          <w:rPr>
            <w:rStyle w:val="Hyperlink"/>
            <w:noProof/>
          </w:rPr>
          <w:t>Hình 4.34. Phân phối xác suất số tiền giao dịch</w:t>
        </w:r>
        <w:r>
          <w:rPr>
            <w:noProof/>
            <w:webHidden/>
          </w:rPr>
          <w:tab/>
        </w:r>
        <w:r>
          <w:rPr>
            <w:noProof/>
            <w:webHidden/>
          </w:rPr>
          <w:fldChar w:fldCharType="begin"/>
        </w:r>
        <w:r>
          <w:rPr>
            <w:noProof/>
            <w:webHidden/>
          </w:rPr>
          <w:instrText xml:space="preserve"> PAGEREF _Toc29794225 \h </w:instrText>
        </w:r>
        <w:r>
          <w:rPr>
            <w:noProof/>
            <w:webHidden/>
          </w:rPr>
        </w:r>
        <w:r>
          <w:rPr>
            <w:noProof/>
            <w:webHidden/>
          </w:rPr>
          <w:fldChar w:fldCharType="separate"/>
        </w:r>
        <w:r w:rsidR="003A68B0">
          <w:rPr>
            <w:noProof/>
            <w:webHidden/>
          </w:rPr>
          <w:t>86</w:t>
        </w:r>
        <w:r>
          <w:rPr>
            <w:noProof/>
            <w:webHidden/>
          </w:rPr>
          <w:fldChar w:fldCharType="end"/>
        </w:r>
      </w:hyperlink>
    </w:p>
    <w:p w14:paraId="230E36F7" w14:textId="43323FEA"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6" w:history="1">
        <w:r w:rsidRPr="008B2766">
          <w:rPr>
            <w:rStyle w:val="Hyperlink"/>
            <w:noProof/>
          </w:rPr>
          <w:t>Hình 4.35. Phân phối xác suất thời gian giao dịch</w:t>
        </w:r>
        <w:r>
          <w:rPr>
            <w:noProof/>
            <w:webHidden/>
          </w:rPr>
          <w:tab/>
        </w:r>
        <w:r>
          <w:rPr>
            <w:noProof/>
            <w:webHidden/>
          </w:rPr>
          <w:fldChar w:fldCharType="begin"/>
        </w:r>
        <w:r>
          <w:rPr>
            <w:noProof/>
            <w:webHidden/>
          </w:rPr>
          <w:instrText xml:space="preserve"> PAGEREF _Toc29794226 \h </w:instrText>
        </w:r>
        <w:r>
          <w:rPr>
            <w:noProof/>
            <w:webHidden/>
          </w:rPr>
        </w:r>
        <w:r>
          <w:rPr>
            <w:noProof/>
            <w:webHidden/>
          </w:rPr>
          <w:fldChar w:fldCharType="separate"/>
        </w:r>
        <w:r w:rsidR="003A68B0">
          <w:rPr>
            <w:noProof/>
            <w:webHidden/>
          </w:rPr>
          <w:t>86</w:t>
        </w:r>
        <w:r>
          <w:rPr>
            <w:noProof/>
            <w:webHidden/>
          </w:rPr>
          <w:fldChar w:fldCharType="end"/>
        </w:r>
      </w:hyperlink>
    </w:p>
    <w:p w14:paraId="735F684F" w14:textId="7142924A"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7" w:history="1">
        <w:r w:rsidRPr="008B2766">
          <w:rPr>
            <w:rStyle w:val="Hyperlink"/>
            <w:noProof/>
          </w:rPr>
          <w:t>Hình 4.36. Kết quả sau khi thực hiện Splitting data đối với bộ dữ liệu</w:t>
        </w:r>
        <w:r>
          <w:rPr>
            <w:noProof/>
            <w:webHidden/>
          </w:rPr>
          <w:tab/>
        </w:r>
        <w:r>
          <w:rPr>
            <w:noProof/>
            <w:webHidden/>
          </w:rPr>
          <w:fldChar w:fldCharType="begin"/>
        </w:r>
        <w:r>
          <w:rPr>
            <w:noProof/>
            <w:webHidden/>
          </w:rPr>
          <w:instrText xml:space="preserve"> PAGEREF _Toc29794227 \h </w:instrText>
        </w:r>
        <w:r>
          <w:rPr>
            <w:noProof/>
            <w:webHidden/>
          </w:rPr>
        </w:r>
        <w:r>
          <w:rPr>
            <w:noProof/>
            <w:webHidden/>
          </w:rPr>
          <w:fldChar w:fldCharType="separate"/>
        </w:r>
        <w:r w:rsidR="003A68B0">
          <w:rPr>
            <w:noProof/>
            <w:webHidden/>
          </w:rPr>
          <w:t>88</w:t>
        </w:r>
        <w:r>
          <w:rPr>
            <w:noProof/>
            <w:webHidden/>
          </w:rPr>
          <w:fldChar w:fldCharType="end"/>
        </w:r>
      </w:hyperlink>
    </w:p>
    <w:p w14:paraId="2E31A2F3" w14:textId="06A2623E"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8" w:history="1">
        <w:r w:rsidRPr="008B2766">
          <w:rPr>
            <w:rStyle w:val="Hyperlink"/>
            <w:noProof/>
          </w:rPr>
          <w:t>Hình 4.37. Kết quả sau khi thực hiện undersampling</w:t>
        </w:r>
        <w:r>
          <w:rPr>
            <w:noProof/>
            <w:webHidden/>
          </w:rPr>
          <w:tab/>
        </w:r>
        <w:r>
          <w:rPr>
            <w:noProof/>
            <w:webHidden/>
          </w:rPr>
          <w:fldChar w:fldCharType="begin"/>
        </w:r>
        <w:r>
          <w:rPr>
            <w:noProof/>
            <w:webHidden/>
          </w:rPr>
          <w:instrText xml:space="preserve"> PAGEREF _Toc29794228 \h </w:instrText>
        </w:r>
        <w:r>
          <w:rPr>
            <w:noProof/>
            <w:webHidden/>
          </w:rPr>
        </w:r>
        <w:r>
          <w:rPr>
            <w:noProof/>
            <w:webHidden/>
          </w:rPr>
          <w:fldChar w:fldCharType="separate"/>
        </w:r>
        <w:r w:rsidR="003A68B0">
          <w:rPr>
            <w:noProof/>
            <w:webHidden/>
          </w:rPr>
          <w:t>89</w:t>
        </w:r>
        <w:r>
          <w:rPr>
            <w:noProof/>
            <w:webHidden/>
          </w:rPr>
          <w:fldChar w:fldCharType="end"/>
        </w:r>
      </w:hyperlink>
    </w:p>
    <w:p w14:paraId="41450EAE" w14:textId="6DE44F2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29" w:history="1">
        <w:r w:rsidRPr="008B2766">
          <w:rPr>
            <w:rStyle w:val="Hyperlink"/>
            <w:noProof/>
          </w:rPr>
          <w:t>Hình 4.38. Biểu đồ phân phối các nhãn của thuộc tính lớp  trong bộ dữ liệu mới</w:t>
        </w:r>
        <w:r>
          <w:rPr>
            <w:noProof/>
            <w:webHidden/>
          </w:rPr>
          <w:tab/>
        </w:r>
        <w:r>
          <w:rPr>
            <w:noProof/>
            <w:webHidden/>
          </w:rPr>
          <w:fldChar w:fldCharType="begin"/>
        </w:r>
        <w:r>
          <w:rPr>
            <w:noProof/>
            <w:webHidden/>
          </w:rPr>
          <w:instrText xml:space="preserve"> PAGEREF _Toc29794229 \h </w:instrText>
        </w:r>
        <w:r>
          <w:rPr>
            <w:noProof/>
            <w:webHidden/>
          </w:rPr>
        </w:r>
        <w:r>
          <w:rPr>
            <w:noProof/>
            <w:webHidden/>
          </w:rPr>
          <w:fldChar w:fldCharType="separate"/>
        </w:r>
        <w:r w:rsidR="003A68B0">
          <w:rPr>
            <w:noProof/>
            <w:webHidden/>
          </w:rPr>
          <w:t>90</w:t>
        </w:r>
        <w:r>
          <w:rPr>
            <w:noProof/>
            <w:webHidden/>
          </w:rPr>
          <w:fldChar w:fldCharType="end"/>
        </w:r>
      </w:hyperlink>
    </w:p>
    <w:p w14:paraId="11511137" w14:textId="0A276D52"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0" w:history="1">
        <w:r w:rsidRPr="008B2766">
          <w:rPr>
            <w:rStyle w:val="Hyperlink"/>
            <w:noProof/>
          </w:rPr>
          <w:t>Hình 4.39. Ma trận tương quan đối với dữ liệu mất cân bằng</w:t>
        </w:r>
        <w:r>
          <w:rPr>
            <w:noProof/>
            <w:webHidden/>
          </w:rPr>
          <w:tab/>
        </w:r>
        <w:r>
          <w:rPr>
            <w:noProof/>
            <w:webHidden/>
          </w:rPr>
          <w:fldChar w:fldCharType="begin"/>
        </w:r>
        <w:r>
          <w:rPr>
            <w:noProof/>
            <w:webHidden/>
          </w:rPr>
          <w:instrText xml:space="preserve"> PAGEREF _Toc29794230 \h </w:instrText>
        </w:r>
        <w:r>
          <w:rPr>
            <w:noProof/>
            <w:webHidden/>
          </w:rPr>
        </w:r>
        <w:r>
          <w:rPr>
            <w:noProof/>
            <w:webHidden/>
          </w:rPr>
          <w:fldChar w:fldCharType="separate"/>
        </w:r>
        <w:r w:rsidR="003A68B0">
          <w:rPr>
            <w:noProof/>
            <w:webHidden/>
          </w:rPr>
          <w:t>91</w:t>
        </w:r>
        <w:r>
          <w:rPr>
            <w:noProof/>
            <w:webHidden/>
          </w:rPr>
          <w:fldChar w:fldCharType="end"/>
        </w:r>
      </w:hyperlink>
    </w:p>
    <w:p w14:paraId="6E0E22F3" w14:textId="112C149C"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1" w:history="1">
        <w:r w:rsidRPr="008B2766">
          <w:rPr>
            <w:rStyle w:val="Hyperlink"/>
            <w:noProof/>
          </w:rPr>
          <w:t>Hình 4.40. Ma trận tương quan đối với bộ dữ liệu được xử lý cân bằng sử dụng undersampling</w:t>
        </w:r>
        <w:r>
          <w:rPr>
            <w:noProof/>
            <w:webHidden/>
          </w:rPr>
          <w:tab/>
        </w:r>
        <w:r>
          <w:rPr>
            <w:noProof/>
            <w:webHidden/>
          </w:rPr>
          <w:fldChar w:fldCharType="begin"/>
        </w:r>
        <w:r>
          <w:rPr>
            <w:noProof/>
            <w:webHidden/>
          </w:rPr>
          <w:instrText xml:space="preserve"> PAGEREF _Toc29794231 \h </w:instrText>
        </w:r>
        <w:r>
          <w:rPr>
            <w:noProof/>
            <w:webHidden/>
          </w:rPr>
        </w:r>
        <w:r>
          <w:rPr>
            <w:noProof/>
            <w:webHidden/>
          </w:rPr>
          <w:fldChar w:fldCharType="separate"/>
        </w:r>
        <w:r w:rsidR="003A68B0">
          <w:rPr>
            <w:noProof/>
            <w:webHidden/>
          </w:rPr>
          <w:t>92</w:t>
        </w:r>
        <w:r>
          <w:rPr>
            <w:noProof/>
            <w:webHidden/>
          </w:rPr>
          <w:fldChar w:fldCharType="end"/>
        </w:r>
      </w:hyperlink>
    </w:p>
    <w:p w14:paraId="2F5FB86B" w14:textId="45BECD6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2" w:history="1">
        <w:r w:rsidRPr="008B2766">
          <w:rPr>
            <w:rStyle w:val="Hyperlink"/>
            <w:noProof/>
          </w:rPr>
          <w:t>Hình 4.41. Ma trận tương quan đối với bộ dữ liệu được xử lý cân bằng sử dụng oversampling</w:t>
        </w:r>
        <w:r>
          <w:rPr>
            <w:noProof/>
            <w:webHidden/>
          </w:rPr>
          <w:tab/>
        </w:r>
        <w:r>
          <w:rPr>
            <w:noProof/>
            <w:webHidden/>
          </w:rPr>
          <w:fldChar w:fldCharType="begin"/>
        </w:r>
        <w:r>
          <w:rPr>
            <w:noProof/>
            <w:webHidden/>
          </w:rPr>
          <w:instrText xml:space="preserve"> PAGEREF _Toc29794232 \h </w:instrText>
        </w:r>
        <w:r>
          <w:rPr>
            <w:noProof/>
            <w:webHidden/>
          </w:rPr>
        </w:r>
        <w:r>
          <w:rPr>
            <w:noProof/>
            <w:webHidden/>
          </w:rPr>
          <w:fldChar w:fldCharType="separate"/>
        </w:r>
        <w:r w:rsidR="003A68B0">
          <w:rPr>
            <w:noProof/>
            <w:webHidden/>
          </w:rPr>
          <w:t>92</w:t>
        </w:r>
        <w:r>
          <w:rPr>
            <w:noProof/>
            <w:webHidden/>
          </w:rPr>
          <w:fldChar w:fldCharType="end"/>
        </w:r>
      </w:hyperlink>
    </w:p>
    <w:p w14:paraId="0632A955" w14:textId="1977CA72"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3" w:history="1">
        <w:r w:rsidRPr="008B2766">
          <w:rPr>
            <w:rStyle w:val="Hyperlink"/>
            <w:noProof/>
          </w:rPr>
          <w:t>Hình 4.42. Ma trận tương quan đối với bộ dữ liệu được xử lý cân bằng sử dụng phương pháp kết hợp SMOTE và ENN</w:t>
        </w:r>
        <w:r>
          <w:rPr>
            <w:noProof/>
            <w:webHidden/>
          </w:rPr>
          <w:tab/>
        </w:r>
        <w:r>
          <w:rPr>
            <w:noProof/>
            <w:webHidden/>
          </w:rPr>
          <w:fldChar w:fldCharType="begin"/>
        </w:r>
        <w:r>
          <w:rPr>
            <w:noProof/>
            <w:webHidden/>
          </w:rPr>
          <w:instrText xml:space="preserve"> PAGEREF _Toc29794233 \h </w:instrText>
        </w:r>
        <w:r>
          <w:rPr>
            <w:noProof/>
            <w:webHidden/>
          </w:rPr>
        </w:r>
        <w:r>
          <w:rPr>
            <w:noProof/>
            <w:webHidden/>
          </w:rPr>
          <w:fldChar w:fldCharType="separate"/>
        </w:r>
        <w:r w:rsidR="003A68B0">
          <w:rPr>
            <w:noProof/>
            <w:webHidden/>
          </w:rPr>
          <w:t>93</w:t>
        </w:r>
        <w:r>
          <w:rPr>
            <w:noProof/>
            <w:webHidden/>
          </w:rPr>
          <w:fldChar w:fldCharType="end"/>
        </w:r>
      </w:hyperlink>
    </w:p>
    <w:p w14:paraId="6096C7CA" w14:textId="097AF4F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4" w:history="1">
        <w:r w:rsidRPr="008B2766">
          <w:rPr>
            <w:rStyle w:val="Hyperlink"/>
            <w:noProof/>
          </w:rPr>
          <w:t>Hình 4.43. Tương quan giữa các thuộc tính V với thuộc tính lớp</w:t>
        </w:r>
        <w:r>
          <w:rPr>
            <w:noProof/>
            <w:webHidden/>
          </w:rPr>
          <w:tab/>
        </w:r>
        <w:r>
          <w:rPr>
            <w:noProof/>
            <w:webHidden/>
          </w:rPr>
          <w:fldChar w:fldCharType="begin"/>
        </w:r>
        <w:r>
          <w:rPr>
            <w:noProof/>
            <w:webHidden/>
          </w:rPr>
          <w:instrText xml:space="preserve"> PAGEREF _Toc29794234 \h </w:instrText>
        </w:r>
        <w:r>
          <w:rPr>
            <w:noProof/>
            <w:webHidden/>
          </w:rPr>
        </w:r>
        <w:r>
          <w:rPr>
            <w:noProof/>
            <w:webHidden/>
          </w:rPr>
          <w:fldChar w:fldCharType="separate"/>
        </w:r>
        <w:r w:rsidR="003A68B0">
          <w:rPr>
            <w:noProof/>
            <w:webHidden/>
          </w:rPr>
          <w:t>93</w:t>
        </w:r>
        <w:r>
          <w:rPr>
            <w:noProof/>
            <w:webHidden/>
          </w:rPr>
          <w:fldChar w:fldCharType="end"/>
        </w:r>
      </w:hyperlink>
    </w:p>
    <w:p w14:paraId="137B8D24" w14:textId="4662C324"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5" w:history="1">
        <w:r w:rsidRPr="008B2766">
          <w:rPr>
            <w:rStyle w:val="Hyperlink"/>
            <w:noProof/>
          </w:rPr>
          <w:t>Hình 4.44. Tương quan giữa các thuộc tính V với thuộc tính lớp</w:t>
        </w:r>
        <w:r>
          <w:rPr>
            <w:noProof/>
            <w:webHidden/>
          </w:rPr>
          <w:tab/>
        </w:r>
        <w:r>
          <w:rPr>
            <w:noProof/>
            <w:webHidden/>
          </w:rPr>
          <w:fldChar w:fldCharType="begin"/>
        </w:r>
        <w:r>
          <w:rPr>
            <w:noProof/>
            <w:webHidden/>
          </w:rPr>
          <w:instrText xml:space="preserve"> PAGEREF _Toc29794235 \h </w:instrText>
        </w:r>
        <w:r>
          <w:rPr>
            <w:noProof/>
            <w:webHidden/>
          </w:rPr>
        </w:r>
        <w:r>
          <w:rPr>
            <w:noProof/>
            <w:webHidden/>
          </w:rPr>
          <w:fldChar w:fldCharType="separate"/>
        </w:r>
        <w:r w:rsidR="003A68B0">
          <w:rPr>
            <w:noProof/>
            <w:webHidden/>
          </w:rPr>
          <w:t>93</w:t>
        </w:r>
        <w:r>
          <w:rPr>
            <w:noProof/>
            <w:webHidden/>
          </w:rPr>
          <w:fldChar w:fldCharType="end"/>
        </w:r>
      </w:hyperlink>
    </w:p>
    <w:p w14:paraId="05E2621E" w14:textId="517AFF0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6" w:history="1">
        <w:r w:rsidRPr="008B2766">
          <w:rPr>
            <w:rStyle w:val="Hyperlink"/>
            <w:noProof/>
          </w:rPr>
          <w:t>Hình 4.45. Biểu đồ phân phối thuộc tính V14, V12, V10 của bộ dữ liệu dùng Undersampling</w:t>
        </w:r>
        <w:r>
          <w:rPr>
            <w:noProof/>
            <w:webHidden/>
          </w:rPr>
          <w:tab/>
        </w:r>
        <w:r>
          <w:rPr>
            <w:noProof/>
            <w:webHidden/>
          </w:rPr>
          <w:fldChar w:fldCharType="begin"/>
        </w:r>
        <w:r>
          <w:rPr>
            <w:noProof/>
            <w:webHidden/>
          </w:rPr>
          <w:instrText xml:space="preserve"> PAGEREF _Toc29794236 \h </w:instrText>
        </w:r>
        <w:r>
          <w:rPr>
            <w:noProof/>
            <w:webHidden/>
          </w:rPr>
        </w:r>
        <w:r>
          <w:rPr>
            <w:noProof/>
            <w:webHidden/>
          </w:rPr>
          <w:fldChar w:fldCharType="separate"/>
        </w:r>
        <w:r w:rsidR="003A68B0">
          <w:rPr>
            <w:noProof/>
            <w:webHidden/>
          </w:rPr>
          <w:t>95</w:t>
        </w:r>
        <w:r>
          <w:rPr>
            <w:noProof/>
            <w:webHidden/>
          </w:rPr>
          <w:fldChar w:fldCharType="end"/>
        </w:r>
      </w:hyperlink>
    </w:p>
    <w:p w14:paraId="58DAC9AD" w14:textId="29CDE26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7" w:history="1">
        <w:r w:rsidRPr="008B2766">
          <w:rPr>
            <w:rStyle w:val="Hyperlink"/>
            <w:noProof/>
          </w:rPr>
          <w:t>Hình 4.46. Biểu đồ hộp của các thuộc tính V14, V12, V10 sau khi loại bỏ các giá trị ngoại vi của bộ dữ liệu dùng Undersampling</w:t>
        </w:r>
        <w:r>
          <w:rPr>
            <w:noProof/>
            <w:webHidden/>
          </w:rPr>
          <w:tab/>
        </w:r>
        <w:r>
          <w:rPr>
            <w:noProof/>
            <w:webHidden/>
          </w:rPr>
          <w:fldChar w:fldCharType="begin"/>
        </w:r>
        <w:r>
          <w:rPr>
            <w:noProof/>
            <w:webHidden/>
          </w:rPr>
          <w:instrText xml:space="preserve"> PAGEREF _Toc29794237 \h </w:instrText>
        </w:r>
        <w:r>
          <w:rPr>
            <w:noProof/>
            <w:webHidden/>
          </w:rPr>
        </w:r>
        <w:r>
          <w:rPr>
            <w:noProof/>
            <w:webHidden/>
          </w:rPr>
          <w:fldChar w:fldCharType="separate"/>
        </w:r>
        <w:r w:rsidR="003A68B0">
          <w:rPr>
            <w:noProof/>
            <w:webHidden/>
          </w:rPr>
          <w:t>96</w:t>
        </w:r>
        <w:r>
          <w:rPr>
            <w:noProof/>
            <w:webHidden/>
          </w:rPr>
          <w:fldChar w:fldCharType="end"/>
        </w:r>
      </w:hyperlink>
    </w:p>
    <w:p w14:paraId="5C77D533" w14:textId="393AEA7B"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8" w:history="1">
        <w:r w:rsidRPr="008B2766">
          <w:rPr>
            <w:rStyle w:val="Hyperlink"/>
            <w:noProof/>
          </w:rPr>
          <w:t>Hình 4.47. Biểu đồ phân phối thuộc tính V14, V12, V10 của bộ dữ liệu dùng Oversampling</w:t>
        </w:r>
        <w:r>
          <w:rPr>
            <w:noProof/>
            <w:webHidden/>
          </w:rPr>
          <w:tab/>
        </w:r>
        <w:r>
          <w:rPr>
            <w:noProof/>
            <w:webHidden/>
          </w:rPr>
          <w:fldChar w:fldCharType="begin"/>
        </w:r>
        <w:r>
          <w:rPr>
            <w:noProof/>
            <w:webHidden/>
          </w:rPr>
          <w:instrText xml:space="preserve"> PAGEREF _Toc29794238 \h </w:instrText>
        </w:r>
        <w:r>
          <w:rPr>
            <w:noProof/>
            <w:webHidden/>
          </w:rPr>
        </w:r>
        <w:r>
          <w:rPr>
            <w:noProof/>
            <w:webHidden/>
          </w:rPr>
          <w:fldChar w:fldCharType="separate"/>
        </w:r>
        <w:r w:rsidR="003A68B0">
          <w:rPr>
            <w:noProof/>
            <w:webHidden/>
          </w:rPr>
          <w:t>97</w:t>
        </w:r>
        <w:r>
          <w:rPr>
            <w:noProof/>
            <w:webHidden/>
          </w:rPr>
          <w:fldChar w:fldCharType="end"/>
        </w:r>
      </w:hyperlink>
    </w:p>
    <w:p w14:paraId="7C3B002E" w14:textId="1F7F395A"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39" w:history="1">
        <w:r w:rsidRPr="008B2766">
          <w:rPr>
            <w:rStyle w:val="Hyperlink"/>
            <w:noProof/>
          </w:rPr>
          <w:t>Hình 4.48. Biểu đồ hộp của các thuộc tính V14, V12, V10 sau khi loại bỏ các giá trị ngoại vi của bộ dữ liệu dùng Oversampling</w:t>
        </w:r>
        <w:r>
          <w:rPr>
            <w:noProof/>
            <w:webHidden/>
          </w:rPr>
          <w:tab/>
        </w:r>
        <w:r>
          <w:rPr>
            <w:noProof/>
            <w:webHidden/>
          </w:rPr>
          <w:fldChar w:fldCharType="begin"/>
        </w:r>
        <w:r>
          <w:rPr>
            <w:noProof/>
            <w:webHidden/>
          </w:rPr>
          <w:instrText xml:space="preserve"> PAGEREF _Toc29794239 \h </w:instrText>
        </w:r>
        <w:r>
          <w:rPr>
            <w:noProof/>
            <w:webHidden/>
          </w:rPr>
        </w:r>
        <w:r>
          <w:rPr>
            <w:noProof/>
            <w:webHidden/>
          </w:rPr>
          <w:fldChar w:fldCharType="separate"/>
        </w:r>
        <w:r w:rsidR="003A68B0">
          <w:rPr>
            <w:noProof/>
            <w:webHidden/>
          </w:rPr>
          <w:t>98</w:t>
        </w:r>
        <w:r>
          <w:rPr>
            <w:noProof/>
            <w:webHidden/>
          </w:rPr>
          <w:fldChar w:fldCharType="end"/>
        </w:r>
      </w:hyperlink>
    </w:p>
    <w:p w14:paraId="7E82F22C" w14:textId="08B7B7BE"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0" w:history="1">
        <w:r w:rsidRPr="008B2766">
          <w:rPr>
            <w:rStyle w:val="Hyperlink"/>
            <w:noProof/>
          </w:rPr>
          <w:t>Hình 4.49. Biểu đồ phân phối thuộc tính V14, V12, V10 của bộ dùng SMOTE + ENN</w:t>
        </w:r>
        <w:r>
          <w:rPr>
            <w:noProof/>
            <w:webHidden/>
          </w:rPr>
          <w:tab/>
        </w:r>
        <w:r>
          <w:rPr>
            <w:noProof/>
            <w:webHidden/>
          </w:rPr>
          <w:fldChar w:fldCharType="begin"/>
        </w:r>
        <w:r>
          <w:rPr>
            <w:noProof/>
            <w:webHidden/>
          </w:rPr>
          <w:instrText xml:space="preserve"> PAGEREF _Toc29794240 \h </w:instrText>
        </w:r>
        <w:r>
          <w:rPr>
            <w:noProof/>
            <w:webHidden/>
          </w:rPr>
        </w:r>
        <w:r>
          <w:rPr>
            <w:noProof/>
            <w:webHidden/>
          </w:rPr>
          <w:fldChar w:fldCharType="separate"/>
        </w:r>
        <w:r w:rsidR="003A68B0">
          <w:rPr>
            <w:noProof/>
            <w:webHidden/>
          </w:rPr>
          <w:t>98</w:t>
        </w:r>
        <w:r>
          <w:rPr>
            <w:noProof/>
            <w:webHidden/>
          </w:rPr>
          <w:fldChar w:fldCharType="end"/>
        </w:r>
      </w:hyperlink>
    </w:p>
    <w:p w14:paraId="00917FCB" w14:textId="18DFAC3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1" w:history="1">
        <w:r w:rsidRPr="008B2766">
          <w:rPr>
            <w:rStyle w:val="Hyperlink"/>
            <w:noProof/>
          </w:rPr>
          <w:t>Hình 4.50. Biểu đồ hộp của các thuộc tính V14, V12, V10 sau khi loại bỏ các giá trị ngoại vi của bộ dữ liệu dùng SMOTE + ENN</w:t>
        </w:r>
        <w:r>
          <w:rPr>
            <w:noProof/>
            <w:webHidden/>
          </w:rPr>
          <w:tab/>
        </w:r>
        <w:r>
          <w:rPr>
            <w:noProof/>
            <w:webHidden/>
          </w:rPr>
          <w:fldChar w:fldCharType="begin"/>
        </w:r>
        <w:r>
          <w:rPr>
            <w:noProof/>
            <w:webHidden/>
          </w:rPr>
          <w:instrText xml:space="preserve"> PAGEREF _Toc29794241 \h </w:instrText>
        </w:r>
        <w:r>
          <w:rPr>
            <w:noProof/>
            <w:webHidden/>
          </w:rPr>
        </w:r>
        <w:r>
          <w:rPr>
            <w:noProof/>
            <w:webHidden/>
          </w:rPr>
          <w:fldChar w:fldCharType="separate"/>
        </w:r>
        <w:r w:rsidR="003A68B0">
          <w:rPr>
            <w:noProof/>
            <w:webHidden/>
          </w:rPr>
          <w:t>99</w:t>
        </w:r>
        <w:r>
          <w:rPr>
            <w:noProof/>
            <w:webHidden/>
          </w:rPr>
          <w:fldChar w:fldCharType="end"/>
        </w:r>
      </w:hyperlink>
    </w:p>
    <w:p w14:paraId="68E04152" w14:textId="0479FF7B"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2" w:history="1">
        <w:r w:rsidRPr="008B2766">
          <w:rPr>
            <w:rStyle w:val="Hyperlink"/>
            <w:noProof/>
          </w:rPr>
          <w:t>Hình 4.51. Ma trận nhầm lẫn trên tập dữ liệu test của bộ dữ liệu  chưa xử lý cân bằng</w:t>
        </w:r>
        <w:r>
          <w:rPr>
            <w:noProof/>
            <w:webHidden/>
          </w:rPr>
          <w:tab/>
        </w:r>
        <w:r>
          <w:rPr>
            <w:noProof/>
            <w:webHidden/>
          </w:rPr>
          <w:fldChar w:fldCharType="begin"/>
        </w:r>
        <w:r>
          <w:rPr>
            <w:noProof/>
            <w:webHidden/>
          </w:rPr>
          <w:instrText xml:space="preserve"> PAGEREF _Toc29794242 \h </w:instrText>
        </w:r>
        <w:r>
          <w:rPr>
            <w:noProof/>
            <w:webHidden/>
          </w:rPr>
        </w:r>
        <w:r>
          <w:rPr>
            <w:noProof/>
            <w:webHidden/>
          </w:rPr>
          <w:fldChar w:fldCharType="separate"/>
        </w:r>
        <w:r w:rsidR="003A68B0">
          <w:rPr>
            <w:noProof/>
            <w:webHidden/>
          </w:rPr>
          <w:t>101</w:t>
        </w:r>
        <w:r>
          <w:rPr>
            <w:noProof/>
            <w:webHidden/>
          </w:rPr>
          <w:fldChar w:fldCharType="end"/>
        </w:r>
      </w:hyperlink>
    </w:p>
    <w:p w14:paraId="7E36D7EE" w14:textId="6C96EF40"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3" w:history="1">
        <w:r w:rsidRPr="008B2766">
          <w:rPr>
            <w:rStyle w:val="Hyperlink"/>
            <w:noProof/>
          </w:rPr>
          <w:t>Hình 4.52. Ma trận nhầm lẫn trên tập dữ liệu test dùng Oversampling</w:t>
        </w:r>
        <w:r>
          <w:rPr>
            <w:noProof/>
            <w:webHidden/>
          </w:rPr>
          <w:tab/>
        </w:r>
        <w:r>
          <w:rPr>
            <w:noProof/>
            <w:webHidden/>
          </w:rPr>
          <w:fldChar w:fldCharType="begin"/>
        </w:r>
        <w:r>
          <w:rPr>
            <w:noProof/>
            <w:webHidden/>
          </w:rPr>
          <w:instrText xml:space="preserve"> PAGEREF _Toc29794243 \h </w:instrText>
        </w:r>
        <w:r>
          <w:rPr>
            <w:noProof/>
            <w:webHidden/>
          </w:rPr>
        </w:r>
        <w:r>
          <w:rPr>
            <w:noProof/>
            <w:webHidden/>
          </w:rPr>
          <w:fldChar w:fldCharType="separate"/>
        </w:r>
        <w:r w:rsidR="003A68B0">
          <w:rPr>
            <w:noProof/>
            <w:webHidden/>
          </w:rPr>
          <w:t>103</w:t>
        </w:r>
        <w:r>
          <w:rPr>
            <w:noProof/>
            <w:webHidden/>
          </w:rPr>
          <w:fldChar w:fldCharType="end"/>
        </w:r>
      </w:hyperlink>
    </w:p>
    <w:p w14:paraId="1906B568" w14:textId="4D81039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4" w:history="1">
        <w:r w:rsidRPr="008B2766">
          <w:rPr>
            <w:rStyle w:val="Hyperlink"/>
            <w:noProof/>
          </w:rPr>
          <w:t>Hình 4.53. Ma trận nhầm lẫn trên tập dữ liệu test dùng Undersampling</w:t>
        </w:r>
        <w:r>
          <w:rPr>
            <w:noProof/>
            <w:webHidden/>
          </w:rPr>
          <w:tab/>
        </w:r>
        <w:r>
          <w:rPr>
            <w:noProof/>
            <w:webHidden/>
          </w:rPr>
          <w:fldChar w:fldCharType="begin"/>
        </w:r>
        <w:r>
          <w:rPr>
            <w:noProof/>
            <w:webHidden/>
          </w:rPr>
          <w:instrText xml:space="preserve"> PAGEREF _Toc29794244 \h </w:instrText>
        </w:r>
        <w:r>
          <w:rPr>
            <w:noProof/>
            <w:webHidden/>
          </w:rPr>
        </w:r>
        <w:r>
          <w:rPr>
            <w:noProof/>
            <w:webHidden/>
          </w:rPr>
          <w:fldChar w:fldCharType="separate"/>
        </w:r>
        <w:r w:rsidR="003A68B0">
          <w:rPr>
            <w:noProof/>
            <w:webHidden/>
          </w:rPr>
          <w:t>105</w:t>
        </w:r>
        <w:r>
          <w:rPr>
            <w:noProof/>
            <w:webHidden/>
          </w:rPr>
          <w:fldChar w:fldCharType="end"/>
        </w:r>
      </w:hyperlink>
    </w:p>
    <w:p w14:paraId="316A18A5" w14:textId="1A9F042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5" w:history="1">
        <w:r w:rsidRPr="008B2766">
          <w:rPr>
            <w:rStyle w:val="Hyperlink"/>
            <w:noProof/>
          </w:rPr>
          <w:t>Hình 4.54. Ma trận nhầm lẫn trên tập dữ liệu test dùng SMOTE + ENN</w:t>
        </w:r>
        <w:r>
          <w:rPr>
            <w:noProof/>
            <w:webHidden/>
          </w:rPr>
          <w:tab/>
        </w:r>
        <w:r>
          <w:rPr>
            <w:noProof/>
            <w:webHidden/>
          </w:rPr>
          <w:fldChar w:fldCharType="begin"/>
        </w:r>
        <w:r>
          <w:rPr>
            <w:noProof/>
            <w:webHidden/>
          </w:rPr>
          <w:instrText xml:space="preserve"> PAGEREF _Toc29794245 \h </w:instrText>
        </w:r>
        <w:r>
          <w:rPr>
            <w:noProof/>
            <w:webHidden/>
          </w:rPr>
        </w:r>
        <w:r>
          <w:rPr>
            <w:noProof/>
            <w:webHidden/>
          </w:rPr>
          <w:fldChar w:fldCharType="separate"/>
        </w:r>
        <w:r w:rsidR="003A68B0">
          <w:rPr>
            <w:noProof/>
            <w:webHidden/>
          </w:rPr>
          <w:t>107</w:t>
        </w:r>
        <w:r>
          <w:rPr>
            <w:noProof/>
            <w:webHidden/>
          </w:rPr>
          <w:fldChar w:fldCharType="end"/>
        </w:r>
      </w:hyperlink>
    </w:p>
    <w:p w14:paraId="4E403ED1" w14:textId="64DA25E2"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6" w:history="1">
        <w:r w:rsidRPr="008B2766">
          <w:rPr>
            <w:rStyle w:val="Hyperlink"/>
            <w:noProof/>
          </w:rPr>
          <w:t>Hình 4.55. Ma trận nhầm lẫn trên tập dữ liệu test của bộ dữ liệu  chưa xử lý cân bằng</w:t>
        </w:r>
        <w:r>
          <w:rPr>
            <w:noProof/>
            <w:webHidden/>
          </w:rPr>
          <w:tab/>
        </w:r>
        <w:r>
          <w:rPr>
            <w:noProof/>
            <w:webHidden/>
          </w:rPr>
          <w:fldChar w:fldCharType="begin"/>
        </w:r>
        <w:r>
          <w:rPr>
            <w:noProof/>
            <w:webHidden/>
          </w:rPr>
          <w:instrText xml:space="preserve"> PAGEREF _Toc29794246 \h </w:instrText>
        </w:r>
        <w:r>
          <w:rPr>
            <w:noProof/>
            <w:webHidden/>
          </w:rPr>
        </w:r>
        <w:r>
          <w:rPr>
            <w:noProof/>
            <w:webHidden/>
          </w:rPr>
          <w:fldChar w:fldCharType="separate"/>
        </w:r>
        <w:r w:rsidR="003A68B0">
          <w:rPr>
            <w:noProof/>
            <w:webHidden/>
          </w:rPr>
          <w:t>109</w:t>
        </w:r>
        <w:r>
          <w:rPr>
            <w:noProof/>
            <w:webHidden/>
          </w:rPr>
          <w:fldChar w:fldCharType="end"/>
        </w:r>
      </w:hyperlink>
    </w:p>
    <w:p w14:paraId="11B6BFB4" w14:textId="44191E22"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7" w:history="1">
        <w:r w:rsidRPr="008B2766">
          <w:rPr>
            <w:rStyle w:val="Hyperlink"/>
            <w:noProof/>
          </w:rPr>
          <w:t>Hình 4.56. Ma trận nhầm lẫn trên tập dữ liệu test dùng Oversampling</w:t>
        </w:r>
        <w:r>
          <w:rPr>
            <w:noProof/>
            <w:webHidden/>
          </w:rPr>
          <w:tab/>
        </w:r>
        <w:r>
          <w:rPr>
            <w:noProof/>
            <w:webHidden/>
          </w:rPr>
          <w:fldChar w:fldCharType="begin"/>
        </w:r>
        <w:r>
          <w:rPr>
            <w:noProof/>
            <w:webHidden/>
          </w:rPr>
          <w:instrText xml:space="preserve"> PAGEREF _Toc29794247 \h </w:instrText>
        </w:r>
        <w:r>
          <w:rPr>
            <w:noProof/>
            <w:webHidden/>
          </w:rPr>
        </w:r>
        <w:r>
          <w:rPr>
            <w:noProof/>
            <w:webHidden/>
          </w:rPr>
          <w:fldChar w:fldCharType="separate"/>
        </w:r>
        <w:r w:rsidR="003A68B0">
          <w:rPr>
            <w:noProof/>
            <w:webHidden/>
          </w:rPr>
          <w:t>111</w:t>
        </w:r>
        <w:r>
          <w:rPr>
            <w:noProof/>
            <w:webHidden/>
          </w:rPr>
          <w:fldChar w:fldCharType="end"/>
        </w:r>
      </w:hyperlink>
    </w:p>
    <w:p w14:paraId="2AE525D2" w14:textId="003E17A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8" w:history="1">
        <w:r w:rsidRPr="008B2766">
          <w:rPr>
            <w:rStyle w:val="Hyperlink"/>
            <w:noProof/>
          </w:rPr>
          <w:t>Hình 4.57. Ma trận nhầm lẫn trên tập dữ liệu test dùng Undersampling</w:t>
        </w:r>
        <w:r>
          <w:rPr>
            <w:noProof/>
            <w:webHidden/>
          </w:rPr>
          <w:tab/>
        </w:r>
        <w:r>
          <w:rPr>
            <w:noProof/>
            <w:webHidden/>
          </w:rPr>
          <w:fldChar w:fldCharType="begin"/>
        </w:r>
        <w:r>
          <w:rPr>
            <w:noProof/>
            <w:webHidden/>
          </w:rPr>
          <w:instrText xml:space="preserve"> PAGEREF _Toc29794248 \h </w:instrText>
        </w:r>
        <w:r>
          <w:rPr>
            <w:noProof/>
            <w:webHidden/>
          </w:rPr>
        </w:r>
        <w:r>
          <w:rPr>
            <w:noProof/>
            <w:webHidden/>
          </w:rPr>
          <w:fldChar w:fldCharType="separate"/>
        </w:r>
        <w:r w:rsidR="003A68B0">
          <w:rPr>
            <w:noProof/>
            <w:webHidden/>
          </w:rPr>
          <w:t>113</w:t>
        </w:r>
        <w:r>
          <w:rPr>
            <w:noProof/>
            <w:webHidden/>
          </w:rPr>
          <w:fldChar w:fldCharType="end"/>
        </w:r>
      </w:hyperlink>
    </w:p>
    <w:p w14:paraId="33E8C36E" w14:textId="3B5B8BF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49" w:history="1">
        <w:r w:rsidRPr="008B2766">
          <w:rPr>
            <w:rStyle w:val="Hyperlink"/>
            <w:noProof/>
          </w:rPr>
          <w:t>Hình 4.58. Ma trận nhầm lẫn trên tập dữ liệu test dùng SMOTE + ENN</w:t>
        </w:r>
        <w:r>
          <w:rPr>
            <w:noProof/>
            <w:webHidden/>
          </w:rPr>
          <w:tab/>
        </w:r>
        <w:r>
          <w:rPr>
            <w:noProof/>
            <w:webHidden/>
          </w:rPr>
          <w:fldChar w:fldCharType="begin"/>
        </w:r>
        <w:r>
          <w:rPr>
            <w:noProof/>
            <w:webHidden/>
          </w:rPr>
          <w:instrText xml:space="preserve"> PAGEREF _Toc29794249 \h </w:instrText>
        </w:r>
        <w:r>
          <w:rPr>
            <w:noProof/>
            <w:webHidden/>
          </w:rPr>
        </w:r>
        <w:r>
          <w:rPr>
            <w:noProof/>
            <w:webHidden/>
          </w:rPr>
          <w:fldChar w:fldCharType="separate"/>
        </w:r>
        <w:r w:rsidR="003A68B0">
          <w:rPr>
            <w:noProof/>
            <w:webHidden/>
          </w:rPr>
          <w:t>115</w:t>
        </w:r>
        <w:r>
          <w:rPr>
            <w:noProof/>
            <w:webHidden/>
          </w:rPr>
          <w:fldChar w:fldCharType="end"/>
        </w:r>
      </w:hyperlink>
    </w:p>
    <w:p w14:paraId="32F9FD7A" w14:textId="039E1A26" w:rsidR="00812324" w:rsidRPr="007508E8" w:rsidRDefault="00303B73" w:rsidP="00316915">
      <w:pPr>
        <w:rPr>
          <w:rFonts w:cs="Times New Roman"/>
          <w:b/>
          <w:bCs/>
        </w:rPr>
      </w:pPr>
      <w:r>
        <w:rPr>
          <w:rFonts w:cs="Times New Roman"/>
          <w:b/>
          <w:bCs/>
        </w:rPr>
        <w:fldChar w:fldCharType="end"/>
      </w:r>
    </w:p>
    <w:p w14:paraId="4F6C9D30" w14:textId="77777777" w:rsidR="00303B73" w:rsidRDefault="00303B73" w:rsidP="00316915">
      <w:pPr>
        <w:rPr>
          <w:rFonts w:cs="Times New Roman"/>
          <w:b/>
          <w:bCs/>
        </w:rPr>
      </w:pPr>
      <w:r>
        <w:rPr>
          <w:rFonts w:cs="Times New Roman"/>
          <w:b/>
          <w:bCs/>
        </w:rPr>
        <w:br w:type="page"/>
      </w:r>
    </w:p>
    <w:p w14:paraId="7CA42F78" w14:textId="0FBC8CA7" w:rsidR="00812324" w:rsidRPr="007508E8" w:rsidRDefault="00812324" w:rsidP="00316915">
      <w:pPr>
        <w:jc w:val="center"/>
        <w:rPr>
          <w:rFonts w:cs="Times New Roman"/>
          <w:b/>
          <w:bCs/>
        </w:rPr>
      </w:pPr>
      <w:r w:rsidRPr="007508E8">
        <w:rPr>
          <w:rFonts w:cs="Times New Roman"/>
          <w:b/>
          <w:bCs/>
        </w:rPr>
        <w:lastRenderedPageBreak/>
        <w:t>DANH MỤC BẢNG BIỂU</w:t>
      </w:r>
    </w:p>
    <w:bookmarkStart w:id="6" w:name="_GoBack"/>
    <w:bookmarkEnd w:id="6"/>
    <w:p w14:paraId="16DD8417" w14:textId="4E7ADA6D" w:rsidR="00E92984" w:rsidRDefault="00566A9E">
      <w:pPr>
        <w:pStyle w:val="TableofFigures"/>
        <w:tabs>
          <w:tab w:val="right" w:leader="dot" w:pos="8778"/>
        </w:tabs>
        <w:rPr>
          <w:rFonts w:asciiTheme="minorHAnsi" w:eastAsiaTheme="minorEastAsia" w:hAnsiTheme="minorHAnsi"/>
          <w:noProof/>
          <w:sz w:val="22"/>
          <w:lang w:eastAsia="ja-JP"/>
        </w:rPr>
      </w:pPr>
      <w:r>
        <w:rPr>
          <w:rFonts w:cs="Times New Roman"/>
          <w:b/>
          <w:bCs/>
        </w:rPr>
        <w:fldChar w:fldCharType="begin"/>
      </w:r>
      <w:r>
        <w:rPr>
          <w:rFonts w:cs="Times New Roman"/>
          <w:b/>
          <w:bCs/>
        </w:rPr>
        <w:instrText xml:space="preserve"> TOC \h \z \c "Bảng" </w:instrText>
      </w:r>
      <w:r>
        <w:rPr>
          <w:rFonts w:cs="Times New Roman"/>
          <w:b/>
          <w:bCs/>
        </w:rPr>
        <w:fldChar w:fldCharType="separate"/>
      </w:r>
      <w:hyperlink w:anchor="_Toc29794250" w:history="1">
        <w:r w:rsidR="00E92984" w:rsidRPr="00FF229D">
          <w:rPr>
            <w:rStyle w:val="Hyperlink"/>
            <w:noProof/>
          </w:rPr>
          <w:t>Bảng 3.1. Mô tả các thuộc tính của bộ dữ liệu Paysim</w:t>
        </w:r>
        <w:r w:rsidR="00E92984">
          <w:rPr>
            <w:noProof/>
            <w:webHidden/>
          </w:rPr>
          <w:tab/>
        </w:r>
        <w:r w:rsidR="00E92984">
          <w:rPr>
            <w:noProof/>
            <w:webHidden/>
          </w:rPr>
          <w:fldChar w:fldCharType="begin"/>
        </w:r>
        <w:r w:rsidR="00E92984">
          <w:rPr>
            <w:noProof/>
            <w:webHidden/>
          </w:rPr>
          <w:instrText xml:space="preserve"> PAGEREF _Toc29794250 \h </w:instrText>
        </w:r>
        <w:r w:rsidR="00E92984">
          <w:rPr>
            <w:noProof/>
            <w:webHidden/>
          </w:rPr>
        </w:r>
        <w:r w:rsidR="00E92984">
          <w:rPr>
            <w:noProof/>
            <w:webHidden/>
          </w:rPr>
          <w:fldChar w:fldCharType="separate"/>
        </w:r>
        <w:r w:rsidR="003A68B0">
          <w:rPr>
            <w:noProof/>
            <w:webHidden/>
          </w:rPr>
          <w:t>37</w:t>
        </w:r>
        <w:r w:rsidR="00E92984">
          <w:rPr>
            <w:noProof/>
            <w:webHidden/>
          </w:rPr>
          <w:fldChar w:fldCharType="end"/>
        </w:r>
      </w:hyperlink>
    </w:p>
    <w:p w14:paraId="4B211EED" w14:textId="42A5858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1" w:history="1">
        <w:r w:rsidRPr="00FF229D">
          <w:rPr>
            <w:rStyle w:val="Hyperlink"/>
            <w:noProof/>
          </w:rPr>
          <w:t>Bảng 3.2. Mô tả các thuộc tính của bộ dữ liệu Credit Card Fraud Detection</w:t>
        </w:r>
        <w:r>
          <w:rPr>
            <w:noProof/>
            <w:webHidden/>
          </w:rPr>
          <w:tab/>
        </w:r>
        <w:r>
          <w:rPr>
            <w:noProof/>
            <w:webHidden/>
          </w:rPr>
          <w:fldChar w:fldCharType="begin"/>
        </w:r>
        <w:r>
          <w:rPr>
            <w:noProof/>
            <w:webHidden/>
          </w:rPr>
          <w:instrText xml:space="preserve"> PAGEREF _Toc29794251 \h </w:instrText>
        </w:r>
        <w:r>
          <w:rPr>
            <w:noProof/>
            <w:webHidden/>
          </w:rPr>
        </w:r>
        <w:r>
          <w:rPr>
            <w:noProof/>
            <w:webHidden/>
          </w:rPr>
          <w:fldChar w:fldCharType="separate"/>
        </w:r>
        <w:r w:rsidR="003A68B0">
          <w:rPr>
            <w:noProof/>
            <w:webHidden/>
          </w:rPr>
          <w:t>38</w:t>
        </w:r>
        <w:r>
          <w:rPr>
            <w:noProof/>
            <w:webHidden/>
          </w:rPr>
          <w:fldChar w:fldCharType="end"/>
        </w:r>
      </w:hyperlink>
    </w:p>
    <w:p w14:paraId="50AC56E9" w14:textId="0B43DEC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2" w:history="1">
        <w:r w:rsidRPr="00FF229D">
          <w:rPr>
            <w:rStyle w:val="Hyperlink"/>
            <w:noProof/>
          </w:rPr>
          <w:t>Bảng 4.1. Kiểu dữ liệu của các thuộc tính trong bộ dữ liệu Paysim</w:t>
        </w:r>
        <w:r>
          <w:rPr>
            <w:noProof/>
            <w:webHidden/>
          </w:rPr>
          <w:tab/>
        </w:r>
        <w:r>
          <w:rPr>
            <w:noProof/>
            <w:webHidden/>
          </w:rPr>
          <w:fldChar w:fldCharType="begin"/>
        </w:r>
        <w:r>
          <w:rPr>
            <w:noProof/>
            <w:webHidden/>
          </w:rPr>
          <w:instrText xml:space="preserve"> PAGEREF _Toc29794252 \h </w:instrText>
        </w:r>
        <w:r>
          <w:rPr>
            <w:noProof/>
            <w:webHidden/>
          </w:rPr>
        </w:r>
        <w:r>
          <w:rPr>
            <w:noProof/>
            <w:webHidden/>
          </w:rPr>
          <w:fldChar w:fldCharType="separate"/>
        </w:r>
        <w:r w:rsidR="003A68B0">
          <w:rPr>
            <w:noProof/>
            <w:webHidden/>
          </w:rPr>
          <w:t>45</w:t>
        </w:r>
        <w:r>
          <w:rPr>
            <w:noProof/>
            <w:webHidden/>
          </w:rPr>
          <w:fldChar w:fldCharType="end"/>
        </w:r>
      </w:hyperlink>
    </w:p>
    <w:p w14:paraId="7E8F1716" w14:textId="58967AC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3" w:history="1">
        <w:r w:rsidRPr="00FF229D">
          <w:rPr>
            <w:rStyle w:val="Hyperlink"/>
            <w:noProof/>
          </w:rPr>
          <w:t>Bảng 4.2. Thống kê số lượng giao dịch bất thường và bình thường  ở mỗi loại giao dịch</w:t>
        </w:r>
        <w:r>
          <w:rPr>
            <w:noProof/>
            <w:webHidden/>
          </w:rPr>
          <w:tab/>
        </w:r>
        <w:r>
          <w:rPr>
            <w:noProof/>
            <w:webHidden/>
          </w:rPr>
          <w:fldChar w:fldCharType="begin"/>
        </w:r>
        <w:r>
          <w:rPr>
            <w:noProof/>
            <w:webHidden/>
          </w:rPr>
          <w:instrText xml:space="preserve"> PAGEREF _Toc29794253 \h </w:instrText>
        </w:r>
        <w:r>
          <w:rPr>
            <w:noProof/>
            <w:webHidden/>
          </w:rPr>
        </w:r>
        <w:r>
          <w:rPr>
            <w:noProof/>
            <w:webHidden/>
          </w:rPr>
          <w:fldChar w:fldCharType="separate"/>
        </w:r>
        <w:r w:rsidR="003A68B0">
          <w:rPr>
            <w:noProof/>
            <w:webHidden/>
          </w:rPr>
          <w:t>48</w:t>
        </w:r>
        <w:r>
          <w:rPr>
            <w:noProof/>
            <w:webHidden/>
          </w:rPr>
          <w:fldChar w:fldCharType="end"/>
        </w:r>
      </w:hyperlink>
    </w:p>
    <w:p w14:paraId="52759D27" w14:textId="009EF2FC"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4" w:history="1">
        <w:r w:rsidRPr="00FF229D">
          <w:rPr>
            <w:rStyle w:val="Hyperlink"/>
            <w:noProof/>
          </w:rPr>
          <w:t>Bảng 4.3. Số lượng giao dịch bình thường và bất thường theo thuộc tính isFlaggedFraud của mỗi giao dịch</w:t>
        </w:r>
        <w:r>
          <w:rPr>
            <w:noProof/>
            <w:webHidden/>
          </w:rPr>
          <w:tab/>
        </w:r>
        <w:r>
          <w:rPr>
            <w:noProof/>
            <w:webHidden/>
          </w:rPr>
          <w:fldChar w:fldCharType="begin"/>
        </w:r>
        <w:r>
          <w:rPr>
            <w:noProof/>
            <w:webHidden/>
          </w:rPr>
          <w:instrText xml:space="preserve"> PAGEREF _Toc29794254 \h </w:instrText>
        </w:r>
        <w:r>
          <w:rPr>
            <w:noProof/>
            <w:webHidden/>
          </w:rPr>
        </w:r>
        <w:r>
          <w:rPr>
            <w:noProof/>
            <w:webHidden/>
          </w:rPr>
          <w:fldChar w:fldCharType="separate"/>
        </w:r>
        <w:r w:rsidR="003A68B0">
          <w:rPr>
            <w:noProof/>
            <w:webHidden/>
          </w:rPr>
          <w:t>50</w:t>
        </w:r>
        <w:r>
          <w:rPr>
            <w:noProof/>
            <w:webHidden/>
          </w:rPr>
          <w:fldChar w:fldCharType="end"/>
        </w:r>
      </w:hyperlink>
    </w:p>
    <w:p w14:paraId="051ACC3F" w14:textId="5F26A1F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5" w:history="1">
        <w:r w:rsidRPr="00FF229D">
          <w:rPr>
            <w:rStyle w:val="Hyperlink"/>
            <w:noProof/>
          </w:rPr>
          <w:t>Bảng 4.4. Kết quả truy vấn theo giả thuyết d</w:t>
        </w:r>
        <w:r>
          <w:rPr>
            <w:noProof/>
            <w:webHidden/>
          </w:rPr>
          <w:tab/>
        </w:r>
        <w:r>
          <w:rPr>
            <w:noProof/>
            <w:webHidden/>
          </w:rPr>
          <w:fldChar w:fldCharType="begin"/>
        </w:r>
        <w:r>
          <w:rPr>
            <w:noProof/>
            <w:webHidden/>
          </w:rPr>
          <w:instrText xml:space="preserve"> PAGEREF _Toc29794255 \h </w:instrText>
        </w:r>
        <w:r>
          <w:rPr>
            <w:noProof/>
            <w:webHidden/>
          </w:rPr>
        </w:r>
        <w:r>
          <w:rPr>
            <w:noProof/>
            <w:webHidden/>
          </w:rPr>
          <w:fldChar w:fldCharType="separate"/>
        </w:r>
        <w:r w:rsidR="003A68B0">
          <w:rPr>
            <w:noProof/>
            <w:webHidden/>
          </w:rPr>
          <w:t>53</w:t>
        </w:r>
        <w:r>
          <w:rPr>
            <w:noProof/>
            <w:webHidden/>
          </w:rPr>
          <w:fldChar w:fldCharType="end"/>
        </w:r>
      </w:hyperlink>
    </w:p>
    <w:p w14:paraId="701A2FA7" w14:textId="457A3A6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6" w:history="1">
        <w:r w:rsidRPr="00FF229D">
          <w:rPr>
            <w:rStyle w:val="Hyperlink"/>
            <w:noProof/>
          </w:rPr>
          <w:t>Bảng 4.5. Thông tin truy vấn và kết quả trả về khi tìm các tài khoản thương gia có thực hiện một trong các giao dịch CASH_IN, CASH_OUT, PAYMENT</w:t>
        </w:r>
        <w:r>
          <w:rPr>
            <w:noProof/>
            <w:webHidden/>
          </w:rPr>
          <w:tab/>
        </w:r>
        <w:r>
          <w:rPr>
            <w:noProof/>
            <w:webHidden/>
          </w:rPr>
          <w:fldChar w:fldCharType="begin"/>
        </w:r>
        <w:r>
          <w:rPr>
            <w:noProof/>
            <w:webHidden/>
          </w:rPr>
          <w:instrText xml:space="preserve"> PAGEREF _Toc29794256 \h </w:instrText>
        </w:r>
        <w:r>
          <w:rPr>
            <w:noProof/>
            <w:webHidden/>
          </w:rPr>
        </w:r>
        <w:r>
          <w:rPr>
            <w:noProof/>
            <w:webHidden/>
          </w:rPr>
          <w:fldChar w:fldCharType="separate"/>
        </w:r>
        <w:r w:rsidR="003A68B0">
          <w:rPr>
            <w:noProof/>
            <w:webHidden/>
          </w:rPr>
          <w:t>54</w:t>
        </w:r>
        <w:r>
          <w:rPr>
            <w:noProof/>
            <w:webHidden/>
          </w:rPr>
          <w:fldChar w:fldCharType="end"/>
        </w:r>
      </w:hyperlink>
    </w:p>
    <w:p w14:paraId="37A2FE4C" w14:textId="3AF09720"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7" w:history="1">
        <w:r w:rsidRPr="00FF229D">
          <w:rPr>
            <w:rStyle w:val="Hyperlink"/>
            <w:noProof/>
          </w:rPr>
          <w:t>Bảng 4.6. Kết quả khi thực hiện tìm các giao dịch bất thườns có tài khoản nguồn của giao dịch transfer là tài khoản nguồn của giao dịch cash_out</w:t>
        </w:r>
        <w:r>
          <w:rPr>
            <w:noProof/>
            <w:webHidden/>
          </w:rPr>
          <w:tab/>
        </w:r>
        <w:r>
          <w:rPr>
            <w:noProof/>
            <w:webHidden/>
          </w:rPr>
          <w:fldChar w:fldCharType="begin"/>
        </w:r>
        <w:r>
          <w:rPr>
            <w:noProof/>
            <w:webHidden/>
          </w:rPr>
          <w:instrText xml:space="preserve"> PAGEREF _Toc29794257 \h </w:instrText>
        </w:r>
        <w:r>
          <w:rPr>
            <w:noProof/>
            <w:webHidden/>
          </w:rPr>
        </w:r>
        <w:r>
          <w:rPr>
            <w:noProof/>
            <w:webHidden/>
          </w:rPr>
          <w:fldChar w:fldCharType="separate"/>
        </w:r>
        <w:r w:rsidR="003A68B0">
          <w:rPr>
            <w:noProof/>
            <w:webHidden/>
          </w:rPr>
          <w:t>55</w:t>
        </w:r>
        <w:r>
          <w:rPr>
            <w:noProof/>
            <w:webHidden/>
          </w:rPr>
          <w:fldChar w:fldCharType="end"/>
        </w:r>
      </w:hyperlink>
    </w:p>
    <w:p w14:paraId="0302815B" w14:textId="1F6F9B02"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8" w:history="1">
        <w:r w:rsidRPr="00FF229D">
          <w:rPr>
            <w:rStyle w:val="Hyperlink"/>
            <w:noProof/>
          </w:rPr>
          <w:t>Bảng 4.7. Tên và kiểu dữ liệu của các thuộc tính sau khi thực hiện tiền xử lý dữ liệu</w:t>
        </w:r>
        <w:r>
          <w:rPr>
            <w:noProof/>
            <w:webHidden/>
          </w:rPr>
          <w:tab/>
        </w:r>
        <w:r>
          <w:rPr>
            <w:noProof/>
            <w:webHidden/>
          </w:rPr>
          <w:fldChar w:fldCharType="begin"/>
        </w:r>
        <w:r>
          <w:rPr>
            <w:noProof/>
            <w:webHidden/>
          </w:rPr>
          <w:instrText xml:space="preserve"> PAGEREF _Toc29794258 \h </w:instrText>
        </w:r>
        <w:r>
          <w:rPr>
            <w:noProof/>
            <w:webHidden/>
          </w:rPr>
        </w:r>
        <w:r>
          <w:rPr>
            <w:noProof/>
            <w:webHidden/>
          </w:rPr>
          <w:fldChar w:fldCharType="separate"/>
        </w:r>
        <w:r w:rsidR="003A68B0">
          <w:rPr>
            <w:noProof/>
            <w:webHidden/>
          </w:rPr>
          <w:t>59</w:t>
        </w:r>
        <w:r>
          <w:rPr>
            <w:noProof/>
            <w:webHidden/>
          </w:rPr>
          <w:fldChar w:fldCharType="end"/>
        </w:r>
      </w:hyperlink>
    </w:p>
    <w:p w14:paraId="12292813" w14:textId="16788895"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59" w:history="1">
        <w:r w:rsidRPr="00FF229D">
          <w:rPr>
            <w:rStyle w:val="Hyperlink"/>
            <w:noProof/>
          </w:rPr>
          <w:t>Bảng 4.8. Thống kê số lượng của mỗi giá trị ở thuộc tính isFraud theo bộ dữ liệu</w:t>
        </w:r>
        <w:r>
          <w:rPr>
            <w:noProof/>
            <w:webHidden/>
          </w:rPr>
          <w:tab/>
        </w:r>
        <w:r>
          <w:rPr>
            <w:noProof/>
            <w:webHidden/>
          </w:rPr>
          <w:fldChar w:fldCharType="begin"/>
        </w:r>
        <w:r>
          <w:rPr>
            <w:noProof/>
            <w:webHidden/>
          </w:rPr>
          <w:instrText xml:space="preserve"> PAGEREF _Toc29794259 \h </w:instrText>
        </w:r>
        <w:r>
          <w:rPr>
            <w:noProof/>
            <w:webHidden/>
          </w:rPr>
        </w:r>
        <w:r>
          <w:rPr>
            <w:noProof/>
            <w:webHidden/>
          </w:rPr>
          <w:fldChar w:fldCharType="separate"/>
        </w:r>
        <w:r w:rsidR="003A68B0">
          <w:rPr>
            <w:noProof/>
            <w:webHidden/>
          </w:rPr>
          <w:t>73</w:t>
        </w:r>
        <w:r>
          <w:rPr>
            <w:noProof/>
            <w:webHidden/>
          </w:rPr>
          <w:fldChar w:fldCharType="end"/>
        </w:r>
      </w:hyperlink>
    </w:p>
    <w:p w14:paraId="4FF3143B" w14:textId="4406529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0" w:history="1">
        <w:r w:rsidRPr="00FF229D">
          <w:rPr>
            <w:rStyle w:val="Hyperlink"/>
            <w:noProof/>
          </w:rPr>
          <w:t>Bảng 4.9. Kết quả sau khi chạy thuật toán Random forest đối với bộ dữ liệu chưa cân bằng</w:t>
        </w:r>
        <w:r>
          <w:rPr>
            <w:noProof/>
            <w:webHidden/>
          </w:rPr>
          <w:tab/>
        </w:r>
        <w:r>
          <w:rPr>
            <w:noProof/>
            <w:webHidden/>
          </w:rPr>
          <w:fldChar w:fldCharType="begin"/>
        </w:r>
        <w:r>
          <w:rPr>
            <w:noProof/>
            <w:webHidden/>
          </w:rPr>
          <w:instrText xml:space="preserve"> PAGEREF _Toc29794260 \h </w:instrText>
        </w:r>
        <w:r>
          <w:rPr>
            <w:noProof/>
            <w:webHidden/>
          </w:rPr>
        </w:r>
        <w:r>
          <w:rPr>
            <w:noProof/>
            <w:webHidden/>
          </w:rPr>
          <w:fldChar w:fldCharType="separate"/>
        </w:r>
        <w:r w:rsidR="003A68B0">
          <w:rPr>
            <w:noProof/>
            <w:webHidden/>
          </w:rPr>
          <w:t>73</w:t>
        </w:r>
        <w:r>
          <w:rPr>
            <w:noProof/>
            <w:webHidden/>
          </w:rPr>
          <w:fldChar w:fldCharType="end"/>
        </w:r>
      </w:hyperlink>
    </w:p>
    <w:p w14:paraId="3B5BF62C" w14:textId="584B951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1" w:history="1">
        <w:r w:rsidRPr="00FF229D">
          <w:rPr>
            <w:rStyle w:val="Hyperlink"/>
            <w:noProof/>
          </w:rPr>
          <w:t>Bảng 4.10. Thống kê số  lượng của mỗi giá trị ở thuộc tính isFraud theo bộ dữ liệu</w:t>
        </w:r>
        <w:r>
          <w:rPr>
            <w:noProof/>
            <w:webHidden/>
          </w:rPr>
          <w:tab/>
        </w:r>
        <w:r>
          <w:rPr>
            <w:noProof/>
            <w:webHidden/>
          </w:rPr>
          <w:fldChar w:fldCharType="begin"/>
        </w:r>
        <w:r>
          <w:rPr>
            <w:noProof/>
            <w:webHidden/>
          </w:rPr>
          <w:instrText xml:space="preserve"> PAGEREF _Toc29794261 \h </w:instrText>
        </w:r>
        <w:r>
          <w:rPr>
            <w:noProof/>
            <w:webHidden/>
          </w:rPr>
        </w:r>
        <w:r>
          <w:rPr>
            <w:noProof/>
            <w:webHidden/>
          </w:rPr>
          <w:fldChar w:fldCharType="separate"/>
        </w:r>
        <w:r w:rsidR="003A68B0">
          <w:rPr>
            <w:noProof/>
            <w:webHidden/>
          </w:rPr>
          <w:t>75</w:t>
        </w:r>
        <w:r>
          <w:rPr>
            <w:noProof/>
            <w:webHidden/>
          </w:rPr>
          <w:fldChar w:fldCharType="end"/>
        </w:r>
      </w:hyperlink>
    </w:p>
    <w:p w14:paraId="51FFCE8D" w14:textId="2B583285"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2" w:history="1">
        <w:r w:rsidRPr="00FF229D">
          <w:rPr>
            <w:rStyle w:val="Hyperlink"/>
            <w:noProof/>
          </w:rPr>
          <w:t>Bảng 4.11. Kết quả sau khi chạy thuật toán Random forest đối với bộ dữ liệu đã xử lý cân bằng dùng Oversampling</w:t>
        </w:r>
        <w:r>
          <w:rPr>
            <w:noProof/>
            <w:webHidden/>
          </w:rPr>
          <w:tab/>
        </w:r>
        <w:r>
          <w:rPr>
            <w:noProof/>
            <w:webHidden/>
          </w:rPr>
          <w:fldChar w:fldCharType="begin"/>
        </w:r>
        <w:r>
          <w:rPr>
            <w:noProof/>
            <w:webHidden/>
          </w:rPr>
          <w:instrText xml:space="preserve"> PAGEREF _Toc29794262 \h </w:instrText>
        </w:r>
        <w:r>
          <w:rPr>
            <w:noProof/>
            <w:webHidden/>
          </w:rPr>
        </w:r>
        <w:r>
          <w:rPr>
            <w:noProof/>
            <w:webHidden/>
          </w:rPr>
          <w:fldChar w:fldCharType="separate"/>
        </w:r>
        <w:r w:rsidR="003A68B0">
          <w:rPr>
            <w:noProof/>
            <w:webHidden/>
          </w:rPr>
          <w:t>76</w:t>
        </w:r>
        <w:r>
          <w:rPr>
            <w:noProof/>
            <w:webHidden/>
          </w:rPr>
          <w:fldChar w:fldCharType="end"/>
        </w:r>
      </w:hyperlink>
    </w:p>
    <w:p w14:paraId="5DA3C585" w14:textId="461702B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3" w:history="1">
        <w:r w:rsidRPr="00FF229D">
          <w:rPr>
            <w:rStyle w:val="Hyperlink"/>
            <w:noProof/>
          </w:rPr>
          <w:t>Bảng 4.12. Thống kê số lượng giao dịch của mỗi giá trị ở thuộc tính isFraud theo bộ dữ liệu</w:t>
        </w:r>
        <w:r>
          <w:rPr>
            <w:noProof/>
            <w:webHidden/>
          </w:rPr>
          <w:tab/>
        </w:r>
        <w:r>
          <w:rPr>
            <w:noProof/>
            <w:webHidden/>
          </w:rPr>
          <w:fldChar w:fldCharType="begin"/>
        </w:r>
        <w:r>
          <w:rPr>
            <w:noProof/>
            <w:webHidden/>
          </w:rPr>
          <w:instrText xml:space="preserve"> PAGEREF _Toc29794263 \h </w:instrText>
        </w:r>
        <w:r>
          <w:rPr>
            <w:noProof/>
            <w:webHidden/>
          </w:rPr>
        </w:r>
        <w:r>
          <w:rPr>
            <w:noProof/>
            <w:webHidden/>
          </w:rPr>
          <w:fldChar w:fldCharType="separate"/>
        </w:r>
        <w:r w:rsidR="003A68B0">
          <w:rPr>
            <w:noProof/>
            <w:webHidden/>
          </w:rPr>
          <w:t>77</w:t>
        </w:r>
        <w:r>
          <w:rPr>
            <w:noProof/>
            <w:webHidden/>
          </w:rPr>
          <w:fldChar w:fldCharType="end"/>
        </w:r>
      </w:hyperlink>
    </w:p>
    <w:p w14:paraId="6EDD7866" w14:textId="189A8900"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4" w:history="1">
        <w:r w:rsidRPr="00FF229D">
          <w:rPr>
            <w:rStyle w:val="Hyperlink"/>
            <w:noProof/>
          </w:rPr>
          <w:t>Bảng 4.13. Kết quả sau khi chạy thuật toán Random forest đối với bộ dữ liệu đã xử lý cân bằng dùng Undersampling</w:t>
        </w:r>
        <w:r>
          <w:rPr>
            <w:noProof/>
            <w:webHidden/>
          </w:rPr>
          <w:tab/>
        </w:r>
        <w:r>
          <w:rPr>
            <w:noProof/>
            <w:webHidden/>
          </w:rPr>
          <w:fldChar w:fldCharType="begin"/>
        </w:r>
        <w:r>
          <w:rPr>
            <w:noProof/>
            <w:webHidden/>
          </w:rPr>
          <w:instrText xml:space="preserve"> PAGEREF _Toc29794264 \h </w:instrText>
        </w:r>
        <w:r>
          <w:rPr>
            <w:noProof/>
            <w:webHidden/>
          </w:rPr>
        </w:r>
        <w:r>
          <w:rPr>
            <w:noProof/>
            <w:webHidden/>
          </w:rPr>
          <w:fldChar w:fldCharType="separate"/>
        </w:r>
        <w:r w:rsidR="003A68B0">
          <w:rPr>
            <w:noProof/>
            <w:webHidden/>
          </w:rPr>
          <w:t>77</w:t>
        </w:r>
        <w:r>
          <w:rPr>
            <w:noProof/>
            <w:webHidden/>
          </w:rPr>
          <w:fldChar w:fldCharType="end"/>
        </w:r>
      </w:hyperlink>
    </w:p>
    <w:p w14:paraId="4160CF46" w14:textId="74C803F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5" w:history="1">
        <w:r w:rsidRPr="00FF229D">
          <w:rPr>
            <w:rStyle w:val="Hyperlink"/>
            <w:noProof/>
          </w:rPr>
          <w:t>Bảng 4.14. Thống kê số lượng giao dịch của mỗi giá trị ở thuộc tính isFraud theo bộ dữ liệu</w:t>
        </w:r>
        <w:r>
          <w:rPr>
            <w:noProof/>
            <w:webHidden/>
          </w:rPr>
          <w:tab/>
        </w:r>
        <w:r>
          <w:rPr>
            <w:noProof/>
            <w:webHidden/>
          </w:rPr>
          <w:fldChar w:fldCharType="begin"/>
        </w:r>
        <w:r>
          <w:rPr>
            <w:noProof/>
            <w:webHidden/>
          </w:rPr>
          <w:instrText xml:space="preserve"> PAGEREF _Toc29794265 \h </w:instrText>
        </w:r>
        <w:r>
          <w:rPr>
            <w:noProof/>
            <w:webHidden/>
          </w:rPr>
        </w:r>
        <w:r>
          <w:rPr>
            <w:noProof/>
            <w:webHidden/>
          </w:rPr>
          <w:fldChar w:fldCharType="separate"/>
        </w:r>
        <w:r w:rsidR="003A68B0">
          <w:rPr>
            <w:noProof/>
            <w:webHidden/>
          </w:rPr>
          <w:t>79</w:t>
        </w:r>
        <w:r>
          <w:rPr>
            <w:noProof/>
            <w:webHidden/>
          </w:rPr>
          <w:fldChar w:fldCharType="end"/>
        </w:r>
      </w:hyperlink>
    </w:p>
    <w:p w14:paraId="39FC91C3" w14:textId="68A02DFB"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6" w:history="1">
        <w:r w:rsidRPr="00FF229D">
          <w:rPr>
            <w:rStyle w:val="Hyperlink"/>
            <w:noProof/>
          </w:rPr>
          <w:t>Bảng 4.15. Bảng kết quả sau khi chạy thuật toán EGB đối với bộ dữ liệu chưa thực hiện xử lý cân bằng</w:t>
        </w:r>
        <w:r>
          <w:rPr>
            <w:noProof/>
            <w:webHidden/>
          </w:rPr>
          <w:tab/>
        </w:r>
        <w:r>
          <w:rPr>
            <w:noProof/>
            <w:webHidden/>
          </w:rPr>
          <w:fldChar w:fldCharType="begin"/>
        </w:r>
        <w:r>
          <w:rPr>
            <w:noProof/>
            <w:webHidden/>
          </w:rPr>
          <w:instrText xml:space="preserve"> PAGEREF _Toc29794266 \h </w:instrText>
        </w:r>
        <w:r>
          <w:rPr>
            <w:noProof/>
            <w:webHidden/>
          </w:rPr>
        </w:r>
        <w:r>
          <w:rPr>
            <w:noProof/>
            <w:webHidden/>
          </w:rPr>
          <w:fldChar w:fldCharType="separate"/>
        </w:r>
        <w:r w:rsidR="003A68B0">
          <w:rPr>
            <w:noProof/>
            <w:webHidden/>
          </w:rPr>
          <w:t>80</w:t>
        </w:r>
        <w:r>
          <w:rPr>
            <w:noProof/>
            <w:webHidden/>
          </w:rPr>
          <w:fldChar w:fldCharType="end"/>
        </w:r>
      </w:hyperlink>
    </w:p>
    <w:p w14:paraId="2970BDCF" w14:textId="79532AF0"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7" w:history="1">
        <w:r w:rsidRPr="00FF229D">
          <w:rPr>
            <w:rStyle w:val="Hyperlink"/>
            <w:noProof/>
          </w:rPr>
          <w:t>Bảng 4.16. Thống kê số lượng giao dịch của mỗi giá trị ở thuộc tính isFraud theo bộ dữ liệu</w:t>
        </w:r>
        <w:r>
          <w:rPr>
            <w:noProof/>
            <w:webHidden/>
          </w:rPr>
          <w:tab/>
        </w:r>
        <w:r>
          <w:rPr>
            <w:noProof/>
            <w:webHidden/>
          </w:rPr>
          <w:fldChar w:fldCharType="begin"/>
        </w:r>
        <w:r>
          <w:rPr>
            <w:noProof/>
            <w:webHidden/>
          </w:rPr>
          <w:instrText xml:space="preserve"> PAGEREF _Toc29794267 \h </w:instrText>
        </w:r>
        <w:r>
          <w:rPr>
            <w:noProof/>
            <w:webHidden/>
          </w:rPr>
        </w:r>
        <w:r>
          <w:rPr>
            <w:noProof/>
            <w:webHidden/>
          </w:rPr>
          <w:fldChar w:fldCharType="separate"/>
        </w:r>
        <w:r w:rsidR="003A68B0">
          <w:rPr>
            <w:noProof/>
            <w:webHidden/>
          </w:rPr>
          <w:t>81</w:t>
        </w:r>
        <w:r>
          <w:rPr>
            <w:noProof/>
            <w:webHidden/>
          </w:rPr>
          <w:fldChar w:fldCharType="end"/>
        </w:r>
      </w:hyperlink>
    </w:p>
    <w:p w14:paraId="652E6B1D" w14:textId="3B5F8B39"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8" w:history="1">
        <w:r w:rsidRPr="00FF229D">
          <w:rPr>
            <w:rStyle w:val="Hyperlink"/>
            <w:noProof/>
          </w:rPr>
          <w:t>Bảng 4.17. Bảng kết quả sau khi chạy thuật toán EGB đối với bộ dữ liệu được xử lý dùng oversampling</w:t>
        </w:r>
        <w:r>
          <w:rPr>
            <w:noProof/>
            <w:webHidden/>
          </w:rPr>
          <w:tab/>
        </w:r>
        <w:r>
          <w:rPr>
            <w:noProof/>
            <w:webHidden/>
          </w:rPr>
          <w:fldChar w:fldCharType="begin"/>
        </w:r>
        <w:r>
          <w:rPr>
            <w:noProof/>
            <w:webHidden/>
          </w:rPr>
          <w:instrText xml:space="preserve"> PAGEREF _Toc29794268 \h </w:instrText>
        </w:r>
        <w:r>
          <w:rPr>
            <w:noProof/>
            <w:webHidden/>
          </w:rPr>
        </w:r>
        <w:r>
          <w:rPr>
            <w:noProof/>
            <w:webHidden/>
          </w:rPr>
          <w:fldChar w:fldCharType="separate"/>
        </w:r>
        <w:r w:rsidR="003A68B0">
          <w:rPr>
            <w:noProof/>
            <w:webHidden/>
          </w:rPr>
          <w:t>82</w:t>
        </w:r>
        <w:r>
          <w:rPr>
            <w:noProof/>
            <w:webHidden/>
          </w:rPr>
          <w:fldChar w:fldCharType="end"/>
        </w:r>
      </w:hyperlink>
    </w:p>
    <w:p w14:paraId="40D02B3A" w14:textId="77EA0B7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69" w:history="1">
        <w:r w:rsidRPr="00FF229D">
          <w:rPr>
            <w:rStyle w:val="Hyperlink"/>
            <w:noProof/>
            <w:lang w:val="fr-FR"/>
          </w:rPr>
          <w:t>Bảng 4.18. Số giao dịch của mỗi giá trị theo thuộc tính lớp</w:t>
        </w:r>
        <w:r>
          <w:rPr>
            <w:noProof/>
            <w:webHidden/>
          </w:rPr>
          <w:tab/>
        </w:r>
        <w:r>
          <w:rPr>
            <w:noProof/>
            <w:webHidden/>
          </w:rPr>
          <w:fldChar w:fldCharType="begin"/>
        </w:r>
        <w:r>
          <w:rPr>
            <w:noProof/>
            <w:webHidden/>
          </w:rPr>
          <w:instrText xml:space="preserve"> PAGEREF _Toc29794269 \h </w:instrText>
        </w:r>
        <w:r>
          <w:rPr>
            <w:noProof/>
            <w:webHidden/>
          </w:rPr>
        </w:r>
        <w:r>
          <w:rPr>
            <w:noProof/>
            <w:webHidden/>
          </w:rPr>
          <w:fldChar w:fldCharType="separate"/>
        </w:r>
        <w:r w:rsidR="003A68B0">
          <w:rPr>
            <w:noProof/>
            <w:webHidden/>
          </w:rPr>
          <w:t>85</w:t>
        </w:r>
        <w:r>
          <w:rPr>
            <w:noProof/>
            <w:webHidden/>
          </w:rPr>
          <w:fldChar w:fldCharType="end"/>
        </w:r>
      </w:hyperlink>
    </w:p>
    <w:p w14:paraId="0D1714EF" w14:textId="525A3EAE"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0" w:history="1">
        <w:r w:rsidRPr="00FF229D">
          <w:rPr>
            <w:rStyle w:val="Hyperlink"/>
            <w:noProof/>
          </w:rPr>
          <w:t>Bảng 4.19. Kết quả khi chia tỉ lệ các thuộc tính</w:t>
        </w:r>
        <w:r>
          <w:rPr>
            <w:noProof/>
            <w:webHidden/>
          </w:rPr>
          <w:tab/>
        </w:r>
        <w:r>
          <w:rPr>
            <w:noProof/>
            <w:webHidden/>
          </w:rPr>
          <w:fldChar w:fldCharType="begin"/>
        </w:r>
        <w:r>
          <w:rPr>
            <w:noProof/>
            <w:webHidden/>
          </w:rPr>
          <w:instrText xml:space="preserve"> PAGEREF _Toc29794270 \h </w:instrText>
        </w:r>
        <w:r>
          <w:rPr>
            <w:noProof/>
            <w:webHidden/>
          </w:rPr>
        </w:r>
        <w:r>
          <w:rPr>
            <w:noProof/>
            <w:webHidden/>
          </w:rPr>
          <w:fldChar w:fldCharType="separate"/>
        </w:r>
        <w:r w:rsidR="003A68B0">
          <w:rPr>
            <w:noProof/>
            <w:webHidden/>
          </w:rPr>
          <w:t>87</w:t>
        </w:r>
        <w:r>
          <w:rPr>
            <w:noProof/>
            <w:webHidden/>
          </w:rPr>
          <w:fldChar w:fldCharType="end"/>
        </w:r>
      </w:hyperlink>
    </w:p>
    <w:p w14:paraId="498AC587" w14:textId="49FEAB8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1" w:history="1">
        <w:r w:rsidRPr="00FF229D">
          <w:rPr>
            <w:rStyle w:val="Hyperlink"/>
            <w:noProof/>
          </w:rPr>
          <w:t>Bảng 4.20. Kết quả sau khi thực hiện xóa các giá trị ngoại vi của các thuộc tính V14, V12, V10 của bộ dữ liệu dùng Undersampling</w:t>
        </w:r>
        <w:r>
          <w:rPr>
            <w:noProof/>
            <w:webHidden/>
          </w:rPr>
          <w:tab/>
        </w:r>
        <w:r>
          <w:rPr>
            <w:noProof/>
            <w:webHidden/>
          </w:rPr>
          <w:fldChar w:fldCharType="begin"/>
        </w:r>
        <w:r>
          <w:rPr>
            <w:noProof/>
            <w:webHidden/>
          </w:rPr>
          <w:instrText xml:space="preserve"> PAGEREF _Toc29794271 \h </w:instrText>
        </w:r>
        <w:r>
          <w:rPr>
            <w:noProof/>
            <w:webHidden/>
          </w:rPr>
        </w:r>
        <w:r>
          <w:rPr>
            <w:noProof/>
            <w:webHidden/>
          </w:rPr>
          <w:fldChar w:fldCharType="separate"/>
        </w:r>
        <w:r w:rsidR="003A68B0">
          <w:rPr>
            <w:noProof/>
            <w:webHidden/>
          </w:rPr>
          <w:t>96</w:t>
        </w:r>
        <w:r>
          <w:rPr>
            <w:noProof/>
            <w:webHidden/>
          </w:rPr>
          <w:fldChar w:fldCharType="end"/>
        </w:r>
      </w:hyperlink>
    </w:p>
    <w:p w14:paraId="6BC8A86D" w14:textId="0C2E3287"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2" w:history="1">
        <w:r w:rsidRPr="00FF229D">
          <w:rPr>
            <w:rStyle w:val="Hyperlink"/>
            <w:noProof/>
          </w:rPr>
          <w:t>Bảng 4.22. Kết quả sau khi thực hiện xóa các giá trị ngoại vi của các thuộc tính V14, V12, V10 của bộ dữ liệu dùng SMOTE + ENN</w:t>
        </w:r>
        <w:r>
          <w:rPr>
            <w:noProof/>
            <w:webHidden/>
          </w:rPr>
          <w:tab/>
        </w:r>
        <w:r>
          <w:rPr>
            <w:noProof/>
            <w:webHidden/>
          </w:rPr>
          <w:fldChar w:fldCharType="begin"/>
        </w:r>
        <w:r>
          <w:rPr>
            <w:noProof/>
            <w:webHidden/>
          </w:rPr>
          <w:instrText xml:space="preserve"> PAGEREF _Toc29794272 \h </w:instrText>
        </w:r>
        <w:r>
          <w:rPr>
            <w:noProof/>
            <w:webHidden/>
          </w:rPr>
        </w:r>
        <w:r>
          <w:rPr>
            <w:noProof/>
            <w:webHidden/>
          </w:rPr>
          <w:fldChar w:fldCharType="separate"/>
        </w:r>
        <w:r w:rsidR="003A68B0">
          <w:rPr>
            <w:noProof/>
            <w:webHidden/>
          </w:rPr>
          <w:t>98</w:t>
        </w:r>
        <w:r>
          <w:rPr>
            <w:noProof/>
            <w:webHidden/>
          </w:rPr>
          <w:fldChar w:fldCharType="end"/>
        </w:r>
      </w:hyperlink>
    </w:p>
    <w:p w14:paraId="0BF25C61" w14:textId="50671156"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3" w:history="1">
        <w:r w:rsidRPr="00FF229D">
          <w:rPr>
            <w:rStyle w:val="Hyperlink"/>
            <w:noProof/>
          </w:rPr>
          <w:t>Bảng 4.23. Thống kê số lượng của mỗi giá trị ở thuộc tính Class theo bộ dữ liệu</w:t>
        </w:r>
        <w:r>
          <w:rPr>
            <w:noProof/>
            <w:webHidden/>
          </w:rPr>
          <w:tab/>
        </w:r>
        <w:r>
          <w:rPr>
            <w:noProof/>
            <w:webHidden/>
          </w:rPr>
          <w:fldChar w:fldCharType="begin"/>
        </w:r>
        <w:r>
          <w:rPr>
            <w:noProof/>
            <w:webHidden/>
          </w:rPr>
          <w:instrText xml:space="preserve"> PAGEREF _Toc29794273 \h </w:instrText>
        </w:r>
        <w:r>
          <w:rPr>
            <w:noProof/>
            <w:webHidden/>
          </w:rPr>
        </w:r>
        <w:r>
          <w:rPr>
            <w:noProof/>
            <w:webHidden/>
          </w:rPr>
          <w:fldChar w:fldCharType="separate"/>
        </w:r>
        <w:r w:rsidR="003A68B0">
          <w:rPr>
            <w:noProof/>
            <w:webHidden/>
          </w:rPr>
          <w:t>100</w:t>
        </w:r>
        <w:r>
          <w:rPr>
            <w:noProof/>
            <w:webHidden/>
          </w:rPr>
          <w:fldChar w:fldCharType="end"/>
        </w:r>
      </w:hyperlink>
    </w:p>
    <w:p w14:paraId="6BCEB599" w14:textId="2D303675"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4" w:history="1">
        <w:r w:rsidRPr="00FF229D">
          <w:rPr>
            <w:rStyle w:val="Hyperlink"/>
            <w:noProof/>
          </w:rPr>
          <w:t>Bảng 4.24. Hình kết quả sau khi chạy thuật toán Random forest đối với bộ dữ liệu chưa cân bằng</w:t>
        </w:r>
        <w:r>
          <w:rPr>
            <w:noProof/>
            <w:webHidden/>
          </w:rPr>
          <w:tab/>
        </w:r>
        <w:r>
          <w:rPr>
            <w:noProof/>
            <w:webHidden/>
          </w:rPr>
          <w:fldChar w:fldCharType="begin"/>
        </w:r>
        <w:r>
          <w:rPr>
            <w:noProof/>
            <w:webHidden/>
          </w:rPr>
          <w:instrText xml:space="preserve"> PAGEREF _Toc29794274 \h </w:instrText>
        </w:r>
        <w:r>
          <w:rPr>
            <w:noProof/>
            <w:webHidden/>
          </w:rPr>
        </w:r>
        <w:r>
          <w:rPr>
            <w:noProof/>
            <w:webHidden/>
          </w:rPr>
          <w:fldChar w:fldCharType="separate"/>
        </w:r>
        <w:r w:rsidR="003A68B0">
          <w:rPr>
            <w:noProof/>
            <w:webHidden/>
          </w:rPr>
          <w:t>100</w:t>
        </w:r>
        <w:r>
          <w:rPr>
            <w:noProof/>
            <w:webHidden/>
          </w:rPr>
          <w:fldChar w:fldCharType="end"/>
        </w:r>
      </w:hyperlink>
    </w:p>
    <w:p w14:paraId="7419AFE8" w14:textId="52401A78"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5" w:history="1">
        <w:r w:rsidRPr="00FF229D">
          <w:rPr>
            <w:rStyle w:val="Hyperlink"/>
            <w:noProof/>
          </w:rPr>
          <w:t>Bảng 4.25. Thống kê số lượng của mỗi giá trị ở thuộc tính Class</w:t>
        </w:r>
        <w:r>
          <w:rPr>
            <w:noProof/>
            <w:webHidden/>
          </w:rPr>
          <w:tab/>
        </w:r>
        <w:r>
          <w:rPr>
            <w:noProof/>
            <w:webHidden/>
          </w:rPr>
          <w:fldChar w:fldCharType="begin"/>
        </w:r>
        <w:r>
          <w:rPr>
            <w:noProof/>
            <w:webHidden/>
          </w:rPr>
          <w:instrText xml:space="preserve"> PAGEREF _Toc29794275 \h </w:instrText>
        </w:r>
        <w:r>
          <w:rPr>
            <w:noProof/>
            <w:webHidden/>
          </w:rPr>
        </w:r>
        <w:r>
          <w:rPr>
            <w:noProof/>
            <w:webHidden/>
          </w:rPr>
          <w:fldChar w:fldCharType="separate"/>
        </w:r>
        <w:r w:rsidR="003A68B0">
          <w:rPr>
            <w:noProof/>
            <w:webHidden/>
          </w:rPr>
          <w:t>102</w:t>
        </w:r>
        <w:r>
          <w:rPr>
            <w:noProof/>
            <w:webHidden/>
          </w:rPr>
          <w:fldChar w:fldCharType="end"/>
        </w:r>
      </w:hyperlink>
    </w:p>
    <w:p w14:paraId="187E44E7" w14:textId="59FBD66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6" w:history="1">
        <w:r w:rsidRPr="00FF229D">
          <w:rPr>
            <w:rStyle w:val="Hyperlink"/>
            <w:noProof/>
          </w:rPr>
          <w:t>Bảng 4.26. Kết quả sau khi chạy thuật toán Random forest đối với bộ dữ liệu đã xử lý cân bằng dùng Oversampling</w:t>
        </w:r>
        <w:r>
          <w:rPr>
            <w:noProof/>
            <w:webHidden/>
          </w:rPr>
          <w:tab/>
        </w:r>
        <w:r>
          <w:rPr>
            <w:noProof/>
            <w:webHidden/>
          </w:rPr>
          <w:fldChar w:fldCharType="begin"/>
        </w:r>
        <w:r>
          <w:rPr>
            <w:noProof/>
            <w:webHidden/>
          </w:rPr>
          <w:instrText xml:space="preserve"> PAGEREF _Toc29794276 \h </w:instrText>
        </w:r>
        <w:r>
          <w:rPr>
            <w:noProof/>
            <w:webHidden/>
          </w:rPr>
        </w:r>
        <w:r>
          <w:rPr>
            <w:noProof/>
            <w:webHidden/>
          </w:rPr>
          <w:fldChar w:fldCharType="separate"/>
        </w:r>
        <w:r w:rsidR="003A68B0">
          <w:rPr>
            <w:noProof/>
            <w:webHidden/>
          </w:rPr>
          <w:t>102</w:t>
        </w:r>
        <w:r>
          <w:rPr>
            <w:noProof/>
            <w:webHidden/>
          </w:rPr>
          <w:fldChar w:fldCharType="end"/>
        </w:r>
      </w:hyperlink>
    </w:p>
    <w:p w14:paraId="3F2621DE" w14:textId="4F68C6D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7" w:history="1">
        <w:r w:rsidRPr="00FF229D">
          <w:rPr>
            <w:rStyle w:val="Hyperlink"/>
            <w:noProof/>
          </w:rPr>
          <w:t>Bảng 4.27. Thống kê số lượng giao dịch của mỗi giá trị ở thuộc tính Class</w:t>
        </w:r>
        <w:r>
          <w:rPr>
            <w:noProof/>
            <w:webHidden/>
          </w:rPr>
          <w:tab/>
        </w:r>
        <w:r>
          <w:rPr>
            <w:noProof/>
            <w:webHidden/>
          </w:rPr>
          <w:fldChar w:fldCharType="begin"/>
        </w:r>
        <w:r>
          <w:rPr>
            <w:noProof/>
            <w:webHidden/>
          </w:rPr>
          <w:instrText xml:space="preserve"> PAGEREF _Toc29794277 \h </w:instrText>
        </w:r>
        <w:r>
          <w:rPr>
            <w:noProof/>
            <w:webHidden/>
          </w:rPr>
        </w:r>
        <w:r>
          <w:rPr>
            <w:noProof/>
            <w:webHidden/>
          </w:rPr>
          <w:fldChar w:fldCharType="separate"/>
        </w:r>
        <w:r w:rsidR="003A68B0">
          <w:rPr>
            <w:noProof/>
            <w:webHidden/>
          </w:rPr>
          <w:t>104</w:t>
        </w:r>
        <w:r>
          <w:rPr>
            <w:noProof/>
            <w:webHidden/>
          </w:rPr>
          <w:fldChar w:fldCharType="end"/>
        </w:r>
      </w:hyperlink>
    </w:p>
    <w:p w14:paraId="34EE1438" w14:textId="7FB71664"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8" w:history="1">
        <w:r w:rsidRPr="00FF229D">
          <w:rPr>
            <w:rStyle w:val="Hyperlink"/>
            <w:noProof/>
          </w:rPr>
          <w:t>Bảng 4.28. Hình kết quả sau khi chạy thuật toán Random forest đối với bộ dữ liệu đã xử lý cân bằng dùng Undersampling</w:t>
        </w:r>
        <w:r>
          <w:rPr>
            <w:noProof/>
            <w:webHidden/>
          </w:rPr>
          <w:tab/>
        </w:r>
        <w:r>
          <w:rPr>
            <w:noProof/>
            <w:webHidden/>
          </w:rPr>
          <w:fldChar w:fldCharType="begin"/>
        </w:r>
        <w:r>
          <w:rPr>
            <w:noProof/>
            <w:webHidden/>
          </w:rPr>
          <w:instrText xml:space="preserve"> PAGEREF _Toc29794278 \h </w:instrText>
        </w:r>
        <w:r>
          <w:rPr>
            <w:noProof/>
            <w:webHidden/>
          </w:rPr>
        </w:r>
        <w:r>
          <w:rPr>
            <w:noProof/>
            <w:webHidden/>
          </w:rPr>
          <w:fldChar w:fldCharType="separate"/>
        </w:r>
        <w:r w:rsidR="003A68B0">
          <w:rPr>
            <w:noProof/>
            <w:webHidden/>
          </w:rPr>
          <w:t>104</w:t>
        </w:r>
        <w:r>
          <w:rPr>
            <w:noProof/>
            <w:webHidden/>
          </w:rPr>
          <w:fldChar w:fldCharType="end"/>
        </w:r>
      </w:hyperlink>
    </w:p>
    <w:p w14:paraId="2C8A88A1" w14:textId="79F0F6D3"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79" w:history="1">
        <w:r w:rsidRPr="00FF229D">
          <w:rPr>
            <w:rStyle w:val="Hyperlink"/>
            <w:noProof/>
          </w:rPr>
          <w:t>Bảng 4.29. Thống kê số lượng giao dịch của mỗi giá trị ở thuộc tính Class</w:t>
        </w:r>
        <w:r>
          <w:rPr>
            <w:noProof/>
            <w:webHidden/>
          </w:rPr>
          <w:tab/>
        </w:r>
        <w:r>
          <w:rPr>
            <w:noProof/>
            <w:webHidden/>
          </w:rPr>
          <w:fldChar w:fldCharType="begin"/>
        </w:r>
        <w:r>
          <w:rPr>
            <w:noProof/>
            <w:webHidden/>
          </w:rPr>
          <w:instrText xml:space="preserve"> PAGEREF _Toc29794279 \h </w:instrText>
        </w:r>
        <w:r>
          <w:rPr>
            <w:noProof/>
            <w:webHidden/>
          </w:rPr>
        </w:r>
        <w:r>
          <w:rPr>
            <w:noProof/>
            <w:webHidden/>
          </w:rPr>
          <w:fldChar w:fldCharType="separate"/>
        </w:r>
        <w:r w:rsidR="003A68B0">
          <w:rPr>
            <w:noProof/>
            <w:webHidden/>
          </w:rPr>
          <w:t>106</w:t>
        </w:r>
        <w:r>
          <w:rPr>
            <w:noProof/>
            <w:webHidden/>
          </w:rPr>
          <w:fldChar w:fldCharType="end"/>
        </w:r>
      </w:hyperlink>
    </w:p>
    <w:p w14:paraId="59A84B9F" w14:textId="45AF25D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0" w:history="1">
        <w:r w:rsidRPr="00FF229D">
          <w:rPr>
            <w:rStyle w:val="Hyperlink"/>
            <w:noProof/>
          </w:rPr>
          <w:t>Bảng 4.30. kết quả sau khi chạy thuật toán Random forest đối với bộ dữ liệu đã xử lý cân bằng dùng SMOTE + ENN</w:t>
        </w:r>
        <w:r>
          <w:rPr>
            <w:noProof/>
            <w:webHidden/>
          </w:rPr>
          <w:tab/>
        </w:r>
        <w:r>
          <w:rPr>
            <w:noProof/>
            <w:webHidden/>
          </w:rPr>
          <w:fldChar w:fldCharType="begin"/>
        </w:r>
        <w:r>
          <w:rPr>
            <w:noProof/>
            <w:webHidden/>
          </w:rPr>
          <w:instrText xml:space="preserve"> PAGEREF _Toc29794280 \h </w:instrText>
        </w:r>
        <w:r>
          <w:rPr>
            <w:noProof/>
            <w:webHidden/>
          </w:rPr>
        </w:r>
        <w:r>
          <w:rPr>
            <w:noProof/>
            <w:webHidden/>
          </w:rPr>
          <w:fldChar w:fldCharType="separate"/>
        </w:r>
        <w:r w:rsidR="003A68B0">
          <w:rPr>
            <w:noProof/>
            <w:webHidden/>
          </w:rPr>
          <w:t>106</w:t>
        </w:r>
        <w:r>
          <w:rPr>
            <w:noProof/>
            <w:webHidden/>
          </w:rPr>
          <w:fldChar w:fldCharType="end"/>
        </w:r>
      </w:hyperlink>
    </w:p>
    <w:p w14:paraId="286A0960" w14:textId="6C307064"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1" w:history="1">
        <w:r w:rsidRPr="00FF229D">
          <w:rPr>
            <w:rStyle w:val="Hyperlink"/>
            <w:noProof/>
          </w:rPr>
          <w:t>Bảng 4.31. Thống kê số lượng của mỗi giá trị ở thuộc tính Class theo bộ dữ liệu</w:t>
        </w:r>
        <w:r>
          <w:rPr>
            <w:noProof/>
            <w:webHidden/>
          </w:rPr>
          <w:tab/>
        </w:r>
        <w:r>
          <w:rPr>
            <w:noProof/>
            <w:webHidden/>
          </w:rPr>
          <w:fldChar w:fldCharType="begin"/>
        </w:r>
        <w:r>
          <w:rPr>
            <w:noProof/>
            <w:webHidden/>
          </w:rPr>
          <w:instrText xml:space="preserve"> PAGEREF _Toc29794281 \h </w:instrText>
        </w:r>
        <w:r>
          <w:rPr>
            <w:noProof/>
            <w:webHidden/>
          </w:rPr>
        </w:r>
        <w:r>
          <w:rPr>
            <w:noProof/>
            <w:webHidden/>
          </w:rPr>
          <w:fldChar w:fldCharType="separate"/>
        </w:r>
        <w:r w:rsidR="003A68B0">
          <w:rPr>
            <w:noProof/>
            <w:webHidden/>
          </w:rPr>
          <w:t>108</w:t>
        </w:r>
        <w:r>
          <w:rPr>
            <w:noProof/>
            <w:webHidden/>
          </w:rPr>
          <w:fldChar w:fldCharType="end"/>
        </w:r>
      </w:hyperlink>
    </w:p>
    <w:p w14:paraId="06F66FF6" w14:textId="5EB1031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2" w:history="1">
        <w:r w:rsidRPr="00FF229D">
          <w:rPr>
            <w:rStyle w:val="Hyperlink"/>
            <w:noProof/>
          </w:rPr>
          <w:t>Bảng 4.32. Kết quả sau khi chạy thuật toán EGB đối với bộ dữ liệu chưa cân bằng</w:t>
        </w:r>
        <w:r>
          <w:rPr>
            <w:noProof/>
            <w:webHidden/>
          </w:rPr>
          <w:tab/>
        </w:r>
        <w:r>
          <w:rPr>
            <w:noProof/>
            <w:webHidden/>
          </w:rPr>
          <w:fldChar w:fldCharType="begin"/>
        </w:r>
        <w:r>
          <w:rPr>
            <w:noProof/>
            <w:webHidden/>
          </w:rPr>
          <w:instrText xml:space="preserve"> PAGEREF _Toc29794282 \h </w:instrText>
        </w:r>
        <w:r>
          <w:rPr>
            <w:noProof/>
            <w:webHidden/>
          </w:rPr>
        </w:r>
        <w:r>
          <w:rPr>
            <w:noProof/>
            <w:webHidden/>
          </w:rPr>
          <w:fldChar w:fldCharType="separate"/>
        </w:r>
        <w:r w:rsidR="003A68B0">
          <w:rPr>
            <w:noProof/>
            <w:webHidden/>
          </w:rPr>
          <w:t>108</w:t>
        </w:r>
        <w:r>
          <w:rPr>
            <w:noProof/>
            <w:webHidden/>
          </w:rPr>
          <w:fldChar w:fldCharType="end"/>
        </w:r>
      </w:hyperlink>
    </w:p>
    <w:p w14:paraId="3731D9CE" w14:textId="021504E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3" w:history="1">
        <w:r w:rsidRPr="00FF229D">
          <w:rPr>
            <w:rStyle w:val="Hyperlink"/>
            <w:noProof/>
          </w:rPr>
          <w:t>Bảng 4.33. Thống kê số lượng của mỗi giá trị ở thuộc tính Class</w:t>
        </w:r>
        <w:r>
          <w:rPr>
            <w:noProof/>
            <w:webHidden/>
          </w:rPr>
          <w:tab/>
        </w:r>
        <w:r>
          <w:rPr>
            <w:noProof/>
            <w:webHidden/>
          </w:rPr>
          <w:fldChar w:fldCharType="begin"/>
        </w:r>
        <w:r>
          <w:rPr>
            <w:noProof/>
            <w:webHidden/>
          </w:rPr>
          <w:instrText xml:space="preserve"> PAGEREF _Toc29794283 \h </w:instrText>
        </w:r>
        <w:r>
          <w:rPr>
            <w:noProof/>
            <w:webHidden/>
          </w:rPr>
        </w:r>
        <w:r>
          <w:rPr>
            <w:noProof/>
            <w:webHidden/>
          </w:rPr>
          <w:fldChar w:fldCharType="separate"/>
        </w:r>
        <w:r w:rsidR="003A68B0">
          <w:rPr>
            <w:noProof/>
            <w:webHidden/>
          </w:rPr>
          <w:t>110</w:t>
        </w:r>
        <w:r>
          <w:rPr>
            <w:noProof/>
            <w:webHidden/>
          </w:rPr>
          <w:fldChar w:fldCharType="end"/>
        </w:r>
      </w:hyperlink>
    </w:p>
    <w:p w14:paraId="0E7D7879" w14:textId="450026B1"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4" w:history="1">
        <w:r w:rsidRPr="00FF229D">
          <w:rPr>
            <w:rStyle w:val="Hyperlink"/>
            <w:noProof/>
          </w:rPr>
          <w:t>Bảng 4.34. Kết quả sau khi chạy thuật toán EGB đối với bộ dữ liệu đã xử lý cân bằng dùng Oversampling</w:t>
        </w:r>
        <w:r>
          <w:rPr>
            <w:noProof/>
            <w:webHidden/>
          </w:rPr>
          <w:tab/>
        </w:r>
        <w:r>
          <w:rPr>
            <w:noProof/>
            <w:webHidden/>
          </w:rPr>
          <w:fldChar w:fldCharType="begin"/>
        </w:r>
        <w:r>
          <w:rPr>
            <w:noProof/>
            <w:webHidden/>
          </w:rPr>
          <w:instrText xml:space="preserve"> PAGEREF _Toc29794284 \h </w:instrText>
        </w:r>
        <w:r>
          <w:rPr>
            <w:noProof/>
            <w:webHidden/>
          </w:rPr>
        </w:r>
        <w:r>
          <w:rPr>
            <w:noProof/>
            <w:webHidden/>
          </w:rPr>
          <w:fldChar w:fldCharType="separate"/>
        </w:r>
        <w:r w:rsidR="003A68B0">
          <w:rPr>
            <w:noProof/>
            <w:webHidden/>
          </w:rPr>
          <w:t>110</w:t>
        </w:r>
        <w:r>
          <w:rPr>
            <w:noProof/>
            <w:webHidden/>
          </w:rPr>
          <w:fldChar w:fldCharType="end"/>
        </w:r>
      </w:hyperlink>
    </w:p>
    <w:p w14:paraId="7E837C1D" w14:textId="72397EDA"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5" w:history="1">
        <w:r w:rsidRPr="00FF229D">
          <w:rPr>
            <w:rStyle w:val="Hyperlink"/>
            <w:noProof/>
          </w:rPr>
          <w:t>Bảng 4.35. Thống kê số lượng giao dịch của mỗi giá trị ở thuộc tính Class</w:t>
        </w:r>
        <w:r>
          <w:rPr>
            <w:noProof/>
            <w:webHidden/>
          </w:rPr>
          <w:tab/>
        </w:r>
        <w:r>
          <w:rPr>
            <w:noProof/>
            <w:webHidden/>
          </w:rPr>
          <w:fldChar w:fldCharType="begin"/>
        </w:r>
        <w:r>
          <w:rPr>
            <w:noProof/>
            <w:webHidden/>
          </w:rPr>
          <w:instrText xml:space="preserve"> PAGEREF _Toc29794285 \h </w:instrText>
        </w:r>
        <w:r>
          <w:rPr>
            <w:noProof/>
            <w:webHidden/>
          </w:rPr>
        </w:r>
        <w:r>
          <w:rPr>
            <w:noProof/>
            <w:webHidden/>
          </w:rPr>
          <w:fldChar w:fldCharType="separate"/>
        </w:r>
        <w:r w:rsidR="003A68B0">
          <w:rPr>
            <w:noProof/>
            <w:webHidden/>
          </w:rPr>
          <w:t>112</w:t>
        </w:r>
        <w:r>
          <w:rPr>
            <w:noProof/>
            <w:webHidden/>
          </w:rPr>
          <w:fldChar w:fldCharType="end"/>
        </w:r>
      </w:hyperlink>
    </w:p>
    <w:p w14:paraId="153D73A7" w14:textId="656765FD"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6" w:history="1">
        <w:r w:rsidRPr="00FF229D">
          <w:rPr>
            <w:rStyle w:val="Hyperlink"/>
            <w:noProof/>
          </w:rPr>
          <w:t>Bảng 4.36. Kết quả sau khi chạy thuật toán EGB đối với bộ dữ liệu đã xử lý cân bằng dùng Undersampling</w:t>
        </w:r>
        <w:r>
          <w:rPr>
            <w:noProof/>
            <w:webHidden/>
          </w:rPr>
          <w:tab/>
        </w:r>
        <w:r>
          <w:rPr>
            <w:noProof/>
            <w:webHidden/>
          </w:rPr>
          <w:fldChar w:fldCharType="begin"/>
        </w:r>
        <w:r>
          <w:rPr>
            <w:noProof/>
            <w:webHidden/>
          </w:rPr>
          <w:instrText xml:space="preserve"> PAGEREF _Toc29794286 \h </w:instrText>
        </w:r>
        <w:r>
          <w:rPr>
            <w:noProof/>
            <w:webHidden/>
          </w:rPr>
        </w:r>
        <w:r>
          <w:rPr>
            <w:noProof/>
            <w:webHidden/>
          </w:rPr>
          <w:fldChar w:fldCharType="separate"/>
        </w:r>
        <w:r w:rsidR="003A68B0">
          <w:rPr>
            <w:noProof/>
            <w:webHidden/>
          </w:rPr>
          <w:t>112</w:t>
        </w:r>
        <w:r>
          <w:rPr>
            <w:noProof/>
            <w:webHidden/>
          </w:rPr>
          <w:fldChar w:fldCharType="end"/>
        </w:r>
      </w:hyperlink>
    </w:p>
    <w:p w14:paraId="718A7EBE" w14:textId="581FEF52"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7" w:history="1">
        <w:r w:rsidRPr="00FF229D">
          <w:rPr>
            <w:rStyle w:val="Hyperlink"/>
            <w:noProof/>
          </w:rPr>
          <w:t>Bảng 4.37. Thống kê số lượng giao dịch của mỗi giá trị ở thuộc tính Class</w:t>
        </w:r>
        <w:r>
          <w:rPr>
            <w:noProof/>
            <w:webHidden/>
          </w:rPr>
          <w:tab/>
        </w:r>
        <w:r>
          <w:rPr>
            <w:noProof/>
            <w:webHidden/>
          </w:rPr>
          <w:fldChar w:fldCharType="begin"/>
        </w:r>
        <w:r>
          <w:rPr>
            <w:noProof/>
            <w:webHidden/>
          </w:rPr>
          <w:instrText xml:space="preserve"> PAGEREF _Toc29794287 \h </w:instrText>
        </w:r>
        <w:r>
          <w:rPr>
            <w:noProof/>
            <w:webHidden/>
          </w:rPr>
        </w:r>
        <w:r>
          <w:rPr>
            <w:noProof/>
            <w:webHidden/>
          </w:rPr>
          <w:fldChar w:fldCharType="separate"/>
        </w:r>
        <w:r w:rsidR="003A68B0">
          <w:rPr>
            <w:noProof/>
            <w:webHidden/>
          </w:rPr>
          <w:t>114</w:t>
        </w:r>
        <w:r>
          <w:rPr>
            <w:noProof/>
            <w:webHidden/>
          </w:rPr>
          <w:fldChar w:fldCharType="end"/>
        </w:r>
      </w:hyperlink>
    </w:p>
    <w:p w14:paraId="692D3E40" w14:textId="460C587E" w:rsidR="00E92984" w:rsidRDefault="00E92984">
      <w:pPr>
        <w:pStyle w:val="TableofFigures"/>
        <w:tabs>
          <w:tab w:val="right" w:leader="dot" w:pos="8778"/>
        </w:tabs>
        <w:rPr>
          <w:rFonts w:asciiTheme="minorHAnsi" w:eastAsiaTheme="minorEastAsia" w:hAnsiTheme="minorHAnsi"/>
          <w:noProof/>
          <w:sz w:val="22"/>
          <w:lang w:eastAsia="ja-JP"/>
        </w:rPr>
      </w:pPr>
      <w:hyperlink w:anchor="_Toc29794288" w:history="1">
        <w:r w:rsidRPr="00FF229D">
          <w:rPr>
            <w:rStyle w:val="Hyperlink"/>
            <w:noProof/>
          </w:rPr>
          <w:t>Bảng 4.38. Kết quả sau khi chạy thuật toán EGB đối với bộ dữ liệu đã xử lý cân bằng dùng SMOTE + ENN</w:t>
        </w:r>
        <w:r>
          <w:rPr>
            <w:noProof/>
            <w:webHidden/>
          </w:rPr>
          <w:tab/>
        </w:r>
        <w:r>
          <w:rPr>
            <w:noProof/>
            <w:webHidden/>
          </w:rPr>
          <w:fldChar w:fldCharType="begin"/>
        </w:r>
        <w:r>
          <w:rPr>
            <w:noProof/>
            <w:webHidden/>
          </w:rPr>
          <w:instrText xml:space="preserve"> PAGEREF _Toc29794288 \h </w:instrText>
        </w:r>
        <w:r>
          <w:rPr>
            <w:noProof/>
            <w:webHidden/>
          </w:rPr>
        </w:r>
        <w:r>
          <w:rPr>
            <w:noProof/>
            <w:webHidden/>
          </w:rPr>
          <w:fldChar w:fldCharType="separate"/>
        </w:r>
        <w:r w:rsidR="003A68B0">
          <w:rPr>
            <w:noProof/>
            <w:webHidden/>
          </w:rPr>
          <w:t>114</w:t>
        </w:r>
        <w:r>
          <w:rPr>
            <w:noProof/>
            <w:webHidden/>
          </w:rPr>
          <w:fldChar w:fldCharType="end"/>
        </w:r>
      </w:hyperlink>
    </w:p>
    <w:p w14:paraId="33F58C95" w14:textId="07BA0794" w:rsidR="00812324" w:rsidRPr="007508E8" w:rsidRDefault="00566A9E" w:rsidP="00316915">
      <w:pPr>
        <w:rPr>
          <w:rFonts w:cs="Times New Roman"/>
          <w:b/>
          <w:bCs/>
        </w:rPr>
      </w:pPr>
      <w:r>
        <w:rPr>
          <w:rFonts w:cs="Times New Roman"/>
          <w:b/>
          <w:bCs/>
        </w:rPr>
        <w:fldChar w:fldCharType="end"/>
      </w:r>
      <w:r w:rsidR="00812324" w:rsidRPr="007508E8">
        <w:rPr>
          <w:rFonts w:cs="Times New Roman"/>
          <w:b/>
          <w:bCs/>
        </w:rPr>
        <w:br w:type="page"/>
      </w:r>
    </w:p>
    <w:p w14:paraId="3901D2EE" w14:textId="49B1200F" w:rsidR="00812324" w:rsidRPr="007508E8" w:rsidRDefault="00812324" w:rsidP="00316915">
      <w:pPr>
        <w:jc w:val="center"/>
        <w:rPr>
          <w:rFonts w:cs="Times New Roman"/>
          <w:b/>
          <w:bCs/>
        </w:rPr>
      </w:pPr>
      <w:r w:rsidRPr="007508E8">
        <w:rPr>
          <w:rFonts w:cs="Times New Roman"/>
          <w:b/>
          <w:bCs/>
        </w:rPr>
        <w:lastRenderedPageBreak/>
        <w:t>DANH MỤC TỪ VIẾT TẮT</w:t>
      </w:r>
      <w:r w:rsidR="006967F3">
        <w:rPr>
          <w:rFonts w:cs="Times New Roman"/>
          <w:b/>
          <w:bCs/>
        </w:rPr>
        <w:t>, THUẬT NGỮ</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980"/>
        <w:gridCol w:w="1618"/>
        <w:gridCol w:w="4111"/>
      </w:tblGrid>
      <w:tr w:rsidR="004509AD" w:rsidRPr="007508E8" w14:paraId="344080C1" w14:textId="77777777" w:rsidTr="009816F5">
        <w:trPr>
          <w:trHeight w:val="420"/>
        </w:trPr>
        <w:tc>
          <w:tcPr>
            <w:tcW w:w="1080" w:type="dxa"/>
            <w:shd w:val="clear" w:color="auto" w:fill="DDEBF7"/>
            <w:noWrap/>
            <w:hideMark/>
          </w:tcPr>
          <w:p w14:paraId="001AA4F7" w14:textId="77777777" w:rsidR="006967F3" w:rsidRPr="007508E8" w:rsidRDefault="006967F3" w:rsidP="00316915">
            <w:pPr>
              <w:jc w:val="center"/>
              <w:rPr>
                <w:rFonts w:eastAsia="Times New Roman" w:cs="Times New Roman"/>
                <w:b/>
                <w:bCs/>
                <w:szCs w:val="26"/>
              </w:rPr>
            </w:pPr>
            <w:r w:rsidRPr="007508E8">
              <w:rPr>
                <w:rFonts w:eastAsia="Times New Roman" w:cs="Times New Roman"/>
                <w:b/>
                <w:bCs/>
                <w:szCs w:val="26"/>
              </w:rPr>
              <w:t>STT</w:t>
            </w:r>
          </w:p>
        </w:tc>
        <w:tc>
          <w:tcPr>
            <w:tcW w:w="1980" w:type="dxa"/>
            <w:shd w:val="clear" w:color="auto" w:fill="DDEBF7"/>
          </w:tcPr>
          <w:p w14:paraId="0891C01C" w14:textId="722F1C89" w:rsidR="006967F3" w:rsidRPr="007508E8" w:rsidRDefault="006967F3" w:rsidP="00316915">
            <w:pPr>
              <w:jc w:val="center"/>
              <w:rPr>
                <w:rFonts w:eastAsia="Times New Roman" w:cs="Times New Roman"/>
                <w:b/>
                <w:bCs/>
                <w:szCs w:val="26"/>
              </w:rPr>
            </w:pPr>
            <w:r>
              <w:rPr>
                <w:rFonts w:eastAsia="Times New Roman" w:cs="Times New Roman"/>
                <w:b/>
                <w:bCs/>
                <w:szCs w:val="26"/>
              </w:rPr>
              <w:t>Thuật ngữ</w:t>
            </w:r>
          </w:p>
        </w:tc>
        <w:tc>
          <w:tcPr>
            <w:tcW w:w="1618" w:type="dxa"/>
            <w:shd w:val="clear" w:color="auto" w:fill="DDEBF7"/>
            <w:noWrap/>
            <w:hideMark/>
          </w:tcPr>
          <w:p w14:paraId="19373D92" w14:textId="4A2F02F8" w:rsidR="006967F3" w:rsidRPr="007508E8" w:rsidRDefault="006967F3" w:rsidP="00316915">
            <w:pPr>
              <w:jc w:val="center"/>
              <w:rPr>
                <w:rFonts w:eastAsia="Times New Roman" w:cs="Times New Roman"/>
                <w:b/>
                <w:bCs/>
                <w:szCs w:val="26"/>
              </w:rPr>
            </w:pPr>
            <w:r w:rsidRPr="007508E8">
              <w:rPr>
                <w:rFonts w:eastAsia="Times New Roman" w:cs="Times New Roman"/>
                <w:b/>
                <w:bCs/>
                <w:szCs w:val="26"/>
              </w:rPr>
              <w:t>Từ viết tắt</w:t>
            </w:r>
          </w:p>
        </w:tc>
        <w:tc>
          <w:tcPr>
            <w:tcW w:w="4111" w:type="dxa"/>
            <w:shd w:val="clear" w:color="auto" w:fill="DDEBF7"/>
            <w:noWrap/>
            <w:hideMark/>
          </w:tcPr>
          <w:p w14:paraId="7741D976" w14:textId="276A8D33" w:rsidR="006967F3" w:rsidRPr="007508E8" w:rsidRDefault="004B65F7" w:rsidP="00316915">
            <w:pPr>
              <w:jc w:val="center"/>
              <w:rPr>
                <w:rFonts w:eastAsia="Times New Roman" w:cs="Times New Roman"/>
                <w:b/>
                <w:bCs/>
                <w:szCs w:val="26"/>
              </w:rPr>
            </w:pPr>
            <w:r>
              <w:rPr>
                <w:rFonts w:eastAsia="Times New Roman" w:cs="Times New Roman"/>
                <w:b/>
                <w:bCs/>
                <w:szCs w:val="26"/>
              </w:rPr>
              <w:t>Nghĩa/</w:t>
            </w:r>
            <w:r w:rsidR="006967F3" w:rsidRPr="007508E8">
              <w:rPr>
                <w:rFonts w:eastAsia="Times New Roman" w:cs="Times New Roman"/>
                <w:b/>
                <w:bCs/>
                <w:szCs w:val="26"/>
              </w:rPr>
              <w:t>Nội dung</w:t>
            </w:r>
          </w:p>
        </w:tc>
      </w:tr>
      <w:tr w:rsidR="006967F3" w:rsidRPr="007508E8" w14:paraId="34E9395E" w14:textId="77777777" w:rsidTr="009816F5">
        <w:trPr>
          <w:trHeight w:val="420"/>
        </w:trPr>
        <w:tc>
          <w:tcPr>
            <w:tcW w:w="1080" w:type="dxa"/>
            <w:shd w:val="clear" w:color="auto" w:fill="auto"/>
            <w:noWrap/>
            <w:hideMark/>
          </w:tcPr>
          <w:p w14:paraId="299845F4"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1</w:t>
            </w:r>
          </w:p>
        </w:tc>
        <w:tc>
          <w:tcPr>
            <w:tcW w:w="1980" w:type="dxa"/>
            <w:shd w:val="clear" w:color="auto" w:fill="auto"/>
          </w:tcPr>
          <w:p w14:paraId="2053ED86" w14:textId="0573F189" w:rsidR="006967F3" w:rsidRPr="007508E8" w:rsidRDefault="00CD05AE" w:rsidP="00316915">
            <w:pPr>
              <w:jc w:val="left"/>
              <w:rPr>
                <w:rFonts w:eastAsia="Times New Roman" w:cs="Times New Roman"/>
                <w:szCs w:val="26"/>
              </w:rPr>
            </w:pPr>
            <w:r>
              <w:rPr>
                <w:rFonts w:eastAsia="Times New Roman" w:cs="Times New Roman"/>
                <w:szCs w:val="26"/>
              </w:rPr>
              <w:t>Boolean</w:t>
            </w:r>
          </w:p>
        </w:tc>
        <w:tc>
          <w:tcPr>
            <w:tcW w:w="1618" w:type="dxa"/>
            <w:shd w:val="clear" w:color="auto" w:fill="auto"/>
            <w:noWrap/>
          </w:tcPr>
          <w:p w14:paraId="51C07350" w14:textId="7D0ABF25" w:rsidR="006967F3" w:rsidRPr="007508E8" w:rsidRDefault="006967F3" w:rsidP="00316915">
            <w:pPr>
              <w:jc w:val="left"/>
              <w:rPr>
                <w:rFonts w:eastAsia="Times New Roman" w:cs="Times New Roman"/>
                <w:szCs w:val="26"/>
              </w:rPr>
            </w:pPr>
          </w:p>
        </w:tc>
        <w:tc>
          <w:tcPr>
            <w:tcW w:w="4111" w:type="dxa"/>
            <w:noWrap/>
          </w:tcPr>
          <w:p w14:paraId="5F149D73" w14:textId="2F642E27" w:rsidR="006967F3" w:rsidRPr="007508E8" w:rsidRDefault="00C13D46" w:rsidP="00187A30">
            <w:pPr>
              <w:rPr>
                <w:rFonts w:eastAsia="Times New Roman" w:cs="Times New Roman"/>
                <w:szCs w:val="26"/>
              </w:rPr>
            </w:pPr>
            <w:r>
              <w:rPr>
                <w:rFonts w:eastAsia="Times New Roman" w:cs="Times New Roman"/>
                <w:szCs w:val="26"/>
              </w:rPr>
              <w:t>Kiểu dữ liệu true/false hoặc 1/0</w:t>
            </w:r>
          </w:p>
        </w:tc>
      </w:tr>
      <w:tr w:rsidR="006967F3" w:rsidRPr="007508E8" w14:paraId="4F09F62A" w14:textId="77777777" w:rsidTr="009816F5">
        <w:trPr>
          <w:trHeight w:val="420"/>
        </w:trPr>
        <w:tc>
          <w:tcPr>
            <w:tcW w:w="1080" w:type="dxa"/>
            <w:shd w:val="clear" w:color="auto" w:fill="auto"/>
            <w:noWrap/>
            <w:hideMark/>
          </w:tcPr>
          <w:p w14:paraId="724A96E6"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2</w:t>
            </w:r>
          </w:p>
        </w:tc>
        <w:tc>
          <w:tcPr>
            <w:tcW w:w="1980" w:type="dxa"/>
            <w:shd w:val="clear" w:color="auto" w:fill="auto"/>
          </w:tcPr>
          <w:p w14:paraId="0591E7F3" w14:textId="7BD29D05" w:rsidR="006967F3" w:rsidRPr="007508E8" w:rsidRDefault="004525AC" w:rsidP="00316915">
            <w:pPr>
              <w:jc w:val="left"/>
              <w:rPr>
                <w:rFonts w:eastAsia="Times New Roman" w:cs="Times New Roman"/>
                <w:szCs w:val="26"/>
              </w:rPr>
            </w:pPr>
            <w:r>
              <w:rPr>
                <w:rFonts w:eastAsia="Times New Roman" w:cs="Times New Roman"/>
                <w:szCs w:val="26"/>
              </w:rPr>
              <w:t>Classification and Regression Trees</w:t>
            </w:r>
          </w:p>
        </w:tc>
        <w:tc>
          <w:tcPr>
            <w:tcW w:w="1618" w:type="dxa"/>
            <w:shd w:val="clear" w:color="auto" w:fill="auto"/>
            <w:noWrap/>
          </w:tcPr>
          <w:p w14:paraId="328BE7E5" w14:textId="05014053" w:rsidR="006967F3" w:rsidRPr="007508E8" w:rsidRDefault="00187A30" w:rsidP="00316915">
            <w:pPr>
              <w:jc w:val="left"/>
              <w:rPr>
                <w:rFonts w:eastAsia="Times New Roman" w:cs="Times New Roman"/>
                <w:szCs w:val="26"/>
              </w:rPr>
            </w:pPr>
            <w:r>
              <w:rPr>
                <w:rFonts w:eastAsia="Times New Roman" w:cs="Times New Roman"/>
                <w:szCs w:val="26"/>
              </w:rPr>
              <w:t>CART</w:t>
            </w:r>
          </w:p>
        </w:tc>
        <w:tc>
          <w:tcPr>
            <w:tcW w:w="4111" w:type="dxa"/>
            <w:noWrap/>
          </w:tcPr>
          <w:p w14:paraId="3C4C1D39" w14:textId="21591BE9" w:rsidR="006967F3" w:rsidRPr="007508E8" w:rsidRDefault="00187A30" w:rsidP="00316915">
            <w:pPr>
              <w:jc w:val="left"/>
              <w:rPr>
                <w:rFonts w:eastAsia="Times New Roman" w:cs="Times New Roman"/>
                <w:szCs w:val="26"/>
              </w:rPr>
            </w:pPr>
            <w:r>
              <w:rPr>
                <w:rFonts w:eastAsia="Times New Roman" w:cs="Times New Roman"/>
                <w:szCs w:val="26"/>
              </w:rPr>
              <w:t>Cây phân loại và hồi quy</w:t>
            </w:r>
          </w:p>
        </w:tc>
      </w:tr>
      <w:tr w:rsidR="006967F3" w:rsidRPr="007508E8" w14:paraId="37C3516E" w14:textId="77777777" w:rsidTr="009816F5">
        <w:trPr>
          <w:trHeight w:val="420"/>
        </w:trPr>
        <w:tc>
          <w:tcPr>
            <w:tcW w:w="1080" w:type="dxa"/>
            <w:shd w:val="clear" w:color="auto" w:fill="auto"/>
            <w:noWrap/>
            <w:hideMark/>
          </w:tcPr>
          <w:p w14:paraId="4C3576A9"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3</w:t>
            </w:r>
          </w:p>
        </w:tc>
        <w:tc>
          <w:tcPr>
            <w:tcW w:w="1980" w:type="dxa"/>
            <w:shd w:val="clear" w:color="auto" w:fill="auto"/>
          </w:tcPr>
          <w:p w14:paraId="1FBB7299" w14:textId="172A45E8" w:rsidR="006967F3" w:rsidRPr="007508E8" w:rsidRDefault="002E79DB" w:rsidP="002E79DB">
            <w:pPr>
              <w:jc w:val="left"/>
              <w:rPr>
                <w:rFonts w:eastAsia="Times New Roman" w:cs="Times New Roman"/>
                <w:szCs w:val="26"/>
              </w:rPr>
            </w:pPr>
            <w:r>
              <w:rPr>
                <w:rFonts w:eastAsia="Times New Roman" w:cs="Times New Roman"/>
                <w:szCs w:val="26"/>
              </w:rPr>
              <w:t>Cross validation</w:t>
            </w:r>
          </w:p>
        </w:tc>
        <w:tc>
          <w:tcPr>
            <w:tcW w:w="1618" w:type="dxa"/>
            <w:shd w:val="clear" w:color="auto" w:fill="auto"/>
            <w:noWrap/>
          </w:tcPr>
          <w:p w14:paraId="3A15FD39" w14:textId="1AAB5EC4" w:rsidR="006967F3" w:rsidRPr="007508E8" w:rsidRDefault="006967F3" w:rsidP="00316915">
            <w:pPr>
              <w:jc w:val="left"/>
              <w:rPr>
                <w:rFonts w:eastAsia="Times New Roman" w:cs="Times New Roman"/>
                <w:szCs w:val="26"/>
              </w:rPr>
            </w:pPr>
          </w:p>
        </w:tc>
        <w:tc>
          <w:tcPr>
            <w:tcW w:w="4111" w:type="dxa"/>
            <w:noWrap/>
          </w:tcPr>
          <w:p w14:paraId="78A046A6" w14:textId="6EADED7A" w:rsidR="006967F3" w:rsidRPr="007508E8" w:rsidRDefault="002E79DB" w:rsidP="00316915">
            <w:pPr>
              <w:jc w:val="left"/>
              <w:rPr>
                <w:rFonts w:eastAsia="Times New Roman" w:cs="Times New Roman"/>
                <w:szCs w:val="26"/>
              </w:rPr>
            </w:pPr>
            <w:r>
              <w:rPr>
                <w:rFonts w:eastAsia="Times New Roman" w:cs="Times New Roman"/>
                <w:szCs w:val="26"/>
              </w:rPr>
              <w:t>Xác thực chéo</w:t>
            </w:r>
          </w:p>
        </w:tc>
      </w:tr>
      <w:tr w:rsidR="006967F3" w:rsidRPr="007508E8" w14:paraId="05B724A2" w14:textId="77777777" w:rsidTr="009816F5">
        <w:trPr>
          <w:trHeight w:val="420"/>
        </w:trPr>
        <w:tc>
          <w:tcPr>
            <w:tcW w:w="1080" w:type="dxa"/>
            <w:shd w:val="clear" w:color="auto" w:fill="auto"/>
            <w:noWrap/>
            <w:hideMark/>
          </w:tcPr>
          <w:p w14:paraId="5B17BE01"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4</w:t>
            </w:r>
          </w:p>
        </w:tc>
        <w:tc>
          <w:tcPr>
            <w:tcW w:w="1980" w:type="dxa"/>
            <w:shd w:val="clear" w:color="auto" w:fill="auto"/>
          </w:tcPr>
          <w:p w14:paraId="7877C5F3" w14:textId="4DC3EA64" w:rsidR="006967F3" w:rsidRPr="007508E8" w:rsidRDefault="002E79DB" w:rsidP="00316915">
            <w:pPr>
              <w:jc w:val="left"/>
              <w:rPr>
                <w:rFonts w:eastAsia="Times New Roman" w:cs="Times New Roman"/>
                <w:szCs w:val="26"/>
              </w:rPr>
            </w:pPr>
            <w:r>
              <w:rPr>
                <w:rFonts w:eastAsia="Times New Roman" w:cs="Times New Roman"/>
                <w:szCs w:val="26"/>
              </w:rPr>
              <w:t>Data</w:t>
            </w:r>
          </w:p>
        </w:tc>
        <w:tc>
          <w:tcPr>
            <w:tcW w:w="1618" w:type="dxa"/>
            <w:shd w:val="clear" w:color="auto" w:fill="auto"/>
            <w:noWrap/>
          </w:tcPr>
          <w:p w14:paraId="38E10C6C" w14:textId="2E366970" w:rsidR="006967F3" w:rsidRPr="007508E8" w:rsidRDefault="006967F3" w:rsidP="00316915">
            <w:pPr>
              <w:jc w:val="left"/>
              <w:rPr>
                <w:rFonts w:eastAsia="Times New Roman" w:cs="Times New Roman"/>
                <w:szCs w:val="26"/>
              </w:rPr>
            </w:pPr>
          </w:p>
        </w:tc>
        <w:tc>
          <w:tcPr>
            <w:tcW w:w="4111" w:type="dxa"/>
            <w:noWrap/>
          </w:tcPr>
          <w:p w14:paraId="2CA65FD4" w14:textId="5094E6E1" w:rsidR="006967F3" w:rsidRPr="007508E8" w:rsidRDefault="002E79DB" w:rsidP="00316915">
            <w:pPr>
              <w:jc w:val="left"/>
              <w:rPr>
                <w:rFonts w:eastAsia="Times New Roman" w:cs="Times New Roman"/>
                <w:szCs w:val="26"/>
              </w:rPr>
            </w:pPr>
            <w:r>
              <w:rPr>
                <w:rFonts w:eastAsia="Times New Roman" w:cs="Times New Roman"/>
                <w:szCs w:val="26"/>
              </w:rPr>
              <w:t>Dữ liệu</w:t>
            </w:r>
          </w:p>
        </w:tc>
      </w:tr>
      <w:tr w:rsidR="006967F3" w:rsidRPr="007508E8" w14:paraId="1F953026" w14:textId="77777777" w:rsidTr="009816F5">
        <w:trPr>
          <w:trHeight w:val="420"/>
        </w:trPr>
        <w:tc>
          <w:tcPr>
            <w:tcW w:w="1080" w:type="dxa"/>
            <w:shd w:val="clear" w:color="auto" w:fill="auto"/>
            <w:noWrap/>
            <w:hideMark/>
          </w:tcPr>
          <w:p w14:paraId="5E04FB72"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5</w:t>
            </w:r>
          </w:p>
        </w:tc>
        <w:tc>
          <w:tcPr>
            <w:tcW w:w="1980" w:type="dxa"/>
            <w:shd w:val="clear" w:color="auto" w:fill="auto"/>
          </w:tcPr>
          <w:p w14:paraId="6ADA440D" w14:textId="34AD05CF" w:rsidR="006967F3" w:rsidRPr="007508E8" w:rsidRDefault="00F228DA" w:rsidP="00316915">
            <w:pPr>
              <w:jc w:val="left"/>
              <w:rPr>
                <w:rFonts w:eastAsia="Times New Roman" w:cs="Times New Roman"/>
                <w:szCs w:val="26"/>
              </w:rPr>
            </w:pPr>
            <w:r>
              <w:rPr>
                <w:rFonts w:eastAsia="Times New Roman" w:cs="Times New Roman"/>
                <w:szCs w:val="26"/>
              </w:rPr>
              <w:t>Data minining</w:t>
            </w:r>
          </w:p>
        </w:tc>
        <w:tc>
          <w:tcPr>
            <w:tcW w:w="1618" w:type="dxa"/>
            <w:shd w:val="clear" w:color="auto" w:fill="auto"/>
            <w:noWrap/>
          </w:tcPr>
          <w:p w14:paraId="002F1EC8" w14:textId="476AE4D9" w:rsidR="006967F3" w:rsidRPr="007508E8" w:rsidRDefault="006967F3" w:rsidP="00316915">
            <w:pPr>
              <w:jc w:val="left"/>
              <w:rPr>
                <w:rFonts w:eastAsia="Times New Roman" w:cs="Times New Roman"/>
                <w:szCs w:val="26"/>
              </w:rPr>
            </w:pPr>
          </w:p>
        </w:tc>
        <w:tc>
          <w:tcPr>
            <w:tcW w:w="4111" w:type="dxa"/>
            <w:noWrap/>
          </w:tcPr>
          <w:p w14:paraId="2ABC9462" w14:textId="1428E2B5" w:rsidR="006967F3" w:rsidRPr="007508E8" w:rsidRDefault="00F228DA" w:rsidP="00316915">
            <w:pPr>
              <w:jc w:val="left"/>
              <w:rPr>
                <w:rFonts w:eastAsia="Times New Roman" w:cs="Times New Roman"/>
                <w:szCs w:val="26"/>
              </w:rPr>
            </w:pPr>
            <w:r>
              <w:rPr>
                <w:rFonts w:eastAsia="Times New Roman" w:cs="Times New Roman"/>
                <w:szCs w:val="26"/>
              </w:rPr>
              <w:t>Khai phá dữ liệu</w:t>
            </w:r>
          </w:p>
        </w:tc>
      </w:tr>
      <w:tr w:rsidR="006967F3" w:rsidRPr="007508E8" w14:paraId="539434AE" w14:textId="77777777" w:rsidTr="009816F5">
        <w:trPr>
          <w:trHeight w:val="420"/>
        </w:trPr>
        <w:tc>
          <w:tcPr>
            <w:tcW w:w="1080" w:type="dxa"/>
            <w:shd w:val="clear" w:color="auto" w:fill="auto"/>
            <w:noWrap/>
            <w:hideMark/>
          </w:tcPr>
          <w:p w14:paraId="3964DAAD"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6</w:t>
            </w:r>
          </w:p>
        </w:tc>
        <w:tc>
          <w:tcPr>
            <w:tcW w:w="1980" w:type="dxa"/>
            <w:shd w:val="clear" w:color="auto" w:fill="auto"/>
          </w:tcPr>
          <w:p w14:paraId="50AAE2A8" w14:textId="69ECEF87" w:rsidR="006967F3" w:rsidRPr="007508E8" w:rsidRDefault="00F228DA" w:rsidP="00316915">
            <w:pPr>
              <w:jc w:val="left"/>
              <w:rPr>
                <w:rFonts w:eastAsia="Times New Roman" w:cs="Times New Roman"/>
                <w:szCs w:val="26"/>
              </w:rPr>
            </w:pPr>
            <w:r>
              <w:rPr>
                <w:rFonts w:eastAsia="Times New Roman" w:cs="Times New Roman"/>
                <w:szCs w:val="26"/>
              </w:rPr>
              <w:t>Deep learning</w:t>
            </w:r>
          </w:p>
        </w:tc>
        <w:tc>
          <w:tcPr>
            <w:tcW w:w="1618" w:type="dxa"/>
            <w:shd w:val="clear" w:color="auto" w:fill="auto"/>
            <w:noWrap/>
          </w:tcPr>
          <w:p w14:paraId="6D25F384" w14:textId="34F907BE" w:rsidR="006967F3" w:rsidRPr="007508E8" w:rsidRDefault="006967F3" w:rsidP="00316915">
            <w:pPr>
              <w:jc w:val="left"/>
              <w:rPr>
                <w:rFonts w:eastAsia="Times New Roman" w:cs="Times New Roman"/>
                <w:szCs w:val="26"/>
              </w:rPr>
            </w:pPr>
          </w:p>
        </w:tc>
        <w:tc>
          <w:tcPr>
            <w:tcW w:w="4111" w:type="dxa"/>
            <w:noWrap/>
          </w:tcPr>
          <w:p w14:paraId="63FBF288" w14:textId="098C4EF1" w:rsidR="006967F3" w:rsidRPr="007508E8" w:rsidRDefault="00054C73" w:rsidP="00316915">
            <w:pPr>
              <w:jc w:val="left"/>
              <w:rPr>
                <w:rFonts w:eastAsia="Times New Roman" w:cs="Times New Roman"/>
                <w:szCs w:val="26"/>
              </w:rPr>
            </w:pPr>
            <w:r>
              <w:rPr>
                <w:rFonts w:eastAsia="Times New Roman" w:cs="Times New Roman"/>
                <w:szCs w:val="26"/>
              </w:rPr>
              <w:t>Học sâu</w:t>
            </w:r>
          </w:p>
        </w:tc>
      </w:tr>
      <w:tr w:rsidR="006967F3" w:rsidRPr="007508E8" w14:paraId="7C133E03" w14:textId="77777777" w:rsidTr="009816F5">
        <w:trPr>
          <w:trHeight w:val="420"/>
        </w:trPr>
        <w:tc>
          <w:tcPr>
            <w:tcW w:w="1080" w:type="dxa"/>
            <w:shd w:val="clear" w:color="auto" w:fill="auto"/>
            <w:noWrap/>
            <w:hideMark/>
          </w:tcPr>
          <w:p w14:paraId="77B5D8EA"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7</w:t>
            </w:r>
          </w:p>
        </w:tc>
        <w:tc>
          <w:tcPr>
            <w:tcW w:w="1980" w:type="dxa"/>
            <w:shd w:val="clear" w:color="auto" w:fill="auto"/>
          </w:tcPr>
          <w:p w14:paraId="456D32BD" w14:textId="7733D3B8" w:rsidR="006967F3" w:rsidRPr="007508E8" w:rsidRDefault="004551CD" w:rsidP="00316915">
            <w:pPr>
              <w:jc w:val="left"/>
              <w:rPr>
                <w:rFonts w:eastAsia="Times New Roman" w:cs="Times New Roman"/>
                <w:szCs w:val="26"/>
              </w:rPr>
            </w:pPr>
            <w:r>
              <w:t>Edited Nearest Neighbours</w:t>
            </w:r>
          </w:p>
        </w:tc>
        <w:tc>
          <w:tcPr>
            <w:tcW w:w="1618" w:type="dxa"/>
            <w:shd w:val="clear" w:color="auto" w:fill="auto"/>
            <w:noWrap/>
          </w:tcPr>
          <w:p w14:paraId="164F83D1" w14:textId="42A36559" w:rsidR="006967F3" w:rsidRPr="007508E8" w:rsidRDefault="004551CD" w:rsidP="00316915">
            <w:pPr>
              <w:jc w:val="left"/>
              <w:rPr>
                <w:rFonts w:eastAsia="Times New Roman" w:cs="Times New Roman"/>
                <w:szCs w:val="26"/>
              </w:rPr>
            </w:pPr>
            <w:r>
              <w:rPr>
                <w:rFonts w:eastAsia="Times New Roman" w:cs="Times New Roman"/>
                <w:szCs w:val="26"/>
              </w:rPr>
              <w:t>ENN</w:t>
            </w:r>
          </w:p>
        </w:tc>
        <w:tc>
          <w:tcPr>
            <w:tcW w:w="4111" w:type="dxa"/>
            <w:noWrap/>
          </w:tcPr>
          <w:p w14:paraId="0380B7AE" w14:textId="52145FCE" w:rsidR="006967F3" w:rsidRPr="007508E8" w:rsidRDefault="00A127E6" w:rsidP="00316915">
            <w:pPr>
              <w:jc w:val="left"/>
              <w:rPr>
                <w:rFonts w:eastAsia="Times New Roman" w:cs="Times New Roman"/>
                <w:szCs w:val="26"/>
              </w:rPr>
            </w:pPr>
            <w:r>
              <w:rPr>
                <w:rFonts w:eastAsia="Times New Roman" w:cs="Times New Roman"/>
                <w:szCs w:val="26"/>
              </w:rPr>
              <w:t>Nhằm mục đích tăng khả năng khái quát hóa trình phân loại bằng cách loại bỏ các trường hợp nhiễu khỏi tập huấn luyện</w:t>
            </w:r>
          </w:p>
        </w:tc>
      </w:tr>
      <w:tr w:rsidR="006967F3" w:rsidRPr="007508E8" w14:paraId="62F7F032" w14:textId="77777777" w:rsidTr="009816F5">
        <w:trPr>
          <w:trHeight w:val="420"/>
        </w:trPr>
        <w:tc>
          <w:tcPr>
            <w:tcW w:w="1080" w:type="dxa"/>
            <w:shd w:val="clear" w:color="auto" w:fill="auto"/>
            <w:noWrap/>
            <w:hideMark/>
          </w:tcPr>
          <w:p w14:paraId="093EF4F3"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8</w:t>
            </w:r>
          </w:p>
        </w:tc>
        <w:tc>
          <w:tcPr>
            <w:tcW w:w="1980" w:type="dxa"/>
            <w:shd w:val="clear" w:color="auto" w:fill="auto"/>
          </w:tcPr>
          <w:p w14:paraId="540D87AD" w14:textId="2DA367E8" w:rsidR="006967F3" w:rsidRPr="007508E8" w:rsidRDefault="00AB56D3" w:rsidP="00316915">
            <w:pPr>
              <w:jc w:val="left"/>
              <w:rPr>
                <w:rFonts w:eastAsia="Times New Roman" w:cs="Times New Roman"/>
                <w:szCs w:val="26"/>
              </w:rPr>
            </w:pPr>
            <w:r>
              <w:rPr>
                <w:rFonts w:eastAsia="Times New Roman" w:cs="Times New Roman"/>
                <w:szCs w:val="26"/>
              </w:rPr>
              <w:t>Extreme Gradient Boosting</w:t>
            </w:r>
          </w:p>
        </w:tc>
        <w:tc>
          <w:tcPr>
            <w:tcW w:w="1618" w:type="dxa"/>
            <w:shd w:val="clear" w:color="auto" w:fill="auto"/>
            <w:noWrap/>
          </w:tcPr>
          <w:p w14:paraId="4F47CB7E" w14:textId="07ED9B23" w:rsidR="006967F3" w:rsidRPr="007508E8" w:rsidRDefault="00AB56D3" w:rsidP="00316915">
            <w:pPr>
              <w:jc w:val="left"/>
              <w:rPr>
                <w:rFonts w:eastAsia="Times New Roman" w:cs="Times New Roman"/>
                <w:szCs w:val="26"/>
              </w:rPr>
            </w:pPr>
            <w:r>
              <w:rPr>
                <w:rFonts w:eastAsia="Times New Roman" w:cs="Times New Roman"/>
                <w:szCs w:val="26"/>
              </w:rPr>
              <w:t>EGB</w:t>
            </w:r>
          </w:p>
        </w:tc>
        <w:tc>
          <w:tcPr>
            <w:tcW w:w="4111" w:type="dxa"/>
            <w:noWrap/>
          </w:tcPr>
          <w:p w14:paraId="105689FA" w14:textId="74A7FE99" w:rsidR="006967F3" w:rsidRPr="007508E8" w:rsidRDefault="0048128A" w:rsidP="00316915">
            <w:pPr>
              <w:jc w:val="left"/>
              <w:rPr>
                <w:rFonts w:eastAsia="Times New Roman" w:cs="Times New Roman"/>
                <w:szCs w:val="26"/>
              </w:rPr>
            </w:pPr>
            <w:r>
              <w:rPr>
                <w:rFonts w:eastAsia="Times New Roman" w:cs="Times New Roman"/>
                <w:szCs w:val="26"/>
              </w:rPr>
              <w:t>Tăng cường độ dốc cực cao</w:t>
            </w:r>
          </w:p>
        </w:tc>
      </w:tr>
      <w:tr w:rsidR="006967F3" w:rsidRPr="007508E8" w14:paraId="2D10582D" w14:textId="77777777" w:rsidTr="009816F5">
        <w:trPr>
          <w:trHeight w:val="420"/>
        </w:trPr>
        <w:tc>
          <w:tcPr>
            <w:tcW w:w="1080" w:type="dxa"/>
            <w:shd w:val="clear" w:color="auto" w:fill="auto"/>
            <w:noWrap/>
            <w:hideMark/>
          </w:tcPr>
          <w:p w14:paraId="5CC686BA"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9</w:t>
            </w:r>
          </w:p>
        </w:tc>
        <w:tc>
          <w:tcPr>
            <w:tcW w:w="1980" w:type="dxa"/>
            <w:shd w:val="clear" w:color="auto" w:fill="auto"/>
          </w:tcPr>
          <w:p w14:paraId="173CA387" w14:textId="63AD4FC4" w:rsidR="006967F3" w:rsidRPr="007508E8" w:rsidRDefault="00CB0C2C" w:rsidP="00CB0C2C">
            <w:pPr>
              <w:jc w:val="left"/>
              <w:rPr>
                <w:rFonts w:eastAsia="Times New Roman" w:cs="Times New Roman"/>
                <w:szCs w:val="26"/>
              </w:rPr>
            </w:pPr>
            <w:r>
              <w:rPr>
                <w:rFonts w:eastAsia="Times New Roman" w:cs="Times New Roman"/>
                <w:szCs w:val="26"/>
              </w:rPr>
              <w:t>Gradient Boosting Machines</w:t>
            </w:r>
          </w:p>
        </w:tc>
        <w:tc>
          <w:tcPr>
            <w:tcW w:w="1618" w:type="dxa"/>
            <w:shd w:val="clear" w:color="auto" w:fill="auto"/>
            <w:noWrap/>
          </w:tcPr>
          <w:p w14:paraId="472B823C" w14:textId="7C646643" w:rsidR="006967F3" w:rsidRPr="007508E8" w:rsidRDefault="00CB0C2C" w:rsidP="00316915">
            <w:pPr>
              <w:jc w:val="left"/>
              <w:rPr>
                <w:rFonts w:eastAsia="Times New Roman" w:cs="Times New Roman"/>
                <w:szCs w:val="26"/>
              </w:rPr>
            </w:pPr>
            <w:r>
              <w:rPr>
                <w:rFonts w:eastAsia="Times New Roman" w:cs="Times New Roman"/>
                <w:szCs w:val="26"/>
              </w:rPr>
              <w:t>GBM</w:t>
            </w:r>
          </w:p>
        </w:tc>
        <w:tc>
          <w:tcPr>
            <w:tcW w:w="4111" w:type="dxa"/>
            <w:noWrap/>
          </w:tcPr>
          <w:p w14:paraId="6B300A84" w14:textId="477A12A1" w:rsidR="006967F3" w:rsidRPr="007508E8" w:rsidRDefault="005A031B" w:rsidP="00316915">
            <w:pPr>
              <w:jc w:val="left"/>
              <w:rPr>
                <w:rFonts w:eastAsia="Times New Roman" w:cs="Times New Roman"/>
                <w:szCs w:val="26"/>
              </w:rPr>
            </w:pPr>
            <w:r>
              <w:rPr>
                <w:rFonts w:eastAsia="Times New Roman" w:cs="Times New Roman"/>
                <w:szCs w:val="26"/>
              </w:rPr>
              <w:t>Máy tăng cường độ dốc</w:t>
            </w:r>
          </w:p>
        </w:tc>
      </w:tr>
      <w:tr w:rsidR="006967F3" w:rsidRPr="007508E8" w14:paraId="6AF37912" w14:textId="77777777" w:rsidTr="009816F5">
        <w:trPr>
          <w:trHeight w:val="420"/>
        </w:trPr>
        <w:tc>
          <w:tcPr>
            <w:tcW w:w="1080" w:type="dxa"/>
            <w:shd w:val="clear" w:color="auto" w:fill="auto"/>
            <w:noWrap/>
            <w:hideMark/>
          </w:tcPr>
          <w:p w14:paraId="67137150"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10</w:t>
            </w:r>
          </w:p>
        </w:tc>
        <w:tc>
          <w:tcPr>
            <w:tcW w:w="1980" w:type="dxa"/>
            <w:shd w:val="clear" w:color="auto" w:fill="auto"/>
          </w:tcPr>
          <w:p w14:paraId="1820DE85" w14:textId="6CA47C1E" w:rsidR="006967F3" w:rsidRPr="007508E8" w:rsidRDefault="00C938A9" w:rsidP="00C938A9">
            <w:pPr>
              <w:jc w:val="left"/>
              <w:rPr>
                <w:rFonts w:eastAsia="Times New Roman" w:cs="Times New Roman"/>
                <w:szCs w:val="26"/>
              </w:rPr>
            </w:pPr>
            <w:r>
              <w:rPr>
                <w:rFonts w:eastAsia="Times New Roman" w:cs="Times New Roman"/>
                <w:szCs w:val="26"/>
              </w:rPr>
              <w:t>Insights</w:t>
            </w:r>
          </w:p>
        </w:tc>
        <w:tc>
          <w:tcPr>
            <w:tcW w:w="1618" w:type="dxa"/>
            <w:shd w:val="clear" w:color="auto" w:fill="auto"/>
            <w:noWrap/>
          </w:tcPr>
          <w:p w14:paraId="6FEF0864" w14:textId="6CB5DE5F" w:rsidR="006967F3" w:rsidRPr="007508E8" w:rsidRDefault="006967F3" w:rsidP="00316915">
            <w:pPr>
              <w:jc w:val="left"/>
              <w:rPr>
                <w:rFonts w:eastAsia="Times New Roman" w:cs="Times New Roman"/>
                <w:szCs w:val="26"/>
              </w:rPr>
            </w:pPr>
          </w:p>
        </w:tc>
        <w:tc>
          <w:tcPr>
            <w:tcW w:w="4111" w:type="dxa"/>
            <w:noWrap/>
          </w:tcPr>
          <w:p w14:paraId="4021C79C" w14:textId="57C71597" w:rsidR="006967F3" w:rsidRPr="007508E8" w:rsidRDefault="00AA2D12" w:rsidP="00316915">
            <w:pPr>
              <w:jc w:val="left"/>
              <w:rPr>
                <w:rFonts w:eastAsia="Times New Roman" w:cs="Times New Roman"/>
                <w:szCs w:val="26"/>
              </w:rPr>
            </w:pPr>
            <w:r>
              <w:rPr>
                <w:rFonts w:eastAsia="Times New Roman" w:cs="Times New Roman"/>
                <w:szCs w:val="26"/>
              </w:rPr>
              <w:t>Cái nhìn sâu sắc, sự thật ngầm hiểu</w:t>
            </w:r>
          </w:p>
        </w:tc>
      </w:tr>
      <w:tr w:rsidR="006967F3" w:rsidRPr="007508E8" w14:paraId="59705C64" w14:textId="77777777" w:rsidTr="009816F5">
        <w:trPr>
          <w:trHeight w:val="420"/>
        </w:trPr>
        <w:tc>
          <w:tcPr>
            <w:tcW w:w="1080" w:type="dxa"/>
            <w:shd w:val="clear" w:color="auto" w:fill="auto"/>
            <w:noWrap/>
            <w:hideMark/>
          </w:tcPr>
          <w:p w14:paraId="197899BC"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11</w:t>
            </w:r>
          </w:p>
        </w:tc>
        <w:tc>
          <w:tcPr>
            <w:tcW w:w="1980" w:type="dxa"/>
            <w:shd w:val="clear" w:color="auto" w:fill="auto"/>
          </w:tcPr>
          <w:p w14:paraId="78E23AA3" w14:textId="41305526" w:rsidR="006967F3" w:rsidRPr="007508E8" w:rsidRDefault="00AA2D12" w:rsidP="00316915">
            <w:pPr>
              <w:jc w:val="left"/>
              <w:rPr>
                <w:rFonts w:eastAsia="Times New Roman" w:cs="Times New Roman"/>
                <w:szCs w:val="26"/>
              </w:rPr>
            </w:pPr>
            <w:r>
              <w:rPr>
                <w:rFonts w:eastAsia="Times New Roman" w:cs="Times New Roman"/>
                <w:szCs w:val="26"/>
              </w:rPr>
              <w:t>Label</w:t>
            </w:r>
          </w:p>
        </w:tc>
        <w:tc>
          <w:tcPr>
            <w:tcW w:w="1618" w:type="dxa"/>
            <w:shd w:val="clear" w:color="auto" w:fill="auto"/>
            <w:noWrap/>
          </w:tcPr>
          <w:p w14:paraId="42AE6DE1" w14:textId="265A7FB6" w:rsidR="006967F3" w:rsidRPr="007508E8" w:rsidRDefault="006967F3" w:rsidP="00316915">
            <w:pPr>
              <w:jc w:val="left"/>
              <w:rPr>
                <w:rFonts w:eastAsia="Times New Roman" w:cs="Times New Roman"/>
                <w:szCs w:val="26"/>
              </w:rPr>
            </w:pPr>
          </w:p>
        </w:tc>
        <w:tc>
          <w:tcPr>
            <w:tcW w:w="4111" w:type="dxa"/>
            <w:noWrap/>
          </w:tcPr>
          <w:p w14:paraId="38BA2D80" w14:textId="6896CE09" w:rsidR="006967F3" w:rsidRPr="007508E8" w:rsidRDefault="00AA2D12" w:rsidP="00316915">
            <w:pPr>
              <w:jc w:val="left"/>
              <w:rPr>
                <w:rFonts w:eastAsia="Times New Roman" w:cs="Times New Roman"/>
                <w:szCs w:val="26"/>
              </w:rPr>
            </w:pPr>
            <w:r>
              <w:rPr>
                <w:rFonts w:eastAsia="Times New Roman" w:cs="Times New Roman"/>
                <w:szCs w:val="26"/>
              </w:rPr>
              <w:t>Nhãn</w:t>
            </w:r>
          </w:p>
        </w:tc>
      </w:tr>
      <w:tr w:rsidR="006967F3" w:rsidRPr="007508E8" w14:paraId="25264186" w14:textId="77777777" w:rsidTr="009816F5">
        <w:trPr>
          <w:trHeight w:val="420"/>
        </w:trPr>
        <w:tc>
          <w:tcPr>
            <w:tcW w:w="1080" w:type="dxa"/>
            <w:shd w:val="clear" w:color="auto" w:fill="auto"/>
            <w:noWrap/>
            <w:hideMark/>
          </w:tcPr>
          <w:p w14:paraId="469560D0"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12</w:t>
            </w:r>
          </w:p>
        </w:tc>
        <w:tc>
          <w:tcPr>
            <w:tcW w:w="1980" w:type="dxa"/>
            <w:shd w:val="clear" w:color="auto" w:fill="auto"/>
          </w:tcPr>
          <w:p w14:paraId="39A693A6" w14:textId="665A2421" w:rsidR="006967F3" w:rsidRPr="007508E8" w:rsidRDefault="00014B17" w:rsidP="00316915">
            <w:pPr>
              <w:jc w:val="left"/>
              <w:rPr>
                <w:rFonts w:eastAsia="Times New Roman" w:cs="Times New Roman"/>
                <w:szCs w:val="26"/>
              </w:rPr>
            </w:pPr>
            <w:r>
              <w:rPr>
                <w:rFonts w:eastAsia="Times New Roman" w:cs="Times New Roman"/>
                <w:szCs w:val="26"/>
              </w:rPr>
              <w:t>Machine learning</w:t>
            </w:r>
          </w:p>
        </w:tc>
        <w:tc>
          <w:tcPr>
            <w:tcW w:w="1618" w:type="dxa"/>
            <w:shd w:val="clear" w:color="auto" w:fill="auto"/>
            <w:noWrap/>
          </w:tcPr>
          <w:p w14:paraId="6BAFE865" w14:textId="22CA83B4" w:rsidR="006967F3" w:rsidRPr="007508E8" w:rsidRDefault="00014B17" w:rsidP="00316915">
            <w:pPr>
              <w:jc w:val="left"/>
              <w:rPr>
                <w:rFonts w:eastAsia="Times New Roman" w:cs="Times New Roman"/>
                <w:szCs w:val="26"/>
              </w:rPr>
            </w:pPr>
            <w:r>
              <w:rPr>
                <w:rFonts w:eastAsia="Times New Roman" w:cs="Times New Roman"/>
                <w:szCs w:val="26"/>
              </w:rPr>
              <w:t>ML</w:t>
            </w:r>
          </w:p>
        </w:tc>
        <w:tc>
          <w:tcPr>
            <w:tcW w:w="4111" w:type="dxa"/>
            <w:noWrap/>
          </w:tcPr>
          <w:p w14:paraId="56736CEA" w14:textId="2C697310" w:rsidR="006967F3" w:rsidRPr="007508E8" w:rsidRDefault="00014B17" w:rsidP="00316915">
            <w:pPr>
              <w:jc w:val="left"/>
              <w:rPr>
                <w:rFonts w:eastAsia="Times New Roman" w:cs="Times New Roman"/>
                <w:szCs w:val="26"/>
              </w:rPr>
            </w:pPr>
            <w:r>
              <w:rPr>
                <w:rFonts w:eastAsia="Times New Roman" w:cs="Times New Roman"/>
                <w:szCs w:val="26"/>
              </w:rPr>
              <w:t>Máy học</w:t>
            </w:r>
          </w:p>
        </w:tc>
      </w:tr>
      <w:tr w:rsidR="006967F3" w:rsidRPr="007508E8" w14:paraId="2566D439" w14:textId="77777777" w:rsidTr="009816F5">
        <w:trPr>
          <w:trHeight w:val="420"/>
        </w:trPr>
        <w:tc>
          <w:tcPr>
            <w:tcW w:w="1080" w:type="dxa"/>
            <w:shd w:val="clear" w:color="auto" w:fill="auto"/>
            <w:noWrap/>
            <w:hideMark/>
          </w:tcPr>
          <w:p w14:paraId="47AC7677" w14:textId="77777777" w:rsidR="006967F3" w:rsidRPr="007508E8" w:rsidRDefault="006967F3" w:rsidP="00316915">
            <w:pPr>
              <w:jc w:val="center"/>
              <w:rPr>
                <w:rFonts w:eastAsia="Times New Roman" w:cs="Times New Roman"/>
                <w:szCs w:val="26"/>
              </w:rPr>
            </w:pPr>
            <w:r w:rsidRPr="007508E8">
              <w:rPr>
                <w:rFonts w:eastAsia="Times New Roman" w:cs="Times New Roman"/>
                <w:szCs w:val="26"/>
              </w:rPr>
              <w:t>13</w:t>
            </w:r>
          </w:p>
        </w:tc>
        <w:tc>
          <w:tcPr>
            <w:tcW w:w="1980" w:type="dxa"/>
            <w:shd w:val="clear" w:color="auto" w:fill="auto"/>
          </w:tcPr>
          <w:p w14:paraId="39CFB541" w14:textId="300D40D0" w:rsidR="006967F3" w:rsidRPr="007508E8" w:rsidRDefault="00563B0D" w:rsidP="00316915">
            <w:pPr>
              <w:jc w:val="left"/>
              <w:rPr>
                <w:rFonts w:eastAsia="Times New Roman" w:cs="Times New Roman"/>
                <w:szCs w:val="26"/>
              </w:rPr>
            </w:pPr>
            <w:r>
              <w:rPr>
                <w:rFonts w:eastAsia="Times New Roman" w:cs="Times New Roman"/>
                <w:szCs w:val="26"/>
              </w:rPr>
              <w:t>Outcome</w:t>
            </w:r>
          </w:p>
        </w:tc>
        <w:tc>
          <w:tcPr>
            <w:tcW w:w="1618" w:type="dxa"/>
            <w:shd w:val="clear" w:color="auto" w:fill="auto"/>
            <w:noWrap/>
          </w:tcPr>
          <w:p w14:paraId="3E498354" w14:textId="291B3481" w:rsidR="006967F3" w:rsidRPr="007508E8" w:rsidRDefault="006967F3" w:rsidP="00316915">
            <w:pPr>
              <w:jc w:val="left"/>
              <w:rPr>
                <w:rFonts w:eastAsia="Times New Roman" w:cs="Times New Roman"/>
                <w:szCs w:val="26"/>
              </w:rPr>
            </w:pPr>
          </w:p>
        </w:tc>
        <w:tc>
          <w:tcPr>
            <w:tcW w:w="4111" w:type="dxa"/>
            <w:noWrap/>
          </w:tcPr>
          <w:p w14:paraId="25400E06" w14:textId="44DC23BF" w:rsidR="006967F3" w:rsidRPr="007508E8" w:rsidRDefault="00563B0D" w:rsidP="00316915">
            <w:pPr>
              <w:jc w:val="left"/>
              <w:rPr>
                <w:rFonts w:eastAsia="Times New Roman" w:cs="Times New Roman"/>
                <w:szCs w:val="26"/>
              </w:rPr>
            </w:pPr>
            <w:r>
              <w:rPr>
                <w:rFonts w:eastAsia="Times New Roman" w:cs="Times New Roman"/>
                <w:szCs w:val="26"/>
              </w:rPr>
              <w:t>Đầu ra</w:t>
            </w:r>
          </w:p>
        </w:tc>
      </w:tr>
      <w:tr w:rsidR="00952C03" w:rsidRPr="007508E8" w14:paraId="2573BACC" w14:textId="77777777" w:rsidTr="009816F5">
        <w:trPr>
          <w:trHeight w:val="420"/>
        </w:trPr>
        <w:tc>
          <w:tcPr>
            <w:tcW w:w="1080" w:type="dxa"/>
            <w:shd w:val="clear" w:color="auto" w:fill="auto"/>
            <w:noWrap/>
            <w:hideMark/>
          </w:tcPr>
          <w:p w14:paraId="74E85297" w14:textId="77777777" w:rsidR="00952C03" w:rsidRPr="007508E8" w:rsidRDefault="00952C03" w:rsidP="00952C03">
            <w:pPr>
              <w:jc w:val="center"/>
              <w:rPr>
                <w:rFonts w:eastAsia="Times New Roman" w:cs="Times New Roman"/>
                <w:szCs w:val="26"/>
              </w:rPr>
            </w:pPr>
            <w:r w:rsidRPr="007508E8">
              <w:rPr>
                <w:rFonts w:eastAsia="Times New Roman" w:cs="Times New Roman"/>
                <w:szCs w:val="26"/>
              </w:rPr>
              <w:t>14</w:t>
            </w:r>
          </w:p>
        </w:tc>
        <w:tc>
          <w:tcPr>
            <w:tcW w:w="1980" w:type="dxa"/>
            <w:shd w:val="clear" w:color="auto" w:fill="auto"/>
          </w:tcPr>
          <w:p w14:paraId="596C6983" w14:textId="03C20776" w:rsidR="00952C03" w:rsidRPr="007508E8" w:rsidRDefault="00952C03" w:rsidP="00952C03">
            <w:pPr>
              <w:jc w:val="left"/>
              <w:rPr>
                <w:rFonts w:eastAsia="Times New Roman" w:cs="Times New Roman"/>
                <w:szCs w:val="26"/>
              </w:rPr>
            </w:pPr>
            <w:r>
              <w:rPr>
                <w:rFonts w:eastAsia="Times New Roman" w:cs="Times New Roman"/>
                <w:szCs w:val="26"/>
              </w:rPr>
              <w:t>Test set</w:t>
            </w:r>
          </w:p>
        </w:tc>
        <w:tc>
          <w:tcPr>
            <w:tcW w:w="1618" w:type="dxa"/>
            <w:shd w:val="clear" w:color="auto" w:fill="auto"/>
            <w:noWrap/>
          </w:tcPr>
          <w:p w14:paraId="0FB55A6D" w14:textId="0A176996" w:rsidR="00952C03" w:rsidRPr="007508E8" w:rsidRDefault="00952C03" w:rsidP="00952C03">
            <w:pPr>
              <w:jc w:val="left"/>
              <w:rPr>
                <w:rFonts w:eastAsia="Times New Roman" w:cs="Times New Roman"/>
                <w:szCs w:val="26"/>
              </w:rPr>
            </w:pPr>
          </w:p>
        </w:tc>
        <w:tc>
          <w:tcPr>
            <w:tcW w:w="4111" w:type="dxa"/>
            <w:noWrap/>
          </w:tcPr>
          <w:p w14:paraId="3B5ACCE8" w14:textId="3F1BA5AF" w:rsidR="00952C03" w:rsidRPr="007508E8" w:rsidRDefault="00952C03" w:rsidP="00952C03">
            <w:pPr>
              <w:jc w:val="left"/>
              <w:rPr>
                <w:rFonts w:eastAsia="Times New Roman" w:cs="Times New Roman"/>
                <w:szCs w:val="26"/>
              </w:rPr>
            </w:pPr>
            <w:r>
              <w:rPr>
                <w:rFonts w:eastAsia="Times New Roman" w:cs="Times New Roman"/>
                <w:szCs w:val="26"/>
              </w:rPr>
              <w:t>Tập dữ liệu dùng để kiểm thử</w:t>
            </w:r>
          </w:p>
        </w:tc>
      </w:tr>
      <w:tr w:rsidR="00952C03" w:rsidRPr="007508E8" w14:paraId="3AB94D54" w14:textId="77777777" w:rsidTr="009816F5">
        <w:trPr>
          <w:trHeight w:val="420"/>
        </w:trPr>
        <w:tc>
          <w:tcPr>
            <w:tcW w:w="1080" w:type="dxa"/>
            <w:shd w:val="clear" w:color="auto" w:fill="auto"/>
            <w:noWrap/>
            <w:hideMark/>
          </w:tcPr>
          <w:p w14:paraId="63D1E7C5" w14:textId="77777777" w:rsidR="00952C03" w:rsidRPr="007508E8" w:rsidRDefault="00952C03" w:rsidP="00952C03">
            <w:pPr>
              <w:jc w:val="center"/>
              <w:rPr>
                <w:rFonts w:eastAsia="Times New Roman" w:cs="Times New Roman"/>
                <w:szCs w:val="26"/>
              </w:rPr>
            </w:pPr>
            <w:r w:rsidRPr="007508E8">
              <w:rPr>
                <w:rFonts w:eastAsia="Times New Roman" w:cs="Times New Roman"/>
                <w:szCs w:val="26"/>
              </w:rPr>
              <w:t>15</w:t>
            </w:r>
          </w:p>
        </w:tc>
        <w:tc>
          <w:tcPr>
            <w:tcW w:w="1980" w:type="dxa"/>
            <w:shd w:val="clear" w:color="auto" w:fill="auto"/>
          </w:tcPr>
          <w:p w14:paraId="1616DFAB" w14:textId="2AB08CDA" w:rsidR="00952C03" w:rsidRPr="007508E8" w:rsidRDefault="00FF2269" w:rsidP="00952C03">
            <w:pPr>
              <w:jc w:val="left"/>
              <w:rPr>
                <w:rFonts w:eastAsia="Times New Roman" w:cs="Times New Roman"/>
                <w:szCs w:val="26"/>
              </w:rPr>
            </w:pPr>
            <w:r>
              <w:rPr>
                <w:rFonts w:eastAsia="Times New Roman" w:cs="Times New Roman"/>
                <w:szCs w:val="26"/>
              </w:rPr>
              <w:t>Train</w:t>
            </w:r>
          </w:p>
        </w:tc>
        <w:tc>
          <w:tcPr>
            <w:tcW w:w="1618" w:type="dxa"/>
            <w:shd w:val="clear" w:color="auto" w:fill="auto"/>
            <w:noWrap/>
          </w:tcPr>
          <w:p w14:paraId="06B54B3C" w14:textId="5DCCD511" w:rsidR="00952C03" w:rsidRPr="007508E8" w:rsidRDefault="00952C03" w:rsidP="00952C03">
            <w:pPr>
              <w:jc w:val="left"/>
              <w:rPr>
                <w:rFonts w:eastAsia="Times New Roman" w:cs="Times New Roman"/>
                <w:szCs w:val="26"/>
              </w:rPr>
            </w:pPr>
          </w:p>
        </w:tc>
        <w:tc>
          <w:tcPr>
            <w:tcW w:w="4111" w:type="dxa"/>
            <w:noWrap/>
          </w:tcPr>
          <w:p w14:paraId="7413E807" w14:textId="0FBD246B" w:rsidR="00952C03" w:rsidRPr="007508E8" w:rsidRDefault="00FF2269" w:rsidP="00952C03">
            <w:pPr>
              <w:jc w:val="left"/>
              <w:rPr>
                <w:rFonts w:eastAsia="Times New Roman" w:cs="Times New Roman"/>
                <w:szCs w:val="26"/>
              </w:rPr>
            </w:pPr>
            <w:r>
              <w:rPr>
                <w:rFonts w:eastAsia="Times New Roman" w:cs="Times New Roman"/>
                <w:szCs w:val="26"/>
              </w:rPr>
              <w:t>Huấn luyện</w:t>
            </w:r>
          </w:p>
        </w:tc>
      </w:tr>
      <w:tr w:rsidR="00952C03" w:rsidRPr="007508E8" w14:paraId="71EDCDD7" w14:textId="77777777" w:rsidTr="009816F5">
        <w:trPr>
          <w:trHeight w:val="420"/>
        </w:trPr>
        <w:tc>
          <w:tcPr>
            <w:tcW w:w="1080" w:type="dxa"/>
            <w:shd w:val="clear" w:color="auto" w:fill="auto"/>
            <w:noWrap/>
            <w:hideMark/>
          </w:tcPr>
          <w:p w14:paraId="71D861DC" w14:textId="77777777" w:rsidR="00952C03" w:rsidRPr="007508E8" w:rsidRDefault="00952C03" w:rsidP="00952C03">
            <w:pPr>
              <w:jc w:val="center"/>
              <w:rPr>
                <w:rFonts w:eastAsia="Times New Roman" w:cs="Times New Roman"/>
                <w:szCs w:val="26"/>
              </w:rPr>
            </w:pPr>
            <w:r w:rsidRPr="007508E8">
              <w:rPr>
                <w:rFonts w:eastAsia="Times New Roman" w:cs="Times New Roman"/>
                <w:szCs w:val="26"/>
              </w:rPr>
              <w:t>16</w:t>
            </w:r>
          </w:p>
        </w:tc>
        <w:tc>
          <w:tcPr>
            <w:tcW w:w="1980" w:type="dxa"/>
            <w:shd w:val="clear" w:color="auto" w:fill="auto"/>
          </w:tcPr>
          <w:p w14:paraId="1A342D5E" w14:textId="3DBB1BA5" w:rsidR="00952C03" w:rsidRPr="007508E8" w:rsidRDefault="00FF2269" w:rsidP="00952C03">
            <w:pPr>
              <w:jc w:val="left"/>
              <w:rPr>
                <w:rFonts w:eastAsia="Times New Roman" w:cs="Times New Roman"/>
                <w:szCs w:val="26"/>
              </w:rPr>
            </w:pPr>
            <w:r>
              <w:rPr>
                <w:rFonts w:eastAsia="Times New Roman" w:cs="Times New Roman"/>
                <w:szCs w:val="26"/>
              </w:rPr>
              <w:t>Train set</w:t>
            </w:r>
          </w:p>
        </w:tc>
        <w:tc>
          <w:tcPr>
            <w:tcW w:w="1618" w:type="dxa"/>
            <w:shd w:val="clear" w:color="auto" w:fill="auto"/>
            <w:noWrap/>
          </w:tcPr>
          <w:p w14:paraId="152F26AA" w14:textId="6B66653D" w:rsidR="00952C03" w:rsidRPr="007508E8" w:rsidRDefault="00952C03" w:rsidP="00952C03">
            <w:pPr>
              <w:jc w:val="left"/>
              <w:rPr>
                <w:rFonts w:eastAsia="Times New Roman" w:cs="Times New Roman"/>
                <w:szCs w:val="26"/>
              </w:rPr>
            </w:pPr>
          </w:p>
        </w:tc>
        <w:tc>
          <w:tcPr>
            <w:tcW w:w="4111" w:type="dxa"/>
            <w:noWrap/>
          </w:tcPr>
          <w:p w14:paraId="4CEB1768" w14:textId="3FB2A9B6" w:rsidR="00952C03" w:rsidRPr="007508E8" w:rsidRDefault="00FF2269" w:rsidP="00952C03">
            <w:pPr>
              <w:jc w:val="left"/>
              <w:rPr>
                <w:rFonts w:eastAsia="Times New Roman" w:cs="Times New Roman"/>
                <w:szCs w:val="26"/>
              </w:rPr>
            </w:pPr>
            <w:r>
              <w:rPr>
                <w:rFonts w:eastAsia="Times New Roman" w:cs="Times New Roman"/>
                <w:szCs w:val="26"/>
              </w:rPr>
              <w:t>Tập dữ liệu dùng để huấn luyện</w:t>
            </w:r>
          </w:p>
        </w:tc>
      </w:tr>
    </w:tbl>
    <w:p w14:paraId="0B64D603" w14:textId="77777777" w:rsidR="00FF2269" w:rsidRDefault="00FF2269" w:rsidP="00FF2269">
      <w:pPr>
        <w:rPr>
          <w:rFonts w:cs="Times New Roman"/>
          <w:b/>
          <w:bCs/>
        </w:rPr>
      </w:pPr>
    </w:p>
    <w:p w14:paraId="439AF5DD" w14:textId="170AF5F9" w:rsidR="008A18FD" w:rsidRPr="007508E8" w:rsidRDefault="00FF2269" w:rsidP="00FF2269">
      <w:pPr>
        <w:jc w:val="center"/>
        <w:rPr>
          <w:rFonts w:cs="Times New Roman"/>
          <w:b/>
          <w:bCs/>
        </w:rPr>
      </w:pPr>
      <w:r>
        <w:rPr>
          <w:rFonts w:cs="Times New Roman"/>
          <w:b/>
          <w:bCs/>
        </w:rPr>
        <w:br w:type="page"/>
      </w:r>
      <w:r>
        <w:rPr>
          <w:rFonts w:cs="Times New Roman"/>
          <w:b/>
          <w:bCs/>
        </w:rPr>
        <w:lastRenderedPageBreak/>
        <w:t>L</w:t>
      </w:r>
      <w:r w:rsidR="008A18FD" w:rsidRPr="007508E8">
        <w:rPr>
          <w:rFonts w:cs="Times New Roman"/>
          <w:b/>
          <w:bCs/>
        </w:rPr>
        <w:t>ỜI CAM ĐOAN</w:t>
      </w:r>
    </w:p>
    <w:p w14:paraId="2AD6F7C7" w14:textId="77777777" w:rsidR="008A18FD" w:rsidRPr="007508E8" w:rsidRDefault="008A18FD" w:rsidP="00316915">
      <w:pPr>
        <w:ind w:firstLine="720"/>
        <w:rPr>
          <w:rFonts w:cs="Times New Roman"/>
        </w:rPr>
      </w:pPr>
      <w:r w:rsidRPr="007508E8">
        <w:rPr>
          <w:rFonts w:eastAsia="Times New Roman" w:cs="Times New Roman"/>
        </w:rPr>
        <w:t xml:space="preserve">Nhóm tác giả xin cam đoan đây là công trình nghiên cứu khoa học của Nguyễn Hoàng Hiệp và Trần Hoàng Luân và được sự hướng dẫn của TS. Cao Thị Nhạn.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và có ghi rõ trong phần tài liệu tham khảo. </w:t>
      </w:r>
    </w:p>
    <w:p w14:paraId="13EC54A1" w14:textId="77777777" w:rsidR="008A18FD" w:rsidRPr="007508E8" w:rsidRDefault="008A18FD" w:rsidP="00316915">
      <w:pPr>
        <w:ind w:firstLine="720"/>
        <w:rPr>
          <w:rFonts w:cs="Times New Roman"/>
        </w:rPr>
      </w:pPr>
      <w:r w:rsidRPr="007508E8">
        <w:rPr>
          <w:rFonts w:eastAsia="Times New Roman" w:cs="Times New Roman"/>
        </w:rPr>
        <w:t>Ngoài ra, trong luận văn còn sử dụng một số nhận xét, đánh giá cũng như số liệu của các tác giả khác, cơ quan tổ chức khác đều có trích dẫn và chú thích nguồn gốc. Nếu phát hiện có bất kỳ sự bất thường nào tôi xin hoàn toàn chịu trách nhiệm về nội dung luận văn của mình.</w:t>
      </w:r>
    </w:p>
    <w:p w14:paraId="3ABF427A" w14:textId="77777777" w:rsidR="00291806" w:rsidRDefault="00291806" w:rsidP="00291806">
      <w:pPr>
        <w:ind w:left="1440" w:firstLine="720"/>
        <w:jc w:val="center"/>
        <w:rPr>
          <w:rFonts w:eastAsia="Times New Roman" w:cs="Times New Roman"/>
        </w:rPr>
      </w:pPr>
      <w:r>
        <w:rPr>
          <w:rFonts w:eastAsia="Times New Roman" w:cs="Times New Roman"/>
        </w:rPr>
        <w:t>Sinh viên: Nguyễn Hoàng Hiệp</w:t>
      </w:r>
    </w:p>
    <w:p w14:paraId="1D3DB17D" w14:textId="7975C5D1" w:rsidR="008A18FD" w:rsidRPr="007508E8" w:rsidRDefault="00291806" w:rsidP="00291806">
      <w:pPr>
        <w:ind w:left="1440" w:firstLine="720"/>
        <w:jc w:val="center"/>
        <w:rPr>
          <w:rFonts w:cs="Times New Roman"/>
          <w:b/>
          <w:bCs/>
        </w:rPr>
      </w:pPr>
      <w:r>
        <w:rPr>
          <w:rFonts w:eastAsia="Times New Roman" w:cs="Times New Roman"/>
        </w:rPr>
        <w:t xml:space="preserve"> </w:t>
      </w:r>
      <w:r>
        <w:rPr>
          <w:rFonts w:eastAsia="Times New Roman" w:cs="Times New Roman"/>
        </w:rPr>
        <w:tab/>
        <w:t>Trần Hoàng Luân</w:t>
      </w:r>
      <w:r w:rsidR="008A18FD" w:rsidRPr="007508E8">
        <w:rPr>
          <w:rFonts w:cs="Times New Roman"/>
          <w:b/>
          <w:bCs/>
        </w:rPr>
        <w:br w:type="page"/>
      </w:r>
    </w:p>
    <w:p w14:paraId="01921C7F" w14:textId="77777777" w:rsidR="008A18FD" w:rsidRPr="007508E8" w:rsidRDefault="008A18FD" w:rsidP="00316915">
      <w:pPr>
        <w:jc w:val="center"/>
        <w:rPr>
          <w:rFonts w:cs="Times New Roman"/>
          <w:b/>
          <w:bCs/>
        </w:rPr>
        <w:sectPr w:rsidR="008A18FD" w:rsidRPr="007508E8" w:rsidSect="00812324">
          <w:pgSz w:w="11907" w:h="16839" w:code="9"/>
          <w:pgMar w:top="1701" w:right="1134" w:bottom="1985" w:left="1985" w:header="794" w:footer="0" w:gutter="0"/>
          <w:cols w:space="720"/>
          <w:docGrid w:linePitch="354"/>
        </w:sectPr>
      </w:pPr>
    </w:p>
    <w:p w14:paraId="65B09F44" w14:textId="29717B40" w:rsidR="008A18FD" w:rsidRPr="007508E8" w:rsidRDefault="008A18FD" w:rsidP="00316915">
      <w:pPr>
        <w:pStyle w:val="Heading1"/>
        <w:numPr>
          <w:ilvl w:val="0"/>
          <w:numId w:val="0"/>
        </w:numPr>
        <w:ind w:left="432"/>
        <w:rPr>
          <w:rFonts w:cs="Times New Roman"/>
        </w:rPr>
      </w:pPr>
      <w:bookmarkStart w:id="7" w:name="_Toc29793981"/>
      <w:r w:rsidRPr="007508E8">
        <w:rPr>
          <w:rFonts w:cs="Times New Roman"/>
        </w:rPr>
        <w:lastRenderedPageBreak/>
        <w:t>TÓM TẮT KHÓA LUẬN</w:t>
      </w:r>
      <w:bookmarkEnd w:id="7"/>
    </w:p>
    <w:p w14:paraId="43DAEAD7" w14:textId="77777777" w:rsidR="008A18FD" w:rsidRPr="007508E8" w:rsidRDefault="008A18FD" w:rsidP="00316915">
      <w:pPr>
        <w:tabs>
          <w:tab w:val="left" w:pos="1020"/>
        </w:tabs>
        <w:rPr>
          <w:rFonts w:cs="Times New Roman"/>
        </w:rPr>
      </w:pPr>
      <w:r w:rsidRPr="007508E8">
        <w:rPr>
          <w:rFonts w:cs="Times New Roman"/>
        </w:rPr>
        <w:tab/>
        <w:t xml:space="preserve">Đề tài khóa luận: “Nghiên cứu mô hình phát hiện bất thường trong giao dịch tài chính” là đề tài hướng đến việc nghiên cứu và chỉ ra các mô hình áp dụng trong việc phát hiện các bất thường trọng giao dịch tài chính. Phát hiện bất thường là một vấn đề đầy thách thức tuy chỉ chiếm tỉ lệ thấp nhưng có thể gây ra nhiều tổn thất lớn. Hiện tại, tội phạm rất tinh vi, khi các kế hoạch lừa đảo thông thường không thành công, những kẻ lừa đảo đã học cách thay đổi chiến thuật bằng nhiều hành vi thông minh hơn. </w:t>
      </w:r>
    </w:p>
    <w:p w14:paraId="40700C9A" w14:textId="77777777" w:rsidR="008A18FD" w:rsidRPr="007508E8" w:rsidRDefault="008A18FD" w:rsidP="00316915">
      <w:pPr>
        <w:tabs>
          <w:tab w:val="left" w:pos="1020"/>
        </w:tabs>
        <w:rPr>
          <w:rFonts w:cs="Times New Roman"/>
        </w:rPr>
      </w:pPr>
      <w:r w:rsidRPr="007508E8">
        <w:rPr>
          <w:rFonts w:cs="Times New Roman"/>
        </w:rPr>
        <w:tab/>
        <w:t>Đề tài sử dụng machine learning trong việc sử dụng các thuật toán xử lý các bộ dữ liệu lớn với nhiều biến số và giúp tìm ra các mối tương quan giữa các hành vi người dùng và các hành động bất thường so với việc sử dụng các hệ thống dựa trên quy tắc khi quá trình xử lý dữ liệu chậm hơn và thực hiện khá nhiều các thao tác thủ công. Bằng việc sử dụng machine learning, đề tài nhằm đưa ra các thao tác thu thập, xử lý dữ liệu để tiến hành đưa ra các bộ huấn luyện và kiểm tra từ đó tạo ra các mô hình thích hợp. Cuối cùng so sánh đánh giá và chọn ra mô hình phù hợp trong việc phát hiện bất thường trong giao dịch. Mở rộng sẽ tìm hiểu các kỹ thuật nâng cao độ chính xác cho các thuật toán.</w:t>
      </w:r>
    </w:p>
    <w:p w14:paraId="25A04943" w14:textId="77777777" w:rsidR="008A18FD" w:rsidRPr="007508E8" w:rsidRDefault="008A18FD" w:rsidP="00316915">
      <w:pPr>
        <w:tabs>
          <w:tab w:val="left" w:pos="1020"/>
        </w:tabs>
        <w:ind w:firstLine="720"/>
        <w:rPr>
          <w:rFonts w:cs="Times New Roman"/>
        </w:rPr>
      </w:pPr>
      <w:r w:rsidRPr="007508E8">
        <w:rPr>
          <w:rFonts w:cs="Times New Roman"/>
        </w:rPr>
        <w:t>Sau khi tìm hiểu, khảo sát và nghiên cứu các bài báo khoa học liên quan, nhóm tác giả đưa ra hướng thực hiện cho đề tài như sau:</w:t>
      </w:r>
    </w:p>
    <w:p w14:paraId="1127569A" w14:textId="77777777" w:rsidR="008A18FD" w:rsidRPr="007508E8" w:rsidRDefault="008A18FD" w:rsidP="00316915">
      <w:pPr>
        <w:pStyle w:val="ListParagraph"/>
        <w:numPr>
          <w:ilvl w:val="0"/>
          <w:numId w:val="24"/>
        </w:numPr>
        <w:rPr>
          <w:szCs w:val="26"/>
        </w:rPr>
      </w:pPr>
      <w:r w:rsidRPr="007508E8">
        <w:t>Xử lý dữ liệu mất cân bằng cho các bộ dữ liệu bằng việc áp dụng các kỹ thuật phù hợp: Oversampling, Undersampling và Combined class methods SMOTE + ENN (Phương pháp kết hợp).</w:t>
      </w:r>
    </w:p>
    <w:p w14:paraId="2D31FB75" w14:textId="77777777" w:rsidR="008A18FD" w:rsidRPr="007508E8" w:rsidRDefault="008A18FD" w:rsidP="00316915">
      <w:pPr>
        <w:pStyle w:val="ListParagraph"/>
        <w:numPr>
          <w:ilvl w:val="0"/>
          <w:numId w:val="24"/>
        </w:numPr>
      </w:pPr>
      <w:r w:rsidRPr="007508E8">
        <w:t>Nghiên cứu và chạy các thuật toán phân lớp: Random forest, multi-layer perceptron, extreme gradient boosting.</w:t>
      </w:r>
    </w:p>
    <w:p w14:paraId="7188831B" w14:textId="77777777" w:rsidR="008A18FD" w:rsidRPr="007508E8" w:rsidRDefault="008A18FD" w:rsidP="00316915">
      <w:pPr>
        <w:pStyle w:val="ListParagraph"/>
        <w:numPr>
          <w:ilvl w:val="0"/>
          <w:numId w:val="24"/>
        </w:numPr>
      </w:pPr>
      <w:r w:rsidRPr="007508E8">
        <w:t>Tìm hiểu các kỹ thuật nâng cao độ chính xác của kết quả như: Gradient descent, back-propagation.</w:t>
      </w:r>
    </w:p>
    <w:p w14:paraId="1D1A8737" w14:textId="77777777" w:rsidR="008A18FD" w:rsidRPr="007508E8" w:rsidRDefault="008A18FD" w:rsidP="00316915">
      <w:pPr>
        <w:pStyle w:val="ListParagraph"/>
        <w:numPr>
          <w:ilvl w:val="0"/>
          <w:numId w:val="24"/>
        </w:numPr>
      </w:pPr>
      <w:r w:rsidRPr="007508E8">
        <w:t>Platform sử dụng: Colab Google.</w:t>
      </w:r>
    </w:p>
    <w:p w14:paraId="1DC20BBE" w14:textId="77777777" w:rsidR="008A18FD" w:rsidRPr="007508E8" w:rsidRDefault="008A18FD" w:rsidP="00316915">
      <w:pPr>
        <w:pStyle w:val="ListParagraph"/>
        <w:numPr>
          <w:ilvl w:val="0"/>
          <w:numId w:val="24"/>
        </w:numPr>
      </w:pPr>
      <w:r w:rsidRPr="007508E8">
        <w:t>Ngôn ngữ lập trình: Python.</w:t>
      </w:r>
    </w:p>
    <w:p w14:paraId="54C26D54" w14:textId="38494BCB" w:rsidR="008A18FD" w:rsidRPr="007508E8" w:rsidRDefault="008A18FD" w:rsidP="00316915">
      <w:pPr>
        <w:rPr>
          <w:rFonts w:cs="Times New Roman"/>
          <w:b/>
          <w:bCs/>
        </w:rPr>
      </w:pPr>
      <w:r w:rsidRPr="007508E8">
        <w:rPr>
          <w:rFonts w:cs="Times New Roman"/>
          <w:b/>
          <w:bCs/>
        </w:rPr>
        <w:br w:type="page"/>
      </w:r>
    </w:p>
    <w:p w14:paraId="6EED876E" w14:textId="5DF6AFC4" w:rsidR="00812324" w:rsidRPr="007508E8" w:rsidRDefault="00B42250" w:rsidP="00316915">
      <w:pPr>
        <w:pStyle w:val="Heading1"/>
        <w:rPr>
          <w:rFonts w:cs="Times New Roman"/>
        </w:rPr>
      </w:pPr>
      <w:bookmarkStart w:id="8" w:name="_Toc29793982"/>
      <w:r w:rsidRPr="007508E8">
        <w:rPr>
          <w:rFonts w:cs="Times New Roman"/>
        </w:rPr>
        <w:lastRenderedPageBreak/>
        <w:t>GIỚI THIỆU</w:t>
      </w:r>
      <w:bookmarkEnd w:id="8"/>
    </w:p>
    <w:p w14:paraId="15C3731C" w14:textId="7A1A3FB4" w:rsidR="009B5258" w:rsidRPr="007508E8" w:rsidRDefault="00B42250" w:rsidP="00316915">
      <w:pPr>
        <w:pStyle w:val="Heading2"/>
      </w:pPr>
      <w:bookmarkStart w:id="9" w:name="_Toc29793983"/>
      <w:r w:rsidRPr="007508E8">
        <w:t>Đặt vấn đề</w:t>
      </w:r>
      <w:bookmarkEnd w:id="9"/>
    </w:p>
    <w:p w14:paraId="7F6E09DC" w14:textId="77777777" w:rsidR="00B42250" w:rsidRPr="007508E8" w:rsidRDefault="00B42250" w:rsidP="00316915">
      <w:pPr>
        <w:ind w:firstLine="720"/>
        <w:rPr>
          <w:rFonts w:eastAsiaTheme="minorHAnsi" w:cs="Times New Roman"/>
        </w:rPr>
      </w:pPr>
      <w:r w:rsidRPr="007508E8">
        <w:rPr>
          <w:rFonts w:eastAsiaTheme="minorHAnsi" w:cs="Times New Roman"/>
        </w:rPr>
        <w:t>Ngành dịch vụ tài chính và các giao dịch tài chính đang phải chịu những tổn thất và thiệt hại nặng nề liên quan đến bất thường. Nó gây ra những hậu quả nghiêm trọng trong ngành tài chính, chính phủ, cho cả doanh nghiệp và đối với người tiêu dùng thông thường.</w:t>
      </w:r>
    </w:p>
    <w:p w14:paraId="3B7D4930" w14:textId="29B9886C" w:rsidR="00B42250" w:rsidRPr="007508E8" w:rsidRDefault="00B42250" w:rsidP="00316915">
      <w:pPr>
        <w:ind w:firstLine="720"/>
        <w:rPr>
          <w:rFonts w:eastAsiaTheme="minorHAnsi" w:cs="Times New Roman"/>
        </w:rPr>
      </w:pPr>
      <w:r w:rsidRPr="007508E8">
        <w:rPr>
          <w:rFonts w:eastAsiaTheme="minorHAnsi" w:cs="Times New Roman"/>
        </w:rPr>
        <w:t>Theo tạp chí Infosecurity, các bất thường tài chính gây thiệt hại cho nền kinh tế toàn cầu khoảng 3,2 nghìn tỉ bảng Anh vào năm 2018</w:t>
      </w:r>
      <w:sdt>
        <w:sdtPr>
          <w:rPr>
            <w:rFonts w:eastAsiaTheme="minorHAnsi" w:cs="Times New Roman"/>
          </w:rPr>
          <w:id w:val="861860801"/>
          <w:citation/>
        </w:sdtPr>
        <w:sdtEndPr/>
        <w:sdtContent>
          <w:r w:rsidRPr="007508E8">
            <w:rPr>
              <w:rFonts w:eastAsiaTheme="minorHAnsi" w:cs="Times New Roman"/>
            </w:rPr>
            <w:fldChar w:fldCharType="begin"/>
          </w:r>
          <w:r w:rsidRPr="007508E8">
            <w:rPr>
              <w:rFonts w:eastAsiaTheme="minorHAnsi" w:cs="Times New Roman"/>
            </w:rPr>
            <w:instrText xml:space="preserve">CITATION Phi18 \l 1033 </w:instrText>
          </w:r>
          <w:r w:rsidRPr="007508E8">
            <w:rPr>
              <w:rFonts w:eastAsiaTheme="minorHAnsi" w:cs="Times New Roman"/>
            </w:rPr>
            <w:fldChar w:fldCharType="separate"/>
          </w:r>
          <w:r w:rsidR="00CB1937">
            <w:rPr>
              <w:rFonts w:eastAsiaTheme="minorHAnsi" w:cs="Times New Roman"/>
              <w:noProof/>
            </w:rPr>
            <w:t xml:space="preserve"> </w:t>
          </w:r>
          <w:r w:rsidR="00CB1937" w:rsidRPr="00CB1937">
            <w:rPr>
              <w:rFonts w:eastAsiaTheme="minorHAnsi" w:cs="Times New Roman"/>
              <w:noProof/>
            </w:rPr>
            <w:t>[1]</w:t>
          </w:r>
          <w:r w:rsidRPr="007508E8">
            <w:rPr>
              <w:rFonts w:eastAsiaTheme="minorHAnsi" w:cs="Times New Roman"/>
            </w:rPr>
            <w:fldChar w:fldCharType="end"/>
          </w:r>
        </w:sdtContent>
      </w:sdt>
      <w:r w:rsidRPr="007508E8">
        <w:rPr>
          <w:rFonts w:eastAsiaTheme="minorHAnsi" w:cs="Times New Roman"/>
        </w:rPr>
        <w:t xml:space="preserve">. Đối với một số doanh nghiệp, tổn thất do bất thường đạt hơn 10% tổng chi tiêu của họ. Những tổn thất lớn như vậy thúc đẩy các công ty tìm kiếm các giải pháp mới để ngăn chặn, phát hiện và loại bỏ các bất thường. </w:t>
      </w:r>
    </w:p>
    <w:p w14:paraId="506D917A" w14:textId="453DFE92" w:rsidR="00B42250" w:rsidRPr="007508E8" w:rsidRDefault="00B42250" w:rsidP="00316915">
      <w:pPr>
        <w:ind w:firstLine="720"/>
        <w:rPr>
          <w:rFonts w:eastAsiaTheme="minorHAnsi" w:cs="Times New Roman"/>
        </w:rPr>
      </w:pPr>
      <w:r w:rsidRPr="007508E8">
        <w:rPr>
          <w:rFonts w:eastAsiaTheme="minorHAnsi" w:cs="Times New Roman"/>
        </w:rPr>
        <w:t>Nếu như trước đây, những tên tội phạm phải làm giả mã khách hàng, thì bây giờ để đánh cắp tiền thì điều cần thiết chính là chuyển sang đánh cắp mật khẩu tài khoản của người dùng. Theo chiến lược nghiên cứu của Javelin, phải mất hơn 40 ngày để phát hiện bất thường đối với các tổ chức tài chính chính thống</w:t>
      </w:r>
      <w:sdt>
        <w:sdtPr>
          <w:rPr>
            <w:rFonts w:eastAsiaTheme="minorHAnsi" w:cs="Times New Roman"/>
          </w:rPr>
          <w:id w:val="80647250"/>
          <w:citation/>
        </w:sdtPr>
        <w:sdtEndPr/>
        <w:sdtContent>
          <w:r w:rsidRPr="007508E8">
            <w:rPr>
              <w:rFonts w:eastAsiaTheme="minorHAnsi" w:cs="Times New Roman"/>
            </w:rPr>
            <w:fldChar w:fldCharType="begin"/>
          </w:r>
          <w:r w:rsidRPr="007508E8">
            <w:rPr>
              <w:rFonts w:eastAsiaTheme="minorHAnsi" w:cs="Times New Roman"/>
            </w:rPr>
            <w:instrText xml:space="preserve">CITATION Jav \l 1033 </w:instrText>
          </w:r>
          <w:r w:rsidRPr="007508E8">
            <w:rPr>
              <w:rFonts w:eastAsiaTheme="minorHAnsi" w:cs="Times New Roman"/>
            </w:rPr>
            <w:fldChar w:fldCharType="separate"/>
          </w:r>
          <w:r w:rsidR="00CB1937">
            <w:rPr>
              <w:rFonts w:eastAsiaTheme="minorHAnsi" w:cs="Times New Roman"/>
              <w:noProof/>
            </w:rPr>
            <w:t xml:space="preserve"> </w:t>
          </w:r>
          <w:r w:rsidR="00CB1937" w:rsidRPr="00CB1937">
            <w:rPr>
              <w:rFonts w:eastAsiaTheme="minorHAnsi" w:cs="Times New Roman"/>
              <w:noProof/>
            </w:rPr>
            <w:t>[2]</w:t>
          </w:r>
          <w:r w:rsidRPr="007508E8">
            <w:rPr>
              <w:rFonts w:eastAsiaTheme="minorHAnsi" w:cs="Times New Roman"/>
            </w:rPr>
            <w:fldChar w:fldCharType="end"/>
          </w:r>
        </w:sdtContent>
      </w:sdt>
      <w:r w:rsidRPr="007508E8">
        <w:rPr>
          <w:rFonts w:eastAsiaTheme="minorHAnsi" w:cs="Times New Roman"/>
        </w:rPr>
        <w:t>. Bất thường cũng tác động đến các ngân hàng cung cấp dịch vụ thanh toán trực tuyến. Chẳng hạn, 20% khách hàng sẽ thay đổi ngân hàng của họ sau khi trải qua các vụ lừa đảo</w:t>
      </w:r>
      <w:sdt>
        <w:sdtPr>
          <w:rPr>
            <w:rFonts w:eastAsiaTheme="minorHAnsi" w:cs="Times New Roman"/>
          </w:rPr>
          <w:id w:val="1018507786"/>
          <w:citation/>
        </w:sdtPr>
        <w:sdtEndPr/>
        <w:sdtContent>
          <w:r w:rsidRPr="007508E8">
            <w:rPr>
              <w:rFonts w:eastAsiaTheme="minorHAnsi" w:cs="Times New Roman"/>
            </w:rPr>
            <w:fldChar w:fldCharType="begin"/>
          </w:r>
          <w:r w:rsidRPr="007508E8">
            <w:rPr>
              <w:rFonts w:eastAsiaTheme="minorHAnsi" w:cs="Times New Roman"/>
            </w:rPr>
            <w:instrText xml:space="preserve">CITATION Alt \l 1033 </w:instrText>
          </w:r>
          <w:r w:rsidRPr="007508E8">
            <w:rPr>
              <w:rFonts w:eastAsiaTheme="minorHAnsi" w:cs="Times New Roman"/>
            </w:rPr>
            <w:fldChar w:fldCharType="separate"/>
          </w:r>
          <w:r w:rsidR="00CB1937">
            <w:rPr>
              <w:rFonts w:eastAsiaTheme="minorHAnsi" w:cs="Times New Roman"/>
              <w:noProof/>
            </w:rPr>
            <w:t xml:space="preserve"> </w:t>
          </w:r>
          <w:r w:rsidR="00CB1937" w:rsidRPr="00CB1937">
            <w:rPr>
              <w:rFonts w:eastAsiaTheme="minorHAnsi" w:cs="Times New Roman"/>
              <w:noProof/>
            </w:rPr>
            <w:t>[3]</w:t>
          </w:r>
          <w:r w:rsidRPr="007508E8">
            <w:rPr>
              <w:rFonts w:eastAsiaTheme="minorHAnsi" w:cs="Times New Roman"/>
            </w:rPr>
            <w:fldChar w:fldCharType="end"/>
          </w:r>
        </w:sdtContent>
      </w:sdt>
      <w:r w:rsidRPr="007508E8">
        <w:rPr>
          <w:rFonts w:eastAsiaTheme="minorHAnsi" w:cs="Times New Roman"/>
        </w:rPr>
        <w:t>.</w:t>
      </w:r>
    </w:p>
    <w:p w14:paraId="1672C366" w14:textId="77777777" w:rsidR="00B42250" w:rsidRPr="007508E8" w:rsidRDefault="00B42250" w:rsidP="00316915">
      <w:pPr>
        <w:ind w:firstLine="720"/>
        <w:rPr>
          <w:rFonts w:eastAsiaTheme="minorHAnsi" w:cs="Times New Roman"/>
        </w:rPr>
      </w:pPr>
      <w:r w:rsidRPr="007508E8">
        <w:rPr>
          <w:rFonts w:eastAsiaTheme="minorHAnsi" w:cs="Times New Roman"/>
        </w:rPr>
        <w:t>Tội phạm mạng ngày càng thông minh hơn và họ đang tận dụng những tiến bộ trong công nghệ vì lợi ích của họ. Các ngân hàng và tổ chức tài chính không có lựa chọn nào khác ngoài việc thắt chặt bảo vệ và phát triển khả năng của chính họ nhanh hơn.</w:t>
      </w:r>
    </w:p>
    <w:p w14:paraId="4BBEDDDF" w14:textId="77777777" w:rsidR="00B42250" w:rsidRPr="007508E8" w:rsidRDefault="00B42250" w:rsidP="00316915">
      <w:pPr>
        <w:ind w:firstLine="720"/>
        <w:rPr>
          <w:rFonts w:eastAsiaTheme="minorHAnsi" w:cs="Times New Roman"/>
        </w:rPr>
      </w:pPr>
      <w:r w:rsidRPr="007508E8">
        <w:rPr>
          <w:rFonts w:eastAsiaTheme="minorHAnsi" w:cs="Times New Roman"/>
        </w:rPr>
        <w:t xml:space="preserve">Theo truyền thống, các ngân hàng và tổ chức tài chính đã tiếp cận phát hiện bất thường bằng các thủ tục thủ công hoặc các giải pháp dựa trên các quy tắc, vốn bị hạn chế trong thành công của họ. Cách tiếp cận dựa trên quy tắc có nghĩa là một bộ tiêu chí phức tạp để gắn cờ các giao dịch đáng ngờ phải được thiết lập và xem xét thủ công. </w:t>
      </w:r>
    </w:p>
    <w:p w14:paraId="7452883A" w14:textId="77777777" w:rsidR="00B42250" w:rsidRPr="007508E8" w:rsidRDefault="00B42250" w:rsidP="00316915">
      <w:pPr>
        <w:ind w:firstLine="720"/>
        <w:rPr>
          <w:rFonts w:eastAsiaTheme="minorHAnsi" w:cs="Times New Roman"/>
        </w:rPr>
      </w:pPr>
      <w:r w:rsidRPr="007508E8">
        <w:rPr>
          <w:rFonts w:eastAsiaTheme="minorHAnsi" w:cs="Times New Roman"/>
        </w:rPr>
        <w:t xml:space="preserve">Mặc dù điều này có thể có hiệu quả trong việc phát hiện ra sự bất thường phù hợp với các mẫu đã biết, nhưng nó không có khả năng phát hiện bất thường theo các mẫu dữ liệu mới hoặc chưa biết. Điều này mang lại cho các tội phạm động lực để </w:t>
      </w:r>
      <w:r w:rsidRPr="007508E8">
        <w:rPr>
          <w:rFonts w:eastAsiaTheme="minorHAnsi" w:cs="Times New Roman"/>
        </w:rPr>
        <w:lastRenderedPageBreak/>
        <w:t>phát triển các kỹ thuật tinh vi hơn bao giờ hết để hiểu hết các quy tắc và chính những tội phạm cũng đang tận dụng các công nghệ mới để đạt được điều này.</w:t>
      </w:r>
    </w:p>
    <w:p w14:paraId="1D411F92" w14:textId="77777777" w:rsidR="00B42250" w:rsidRPr="007508E8" w:rsidRDefault="00B42250" w:rsidP="00316915">
      <w:pPr>
        <w:ind w:firstLine="720"/>
        <w:rPr>
          <w:rFonts w:eastAsiaTheme="minorHAnsi" w:cs="Times New Roman"/>
        </w:rPr>
      </w:pPr>
      <w:r w:rsidRPr="007508E8">
        <w:rPr>
          <w:rFonts w:eastAsiaTheme="minorHAnsi" w:cs="Times New Roman"/>
        </w:rPr>
        <w:t>Vì thế một thách thức đặt ra cho các tổ chức tài chính, ngân hàng, doanh nghiệp là cần phải sử dụng phương thức khác trong việc phát hiện bất thường tài chính một cách tốt hơn và hiệu quả hơn. Khi đó, các phương pháp máy học (machine learning) cho kết quả tốt.</w:t>
      </w:r>
    </w:p>
    <w:p w14:paraId="6664D950" w14:textId="77777777" w:rsidR="00B42250" w:rsidRPr="007508E8" w:rsidRDefault="00B42250" w:rsidP="00316915">
      <w:pPr>
        <w:ind w:firstLine="720"/>
        <w:rPr>
          <w:rFonts w:eastAsiaTheme="minorHAnsi" w:cs="Times New Roman"/>
        </w:rPr>
      </w:pPr>
      <w:r w:rsidRPr="007508E8">
        <w:rPr>
          <w:rFonts w:eastAsiaTheme="minorHAnsi" w:cs="Times New Roman"/>
        </w:rPr>
        <w:t xml:space="preserve">Khối lượng lớn dữ liệu giao dịch và khách hàng có sẵn trong lĩnh vực tài chính được sử dụng để tìm ra những quy luật hay bất thường trong giao dịch. Từ đó, có thể tự động hóa việc phân tích các hành vi của khách hàng, tiên đoán các bất thường trong giao dịch, từ đó mở ra các cách thức nhằm xử lý bất thường theo thời gian thực. </w:t>
      </w:r>
    </w:p>
    <w:p w14:paraId="45F1B185" w14:textId="77777777" w:rsidR="00B42250" w:rsidRPr="007508E8" w:rsidRDefault="00B42250" w:rsidP="00316915">
      <w:pPr>
        <w:ind w:firstLine="720"/>
        <w:rPr>
          <w:rFonts w:eastAsiaTheme="minorHAnsi" w:cs="Times New Roman"/>
        </w:rPr>
      </w:pPr>
      <w:r w:rsidRPr="007508E8">
        <w:rPr>
          <w:rFonts w:eastAsiaTheme="minorHAnsi" w:cs="Times New Roman"/>
        </w:rPr>
        <w:t>Theo từ điển Cambridge Dictionary, gian lận hay sự bất thường trong tài chính là “tội ác của việc kiếm tiền bằng cách lừa đảo người khác”. Điều này đã xảy ra từ rất lâu, kể từ khi con người bắt đầu biết trao đổi hàng hóa và dịch vụ, thì đã có sẵn một nguy cơ là một trong hai bên sẽ lừa đảo đối phương. Và luôn có nguy cơ có thêm một bên thứ ba lừa đảo cả người bán và người mua. Với sự phát triển và mở rộng của thương mại điện tử, gian lận đã xuất hiện trên các hình thức mới và trở nên mạnh mẽ hơn bao giờ hết. Khi quy mô của mua sắm điện tử, ngân hàng trực tuyến và bảo hiểm trực tuyến tăng lên, những kẻ lừa đảo đã tận dụng tối đa mọi điểm yếu trong các hệ thống mà họ có thể tìm thấy. Điều này thường xuyên xảy ra, trước khi các chuyên gia có thể vá lỗi một hệ thống, các đữ liệu nhạy cảm đã bị đánh cắp và hàng triệu đô la cũng mất theo. Gian lận đã trở thành một vấn đề lớn và việc bỏ ra một khoản tiền lớn để ngăn chặn và phát hiện gian lận mà các nhà bán lẻ thương mại điện tử ở toàn cầu đã và đang thực hiện.</w:t>
      </w:r>
    </w:p>
    <w:p w14:paraId="643424E3" w14:textId="77777777" w:rsidR="00B42250" w:rsidRPr="007508E8" w:rsidRDefault="00B42250" w:rsidP="00316915">
      <w:pPr>
        <w:ind w:firstLine="720"/>
        <w:rPr>
          <w:rFonts w:eastAsiaTheme="minorHAnsi" w:cs="Times New Roman"/>
        </w:rPr>
      </w:pPr>
      <w:r w:rsidRPr="007508E8">
        <w:rPr>
          <w:rFonts w:eastAsiaTheme="minorHAnsi" w:cs="Times New Roman"/>
        </w:rPr>
        <w:t>Ngăn chặn, phát hiện và loại bỏ bất thường là một số mối quan tâm chính của ngành thương mại điện tử và ngân hàng hiện nay, và một trong những phương pháp được lựa chọn để giải quyết vấn đề là máp dụng các thuật toán machine learning.</w:t>
      </w:r>
    </w:p>
    <w:p w14:paraId="3F78160C" w14:textId="77777777" w:rsidR="00B42250" w:rsidRPr="007508E8" w:rsidRDefault="00B42250" w:rsidP="00316915">
      <w:pPr>
        <w:ind w:firstLine="720"/>
        <w:rPr>
          <w:rFonts w:eastAsiaTheme="minorHAnsi" w:cs="Times New Roman"/>
        </w:rPr>
      </w:pPr>
      <w:r w:rsidRPr="007508E8">
        <w:rPr>
          <w:rFonts w:eastAsiaTheme="minorHAnsi" w:cs="Times New Roman"/>
        </w:rPr>
        <w:t xml:space="preserve">Tóm lại, machine learning (ML) là khoa học tạo và áp dụng các thuật toán có khả năng học hỏi từ dữ liệu quá khứ. Machine learning có thể chống lại bất thường </w:t>
      </w:r>
      <w:r w:rsidRPr="007508E8">
        <w:rPr>
          <w:rFonts w:eastAsiaTheme="minorHAnsi" w:cs="Times New Roman"/>
        </w:rPr>
        <w:lastRenderedPageBreak/>
        <w:t>tài chính bằng cách sử dụng dữ liệu lớn tốt hơn và nhanh hơn con người từng có thể thực hiện.</w:t>
      </w:r>
    </w:p>
    <w:p w14:paraId="7CF28E51" w14:textId="77777777" w:rsidR="00B42250" w:rsidRPr="007508E8" w:rsidRDefault="00B42250" w:rsidP="00316915">
      <w:pPr>
        <w:rPr>
          <w:rFonts w:cs="Times New Roman"/>
        </w:rPr>
      </w:pPr>
      <w:r w:rsidRPr="007508E8">
        <w:rPr>
          <w:rFonts w:cs="Times New Roman"/>
        </w:rPr>
        <w:t xml:space="preserve">Ưu điểm của việc sử dụng machine learning trong việc phát hiện các giao dịch bất thường là: </w:t>
      </w:r>
    </w:p>
    <w:p w14:paraId="004AAFF7" w14:textId="77777777" w:rsidR="00B42250" w:rsidRPr="007508E8" w:rsidRDefault="00B42250" w:rsidP="00316915">
      <w:pPr>
        <w:keepNext/>
        <w:keepLines/>
        <w:numPr>
          <w:ilvl w:val="0"/>
          <w:numId w:val="25"/>
        </w:numPr>
        <w:spacing w:after="160"/>
        <w:contextualSpacing/>
        <w:rPr>
          <w:rFonts w:eastAsiaTheme="minorHAnsi" w:cs="Times New Roman"/>
        </w:rPr>
      </w:pPr>
      <w:r w:rsidRPr="007508E8">
        <w:rPr>
          <w:rFonts w:eastAsiaTheme="minorHAnsi" w:cs="Times New Roman"/>
        </w:rPr>
        <w:t>Machine learning thực hiện hiệu quả hơn con người với lượng dữ liệu lớn, đảm bảo hoạt động xuyên suốt.</w:t>
      </w:r>
    </w:p>
    <w:p w14:paraId="4C4D57FE" w14:textId="72BEFF5E" w:rsidR="00B42250" w:rsidRPr="007508E8" w:rsidRDefault="00B42250" w:rsidP="00316915">
      <w:pPr>
        <w:keepNext/>
        <w:keepLines/>
        <w:numPr>
          <w:ilvl w:val="0"/>
          <w:numId w:val="25"/>
        </w:numPr>
        <w:spacing w:after="160"/>
        <w:contextualSpacing/>
        <w:rPr>
          <w:rFonts w:eastAsiaTheme="minorHAnsi" w:cs="Times New Roman"/>
        </w:rPr>
      </w:pPr>
      <w:r w:rsidRPr="007508E8">
        <w:rPr>
          <w:rFonts w:eastAsiaTheme="minorHAnsi" w:cs="Times New Roman"/>
        </w:rPr>
        <w:t>ML đánh bại các hệ thống phát hiện bất thường truyền thống (rule-based system)</w:t>
      </w:r>
      <w:sdt>
        <w:sdtPr>
          <w:rPr>
            <w:rFonts w:eastAsiaTheme="minorHAnsi" w:cs="Times New Roman"/>
          </w:rPr>
          <w:id w:val="752559755"/>
          <w:citation/>
        </w:sdtPr>
        <w:sdtEndPr/>
        <w:sdtContent>
          <w:r w:rsidR="00833575">
            <w:rPr>
              <w:rFonts w:eastAsiaTheme="minorHAnsi" w:cs="Times New Roman"/>
            </w:rPr>
            <w:fldChar w:fldCharType="begin"/>
          </w:r>
          <w:r w:rsidR="00833575">
            <w:rPr>
              <w:rFonts w:eastAsiaTheme="minorHAnsi" w:cs="Times New Roman"/>
            </w:rPr>
            <w:instrText xml:space="preserve"> CITATION Alt \l 1033 </w:instrText>
          </w:r>
          <w:r w:rsidR="00833575">
            <w:rPr>
              <w:rFonts w:eastAsiaTheme="minorHAnsi" w:cs="Times New Roman"/>
            </w:rPr>
            <w:fldChar w:fldCharType="separate"/>
          </w:r>
          <w:r w:rsidR="00CB1937">
            <w:rPr>
              <w:rFonts w:eastAsiaTheme="minorHAnsi" w:cs="Times New Roman"/>
              <w:noProof/>
            </w:rPr>
            <w:t xml:space="preserve"> </w:t>
          </w:r>
          <w:r w:rsidR="00CB1937" w:rsidRPr="00CB1937">
            <w:rPr>
              <w:rFonts w:eastAsiaTheme="minorHAnsi" w:cs="Times New Roman"/>
              <w:noProof/>
            </w:rPr>
            <w:t>[3]</w:t>
          </w:r>
          <w:r w:rsidR="00833575">
            <w:rPr>
              <w:rFonts w:eastAsiaTheme="minorHAnsi" w:cs="Times New Roman"/>
            </w:rPr>
            <w:fldChar w:fldCharType="end"/>
          </w:r>
        </w:sdtContent>
      </w:sdt>
      <w:sdt>
        <w:sdtPr>
          <w:rPr>
            <w:rFonts w:eastAsiaTheme="minorHAnsi" w:cs="Times New Roman"/>
          </w:rPr>
          <w:id w:val="-282040506"/>
          <w:citation/>
        </w:sdtPr>
        <w:sdtEndPr/>
        <w:sdtContent>
          <w:r w:rsidR="006B5321">
            <w:rPr>
              <w:rFonts w:eastAsiaTheme="minorHAnsi" w:cs="Times New Roman"/>
            </w:rPr>
            <w:fldChar w:fldCharType="begin"/>
          </w:r>
          <w:r w:rsidR="006B5321">
            <w:rPr>
              <w:rFonts w:eastAsiaTheme="minorHAnsi" w:cs="Times New Roman"/>
            </w:rPr>
            <w:instrText xml:space="preserve"> CITATION Ole19 \l 1033 </w:instrText>
          </w:r>
          <w:r w:rsidR="006B5321">
            <w:rPr>
              <w:rFonts w:eastAsiaTheme="minorHAnsi" w:cs="Times New Roman"/>
            </w:rPr>
            <w:fldChar w:fldCharType="separate"/>
          </w:r>
          <w:r w:rsidR="00CB1937">
            <w:rPr>
              <w:rFonts w:eastAsiaTheme="minorHAnsi" w:cs="Times New Roman"/>
              <w:noProof/>
            </w:rPr>
            <w:t xml:space="preserve"> </w:t>
          </w:r>
          <w:r w:rsidR="00CB1937" w:rsidRPr="00CB1937">
            <w:rPr>
              <w:rFonts w:eastAsiaTheme="minorHAnsi" w:cs="Times New Roman"/>
              <w:noProof/>
            </w:rPr>
            <w:t>[4]</w:t>
          </w:r>
          <w:r w:rsidR="006B5321">
            <w:rPr>
              <w:rFonts w:eastAsiaTheme="minorHAnsi" w:cs="Times New Roman"/>
            </w:rPr>
            <w:fldChar w:fldCharType="end"/>
          </w:r>
        </w:sdtContent>
      </w:sdt>
      <w:r w:rsidRPr="007508E8">
        <w:rPr>
          <w:rFonts w:eastAsiaTheme="minorHAnsi" w:cs="Times New Roman"/>
        </w:rPr>
        <w:t>.</w:t>
      </w:r>
    </w:p>
    <w:p w14:paraId="34FA3FCA" w14:textId="2C7387A0" w:rsidR="00B42250" w:rsidRPr="007508E8" w:rsidRDefault="00B42250" w:rsidP="00316915">
      <w:pPr>
        <w:rPr>
          <w:rFonts w:eastAsiaTheme="minorHAnsi" w:cs="Times New Roman"/>
        </w:rPr>
      </w:pPr>
      <w:r w:rsidRPr="007508E8">
        <w:rPr>
          <w:rFonts w:eastAsiaTheme="minorHAnsi" w:cs="Times New Roman"/>
        </w:rPr>
        <w:t xml:space="preserve">Như vậy, nghiên cứu để phát hiện bất thường trong giao dịch tài chính có ý nghĩa ứng dụng quan trọng trong thực tế. Do vậy, nhóm quyết định thực hiện đề tài nghiên cứu và tìm hiểu việc áp dụng machine learning trong bài toán phát hiện giao dịch bất thường. </w:t>
      </w:r>
    </w:p>
    <w:p w14:paraId="6726DAB1" w14:textId="7EAAFAD0" w:rsidR="00B42250" w:rsidRPr="007508E8" w:rsidRDefault="00B42250" w:rsidP="00316915">
      <w:pPr>
        <w:pStyle w:val="Heading2"/>
      </w:pPr>
      <w:bookmarkStart w:id="10" w:name="_Toc29793984"/>
      <w:r w:rsidRPr="007508E8">
        <w:t>Mục tiêu luận văn</w:t>
      </w:r>
      <w:bookmarkEnd w:id="10"/>
    </w:p>
    <w:p w14:paraId="68289781" w14:textId="77777777" w:rsidR="00B42250" w:rsidRPr="007508E8" w:rsidRDefault="00B42250" w:rsidP="00316915">
      <w:pPr>
        <w:ind w:right="256" w:firstLine="720"/>
        <w:rPr>
          <w:rFonts w:eastAsia="Times New Roman" w:cs="Times New Roman"/>
          <w:szCs w:val="26"/>
        </w:rPr>
      </w:pPr>
      <w:r w:rsidRPr="007508E8">
        <w:rPr>
          <w:rFonts w:eastAsia="Times New Roman" w:cs="Times New Roman"/>
          <w:szCs w:val="26"/>
        </w:rPr>
        <w:t xml:space="preserve">Nghiên cứu, tìm hiểu các thuật data mining và machine learning trong việc phát hiện bất thường trong giao dịch tài chính. Đề tài tiến hành nghiên cứu thực hiện các thuật toán phát hiện bất thường kết quả trên bộ dữ liệu giao dịch tài chính. Sau đó tiến hành chạy thử nghiệm để so sánh, đánh giá kết quả đạt được. </w:t>
      </w:r>
      <w:r w:rsidRPr="007508E8">
        <w:rPr>
          <w:rFonts w:eastAsiaTheme="minorHAnsi" w:cs="Times New Roman"/>
        </w:rPr>
        <w:t>Cụ thể, nhóm thực hiện theo trình tự sau:</w:t>
      </w:r>
    </w:p>
    <w:p w14:paraId="784925A6" w14:textId="77777777" w:rsidR="00B42250" w:rsidRPr="007508E8" w:rsidRDefault="00B42250" w:rsidP="00316915">
      <w:pPr>
        <w:pStyle w:val="ListParagraph"/>
        <w:numPr>
          <w:ilvl w:val="0"/>
          <w:numId w:val="26"/>
        </w:numPr>
      </w:pPr>
      <w:r w:rsidRPr="007508E8">
        <w:t xml:space="preserve">Trước hết, nhóm tìm hiểu các công trình nghiên cứu liên quan của các tác giả khác. Tiến hành các thực nghiệm tương tự để hiểu rõ thuật toán. </w:t>
      </w:r>
    </w:p>
    <w:p w14:paraId="29363FD3" w14:textId="0D1BA07C" w:rsidR="00B42250" w:rsidRPr="007508E8" w:rsidRDefault="00B42250" w:rsidP="00316915">
      <w:pPr>
        <w:pStyle w:val="ListParagraph"/>
        <w:numPr>
          <w:ilvl w:val="0"/>
          <w:numId w:val="26"/>
        </w:numPr>
      </w:pPr>
      <w:r w:rsidRPr="007508E8">
        <w:t xml:space="preserve">Tìm hiểu và chọn dữ liệu thực nghiệm: Dựa trên các bài báo liên quan về phát hiện các giao dịch tài chính bất thường của các tác giả khác, nhằm hiểu rõ thuật toán và áp dụng vào thực nghiệm, sử dụng hai bộ dữ liệu: </w:t>
      </w:r>
      <w:r w:rsidRPr="007508E8">
        <w:rPr>
          <w:lang w:eastAsia="zh-CN"/>
        </w:rPr>
        <w:t>Credit Card Fraud Detection</w:t>
      </w:r>
      <w:sdt>
        <w:sdtPr>
          <w:rPr>
            <w:lang w:eastAsia="zh-CN"/>
          </w:rPr>
          <w:id w:val="2051567091"/>
          <w:citation/>
        </w:sdtPr>
        <w:sdtEndPr/>
        <w:sdtContent>
          <w:r w:rsidRPr="007508E8">
            <w:rPr>
              <w:lang w:eastAsia="zh-CN"/>
            </w:rPr>
            <w:fldChar w:fldCharType="begin"/>
          </w:r>
          <w:r w:rsidRPr="007508E8">
            <w:rPr>
              <w:lang w:eastAsia="zh-CN"/>
            </w:rPr>
            <w:instrText xml:space="preserve"> CITATION Mac18 \l 1033 </w:instrText>
          </w:r>
          <w:r w:rsidRPr="007508E8">
            <w:rPr>
              <w:lang w:eastAsia="zh-CN"/>
            </w:rPr>
            <w:fldChar w:fldCharType="separate"/>
          </w:r>
          <w:r w:rsidR="00CB1937">
            <w:rPr>
              <w:noProof/>
              <w:lang w:eastAsia="zh-CN"/>
            </w:rPr>
            <w:t xml:space="preserve"> </w:t>
          </w:r>
          <w:r w:rsidR="00CB1937" w:rsidRPr="00CB1937">
            <w:rPr>
              <w:noProof/>
              <w:lang w:eastAsia="zh-CN"/>
            </w:rPr>
            <w:t>[5]</w:t>
          </w:r>
          <w:r w:rsidRPr="007508E8">
            <w:rPr>
              <w:lang w:eastAsia="zh-CN"/>
            </w:rPr>
            <w:fldChar w:fldCharType="end"/>
          </w:r>
        </w:sdtContent>
      </w:sdt>
      <w:r w:rsidRPr="007508E8">
        <w:rPr>
          <w:lang w:eastAsia="zh-CN"/>
        </w:rPr>
        <w:t xml:space="preserve"> và bộ </w:t>
      </w:r>
      <w:r w:rsidRPr="007508E8">
        <w:t>Paysim</w:t>
      </w:r>
      <w:sdt>
        <w:sdtPr>
          <w:id w:val="1741370916"/>
          <w:citation/>
        </w:sdtPr>
        <w:sdtEndPr/>
        <w:sdtContent>
          <w:r w:rsidRPr="007508E8">
            <w:fldChar w:fldCharType="begin"/>
          </w:r>
          <w:r w:rsidRPr="007508E8">
            <w:instrText xml:space="preserve">CITATION NTN17 \l 1033 </w:instrText>
          </w:r>
          <w:r w:rsidRPr="007508E8">
            <w:fldChar w:fldCharType="separate"/>
          </w:r>
          <w:r w:rsidR="00CB1937">
            <w:rPr>
              <w:noProof/>
            </w:rPr>
            <w:t xml:space="preserve"> </w:t>
          </w:r>
          <w:r w:rsidR="00CB1937" w:rsidRPr="00CB1937">
            <w:rPr>
              <w:noProof/>
            </w:rPr>
            <w:t>[6]</w:t>
          </w:r>
          <w:r w:rsidRPr="007508E8">
            <w:fldChar w:fldCharType="end"/>
          </w:r>
        </w:sdtContent>
      </w:sdt>
      <w:r w:rsidRPr="007508E8">
        <w:t xml:space="preserve"> được giới thiệu tại Hội nghị chuyên đề lần thứ 28 </w:t>
      </w:r>
      <w:r w:rsidRPr="007508E8">
        <w:rPr>
          <w:highlight w:val="white"/>
        </w:rPr>
        <w:t>European Modeling và Simulation Symposium-EMSS, Larnaca, Cyprus năm 2016</w:t>
      </w:r>
      <w:sdt>
        <w:sdtPr>
          <w:rPr>
            <w:highlight w:val="white"/>
          </w:rPr>
          <w:id w:val="-184760151"/>
          <w:citation/>
        </w:sdtPr>
        <w:sdtEndPr/>
        <w:sdtContent>
          <w:r w:rsidRPr="007508E8">
            <w:rPr>
              <w:highlight w:val="white"/>
            </w:rPr>
            <w:fldChar w:fldCharType="begin"/>
          </w:r>
          <w:r w:rsidRPr="007508E8">
            <w:rPr>
              <w:highlight w:val="white"/>
            </w:rPr>
            <w:instrText xml:space="preserve">CITATION Edg16 \l 1033 </w:instrText>
          </w:r>
          <w:r w:rsidRPr="007508E8">
            <w:rPr>
              <w:highlight w:val="white"/>
            </w:rPr>
            <w:fldChar w:fldCharType="separate"/>
          </w:r>
          <w:r w:rsidR="00CB1937">
            <w:rPr>
              <w:noProof/>
              <w:highlight w:val="white"/>
            </w:rPr>
            <w:t xml:space="preserve"> </w:t>
          </w:r>
          <w:r w:rsidR="00CB1937" w:rsidRPr="00CB1937">
            <w:rPr>
              <w:noProof/>
              <w:highlight w:val="white"/>
            </w:rPr>
            <w:t>[7]</w:t>
          </w:r>
          <w:r w:rsidRPr="007508E8">
            <w:rPr>
              <w:highlight w:val="white"/>
            </w:rPr>
            <w:fldChar w:fldCharType="end"/>
          </w:r>
        </w:sdtContent>
      </w:sdt>
      <w:r w:rsidRPr="007508E8">
        <w:t>.</w:t>
      </w:r>
    </w:p>
    <w:p w14:paraId="213B587F" w14:textId="77777777" w:rsidR="00B42250" w:rsidRPr="007508E8" w:rsidRDefault="00B42250" w:rsidP="00316915">
      <w:pPr>
        <w:pStyle w:val="ListParagraph"/>
        <w:numPr>
          <w:ilvl w:val="0"/>
          <w:numId w:val="26"/>
        </w:numPr>
      </w:pPr>
      <w:r w:rsidRPr="007508E8">
        <w:t xml:space="preserve">Áp dụng một số thuật toán trong machine learning để đưa ra đánh giá, nhận xét. </w:t>
      </w:r>
    </w:p>
    <w:p w14:paraId="7CBEC79D" w14:textId="77777777" w:rsidR="00B42250" w:rsidRPr="007508E8" w:rsidRDefault="00B42250" w:rsidP="00316915">
      <w:pPr>
        <w:pStyle w:val="ListParagraph"/>
        <w:numPr>
          <w:ilvl w:val="0"/>
          <w:numId w:val="26"/>
        </w:numPr>
      </w:pPr>
      <w:r w:rsidRPr="007508E8">
        <w:t xml:space="preserve">Ngoài ra, còn tìm hiểu các kỹ thuật đánh giá phương pháp máy học. </w:t>
      </w:r>
    </w:p>
    <w:p w14:paraId="006505DC" w14:textId="08C276B3" w:rsidR="00B42250" w:rsidRPr="007508E8" w:rsidRDefault="00B42250" w:rsidP="00316915">
      <w:pPr>
        <w:pStyle w:val="ListParagraph"/>
        <w:numPr>
          <w:ilvl w:val="0"/>
          <w:numId w:val="26"/>
        </w:numPr>
      </w:pPr>
      <w:r w:rsidRPr="007508E8">
        <w:lastRenderedPageBreak/>
        <w:t>Mở rộng: Thực hiện mô hình đã chọn với các bộ dữ liệu tương tự. Đánh giá kết quả thu được khi sử dụng mô hình trên nhiều tập dữ liệu khác nhau.</w:t>
      </w:r>
    </w:p>
    <w:p w14:paraId="275076CA" w14:textId="43615C92" w:rsidR="00B42250" w:rsidRPr="007508E8" w:rsidRDefault="00B42250" w:rsidP="00316915">
      <w:pPr>
        <w:pStyle w:val="Heading2"/>
      </w:pPr>
      <w:bookmarkStart w:id="11" w:name="_Toc29793985"/>
      <w:r w:rsidRPr="007508E8">
        <w:t>Đối tượng, phạm vi</w:t>
      </w:r>
      <w:bookmarkEnd w:id="11"/>
    </w:p>
    <w:p w14:paraId="26A71668" w14:textId="27B720ED" w:rsidR="009B5258" w:rsidRPr="007508E8" w:rsidRDefault="00B42250" w:rsidP="00316915">
      <w:pPr>
        <w:pStyle w:val="Heading3"/>
      </w:pPr>
      <w:bookmarkStart w:id="12" w:name="_Toc29793986"/>
      <w:r w:rsidRPr="007508E8">
        <w:t>Đối tượng</w:t>
      </w:r>
      <w:bookmarkEnd w:id="12"/>
    </w:p>
    <w:p w14:paraId="41F2F6EE" w14:textId="77777777" w:rsidR="00B42250" w:rsidRPr="007508E8" w:rsidRDefault="00B42250" w:rsidP="00316915">
      <w:pPr>
        <w:numPr>
          <w:ilvl w:val="0"/>
          <w:numId w:val="27"/>
        </w:numPr>
        <w:contextualSpacing/>
        <w:rPr>
          <w:rFonts w:eastAsiaTheme="minorHAnsi" w:cs="Times New Roman"/>
          <w:szCs w:val="26"/>
        </w:rPr>
      </w:pPr>
      <w:r w:rsidRPr="007508E8">
        <w:rPr>
          <w:rFonts w:eastAsia="Times New Roman" w:cs="Times New Roman"/>
          <w:szCs w:val="26"/>
        </w:rPr>
        <w:t>Dữ liệu nghiên cứu là bộ dữ liệu được thu tập từ nhiều nguồn phục vụ cho mục đích nghiên cứu.</w:t>
      </w:r>
    </w:p>
    <w:p w14:paraId="3776F432" w14:textId="093838FF" w:rsidR="00B42250" w:rsidRPr="007508E8" w:rsidRDefault="00B42250" w:rsidP="00316915">
      <w:pPr>
        <w:numPr>
          <w:ilvl w:val="0"/>
          <w:numId w:val="27"/>
        </w:numPr>
        <w:contextualSpacing/>
        <w:rPr>
          <w:rFonts w:eastAsiaTheme="minorHAnsi" w:cs="Times New Roman"/>
          <w:szCs w:val="26"/>
        </w:rPr>
      </w:pPr>
      <w:r w:rsidRPr="007508E8">
        <w:rPr>
          <w:rFonts w:eastAsia="Times New Roman" w:cs="Times New Roman"/>
          <w:szCs w:val="26"/>
        </w:rPr>
        <w:t>Các kỹ thuật khai phá dữ liệu, công cụ khai phá dữ liệu và các module lập trình trong khai phá dữ liệu.</w:t>
      </w:r>
    </w:p>
    <w:p w14:paraId="4CEF408A" w14:textId="5FAB8A44" w:rsidR="00B42250" w:rsidRPr="007508E8" w:rsidRDefault="00B42250" w:rsidP="00316915">
      <w:pPr>
        <w:pStyle w:val="Heading3"/>
      </w:pPr>
      <w:bookmarkStart w:id="13" w:name="_Toc29793987"/>
      <w:r w:rsidRPr="007508E8">
        <w:t>Phạm vi</w:t>
      </w:r>
      <w:bookmarkEnd w:id="13"/>
    </w:p>
    <w:p w14:paraId="1F979D68" w14:textId="77777777" w:rsidR="00B42250" w:rsidRPr="007508E8" w:rsidRDefault="00B42250" w:rsidP="00316915">
      <w:pPr>
        <w:numPr>
          <w:ilvl w:val="0"/>
          <w:numId w:val="28"/>
        </w:numPr>
        <w:contextualSpacing/>
        <w:rPr>
          <w:rFonts w:eastAsiaTheme="minorHAnsi" w:cs="Times New Roman"/>
          <w:szCs w:val="26"/>
        </w:rPr>
      </w:pPr>
      <w:r w:rsidRPr="007508E8">
        <w:rPr>
          <w:rFonts w:eastAsia="Times New Roman" w:cs="Times New Roman"/>
          <w:szCs w:val="26"/>
        </w:rPr>
        <w:t>Bộ dữ liệu về các giao dịch tài chính.</w:t>
      </w:r>
    </w:p>
    <w:p w14:paraId="167E630B" w14:textId="77777777" w:rsidR="00B42250" w:rsidRPr="007508E8" w:rsidRDefault="00B42250" w:rsidP="00316915">
      <w:pPr>
        <w:numPr>
          <w:ilvl w:val="0"/>
          <w:numId w:val="28"/>
        </w:numPr>
        <w:contextualSpacing/>
        <w:rPr>
          <w:rFonts w:eastAsiaTheme="minorHAnsi" w:cs="Times New Roman"/>
          <w:szCs w:val="26"/>
        </w:rPr>
      </w:pPr>
      <w:r w:rsidRPr="007508E8">
        <w:rPr>
          <w:rFonts w:eastAsia="Times New Roman" w:cs="Times New Roman"/>
          <w:szCs w:val="26"/>
        </w:rPr>
        <w:t>Các kỹ thuật, thuật toán trong data mining và machine learning.</w:t>
      </w:r>
    </w:p>
    <w:p w14:paraId="09AA62AF" w14:textId="59699F27" w:rsidR="00B42250" w:rsidRPr="007508E8" w:rsidRDefault="00B42250" w:rsidP="00316915">
      <w:pPr>
        <w:numPr>
          <w:ilvl w:val="0"/>
          <w:numId w:val="28"/>
        </w:numPr>
        <w:contextualSpacing/>
        <w:rPr>
          <w:rFonts w:eastAsiaTheme="minorHAnsi" w:cs="Times New Roman"/>
          <w:szCs w:val="26"/>
        </w:rPr>
      </w:pPr>
      <w:r w:rsidRPr="007508E8">
        <w:rPr>
          <w:rFonts w:eastAsia="Times New Roman" w:cs="Times New Roman"/>
          <w:szCs w:val="26"/>
        </w:rPr>
        <w:t>Platform: Google</w:t>
      </w:r>
      <w:r w:rsidR="00920F94">
        <w:rPr>
          <w:rFonts w:eastAsia="Times New Roman" w:cs="Times New Roman"/>
          <w:szCs w:val="26"/>
        </w:rPr>
        <w:t xml:space="preserve"> </w:t>
      </w:r>
      <w:r w:rsidR="00920F94" w:rsidRPr="007508E8">
        <w:rPr>
          <w:rFonts w:eastAsia="Times New Roman" w:cs="Times New Roman"/>
          <w:szCs w:val="26"/>
        </w:rPr>
        <w:t>Colab</w:t>
      </w:r>
      <w:r w:rsidRPr="007508E8">
        <w:rPr>
          <w:rFonts w:eastAsia="Times New Roman" w:cs="Times New Roman"/>
          <w:szCs w:val="26"/>
        </w:rPr>
        <w:t>.</w:t>
      </w:r>
    </w:p>
    <w:p w14:paraId="68988433" w14:textId="77777777" w:rsidR="00B42250" w:rsidRPr="007508E8" w:rsidRDefault="00B42250" w:rsidP="00316915">
      <w:pPr>
        <w:numPr>
          <w:ilvl w:val="0"/>
          <w:numId w:val="28"/>
        </w:numPr>
        <w:contextualSpacing/>
        <w:rPr>
          <w:rFonts w:eastAsiaTheme="minorHAnsi" w:cs="Times New Roman"/>
          <w:szCs w:val="26"/>
        </w:rPr>
      </w:pPr>
      <w:r w:rsidRPr="007508E8">
        <w:rPr>
          <w:rFonts w:eastAsia="Times New Roman" w:cs="Times New Roman"/>
          <w:szCs w:val="26"/>
        </w:rPr>
        <w:t>Ngôn ngữ lập trình: Python.</w:t>
      </w:r>
    </w:p>
    <w:p w14:paraId="52E43229" w14:textId="7CE312D7" w:rsidR="00B42250" w:rsidRPr="007508E8" w:rsidRDefault="00B42250" w:rsidP="00316915">
      <w:pPr>
        <w:numPr>
          <w:ilvl w:val="0"/>
          <w:numId w:val="28"/>
        </w:numPr>
        <w:contextualSpacing/>
        <w:rPr>
          <w:rFonts w:eastAsiaTheme="minorHAnsi" w:cs="Times New Roman"/>
          <w:szCs w:val="26"/>
        </w:rPr>
      </w:pPr>
      <w:r w:rsidRPr="007508E8">
        <w:rPr>
          <w:rFonts w:eastAsia="Times New Roman" w:cs="Times New Roman"/>
          <w:szCs w:val="26"/>
        </w:rPr>
        <w:t>Thư viện: Numpy, Pandas, Matplotlib, Sklearn, Tensorflow, Keras.</w:t>
      </w:r>
    </w:p>
    <w:p w14:paraId="2E56AD55" w14:textId="2E38B9C4" w:rsidR="00B42250" w:rsidRPr="007508E8" w:rsidRDefault="00B42250" w:rsidP="00316915">
      <w:pPr>
        <w:pStyle w:val="Heading2"/>
      </w:pPr>
      <w:bookmarkStart w:id="14" w:name="_Toc29793988"/>
      <w:r w:rsidRPr="007508E8">
        <w:t>Công cụ sử dụng</w:t>
      </w:r>
      <w:bookmarkEnd w:id="14"/>
    </w:p>
    <w:p w14:paraId="7A4B9F9C" w14:textId="77777777" w:rsidR="00B42250" w:rsidRPr="007508E8" w:rsidRDefault="00B42250" w:rsidP="00316915">
      <w:pPr>
        <w:rPr>
          <w:rFonts w:eastAsiaTheme="minorHAnsi" w:cs="Times New Roman"/>
        </w:rPr>
      </w:pPr>
      <w:r w:rsidRPr="007508E8">
        <w:rPr>
          <w:rFonts w:eastAsiaTheme="minorHAnsi" w:cs="Times New Roman"/>
        </w:rPr>
        <w:t xml:space="preserve">Trong quá trình thực hiện đề tài, nhóm đã sử dụng một số công cụ phục vụ cho việc tìm hiểu và xây dụng đề tài, bao gồm: </w:t>
      </w:r>
    </w:p>
    <w:p w14:paraId="42371BB5" w14:textId="77777777" w:rsidR="00B42250" w:rsidRPr="007508E8" w:rsidRDefault="00B42250" w:rsidP="00316915">
      <w:pPr>
        <w:numPr>
          <w:ilvl w:val="0"/>
          <w:numId w:val="29"/>
        </w:numPr>
        <w:spacing w:after="160"/>
        <w:contextualSpacing/>
        <w:rPr>
          <w:rFonts w:eastAsiaTheme="minorHAnsi" w:cs="Times New Roman"/>
        </w:rPr>
      </w:pPr>
      <w:r w:rsidRPr="007508E8">
        <w:rPr>
          <w:rFonts w:eastAsiaTheme="minorHAnsi" w:cs="Times New Roman"/>
        </w:rPr>
        <w:t>Google Colab: hỗ trợ thực hành nghiên cứu chạy các thuật toán.</w:t>
      </w:r>
    </w:p>
    <w:p w14:paraId="572EC84B" w14:textId="77777777" w:rsidR="00B42250" w:rsidRPr="007508E8" w:rsidRDefault="00B42250" w:rsidP="00316915">
      <w:pPr>
        <w:numPr>
          <w:ilvl w:val="0"/>
          <w:numId w:val="29"/>
        </w:numPr>
        <w:spacing w:after="160"/>
        <w:contextualSpacing/>
        <w:rPr>
          <w:rFonts w:eastAsiaTheme="minorHAnsi" w:cs="Times New Roman"/>
        </w:rPr>
      </w:pPr>
      <w:r w:rsidRPr="007508E8">
        <w:rPr>
          <w:rFonts w:eastAsiaTheme="minorHAnsi" w:cs="Times New Roman"/>
        </w:rPr>
        <w:t>Python: Ngôn ngữ sử dụng để thực hiện các thuật toán machine learning.</w:t>
      </w:r>
    </w:p>
    <w:p w14:paraId="513B58E9" w14:textId="4C06071C" w:rsidR="00B42250" w:rsidRPr="007508E8" w:rsidRDefault="00B42250" w:rsidP="00316915">
      <w:pPr>
        <w:rPr>
          <w:rFonts w:eastAsiaTheme="minorHAnsi" w:cs="Times New Roman"/>
        </w:rPr>
      </w:pPr>
      <w:r w:rsidRPr="007508E8">
        <w:rPr>
          <w:rFonts w:eastAsiaTheme="minorHAnsi" w:cs="Times New Roman"/>
        </w:rPr>
        <w:t>Tất cả các phần mềm và công cụ trên được nhóm cài đặt và sử dụng trên hệ điều hành Windows 10.</w:t>
      </w:r>
    </w:p>
    <w:p w14:paraId="1E4B9BCF" w14:textId="6792395A" w:rsidR="00B42250" w:rsidRPr="007508E8" w:rsidRDefault="00B42250" w:rsidP="00316915">
      <w:pPr>
        <w:pStyle w:val="Heading2"/>
      </w:pPr>
      <w:bookmarkStart w:id="15" w:name="_Toc29793989"/>
      <w:r w:rsidRPr="007508E8">
        <w:t>Bố cục báo cáo</w:t>
      </w:r>
      <w:bookmarkEnd w:id="15"/>
    </w:p>
    <w:p w14:paraId="3D4CBE6F" w14:textId="77777777" w:rsidR="00B42250" w:rsidRPr="007508E8" w:rsidRDefault="00B42250" w:rsidP="00316915">
      <w:pPr>
        <w:rPr>
          <w:rFonts w:eastAsiaTheme="minorHAnsi" w:cs="Times New Roman"/>
          <w:i/>
        </w:rPr>
      </w:pPr>
      <w:r w:rsidRPr="007508E8">
        <w:rPr>
          <w:rFonts w:eastAsiaTheme="minorHAnsi" w:cs="Times New Roman"/>
          <w:i/>
        </w:rPr>
        <w:t>Chương 1: Giới thiệu</w:t>
      </w:r>
    </w:p>
    <w:p w14:paraId="44328995" w14:textId="77777777" w:rsidR="00B42250" w:rsidRPr="007508E8" w:rsidRDefault="00B42250" w:rsidP="00316915">
      <w:pPr>
        <w:rPr>
          <w:rFonts w:eastAsiaTheme="minorHAnsi" w:cs="Times New Roman"/>
          <w:szCs w:val="26"/>
        </w:rPr>
      </w:pPr>
      <w:r w:rsidRPr="007508E8">
        <w:rPr>
          <w:rFonts w:eastAsiaTheme="minorHAnsi" w:cs="Times New Roman"/>
        </w:rPr>
        <w:t xml:space="preserve">Giới thiệu tổng quan về đề tài. </w:t>
      </w:r>
      <w:r w:rsidRPr="007508E8">
        <w:rPr>
          <w:rFonts w:eastAsiaTheme="minorHAnsi" w:cs="Times New Roman"/>
          <w:szCs w:val="26"/>
        </w:rPr>
        <w:t>Nội dung chương 1 bao gồm: Đặt vấn đề và lý do chọn đề tài, giới thiệu về phát hiện bất thường và lý do sử dụng machine learning trong phát hiện bất thường, mục tiêu và phạm vi nghiên cứu, công cụ xây dựng hệ thống và bố cục của báo cáo.</w:t>
      </w:r>
    </w:p>
    <w:p w14:paraId="61D4EA20" w14:textId="77777777" w:rsidR="00B42250" w:rsidRPr="007508E8" w:rsidRDefault="00B42250" w:rsidP="00316915">
      <w:pPr>
        <w:rPr>
          <w:rFonts w:eastAsiaTheme="minorHAnsi" w:cs="Times New Roman"/>
          <w:i/>
          <w:szCs w:val="26"/>
        </w:rPr>
      </w:pPr>
      <w:r w:rsidRPr="007508E8">
        <w:rPr>
          <w:rFonts w:eastAsiaTheme="minorHAnsi" w:cs="Times New Roman"/>
          <w:i/>
          <w:szCs w:val="26"/>
        </w:rPr>
        <w:t>Chương 2: Cơ sở lý thuyết</w:t>
      </w:r>
    </w:p>
    <w:p w14:paraId="4026B507" w14:textId="77777777" w:rsidR="00B42250" w:rsidRPr="007508E8" w:rsidRDefault="00B42250" w:rsidP="00316915">
      <w:pPr>
        <w:rPr>
          <w:rFonts w:eastAsiaTheme="minorHAnsi" w:cs="Times New Roman"/>
        </w:rPr>
      </w:pPr>
      <w:r w:rsidRPr="007508E8">
        <w:rPr>
          <w:rFonts w:eastAsiaTheme="minorHAnsi" w:cs="Times New Roman"/>
        </w:rPr>
        <w:lastRenderedPageBreak/>
        <w:t>Giới thiệu và đưa lý do chọn các công cụ, ngôn ngữ lập trình sử dụng trong đề tài. Trình bày cơ sở lý thuyết của các mô hình, thuật toán, và các cải tiến đã được sử dụng trong đề tài.</w:t>
      </w:r>
    </w:p>
    <w:p w14:paraId="27FB9A7F" w14:textId="77777777" w:rsidR="00B42250" w:rsidRPr="007508E8" w:rsidRDefault="00B42250" w:rsidP="00316915">
      <w:pPr>
        <w:rPr>
          <w:rFonts w:eastAsiaTheme="minorHAnsi" w:cs="Times New Roman"/>
          <w:i/>
        </w:rPr>
      </w:pPr>
      <w:r w:rsidRPr="007508E8">
        <w:rPr>
          <w:rFonts w:eastAsiaTheme="minorHAnsi" w:cs="Times New Roman"/>
          <w:i/>
        </w:rPr>
        <w:t xml:space="preserve">Chương 3: Mô hình phát hiện bất thường trong giao dịch tài chính </w:t>
      </w:r>
    </w:p>
    <w:p w14:paraId="7A62C284" w14:textId="77777777" w:rsidR="00B42250" w:rsidRPr="007508E8" w:rsidRDefault="00B42250" w:rsidP="00316915">
      <w:pPr>
        <w:rPr>
          <w:rFonts w:eastAsiaTheme="minorHAnsi" w:cs="Times New Roman"/>
        </w:rPr>
      </w:pPr>
      <w:r w:rsidRPr="007508E8">
        <w:rPr>
          <w:rFonts w:eastAsiaTheme="minorHAnsi" w:cs="Times New Roman"/>
        </w:rPr>
        <w:t>Đề xuất mô hình phát hiện bất thường trong giao dịch tài chính. Chọn lựa  các tập dữ liệu cho thực nghiệm và xử lý tiền dữ liệu.</w:t>
      </w:r>
    </w:p>
    <w:p w14:paraId="39CD2DA0" w14:textId="77777777" w:rsidR="00B42250" w:rsidRPr="007508E8" w:rsidRDefault="00B42250" w:rsidP="00316915">
      <w:pPr>
        <w:rPr>
          <w:rFonts w:eastAsiaTheme="minorHAnsi" w:cs="Times New Roman"/>
          <w:i/>
        </w:rPr>
      </w:pPr>
      <w:r w:rsidRPr="007508E8">
        <w:rPr>
          <w:rFonts w:eastAsiaTheme="minorHAnsi" w:cs="Times New Roman"/>
          <w:i/>
        </w:rPr>
        <w:t>Chương 4: Thực nghiệm</w:t>
      </w:r>
    </w:p>
    <w:p w14:paraId="0F5C2DB7" w14:textId="77777777" w:rsidR="00B42250" w:rsidRPr="007508E8" w:rsidRDefault="00B42250" w:rsidP="00316915">
      <w:pPr>
        <w:rPr>
          <w:rFonts w:eastAsiaTheme="minorHAnsi" w:cs="Times New Roman"/>
        </w:rPr>
      </w:pPr>
      <w:r w:rsidRPr="007508E8">
        <w:rPr>
          <w:rFonts w:eastAsiaTheme="minorHAnsi" w:cs="Times New Roman"/>
        </w:rPr>
        <w:t>Trình bày kết quả áp dụng các mô hình đề xuất, đưa ra nhận xét.</w:t>
      </w:r>
    </w:p>
    <w:p w14:paraId="5E52901C" w14:textId="77777777" w:rsidR="00B42250" w:rsidRPr="007508E8" w:rsidRDefault="00B42250" w:rsidP="00316915">
      <w:pPr>
        <w:rPr>
          <w:rFonts w:eastAsiaTheme="minorHAnsi" w:cs="Times New Roman"/>
          <w:i/>
        </w:rPr>
      </w:pPr>
      <w:r w:rsidRPr="007508E8">
        <w:rPr>
          <w:rFonts w:eastAsiaTheme="minorHAnsi" w:cs="Times New Roman"/>
          <w:i/>
        </w:rPr>
        <w:t>Chương 5: Kết luận</w:t>
      </w:r>
    </w:p>
    <w:p w14:paraId="6FAF31E5" w14:textId="206F58B7" w:rsidR="00B42250" w:rsidRPr="007508E8" w:rsidRDefault="00B42250" w:rsidP="00316915">
      <w:pPr>
        <w:rPr>
          <w:rFonts w:cs="Times New Roman"/>
        </w:rPr>
      </w:pPr>
      <w:r w:rsidRPr="007508E8">
        <w:rPr>
          <w:rFonts w:eastAsiaTheme="minorHAnsi" w:cs="Times New Roman"/>
          <w:szCs w:val="26"/>
        </w:rPr>
        <w:t>Tóm tắt lại những kết quả mà nhóm đã đạt được khi thực hiện đề tài, và định hướng phát triển cho đề tài.</w:t>
      </w:r>
    </w:p>
    <w:p w14:paraId="742846DD" w14:textId="7645EE08" w:rsidR="00B42250" w:rsidRPr="007508E8" w:rsidRDefault="00B42250" w:rsidP="00316915">
      <w:pPr>
        <w:rPr>
          <w:rFonts w:cs="Times New Roman"/>
        </w:rPr>
      </w:pPr>
      <w:r w:rsidRPr="007508E8">
        <w:rPr>
          <w:rFonts w:cs="Times New Roman"/>
        </w:rPr>
        <w:br w:type="page"/>
      </w:r>
    </w:p>
    <w:p w14:paraId="73C9AB34" w14:textId="7DC7BAB9" w:rsidR="009B5258" w:rsidRPr="007508E8" w:rsidRDefault="00B42250" w:rsidP="00316915">
      <w:pPr>
        <w:pStyle w:val="Heading1"/>
        <w:rPr>
          <w:rFonts w:cs="Times New Roman"/>
        </w:rPr>
      </w:pPr>
      <w:bookmarkStart w:id="16" w:name="_Toc29793990"/>
      <w:r w:rsidRPr="007508E8">
        <w:rPr>
          <w:rFonts w:cs="Times New Roman"/>
        </w:rPr>
        <w:lastRenderedPageBreak/>
        <w:t>CƠ SỞ LÝ THUYẾT</w:t>
      </w:r>
      <w:bookmarkEnd w:id="16"/>
    </w:p>
    <w:p w14:paraId="7253505A" w14:textId="6CFDEE55" w:rsidR="00B42250" w:rsidRPr="007508E8" w:rsidRDefault="00B42250" w:rsidP="00316915">
      <w:pPr>
        <w:pStyle w:val="Heading2"/>
      </w:pPr>
      <w:bookmarkStart w:id="17" w:name="_Toc29793991"/>
      <w:r w:rsidRPr="007508E8">
        <w:t>Quy trình phát hiện bất thường trong giao dịch tài chính</w:t>
      </w:r>
      <w:bookmarkEnd w:id="17"/>
    </w:p>
    <w:p w14:paraId="1EB1C1BB" w14:textId="20372A3E" w:rsidR="00B42250" w:rsidRPr="007508E8" w:rsidRDefault="00B42250" w:rsidP="00316915">
      <w:pPr>
        <w:rPr>
          <w:rFonts w:cs="Times New Roman"/>
        </w:rPr>
      </w:pPr>
      <w:ins w:id="18" w:author="TRẦN HOÀNG LUÂN" w:date="2019-12-27T07:14:00Z">
        <w:r w:rsidRPr="007508E8">
          <w:rPr>
            <w:rFonts w:cs="Times New Roman"/>
            <w:noProof/>
          </w:rPr>
          <w:drawing>
            <wp:inline distT="0" distB="0" distL="0" distR="0" wp14:anchorId="5935952F" wp14:editId="77A90071">
              <wp:extent cx="5579745" cy="14458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445895"/>
                      </a:xfrm>
                      <a:prstGeom prst="rect">
                        <a:avLst/>
                      </a:prstGeom>
                    </pic:spPr>
                  </pic:pic>
                </a:graphicData>
              </a:graphic>
            </wp:inline>
          </w:drawing>
        </w:r>
      </w:ins>
    </w:p>
    <w:p w14:paraId="7F5C48B0" w14:textId="772B4C56" w:rsidR="00B42250" w:rsidRPr="007508E8" w:rsidRDefault="00B42250" w:rsidP="00CB1937">
      <w:pPr>
        <w:pStyle w:val="Caption"/>
      </w:pPr>
      <w:bookmarkStart w:id="19" w:name="_Toc29794176"/>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w:t>
      </w:r>
      <w:r w:rsidR="00192599">
        <w:rPr>
          <w:noProof/>
        </w:rPr>
        <w:fldChar w:fldCharType="end"/>
      </w:r>
      <w:r w:rsidRPr="007508E8">
        <w:t>. Quy trình phát hiện bất thường trong giao dịch tài chính</w:t>
      </w:r>
      <w:r w:rsidRPr="007508E8">
        <w:rPr>
          <w:rStyle w:val="FootnoteReference"/>
        </w:rPr>
        <w:footnoteReference w:id="2"/>
      </w:r>
      <w:bookmarkEnd w:id="19"/>
    </w:p>
    <w:p w14:paraId="57078496" w14:textId="77777777" w:rsidR="00B42250" w:rsidRPr="007508E8" w:rsidRDefault="00B42250" w:rsidP="00316915">
      <w:pPr>
        <w:rPr>
          <w:rFonts w:eastAsiaTheme="minorHAnsi" w:cs="Times New Roman"/>
        </w:rPr>
      </w:pPr>
      <w:r w:rsidRPr="007508E8">
        <w:rPr>
          <w:rFonts w:eastAsiaTheme="minorHAnsi" w:cs="Times New Roman"/>
        </w:rPr>
        <w:t>Trong giao dịch tài chính, quy trình phát triển bất thường được minh họa như trong hình 2.1, bao gồm 4 bước.</w:t>
      </w:r>
    </w:p>
    <w:p w14:paraId="567664F4" w14:textId="5AB4F3A6" w:rsidR="00B42250" w:rsidRPr="007508E8" w:rsidRDefault="00B42250" w:rsidP="00316915">
      <w:pPr>
        <w:ind w:firstLine="360"/>
        <w:rPr>
          <w:rFonts w:eastAsiaTheme="minorHAnsi" w:cs="Times New Roman"/>
        </w:rPr>
      </w:pPr>
      <w:r w:rsidRPr="007508E8">
        <w:rPr>
          <w:rFonts w:eastAsiaTheme="minorHAnsi" w:cs="Times New Roman"/>
        </w:rPr>
        <w:t xml:space="preserve">Quá trình phát hiện bất thường bằng cách sử dụng machine learning bắt đầu bằng việc thu thập dữ liệu. Sau đó, dựa trên dữ liệu học để tìm ra  mô hình machine learning nhằm dự đoán </w:t>
      </w:r>
      <w:r w:rsidR="00920F94">
        <w:rPr>
          <w:rFonts w:eastAsiaTheme="minorHAnsi" w:cs="Times New Roman"/>
        </w:rPr>
        <w:t>giao dịch có phải là giao dịch</w:t>
      </w:r>
      <w:r w:rsidRPr="007508E8">
        <w:rPr>
          <w:rFonts w:eastAsiaTheme="minorHAnsi" w:cs="Times New Roman"/>
        </w:rPr>
        <w:t xml:space="preserve"> bất thường.</w:t>
      </w:r>
    </w:p>
    <w:p w14:paraId="170BC527" w14:textId="7E4C3EF2" w:rsidR="00B42250" w:rsidRPr="007508E8" w:rsidRDefault="00B42250" w:rsidP="00316915">
      <w:pPr>
        <w:ind w:firstLine="360"/>
        <w:rPr>
          <w:rFonts w:eastAsiaTheme="minorHAnsi" w:cs="Times New Roman"/>
        </w:rPr>
      </w:pPr>
      <w:r w:rsidRPr="007508E8">
        <w:rPr>
          <w:rFonts w:eastAsiaTheme="minorHAnsi" w:cs="Times New Roman"/>
        </w:rPr>
        <w:t>Trích xuất dữ liệu (Extract data): Nói chung, dữ liệu được chia thành ba phân đoạn khác nhau – train</w:t>
      </w:r>
      <w:r w:rsidR="001757B0">
        <w:rPr>
          <w:rFonts w:eastAsiaTheme="minorHAnsi" w:cs="Times New Roman"/>
        </w:rPr>
        <w:t xml:space="preserve"> set</w:t>
      </w:r>
      <w:r w:rsidRPr="007508E8">
        <w:rPr>
          <w:rFonts w:eastAsiaTheme="minorHAnsi" w:cs="Times New Roman"/>
        </w:rPr>
        <w:t xml:space="preserve"> – test </w:t>
      </w:r>
      <w:r w:rsidR="001757B0">
        <w:rPr>
          <w:rFonts w:eastAsiaTheme="minorHAnsi" w:cs="Times New Roman"/>
        </w:rPr>
        <w:t>set</w:t>
      </w:r>
      <w:r w:rsidRPr="007508E8">
        <w:rPr>
          <w:rFonts w:eastAsiaTheme="minorHAnsi" w:cs="Times New Roman"/>
        </w:rPr>
        <w:t xml:space="preserve">– cross-validation. Thuật toán được dùng để train cho </w:t>
      </w:r>
      <w:r w:rsidR="0093345C">
        <w:rPr>
          <w:rFonts w:eastAsiaTheme="minorHAnsi" w:cs="Times New Roman"/>
        </w:rPr>
        <w:t>trên bộ</w:t>
      </w:r>
      <w:r w:rsidRPr="007508E8">
        <w:rPr>
          <w:rFonts w:eastAsiaTheme="minorHAnsi" w:cs="Times New Roman"/>
        </w:rPr>
        <w:t xml:space="preserve"> dữ liệu</w:t>
      </w:r>
      <w:r w:rsidR="0093345C">
        <w:rPr>
          <w:rFonts w:eastAsiaTheme="minorHAnsi" w:cs="Times New Roman"/>
        </w:rPr>
        <w:t xml:space="preserve"> huấn luyện</w:t>
      </w:r>
      <w:r w:rsidR="00FA5BEA">
        <w:rPr>
          <w:rFonts w:eastAsiaTheme="minorHAnsi" w:cs="Times New Roman"/>
        </w:rPr>
        <w:t>,</w:t>
      </w:r>
      <w:r w:rsidRPr="007508E8">
        <w:rPr>
          <w:rFonts w:eastAsiaTheme="minorHAnsi" w:cs="Times New Roman"/>
        </w:rPr>
        <w:t xml:space="preserve"> </w:t>
      </w:r>
      <w:r w:rsidR="0093345C">
        <w:rPr>
          <w:rFonts w:eastAsiaTheme="minorHAnsi" w:cs="Times New Roman"/>
        </w:rPr>
        <w:t>độ chính xác</w:t>
      </w:r>
      <w:r w:rsidRPr="007508E8">
        <w:rPr>
          <w:rFonts w:eastAsiaTheme="minorHAnsi" w:cs="Times New Roman"/>
        </w:rPr>
        <w:t xml:space="preserve"> đo bằng cách sử dụng cross-validation. </w:t>
      </w:r>
      <w:r w:rsidR="00FA5BEA">
        <w:rPr>
          <w:rFonts w:eastAsiaTheme="minorHAnsi" w:cs="Times New Roman"/>
        </w:rPr>
        <w:t xml:space="preserve">Sau </w:t>
      </w:r>
      <w:r w:rsidR="00D11EC1">
        <w:rPr>
          <w:rFonts w:eastAsiaTheme="minorHAnsi" w:cs="Times New Roman"/>
        </w:rPr>
        <w:t>cùng sử dụng bộ liệu kiểm thử để kiểm tra mô hình có dự toán tốt đối với các dữ liệu chưa từng nhìn thấy</w:t>
      </w:r>
      <w:r w:rsidRPr="007508E8">
        <w:rPr>
          <w:rFonts w:eastAsiaTheme="minorHAnsi" w:cs="Times New Roman"/>
        </w:rPr>
        <w:t>.</w:t>
      </w:r>
    </w:p>
    <w:p w14:paraId="39971AD9" w14:textId="20FD963A" w:rsidR="00B42250" w:rsidRPr="007508E8" w:rsidRDefault="00B42250" w:rsidP="00316915">
      <w:pPr>
        <w:ind w:firstLine="360"/>
        <w:rPr>
          <w:rFonts w:eastAsiaTheme="majorEastAsia" w:cs="Times New Roman"/>
        </w:rPr>
      </w:pPr>
      <w:r w:rsidRPr="007508E8">
        <w:rPr>
          <w:rFonts w:eastAsiaTheme="majorEastAsia" w:cs="Times New Roman"/>
        </w:rPr>
        <w:t xml:space="preserve">Cung cấp bộ đào tạo: Ứng dụng chính của machine learning được sử dụng trong phát hiện bất thường là dự đoán. Dự đoán giá trị của một số đầu ra (trong trường hợp bài toán phát hiện bất thường thì là giá trị </w:t>
      </w:r>
      <w:r w:rsidR="005A7F81">
        <w:rPr>
          <w:rFonts w:eastAsiaTheme="majorEastAsia" w:cs="Times New Roman"/>
        </w:rPr>
        <w:t>nhị phân (</w:t>
      </w:r>
      <w:r w:rsidRPr="007508E8">
        <w:rPr>
          <w:rFonts w:eastAsiaTheme="majorEastAsia" w:cs="Times New Roman"/>
        </w:rPr>
        <w:t>Boolean</w:t>
      </w:r>
      <w:r w:rsidR="005A7F81">
        <w:rPr>
          <w:rFonts w:eastAsiaTheme="majorEastAsia" w:cs="Times New Roman"/>
        </w:rPr>
        <w:t>)</w:t>
      </w:r>
      <w:r w:rsidRPr="007508E8">
        <w:rPr>
          <w:rFonts w:eastAsiaTheme="majorEastAsia" w:cs="Times New Roman"/>
        </w:rPr>
        <w:t xml:space="preserve"> là đúng nếu </w:t>
      </w:r>
      <w:r w:rsidR="005A7F81">
        <w:rPr>
          <w:rFonts w:eastAsiaTheme="majorEastAsia" w:cs="Times New Roman"/>
        </w:rPr>
        <w:t>giao dịch được cho là</w:t>
      </w:r>
      <w:r w:rsidRPr="007508E8">
        <w:rPr>
          <w:rFonts w:eastAsiaTheme="majorEastAsia" w:cs="Times New Roman"/>
        </w:rPr>
        <w:t xml:space="preserve"> bất thường và sai là trường hợp </w:t>
      </w:r>
      <w:r w:rsidR="005A7F81">
        <w:rPr>
          <w:rFonts w:eastAsiaTheme="majorEastAsia" w:cs="Times New Roman"/>
        </w:rPr>
        <w:t>giao dịch bình thường</w:t>
      </w:r>
      <w:r w:rsidRPr="007508E8">
        <w:rPr>
          <w:rFonts w:eastAsiaTheme="majorEastAsia" w:cs="Times New Roman"/>
        </w:rPr>
        <w:t xml:space="preserve">) được đưa ra một số giá trị đầu vào (ví dụ: </w:t>
      </w:r>
      <w:r w:rsidR="007534DD">
        <w:rPr>
          <w:rFonts w:eastAsiaTheme="majorEastAsia" w:cs="Times New Roman"/>
        </w:rPr>
        <w:t>Thời gian thực hiện giao dịch,</w:t>
      </w:r>
      <w:r w:rsidRPr="007508E8">
        <w:rPr>
          <w:rFonts w:eastAsiaTheme="majorEastAsia" w:cs="Times New Roman"/>
        </w:rPr>
        <w:t xml:space="preserve"> số </w:t>
      </w:r>
      <w:r w:rsidR="007534DD">
        <w:rPr>
          <w:rFonts w:eastAsiaTheme="majorEastAsia" w:cs="Times New Roman"/>
        </w:rPr>
        <w:t>tiền giao dịch, loại giao dịch, …</w:t>
      </w:r>
      <w:r w:rsidRPr="007508E8">
        <w:rPr>
          <w:rFonts w:eastAsiaTheme="majorEastAsia" w:cs="Times New Roman"/>
        </w:rPr>
        <w:t>). Dữ liệu được sử dụng để training các mô hình machine learning bao gồm các bản ghi với các giá trị đầu ra cho các giá trị đầu vào khác nhau. Các bản ghi thường được lấy từ dữ liệu lịch sử.</w:t>
      </w:r>
    </w:p>
    <w:p w14:paraId="74EDBAB7" w14:textId="77777777" w:rsidR="00B42250" w:rsidRPr="007508E8" w:rsidRDefault="00B42250" w:rsidP="00316915">
      <w:pPr>
        <w:ind w:firstLine="360"/>
        <w:rPr>
          <w:rFonts w:eastAsiaTheme="majorEastAsia" w:cs="Times New Roman"/>
        </w:rPr>
      </w:pPr>
      <w:r w:rsidRPr="007508E8">
        <w:rPr>
          <w:rFonts w:eastAsiaTheme="majorEastAsia" w:cs="Times New Roman"/>
        </w:rPr>
        <w:lastRenderedPageBreak/>
        <w:t xml:space="preserve">Xây dựng mô hình (Building Models): Xây dựng mô hình là một bước thiết yếu để dự đoán sự bất thường hoặc bất thường trong các bộ dữ liệu. Xác định cách đưa ra dự đoán đó dự trên các ví dụ trước về dữ liệu đầu vào và đầu ra. </w:t>
      </w:r>
    </w:p>
    <w:p w14:paraId="47913F68" w14:textId="7CE0A24A" w:rsidR="009B5258" w:rsidRPr="007508E8" w:rsidRDefault="00E55A03" w:rsidP="00316915">
      <w:pPr>
        <w:pStyle w:val="Heading2"/>
      </w:pPr>
      <w:bookmarkStart w:id="20" w:name="_Toc29793992"/>
      <w:r w:rsidRPr="007508E8">
        <w:t>Học máy</w:t>
      </w:r>
      <w:r w:rsidR="00B42250" w:rsidRPr="007508E8">
        <w:t xml:space="preserve"> (Machine learning)</w:t>
      </w:r>
      <w:bookmarkEnd w:id="20"/>
    </w:p>
    <w:p w14:paraId="162E525C" w14:textId="2AB61DAB" w:rsidR="00B42250" w:rsidRPr="007508E8" w:rsidRDefault="00B42250" w:rsidP="00316915">
      <w:pPr>
        <w:pStyle w:val="Heading3"/>
      </w:pPr>
      <w:bookmarkStart w:id="21" w:name="_Toc29793993"/>
      <w:r w:rsidRPr="007508E8">
        <w:t>Giới thiệu</w:t>
      </w:r>
      <w:bookmarkEnd w:id="21"/>
    </w:p>
    <w:p w14:paraId="0C85CD35" w14:textId="0E022976" w:rsidR="00B42250" w:rsidRPr="007508E8" w:rsidRDefault="00B42250" w:rsidP="00316915">
      <w:pPr>
        <w:ind w:firstLine="720"/>
        <w:rPr>
          <w:rFonts w:eastAsia="Times New Roman" w:cs="Times New Roman"/>
        </w:rPr>
      </w:pPr>
      <w:r w:rsidRPr="007508E8">
        <w:rPr>
          <w:rFonts w:eastAsia="Times New Roman" w:cs="Times New Roman"/>
        </w:rPr>
        <w:t xml:space="preserve">Những năm gần đây, Machine Learning (học máy) nổi lên như một bằng chứng của cuộc cách mạng công nghiệp lần thứ tư. Trí tuệ nhân tạo đang len lỏi vào mọi lĩnh vực trong đời sống xã hội. Xe tự hành của Google và Tesla, hệ thống tự </w:t>
      </w:r>
      <w:r w:rsidR="00EA7ABE">
        <w:rPr>
          <w:rFonts w:eastAsia="Times New Roman" w:cs="Times New Roman"/>
        </w:rPr>
        <w:t>đính thông tin vào</w:t>
      </w:r>
      <w:r w:rsidRPr="007508E8">
        <w:rPr>
          <w:rFonts w:eastAsia="Times New Roman" w:cs="Times New Roman"/>
        </w:rPr>
        <w:t xml:space="preserve"> khuôn mặt trong ảnh của Facebook, trợ lý ảo Siri của Apple, hệ thống gợi ý sản phẩm của Amazon, hệ thống gợi ý phim của Netflix, máy chơi cờ vây AlphaGo của Google DeepMind, …, là những ứng dụng nổi bật của AI/Machine Learning. </w:t>
      </w:r>
    </w:p>
    <w:p w14:paraId="279CF314" w14:textId="6FB14122" w:rsidR="00B42250" w:rsidRPr="007508E8" w:rsidRDefault="004B65F7" w:rsidP="00316915">
      <w:pPr>
        <w:pStyle w:val="Heading3"/>
      </w:pPr>
      <w:bookmarkStart w:id="22" w:name="_Toc29793994"/>
      <w:r>
        <w:t>Máy học</w:t>
      </w:r>
      <w:bookmarkEnd w:id="22"/>
    </w:p>
    <w:p w14:paraId="51FD5A11" w14:textId="3C4F971D" w:rsidR="00E55A03" w:rsidRPr="007508E8" w:rsidRDefault="004B65F7" w:rsidP="00316915">
      <w:pPr>
        <w:ind w:firstLine="720"/>
        <w:rPr>
          <w:rFonts w:eastAsia="Times New Roman" w:cs="Times New Roman"/>
        </w:rPr>
      </w:pPr>
      <w:r>
        <w:rPr>
          <w:rFonts w:eastAsia="Times New Roman" w:cs="Times New Roman"/>
        </w:rPr>
        <w:t>Máy học</w:t>
      </w:r>
      <w:r w:rsidR="00E55A03" w:rsidRPr="007508E8">
        <w:rPr>
          <w:rFonts w:eastAsia="Times New Roman" w:cs="Times New Roman"/>
        </w:rPr>
        <w:t xml:space="preserve"> (Machine Learning) là một tập con của Aritfical Intelligence (AI). Theo định nghĩa của Wikipedia, </w:t>
      </w:r>
      <w:r w:rsidR="00E55A03" w:rsidRPr="007508E8">
        <w:rPr>
          <w:rFonts w:eastAsia="Times New Roman" w:cs="Times New Roman"/>
          <w:i/>
        </w:rPr>
        <w:t>Machine learning is the subfield of computer science that “gives computers the ability to learn without being explicitly programmed</w:t>
      </w:r>
      <w:r w:rsidR="00E55A03" w:rsidRPr="007508E8">
        <w:rPr>
          <w:rFonts w:eastAsia="Times New Roman" w:cs="Times New Roman"/>
        </w:rPr>
        <w:t xml:space="preserve">”. Nói đơn giản, </w:t>
      </w:r>
      <w:r>
        <w:rPr>
          <w:rFonts w:eastAsia="Times New Roman" w:cs="Times New Roman"/>
        </w:rPr>
        <w:t>ML</w:t>
      </w:r>
      <w:r w:rsidR="00E55A03" w:rsidRPr="007508E8">
        <w:rPr>
          <w:rFonts w:eastAsia="Times New Roman" w:cs="Times New Roman"/>
        </w:rPr>
        <w:t xml:space="preserve"> là một lĩnh vực của Khoa học máy tính, nó có khả năng tự học hỏi dựa trên dữ liệu đưa vào mà không cần phải được lập trình cụ thể.</w:t>
      </w:r>
    </w:p>
    <w:p w14:paraId="7F751025" w14:textId="48226ED4" w:rsidR="00E55A03" w:rsidRPr="007508E8" w:rsidRDefault="00E55A03" w:rsidP="00316915">
      <w:pPr>
        <w:ind w:firstLine="720"/>
        <w:rPr>
          <w:rFonts w:eastAsiaTheme="minorHAnsi" w:cs="Times New Roman"/>
        </w:rPr>
      </w:pPr>
      <w:r w:rsidRPr="007508E8">
        <w:rPr>
          <w:rFonts w:eastAsia="Times New Roman" w:cs="Times New Roman"/>
        </w:rPr>
        <w:t xml:space="preserve">Những năm gần đây, khi mà khả năng tính toán của các máy tính được nâng lên một tầm cao mới và lượng dữ liệu khổng lồ được thu thập bởi các hãng công nghệ lớn, </w:t>
      </w:r>
      <w:r w:rsidR="004B65F7">
        <w:rPr>
          <w:rFonts w:eastAsia="Times New Roman" w:cs="Times New Roman"/>
        </w:rPr>
        <w:t>ML</w:t>
      </w:r>
      <w:r w:rsidRPr="007508E8">
        <w:rPr>
          <w:rFonts w:eastAsia="Times New Roman" w:cs="Times New Roman"/>
        </w:rPr>
        <w:t xml:space="preserve"> đã tiến thêm một bước dài và một lĩnh vực mới được ra đời gọi là Deep Learning (Học sâu). Deep Learning đã giúp máy tính thực thi những việc tưởng chừng như không thể vào 10 năm trước, ví dụ như phân loại cả ngàn vật thể khác nhau trong các bức ảnh, tự tạo chú thích cho ảnh, bắt chước giọng nói và chữ viết của con người, giao tiếp với con người, hay thậm chí cả sáng tác văn hay âm nhạc. Hình 2.2 minh họa các giao đoạn phát triển của machine learning. </w:t>
      </w:r>
    </w:p>
    <w:p w14:paraId="51672AB2" w14:textId="120B7893" w:rsidR="00E55A03" w:rsidRPr="007508E8" w:rsidRDefault="00E55A03" w:rsidP="00316915">
      <w:pPr>
        <w:jc w:val="center"/>
        <w:rPr>
          <w:rFonts w:cs="Times New Roman"/>
        </w:rPr>
      </w:pPr>
      <w:r>
        <w:rPr>
          <w:noProof/>
        </w:rPr>
        <w:lastRenderedPageBreak/>
        <w:drawing>
          <wp:inline distT="0" distB="0" distL="0" distR="0" wp14:anchorId="0433219D" wp14:editId="6CA2D034">
            <wp:extent cx="3905250" cy="2481461"/>
            <wp:effectExtent l="0" t="0" r="0" b="0"/>
            <wp:docPr id="1626115198" name="Picture 95097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9700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5636" cy="2488060"/>
                    </a:xfrm>
                    <a:prstGeom prst="rect">
                      <a:avLst/>
                    </a:prstGeom>
                  </pic:spPr>
                </pic:pic>
              </a:graphicData>
            </a:graphic>
          </wp:inline>
        </w:drawing>
      </w:r>
    </w:p>
    <w:p w14:paraId="25291D0F" w14:textId="0E4EAA0B" w:rsidR="00E55A03" w:rsidRPr="007508E8" w:rsidRDefault="00E55A03" w:rsidP="00CB1937">
      <w:pPr>
        <w:pStyle w:val="Caption"/>
        <w:rPr>
          <w:rFonts w:eastAsia="Times New Roman"/>
        </w:rPr>
      </w:pPr>
      <w:bookmarkStart w:id="23" w:name="_Toc29794177"/>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w:t>
      </w:r>
      <w:r w:rsidR="00192599">
        <w:rPr>
          <w:noProof/>
        </w:rPr>
        <w:fldChar w:fldCharType="end"/>
      </w:r>
      <w:r w:rsidRPr="007508E8">
        <w:t>. Q</w:t>
      </w:r>
      <w:r w:rsidRPr="007508E8">
        <w:rPr>
          <w:rFonts w:eastAsiaTheme="minorEastAsia"/>
        </w:rPr>
        <w:t xml:space="preserve">uá trình phát triển của Machine </w:t>
      </w:r>
      <w:commentRangeStart w:id="24"/>
      <w:commentRangeStart w:id="25"/>
      <w:r w:rsidRPr="007508E8">
        <w:rPr>
          <w:rFonts w:eastAsiaTheme="minorEastAsia"/>
        </w:rPr>
        <w:t>learning</w:t>
      </w:r>
      <w:r w:rsidRPr="007508E8">
        <w:rPr>
          <w:rStyle w:val="FootnoteReference"/>
          <w:rFonts w:eastAsiaTheme="minorEastAsia"/>
        </w:rPr>
        <w:footnoteReference w:id="3"/>
      </w:r>
      <w:commentRangeEnd w:id="24"/>
      <w:r w:rsidRPr="007508E8">
        <w:rPr>
          <w:rStyle w:val="CommentReference"/>
          <w:rFonts w:eastAsiaTheme="minorHAnsi"/>
        </w:rPr>
        <w:commentReference w:id="24"/>
      </w:r>
      <w:commentRangeEnd w:id="25"/>
      <w:r w:rsidRPr="007508E8">
        <w:rPr>
          <w:rStyle w:val="CommentReference"/>
        </w:rPr>
        <w:commentReference w:id="25"/>
      </w:r>
      <w:bookmarkEnd w:id="23"/>
    </w:p>
    <w:p w14:paraId="5D1D4D08" w14:textId="404E8E01" w:rsidR="00E55A03" w:rsidRPr="007508E8" w:rsidRDefault="00E55A03" w:rsidP="00316915">
      <w:pPr>
        <w:pStyle w:val="Heading3"/>
      </w:pPr>
      <w:bookmarkStart w:id="26" w:name="_Toc29793995"/>
      <w:r w:rsidRPr="007508E8">
        <w:t>Ứng dụng của machine learning</w:t>
      </w:r>
      <w:bookmarkEnd w:id="26"/>
    </w:p>
    <w:p w14:paraId="0E12F7E7" w14:textId="77777777" w:rsidR="00E55A03" w:rsidRPr="007508E8" w:rsidRDefault="00E55A03" w:rsidP="00316915">
      <w:pPr>
        <w:ind w:firstLine="720"/>
        <w:rPr>
          <w:rFonts w:eastAsia="Times New Roman" w:cs="Times New Roman"/>
        </w:rPr>
      </w:pPr>
      <w:r w:rsidRPr="007508E8">
        <w:rPr>
          <w:rFonts w:eastAsia="Times New Roman" w:cs="Times New Roman"/>
        </w:rPr>
        <w:t>Machine learning có ứng dụng trong mọi lĩnh vực, ngành nghề. Đặc biệt là những ngành hiện đang phải làm việc với lượng dữ liệu lớn, nhằm giúp các tổ chức vận hành hiệu quả hơn, đồng thời tạo lợi thế cạnh tranh so với các đối thủ. Có thể liệt kê một số ví dụ sau:</w:t>
      </w:r>
    </w:p>
    <w:p w14:paraId="08BD091A" w14:textId="77777777" w:rsidR="00E55A03" w:rsidRPr="007508E8" w:rsidRDefault="00E55A03" w:rsidP="00316915">
      <w:pPr>
        <w:ind w:firstLine="720"/>
        <w:rPr>
          <w:rFonts w:eastAsiaTheme="minorHAnsi" w:cs="Times New Roman"/>
        </w:rPr>
      </w:pPr>
      <w:r w:rsidRPr="007508E8">
        <w:rPr>
          <w:rFonts w:eastAsia="Times New Roman" w:cs="Times New Roman"/>
          <w:b/>
          <w:bCs/>
        </w:rPr>
        <w:t>Các dịch vụ tài chính</w:t>
      </w:r>
      <w:r w:rsidRPr="007508E8">
        <w:rPr>
          <w:rFonts w:eastAsia="Times New Roman" w:cs="Times New Roman"/>
        </w:rPr>
        <w:t>: Ngân hàng và những doanh nghiệp hoạt động trong lĩnh vực tài chính sử dụng công nghệ Machine Learning với hai mục đích chính: xác định Insights</w:t>
      </w:r>
      <w:r w:rsidRPr="007508E8">
        <w:rPr>
          <w:rStyle w:val="FootnoteReference"/>
          <w:rFonts w:eastAsia="Times New Roman" w:cs="Times New Roman"/>
        </w:rPr>
        <w:footnoteReference w:id="4"/>
      </w:r>
      <w:r w:rsidRPr="007508E8">
        <w:rPr>
          <w:rFonts w:eastAsia="Times New Roman" w:cs="Times New Roman"/>
        </w:rPr>
        <w:t xml:space="preserve"> trong dữ liệu và ngăn chặn lừa đảo. Insights sẽ biết được các cơ hội đầu tư hoặc thông báo đến nhà đầu tư thời điểm giao dịch hợp lý. Thông qua các kỹ thuật khai thác dữ liệu, tổ chức có thể tìm được những khách hàng đang có hồ sơ rủi ro cao hoặc sử dụng giám sát mạng để chỉ rõ những tín hiệu lừa đảo.</w:t>
      </w:r>
    </w:p>
    <w:p w14:paraId="5712D60D" w14:textId="71423C1A" w:rsidR="00E55A03" w:rsidRPr="007508E8" w:rsidRDefault="009201F2" w:rsidP="00316915">
      <w:pPr>
        <w:ind w:firstLine="720"/>
        <w:rPr>
          <w:rFonts w:eastAsia="Times New Roman" w:cs="Times New Roman"/>
          <w:b/>
          <w:bCs/>
        </w:rPr>
      </w:pPr>
      <w:r>
        <w:rPr>
          <w:rFonts w:eastAsia="Times New Roman" w:cs="Times New Roman"/>
          <w:b/>
          <w:bCs/>
        </w:rPr>
        <w:t>Tiếp thị</w:t>
      </w:r>
      <w:r w:rsidR="00E55A03" w:rsidRPr="007508E8">
        <w:rPr>
          <w:rFonts w:eastAsia="Times New Roman" w:cs="Times New Roman"/>
          <w:b/>
          <w:bCs/>
        </w:rPr>
        <w:t xml:space="preserve"> và </w:t>
      </w:r>
      <w:r>
        <w:rPr>
          <w:rFonts w:eastAsia="Times New Roman" w:cs="Times New Roman"/>
          <w:b/>
          <w:bCs/>
        </w:rPr>
        <w:t>bán hàng</w:t>
      </w:r>
      <w:r w:rsidR="00E55A03" w:rsidRPr="007508E8">
        <w:rPr>
          <w:rFonts w:eastAsia="Times New Roman" w:cs="Times New Roman"/>
          <w:b/>
          <w:bCs/>
        </w:rPr>
        <w:t xml:space="preserve">: </w:t>
      </w:r>
      <w:r w:rsidR="00E55A03" w:rsidRPr="007508E8">
        <w:rPr>
          <w:rFonts w:eastAsia="Times New Roman" w:cs="Times New Roman"/>
        </w:rPr>
        <w:t xml:space="preserve">Dựa trên hành vi mua hàng trước đây, các trang web sử dụng Machine Learning phân tích lịch sử mua hàng, từ đó giới thiệu những vật dụng mà khách hàng có thể sẽ quan tâm và yêu thích. Khả năng tiếp nhận dữ liệu, </w:t>
      </w:r>
      <w:r w:rsidR="00E55A03" w:rsidRPr="007508E8">
        <w:rPr>
          <w:rFonts w:eastAsia="Times New Roman" w:cs="Times New Roman"/>
        </w:rPr>
        <w:lastRenderedPageBreak/>
        <w:t>phân tích và sử dụng những dữ liệu đó để cá nhân hóa trải nghiệm mua sắm (hoặc thực hiện chiến dịch Marketing) chính là tương lai của ngành bán lẻ.</w:t>
      </w:r>
    </w:p>
    <w:p w14:paraId="08AAA5FD" w14:textId="77777777" w:rsidR="00E55A03" w:rsidRPr="007508E8" w:rsidRDefault="00E55A03" w:rsidP="00316915">
      <w:pPr>
        <w:ind w:firstLine="720"/>
        <w:rPr>
          <w:rFonts w:eastAsia="Times New Roman" w:cs="Times New Roman"/>
          <w:b/>
          <w:bCs/>
          <w:szCs w:val="26"/>
        </w:rPr>
      </w:pPr>
      <w:r w:rsidRPr="007508E8">
        <w:rPr>
          <w:rFonts w:eastAsia="Times New Roman" w:cs="Times New Roman"/>
          <w:b/>
          <w:bCs/>
          <w:szCs w:val="26"/>
        </w:rPr>
        <w:t xml:space="preserve">Vận tải: </w:t>
      </w:r>
      <w:r w:rsidRPr="007508E8">
        <w:rPr>
          <w:rFonts w:eastAsia="Times New Roman" w:cs="Times New Roman"/>
          <w:szCs w:val="26"/>
        </w:rPr>
        <w:t>Phân tích dữ liệu để tối ưu hóa vận tải hàng hóalà trọng tâm trong ngành vận tải. Xác định khả năng tận dụng hiệu quả trên mỗi tuyến đường và dự đoán các vấn đề tiềm tàng để gia tăng lợi nhuận. Các chức năng phân tích dữ liệu và mô hình hóa của Machine Learning đóng vai trò quan trọng với các doanh nghiệp vận chuyển.</w:t>
      </w:r>
    </w:p>
    <w:p w14:paraId="6017D2FD" w14:textId="63EE64F0" w:rsidR="00E55A03" w:rsidRPr="007508E8" w:rsidRDefault="00E55A03" w:rsidP="00316915">
      <w:pPr>
        <w:pStyle w:val="Heading3"/>
      </w:pPr>
      <w:bookmarkStart w:id="27" w:name="_Toc28690874"/>
      <w:bookmarkStart w:id="28" w:name="_Toc29793996"/>
      <w:r w:rsidRPr="007508E8">
        <w:t>Supervised Learning (Học có giám sát)</w:t>
      </w:r>
      <w:bookmarkEnd w:id="27"/>
      <w:bookmarkEnd w:id="28"/>
    </w:p>
    <w:p w14:paraId="569B1F98" w14:textId="77777777" w:rsidR="00E55A03" w:rsidRPr="007508E8" w:rsidRDefault="00E55A03" w:rsidP="00316915">
      <w:pPr>
        <w:ind w:firstLine="720"/>
        <w:rPr>
          <w:rFonts w:eastAsia="Times New Roman" w:cs="Times New Roman"/>
          <w:b/>
          <w:bCs/>
          <w:szCs w:val="26"/>
        </w:rPr>
      </w:pPr>
      <w:r w:rsidRPr="007508E8">
        <w:rPr>
          <w:rFonts w:eastAsia="Times New Roman" w:cs="Times New Roman"/>
          <w:b/>
          <w:bCs/>
          <w:szCs w:val="26"/>
        </w:rPr>
        <w:t>Supervised learning</w:t>
      </w:r>
      <w:r w:rsidRPr="007508E8">
        <w:rPr>
          <w:rFonts w:eastAsia="Times New Roman" w:cs="Times New Roman"/>
          <w:szCs w:val="26"/>
        </w:rPr>
        <w:t xml:space="preserve">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w:t>
      </w:r>
    </w:p>
    <w:p w14:paraId="1817DB25" w14:textId="77777777" w:rsidR="00E55A03" w:rsidRPr="007508E8" w:rsidRDefault="00E55A03" w:rsidP="00316915">
      <w:pPr>
        <w:ind w:firstLine="720"/>
        <w:rPr>
          <w:rFonts w:eastAsiaTheme="minorHAnsi" w:cs="Times New Roman"/>
        </w:rPr>
      </w:pPr>
      <w:r w:rsidRPr="007508E8">
        <w:rPr>
          <w:rFonts w:eastAsia="Times New Roman" w:cs="Times New Roman"/>
          <w:b/>
          <w:bCs/>
          <w:szCs w:val="26"/>
        </w:rPr>
        <w:t>Ví dụ 1</w:t>
      </w:r>
      <w:r w:rsidRPr="007508E8">
        <w:rPr>
          <w:rFonts w:eastAsia="Times New Roman" w:cs="Times New Roman"/>
          <w:szCs w:val="26"/>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chưa nhìn thấy bao giờ, nó sẽ dự đoán bức ảnh đó chứa chữ số nào.</w:t>
      </w:r>
    </w:p>
    <w:p w14:paraId="663ED482" w14:textId="77777777" w:rsidR="00E55A03" w:rsidRPr="007508E8" w:rsidRDefault="00E55A03" w:rsidP="00316915">
      <w:pPr>
        <w:ind w:firstLine="720"/>
        <w:rPr>
          <w:rFonts w:eastAsiaTheme="minorHAnsi" w:cs="Times New Roman"/>
        </w:rPr>
      </w:pPr>
      <w:r w:rsidRPr="007508E8">
        <w:rPr>
          <w:rFonts w:eastAsia="Times New Roman" w:cs="Times New Roman"/>
          <w:szCs w:val="26"/>
        </w:rPr>
        <w:t>Thuật toán supervised learning còn được tiếp tục chia nhỏ ra thành hai loại chính:</w:t>
      </w:r>
    </w:p>
    <w:p w14:paraId="136B76AA" w14:textId="77777777" w:rsidR="00E55A03" w:rsidRPr="007508E8" w:rsidRDefault="00E55A03" w:rsidP="00316915">
      <w:pPr>
        <w:numPr>
          <w:ilvl w:val="0"/>
          <w:numId w:val="30"/>
        </w:numPr>
        <w:spacing w:after="160"/>
        <w:contextualSpacing/>
        <w:rPr>
          <w:rFonts w:eastAsiaTheme="minorHAnsi" w:cs="Times New Roman"/>
          <w:szCs w:val="26"/>
        </w:rPr>
      </w:pPr>
      <w:r w:rsidRPr="007508E8">
        <w:rPr>
          <w:rFonts w:eastAsia="Times New Roman" w:cs="Times New Roman"/>
          <w:szCs w:val="26"/>
        </w:rPr>
        <w:t xml:space="preserve"> </w:t>
      </w:r>
      <w:r w:rsidRPr="007508E8">
        <w:rPr>
          <w:rFonts w:eastAsia="Times New Roman" w:cs="Times New Roman"/>
          <w:b/>
          <w:bCs/>
          <w:szCs w:val="26"/>
        </w:rPr>
        <w:t>Classification (Phân loại):</w:t>
      </w:r>
      <w:r w:rsidRPr="007508E8">
        <w:rPr>
          <w:rFonts w:eastAsia="Times New Roman" w:cs="Times New Roman"/>
          <w:szCs w:val="26"/>
        </w:rPr>
        <w:t xml:space="preserve"> 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1CB41FC4" w14:textId="77777777" w:rsidR="00E55A03" w:rsidRPr="007508E8" w:rsidRDefault="00E55A03" w:rsidP="00316915">
      <w:pPr>
        <w:numPr>
          <w:ilvl w:val="0"/>
          <w:numId w:val="30"/>
        </w:numPr>
        <w:spacing w:after="160"/>
        <w:contextualSpacing/>
        <w:rPr>
          <w:rFonts w:eastAsiaTheme="minorHAnsi" w:cs="Times New Roman"/>
          <w:b/>
          <w:bCs/>
          <w:szCs w:val="26"/>
        </w:rPr>
      </w:pPr>
      <w:r w:rsidRPr="007508E8">
        <w:rPr>
          <w:rFonts w:eastAsia="Times New Roman" w:cs="Times New Roman"/>
          <w:b/>
          <w:bCs/>
          <w:szCs w:val="26"/>
        </w:rPr>
        <w:t xml:space="preserve">Regression (Hồi quy): </w:t>
      </w:r>
      <w:r w:rsidRPr="007508E8">
        <w:rPr>
          <w:rFonts w:eastAsia="Times New Roman" w:cs="Times New Roman"/>
          <w:szCs w:val="26"/>
        </w:rPr>
        <w:t>Nếu label không được chia thành các nhóm mà là một giá trị thực cụ thể. Ví dụ một căn nhà rộng x(m2) và y phòng ngủ và cách trung tâm thành phố z(km) thì có tầm giá bao nhiêu?</w:t>
      </w:r>
    </w:p>
    <w:p w14:paraId="5AB5F12D" w14:textId="77777777" w:rsidR="00E55A03" w:rsidRPr="007508E8" w:rsidRDefault="00E55A03" w:rsidP="00316915">
      <w:pPr>
        <w:rPr>
          <w:rFonts w:cs="Times New Roman"/>
        </w:rPr>
      </w:pPr>
      <w:r w:rsidRPr="007508E8">
        <w:rPr>
          <w:rFonts w:cs="Times New Roman"/>
          <w:b/>
        </w:rPr>
        <w:t>Một số thuật toán machine learning phổ biến:</w:t>
      </w:r>
    </w:p>
    <w:p w14:paraId="4BA32BB2" w14:textId="39637C45" w:rsidR="00E55A03" w:rsidRPr="007508E8" w:rsidRDefault="00E55A03" w:rsidP="00316915">
      <w:pPr>
        <w:jc w:val="center"/>
        <w:rPr>
          <w:rFonts w:cs="Times New Roman"/>
        </w:rPr>
      </w:pPr>
      <w:r>
        <w:rPr>
          <w:noProof/>
        </w:rPr>
        <w:lastRenderedPageBreak/>
        <w:drawing>
          <wp:inline distT="0" distB="0" distL="0" distR="0" wp14:anchorId="38A32707" wp14:editId="661D07B7">
            <wp:extent cx="5400584" cy="3487876"/>
            <wp:effectExtent l="0" t="0" r="0" b="0"/>
            <wp:docPr id="1759716121" name="Picture 182650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502184"/>
                    <pic:cNvPicPr/>
                  </pic:nvPicPr>
                  <pic:blipFill>
                    <a:blip r:embed="rId16">
                      <a:extLst>
                        <a:ext uri="{28A0092B-C50C-407E-A947-70E740481C1C}">
                          <a14:useLocalDpi xmlns:a14="http://schemas.microsoft.com/office/drawing/2010/main" val="0"/>
                        </a:ext>
                      </a:extLst>
                    </a:blip>
                    <a:stretch>
                      <a:fillRect/>
                    </a:stretch>
                  </pic:blipFill>
                  <pic:spPr>
                    <a:xfrm>
                      <a:off x="0" y="0"/>
                      <a:ext cx="5400584" cy="3487876"/>
                    </a:xfrm>
                    <a:prstGeom prst="rect">
                      <a:avLst/>
                    </a:prstGeom>
                  </pic:spPr>
                </pic:pic>
              </a:graphicData>
            </a:graphic>
          </wp:inline>
        </w:drawing>
      </w:r>
    </w:p>
    <w:p w14:paraId="5791B660" w14:textId="5FE7336A" w:rsidR="00E55A03" w:rsidRPr="007508E8" w:rsidRDefault="00E55A03" w:rsidP="00CB1937">
      <w:pPr>
        <w:pStyle w:val="Caption"/>
        <w:rPr>
          <w:rFonts w:eastAsiaTheme="minorEastAsia"/>
        </w:rPr>
      </w:pPr>
      <w:bookmarkStart w:id="29" w:name="_Toc29794178"/>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w:t>
      </w:r>
      <w:r w:rsidR="00192599">
        <w:rPr>
          <w:noProof/>
        </w:rPr>
        <w:fldChar w:fldCharType="end"/>
      </w:r>
      <w:r w:rsidRPr="007508E8">
        <w:t xml:space="preserve">. Một số thuật toán machine learning phổ </w:t>
      </w:r>
      <w:commentRangeStart w:id="30"/>
      <w:commentRangeStart w:id="31"/>
      <w:r w:rsidRPr="007508E8">
        <w:rPr>
          <w:rFonts w:eastAsiaTheme="minorEastAsia"/>
        </w:rPr>
        <w:t>biến</w:t>
      </w:r>
      <w:commentRangeEnd w:id="30"/>
      <w:r w:rsidRPr="007508E8">
        <w:rPr>
          <w:rStyle w:val="CommentReference"/>
          <w:rFonts w:eastAsiaTheme="minorHAnsi"/>
        </w:rPr>
        <w:commentReference w:id="30"/>
      </w:r>
      <w:commentRangeEnd w:id="31"/>
      <w:r w:rsidRPr="007508E8">
        <w:rPr>
          <w:rStyle w:val="CommentReference"/>
        </w:rPr>
        <w:commentReference w:id="31"/>
      </w:r>
      <w:r w:rsidRPr="007508E8">
        <w:rPr>
          <w:rStyle w:val="FootnoteReference"/>
          <w:rFonts w:eastAsiaTheme="minorEastAsia"/>
        </w:rPr>
        <w:footnoteReference w:id="5"/>
      </w:r>
      <w:bookmarkEnd w:id="29"/>
    </w:p>
    <w:p w14:paraId="1D25BBD2" w14:textId="257997B7" w:rsidR="00E55A03" w:rsidRPr="007508E8" w:rsidRDefault="00E55A03" w:rsidP="00316915">
      <w:pPr>
        <w:pStyle w:val="Heading2"/>
      </w:pPr>
      <w:bookmarkStart w:id="32" w:name="_Toc28690875"/>
      <w:bookmarkStart w:id="33" w:name="_Toc29793997"/>
      <w:r w:rsidRPr="007508E8">
        <w:t>Các thuật toán được sử dụng trong bài toán xác định bất thường trong giao dịch tài chính</w:t>
      </w:r>
      <w:bookmarkEnd w:id="32"/>
      <w:bookmarkEnd w:id="33"/>
    </w:p>
    <w:p w14:paraId="708D3CDD" w14:textId="77777777" w:rsidR="00E55A03" w:rsidRPr="007508E8" w:rsidRDefault="00E55A03" w:rsidP="00316915">
      <w:pPr>
        <w:rPr>
          <w:rFonts w:eastAsiaTheme="minorHAnsi" w:cs="Times New Roman"/>
          <w:lang w:eastAsia="zh-CN"/>
        </w:rPr>
      </w:pPr>
      <w:r w:rsidRPr="007508E8">
        <w:rPr>
          <w:rFonts w:eastAsiaTheme="minorHAnsi" w:cs="Times New Roman"/>
          <w:lang w:eastAsia="zh-CN"/>
        </w:rPr>
        <w:t>Các thuật toán sử dụng để xác định bất thường trong giao dịch tài chính, được tìm hiểu trong khóa luận:</w:t>
      </w:r>
    </w:p>
    <w:p w14:paraId="7564DAD3" w14:textId="77777777" w:rsidR="00E55A03" w:rsidRPr="007508E8" w:rsidRDefault="00E55A03" w:rsidP="00316915">
      <w:pPr>
        <w:pStyle w:val="ListParagraph"/>
        <w:numPr>
          <w:ilvl w:val="0"/>
          <w:numId w:val="31"/>
        </w:numPr>
        <w:rPr>
          <w:lang w:eastAsia="zh-CN"/>
        </w:rPr>
      </w:pPr>
      <w:r w:rsidRPr="007508E8">
        <w:rPr>
          <w:lang w:eastAsia="zh-CN"/>
        </w:rPr>
        <w:t>Random forest.</w:t>
      </w:r>
    </w:p>
    <w:p w14:paraId="392BCA43" w14:textId="77777777" w:rsidR="00E55A03" w:rsidRPr="007508E8" w:rsidRDefault="00E55A03" w:rsidP="00316915">
      <w:pPr>
        <w:pStyle w:val="ListParagraph"/>
        <w:numPr>
          <w:ilvl w:val="0"/>
          <w:numId w:val="31"/>
        </w:numPr>
        <w:rPr>
          <w:lang w:eastAsia="zh-CN"/>
        </w:rPr>
      </w:pPr>
      <w:r w:rsidRPr="007508E8">
        <w:rPr>
          <w:lang w:eastAsia="zh-CN"/>
        </w:rPr>
        <w:t>Extreme Gradient Boosting (EGB).</w:t>
      </w:r>
    </w:p>
    <w:p w14:paraId="5FFB3EAF" w14:textId="77777777" w:rsidR="00E55A03" w:rsidRPr="007508E8" w:rsidRDefault="00E55A03" w:rsidP="00316915">
      <w:pPr>
        <w:pStyle w:val="ListParagraph"/>
        <w:numPr>
          <w:ilvl w:val="0"/>
          <w:numId w:val="31"/>
        </w:numPr>
        <w:rPr>
          <w:lang w:eastAsia="zh-CN"/>
        </w:rPr>
      </w:pPr>
      <w:r w:rsidRPr="007508E8">
        <w:rPr>
          <w:lang w:eastAsia="zh-CN"/>
        </w:rPr>
        <w:t>Multi-layer Perceptron (Artificail Neural Network Algorithms).</w:t>
      </w:r>
    </w:p>
    <w:p w14:paraId="450E99B6" w14:textId="69513C04" w:rsidR="00E55A03" w:rsidRPr="007508E8" w:rsidRDefault="00E55A03" w:rsidP="00316915">
      <w:pPr>
        <w:pStyle w:val="Heading3"/>
      </w:pPr>
      <w:bookmarkStart w:id="34" w:name="_Toc29793998"/>
      <w:r w:rsidRPr="007508E8">
        <w:t>Thuật toán Rừng ngẫu nhiên (Random forest)</w:t>
      </w:r>
      <w:bookmarkEnd w:id="34"/>
    </w:p>
    <w:p w14:paraId="7841ED4D" w14:textId="70506D10" w:rsidR="00E55A03" w:rsidRPr="007508E8" w:rsidRDefault="00E55A03" w:rsidP="00316915">
      <w:pPr>
        <w:rPr>
          <w:rFonts w:cs="Times New Roman"/>
        </w:rPr>
      </w:pPr>
      <w:r w:rsidRPr="007508E8">
        <w:rPr>
          <w:rFonts w:cs="Times New Roman"/>
        </w:rPr>
        <w:t>Random Forest (rừng ngẫu nhiên) là thuật toán học có giám sát (supervised learning)., được phát triển bởi Leo Breiman và Adele Cutler</w:t>
      </w:r>
      <w:sdt>
        <w:sdtPr>
          <w:rPr>
            <w:rFonts w:cs="Times New Roman"/>
          </w:rPr>
          <w:id w:val="373902287"/>
          <w:citation/>
        </w:sdtPr>
        <w:sdtEndPr/>
        <w:sdtContent>
          <w:r w:rsidRPr="007508E8">
            <w:rPr>
              <w:rFonts w:cs="Times New Roman"/>
            </w:rPr>
            <w:fldChar w:fldCharType="begin"/>
          </w:r>
          <w:r w:rsidRPr="007508E8">
            <w:rPr>
              <w:rFonts w:cs="Times New Roman"/>
            </w:rPr>
            <w:instrText xml:space="preserve">CITATION Bre \l 1033 </w:instrText>
          </w:r>
          <w:r w:rsidRPr="007508E8">
            <w:rPr>
              <w:rFonts w:cs="Times New Roman"/>
            </w:rPr>
            <w:fldChar w:fldCharType="separate"/>
          </w:r>
          <w:r w:rsidR="00CB1937">
            <w:rPr>
              <w:rFonts w:cs="Times New Roman"/>
              <w:noProof/>
            </w:rPr>
            <w:t xml:space="preserve"> </w:t>
          </w:r>
          <w:r w:rsidR="00CB1937" w:rsidRPr="00CB1937">
            <w:rPr>
              <w:rFonts w:cs="Times New Roman"/>
              <w:noProof/>
            </w:rPr>
            <w:t>[8]</w:t>
          </w:r>
          <w:r w:rsidRPr="007508E8">
            <w:rPr>
              <w:rFonts w:cs="Times New Roman"/>
            </w:rPr>
            <w:fldChar w:fldCharType="end"/>
          </w:r>
        </w:sdtContent>
      </w:sdt>
      <w:r w:rsidRPr="007508E8">
        <w:rPr>
          <w:rFonts w:cs="Times New Roman"/>
        </w:rPr>
        <w:t xml:space="preserve">. Thuật toán này có thể được sử dụng cho cả phân lớp và hồi quy. Random Forest là thuật toán linh hoạt và dễ sử dụng. </w:t>
      </w:r>
    </w:p>
    <w:p w14:paraId="14399F48" w14:textId="77777777" w:rsidR="00E55A03" w:rsidRPr="007508E8" w:rsidRDefault="00E55A03" w:rsidP="00316915">
      <w:pPr>
        <w:rPr>
          <w:rFonts w:eastAsiaTheme="minorHAnsi" w:cs="Times New Roman"/>
        </w:rPr>
      </w:pPr>
      <w:r w:rsidRPr="007508E8">
        <w:rPr>
          <w:rFonts w:eastAsiaTheme="minorHAnsi" w:cs="Times New Roman"/>
        </w:rPr>
        <w:lastRenderedPageBreak/>
        <w:t>Random Forest được xây dựng dựa trên 3 thành phần chính là: CART, học toàn bộ, hội đồng các chuyên gia, kết hợp các mô hình, và tổng hợp bootstrap (bagging). Hình dưới đây thể hiện phương pháp phân lớp random forest.</w:t>
      </w:r>
    </w:p>
    <w:p w14:paraId="293ADF92" w14:textId="33ED35BB" w:rsidR="00E55A03" w:rsidRPr="007508E8" w:rsidRDefault="00E55A03" w:rsidP="00316915">
      <w:pPr>
        <w:pStyle w:val="Heading4"/>
        <w:rPr>
          <w:rFonts w:cs="Times New Roman"/>
        </w:rPr>
      </w:pPr>
      <w:bookmarkStart w:id="35" w:name="_Toc28690877"/>
      <w:bookmarkStart w:id="36" w:name="_Toc29793999"/>
      <w:r w:rsidRPr="007508E8">
        <w:rPr>
          <w:rFonts w:cs="Times New Roman"/>
        </w:rPr>
        <w:t>Bootstrap</w:t>
      </w:r>
      <w:r w:rsidR="003C0B0B">
        <w:rPr>
          <w:rFonts w:cs="Times New Roman"/>
        </w:rPr>
        <w:t>ing</w:t>
      </w:r>
      <w:r w:rsidRPr="007508E8">
        <w:rPr>
          <w:rFonts w:cs="Times New Roman"/>
        </w:rPr>
        <w:t xml:space="preserve"> và Bagging</w:t>
      </w:r>
      <w:bookmarkEnd w:id="35"/>
      <w:bookmarkEnd w:id="36"/>
    </w:p>
    <w:p w14:paraId="269FFD66" w14:textId="63174D2E" w:rsidR="00E55A03" w:rsidRPr="007508E8" w:rsidRDefault="00E55A03" w:rsidP="00316915">
      <w:pPr>
        <w:pStyle w:val="Heading5"/>
        <w:rPr>
          <w:rFonts w:cs="Times New Roman"/>
        </w:rPr>
      </w:pPr>
      <w:bookmarkStart w:id="37" w:name="_Toc29794000"/>
      <w:r w:rsidRPr="007508E8">
        <w:rPr>
          <w:rFonts w:cs="Times New Roman"/>
        </w:rPr>
        <w:t>Bootstrap</w:t>
      </w:r>
      <w:r w:rsidR="00F96EA8">
        <w:rPr>
          <w:rFonts w:cs="Times New Roman"/>
        </w:rPr>
        <w:t>ing</w:t>
      </w:r>
      <w:bookmarkEnd w:id="37"/>
    </w:p>
    <w:p w14:paraId="2675847E" w14:textId="77777777" w:rsidR="00E55A03" w:rsidRPr="007508E8" w:rsidRDefault="00E55A03" w:rsidP="00316915">
      <w:pPr>
        <w:ind w:firstLine="720"/>
        <w:rPr>
          <w:rFonts w:eastAsiaTheme="minorHAnsi" w:cs="Times New Roman"/>
        </w:rPr>
      </w:pPr>
      <w:r w:rsidRPr="007508E8">
        <w:rPr>
          <w:rFonts w:eastAsiaTheme="minorHAnsi" w:cs="Times New Roman"/>
        </w:rPr>
        <w:t>Là một phương pháp rất nổi tiếng trong thống kê được giới thiệu bởi Bradley Efron vào năm 1979. Phương pháp này chủ yếu dùng để ước lượng lỗi chuẩn (standard errors), độ lệch (bias) và tính toán khoảng tin cậy (confidence interval) cho các tham số. Phương pháp này được thực hiện như sau: Từ một quần thể ban đầu lấy ra một mẫu L= (x1, x2, … xn) bao gồm n thành phần, tính toán các tham số mong muốn. Trong các bước tiếp theo lặp lại b lần việc tạo ra mẫu Lb cũng gồm n phần tử từ L. Bằng cách lấy lại mẫu với sự thay thế các thành phần trong mẫu ban đầu sau đó tính toán các tham số mong muốn.</w:t>
      </w:r>
    </w:p>
    <w:p w14:paraId="51679A59" w14:textId="1E33F50B" w:rsidR="00E55A03" w:rsidRPr="007508E8" w:rsidRDefault="00E55A03" w:rsidP="00316915">
      <w:pPr>
        <w:pStyle w:val="Heading5"/>
        <w:rPr>
          <w:rFonts w:cs="Times New Roman"/>
        </w:rPr>
      </w:pPr>
      <w:bookmarkStart w:id="38" w:name="_Toc29794001"/>
      <w:r w:rsidRPr="007508E8">
        <w:rPr>
          <w:rFonts w:cs="Times New Roman"/>
        </w:rPr>
        <w:t>Bagging</w:t>
      </w:r>
      <w:bookmarkEnd w:id="38"/>
    </w:p>
    <w:p w14:paraId="7C7441EA" w14:textId="77777777" w:rsidR="00E55A03" w:rsidRPr="007508E8" w:rsidRDefault="00E55A03" w:rsidP="00316915">
      <w:pPr>
        <w:ind w:firstLine="720"/>
        <w:rPr>
          <w:rFonts w:eastAsiaTheme="minorHAnsi" w:cs="Times New Roman"/>
        </w:rPr>
      </w:pPr>
      <w:r w:rsidRPr="007508E8">
        <w:rPr>
          <w:rFonts w:eastAsiaTheme="minorHAnsi" w:cs="Times New Roman"/>
        </w:rPr>
        <w:t>Phương pháp này được xem như là một phương pháp tổng hợp kết quả có được từ các boostrap. Tư tưởng chính của phương pháp này như sau: Cho một tập huấn luyện D={(xi, yi): i=1, 2, …, n} và giả sử chúng ta muốn có một dự đoán nào đó đối với biến x. Một mẫu gồm B tập dữ liệu, mỗi tập dữ liệu gồm n phần tử được chọn lựa ngẫu nhiên từ D với sự thay thế (giống như bootstrap). Do đó B = (D1, D2, …, B) trông giống như là một tập các tập huấn luyện được nhân bản.</w:t>
      </w:r>
    </w:p>
    <w:p w14:paraId="1311A406" w14:textId="77777777" w:rsidR="00E55A03" w:rsidRPr="007508E8" w:rsidRDefault="00E55A03" w:rsidP="00316915">
      <w:pPr>
        <w:rPr>
          <w:rFonts w:eastAsiaTheme="minorHAnsi" w:cs="Times New Roman"/>
        </w:rPr>
      </w:pPr>
      <w:r w:rsidRPr="007508E8">
        <w:rPr>
          <w:rFonts w:eastAsiaTheme="minorHAnsi" w:cs="Times New Roman"/>
        </w:rPr>
        <w:t>Tập huấn một máy hoặc một mô hình đối với mỗi tập Db (b=1, 2, …, B) và lần lượt thu thập các kết quả dự báo có được trên mỗi tập Db.</w:t>
      </w:r>
    </w:p>
    <w:p w14:paraId="26CE30F4" w14:textId="77777777" w:rsidR="00E55A03" w:rsidRPr="007508E8" w:rsidRDefault="00E55A03" w:rsidP="00316915">
      <w:pPr>
        <w:ind w:firstLine="720"/>
        <w:rPr>
          <w:rFonts w:eastAsiaTheme="minorHAnsi" w:cs="Times New Roman"/>
        </w:rPr>
      </w:pPr>
      <w:r w:rsidRPr="007508E8">
        <w:rPr>
          <w:rFonts w:eastAsiaTheme="minorHAnsi" w:cs="Times New Roman"/>
        </w:rPr>
        <w:t>Kết quả tổng hợp cuối cùng được tính bằng cách trung bình hóa (regression) hoặc thông qua số phiếu bầu nhiều nhất (classification).</w:t>
      </w:r>
    </w:p>
    <w:p w14:paraId="4A4C7B4A" w14:textId="2B668366" w:rsidR="00E55A03" w:rsidRPr="007508E8" w:rsidRDefault="00E55A03" w:rsidP="00316915">
      <w:pPr>
        <w:pStyle w:val="Heading4"/>
        <w:rPr>
          <w:rFonts w:cs="Times New Roman"/>
        </w:rPr>
      </w:pPr>
      <w:bookmarkStart w:id="39" w:name="_Toc29794002"/>
      <w:r w:rsidRPr="007508E8">
        <w:rPr>
          <w:rFonts w:cs="Times New Roman"/>
        </w:rPr>
        <w:t>Ưu điểm</w:t>
      </w:r>
      <w:bookmarkEnd w:id="39"/>
    </w:p>
    <w:p w14:paraId="6A5D5CFB" w14:textId="0A31DAD5" w:rsidR="00E55A03" w:rsidRPr="007508E8" w:rsidRDefault="00E55A03" w:rsidP="00316915">
      <w:pPr>
        <w:rPr>
          <w:rFonts w:cs="Times New Roman"/>
          <w:lang w:eastAsia="zh-CN"/>
        </w:rPr>
      </w:pPr>
      <w:r w:rsidRPr="007508E8">
        <w:rPr>
          <w:rFonts w:cs="Times New Roman"/>
          <w:lang w:eastAsia="zh-CN"/>
        </w:rPr>
        <w:t>Thuật toán Random Forest</w:t>
      </w:r>
      <w:sdt>
        <w:sdtPr>
          <w:rPr>
            <w:rFonts w:cs="Times New Roman"/>
            <w:lang w:eastAsia="zh-CN"/>
          </w:rPr>
          <w:id w:val="1140764093"/>
          <w:citation/>
        </w:sdtPr>
        <w:sdtEndPr/>
        <w:sdtContent>
          <w:r w:rsidRPr="007508E8">
            <w:rPr>
              <w:rFonts w:cs="Times New Roman"/>
              <w:lang w:eastAsia="zh-CN"/>
            </w:rPr>
            <w:fldChar w:fldCharType="begin"/>
          </w:r>
          <w:r w:rsidRPr="007508E8">
            <w:rPr>
              <w:rFonts w:cs="Times New Roman"/>
              <w:lang w:eastAsia="zh-CN"/>
            </w:rPr>
            <w:instrText xml:space="preserve"> CITATION Cou18 \l 1033 </w:instrText>
          </w:r>
          <w:r w:rsidRPr="007508E8">
            <w:rPr>
              <w:rFonts w:cs="Times New Roman"/>
              <w:lang w:eastAsia="zh-CN"/>
            </w:rPr>
            <w:fldChar w:fldCharType="separate"/>
          </w:r>
          <w:r w:rsidR="00CB1937">
            <w:rPr>
              <w:rFonts w:cs="Times New Roman"/>
              <w:noProof/>
              <w:lang w:eastAsia="zh-CN"/>
            </w:rPr>
            <w:t xml:space="preserve"> </w:t>
          </w:r>
          <w:r w:rsidR="00CB1937" w:rsidRPr="00CB1937">
            <w:rPr>
              <w:rFonts w:cs="Times New Roman"/>
              <w:noProof/>
              <w:lang w:eastAsia="zh-CN"/>
            </w:rPr>
            <w:t>[9]</w:t>
          </w:r>
          <w:r w:rsidRPr="007508E8">
            <w:rPr>
              <w:rFonts w:cs="Times New Roman"/>
              <w:lang w:eastAsia="zh-CN"/>
            </w:rPr>
            <w:fldChar w:fldCharType="end"/>
          </w:r>
        </w:sdtContent>
      </w:sdt>
      <w:r w:rsidRPr="007508E8">
        <w:rPr>
          <w:rFonts w:cs="Times New Roman"/>
          <w:lang w:eastAsia="zh-CN"/>
        </w:rPr>
        <w:t>:</w:t>
      </w:r>
    </w:p>
    <w:p w14:paraId="1AC4E80C" w14:textId="77777777" w:rsidR="00E55A03" w:rsidRPr="007508E8" w:rsidRDefault="00E55A03" w:rsidP="00316915">
      <w:pPr>
        <w:pStyle w:val="ListParagraph"/>
        <w:numPr>
          <w:ilvl w:val="0"/>
          <w:numId w:val="32"/>
        </w:numPr>
        <w:rPr>
          <w:lang w:eastAsia="zh-CN"/>
        </w:rPr>
      </w:pPr>
      <w:r w:rsidRPr="007508E8">
        <w:rPr>
          <w:lang w:eastAsia="zh-CN"/>
        </w:rPr>
        <w:t>Có thể được sử dụng cho bài toán phân lớp (classification) và hồi quy (regression).</w:t>
      </w:r>
    </w:p>
    <w:p w14:paraId="0F06C631" w14:textId="77777777" w:rsidR="00E55A03" w:rsidRPr="007508E8" w:rsidRDefault="00E55A03" w:rsidP="00316915">
      <w:pPr>
        <w:pStyle w:val="ListParagraph"/>
        <w:numPr>
          <w:ilvl w:val="0"/>
          <w:numId w:val="32"/>
        </w:numPr>
        <w:rPr>
          <w:lang w:eastAsia="zh-CN"/>
        </w:rPr>
      </w:pPr>
      <w:r w:rsidRPr="007508E8">
        <w:rPr>
          <w:lang w:eastAsia="zh-CN"/>
        </w:rPr>
        <w:t>Làm việc được với dữ liệu thiếu giá trị.</w:t>
      </w:r>
    </w:p>
    <w:p w14:paraId="11EDF143" w14:textId="0E37A809" w:rsidR="00E55A03" w:rsidRPr="007508E8" w:rsidRDefault="00E55A03" w:rsidP="00316915">
      <w:pPr>
        <w:pStyle w:val="ListParagraph"/>
        <w:numPr>
          <w:ilvl w:val="0"/>
          <w:numId w:val="32"/>
        </w:numPr>
        <w:rPr>
          <w:lang w:eastAsia="zh-CN"/>
        </w:rPr>
      </w:pPr>
      <w:r w:rsidRPr="007508E8">
        <w:rPr>
          <w:lang w:eastAsia="zh-CN"/>
        </w:rPr>
        <w:lastRenderedPageBreak/>
        <w:t xml:space="preserve">Khi </w:t>
      </w:r>
      <w:r w:rsidR="009B2157">
        <w:rPr>
          <w:lang w:eastAsia="zh-CN"/>
        </w:rPr>
        <w:t>thuật toán</w:t>
      </w:r>
      <w:r w:rsidRPr="007508E8">
        <w:rPr>
          <w:lang w:eastAsia="zh-CN"/>
        </w:rPr>
        <w:t xml:space="preserve"> có nhiều cây hơn, chúng ta có thể tránh được việc quá </w:t>
      </w:r>
      <w:r w:rsidR="00EF684A">
        <w:rPr>
          <w:lang w:eastAsia="zh-CN"/>
        </w:rPr>
        <w:t>phù hợp</w:t>
      </w:r>
      <w:r w:rsidRPr="007508E8">
        <w:rPr>
          <w:lang w:eastAsia="zh-CN"/>
        </w:rPr>
        <w:t xml:space="preserve"> (Overfitting</w:t>
      </w:r>
      <w:r w:rsidRPr="007508E8">
        <w:rPr>
          <w:rStyle w:val="FootnoteReference"/>
          <w:rFonts w:cs="Times New Roman"/>
          <w:lang w:eastAsia="zh-CN"/>
        </w:rPr>
        <w:footnoteReference w:id="6"/>
      </w:r>
      <w:r w:rsidRPr="007508E8">
        <w:rPr>
          <w:lang w:eastAsia="zh-CN"/>
        </w:rPr>
        <w:t>) với tập dữ liệu.</w:t>
      </w:r>
    </w:p>
    <w:p w14:paraId="704D584D" w14:textId="77777777" w:rsidR="00E55A03" w:rsidRPr="007508E8" w:rsidRDefault="00E55A03" w:rsidP="00316915">
      <w:pPr>
        <w:pStyle w:val="ListParagraph"/>
        <w:numPr>
          <w:ilvl w:val="0"/>
          <w:numId w:val="32"/>
        </w:numPr>
        <w:rPr>
          <w:lang w:eastAsia="zh-CN"/>
        </w:rPr>
      </w:pPr>
      <w:r w:rsidRPr="007508E8">
        <w:rPr>
          <w:lang w:eastAsia="zh-CN"/>
        </w:rPr>
        <w:t>Có thể tạo mô hình cho các giá trị phân loại.</w:t>
      </w:r>
    </w:p>
    <w:p w14:paraId="16CBAC69" w14:textId="2915EC62" w:rsidR="00E55A03" w:rsidRPr="007508E8" w:rsidRDefault="00E55A03" w:rsidP="00316915">
      <w:pPr>
        <w:pStyle w:val="Heading4"/>
        <w:rPr>
          <w:rFonts w:cs="Times New Roman"/>
        </w:rPr>
      </w:pPr>
      <w:bookmarkStart w:id="40" w:name="_Toc29794003"/>
      <w:r w:rsidRPr="007508E8">
        <w:rPr>
          <w:rFonts w:cs="Times New Roman"/>
        </w:rPr>
        <w:t>Cách hoạt động</w:t>
      </w:r>
      <w:bookmarkEnd w:id="40"/>
    </w:p>
    <w:p w14:paraId="60082613" w14:textId="77777777" w:rsidR="00E55A03" w:rsidRPr="007508E8" w:rsidRDefault="00E55A03" w:rsidP="00316915">
      <w:pPr>
        <w:ind w:firstLine="720"/>
        <w:rPr>
          <w:rFonts w:cs="Times New Roman"/>
        </w:rPr>
      </w:pPr>
      <w:r w:rsidRPr="007508E8">
        <w:rPr>
          <w:rFonts w:cs="Times New Roman"/>
        </w:rPr>
        <w:t>Random Forest hoạt động bằng cách đánh giá nhiều cây quyết định rừng ngẫu  nhiên, và lấy ra kết quả được đánh giá tốt nhất trong số kết quả trả về.</w:t>
      </w:r>
    </w:p>
    <w:p w14:paraId="33A987C9" w14:textId="77777777" w:rsidR="00E55A03" w:rsidRPr="007508E8" w:rsidRDefault="00E55A03" w:rsidP="00316915">
      <w:pPr>
        <w:rPr>
          <w:rFonts w:cs="Times New Roman"/>
        </w:rPr>
      </w:pPr>
      <w:r w:rsidRPr="007508E8">
        <w:rPr>
          <w:rFonts w:cs="Times New Roman"/>
        </w:rPr>
        <w:t>Mã giả cho hoạt động của Random forest:</w:t>
      </w:r>
    </w:p>
    <w:p w14:paraId="09CAFE8B" w14:textId="77777777" w:rsidR="00E55A03" w:rsidRPr="007508E8" w:rsidRDefault="00E55A03" w:rsidP="00316915">
      <w:pPr>
        <w:pStyle w:val="ListParagraph"/>
        <w:numPr>
          <w:ilvl w:val="0"/>
          <w:numId w:val="33"/>
        </w:numPr>
      </w:pPr>
      <w:r w:rsidRPr="007508E8">
        <w:t>Bước 1: Chọn ngẫu nhiên “k” features từ tập “m” features. Để ý k &lt;&lt;m.</w:t>
      </w:r>
    </w:p>
    <w:p w14:paraId="4B93C9C7" w14:textId="77777777" w:rsidR="00E55A03" w:rsidRPr="007508E8" w:rsidRDefault="00E55A03" w:rsidP="00316915">
      <w:pPr>
        <w:pStyle w:val="ListParagraph"/>
        <w:numPr>
          <w:ilvl w:val="0"/>
          <w:numId w:val="33"/>
        </w:numPr>
      </w:pPr>
      <w:r w:rsidRPr="007508E8">
        <w:t>Bước 2: Từ tập “k” features, tính toán ra nút (node) con theo nút tốt nhất vừa tìm được.</w:t>
      </w:r>
    </w:p>
    <w:p w14:paraId="7FB0A25E" w14:textId="77777777" w:rsidR="00E55A03" w:rsidRPr="007508E8" w:rsidRDefault="00E55A03" w:rsidP="00316915">
      <w:pPr>
        <w:pStyle w:val="ListParagraph"/>
        <w:numPr>
          <w:ilvl w:val="0"/>
          <w:numId w:val="33"/>
        </w:numPr>
      </w:pPr>
      <w:r w:rsidRPr="007508E8">
        <w:t>Bước 3: Lặp lại bước 1 đến bước 3 cho đến khi đạt đến k nút.</w:t>
      </w:r>
    </w:p>
    <w:p w14:paraId="3651F080" w14:textId="77777777" w:rsidR="00E55A03" w:rsidRPr="007508E8" w:rsidRDefault="00E55A03" w:rsidP="00316915">
      <w:pPr>
        <w:pStyle w:val="ListParagraph"/>
        <w:numPr>
          <w:ilvl w:val="0"/>
          <w:numId w:val="33"/>
        </w:numPr>
      </w:pPr>
      <w:r w:rsidRPr="007508E8">
        <w:t>Bước 4: Lặp lại bước 1 đến bước 4 để tạo ra “n” cây.</w:t>
      </w:r>
    </w:p>
    <w:p w14:paraId="00843E30" w14:textId="1B6C9323" w:rsidR="00E55A03" w:rsidRPr="007508E8" w:rsidRDefault="00E55A03" w:rsidP="00316915">
      <w:pPr>
        <w:rPr>
          <w:rFonts w:cs="Times New Roman"/>
        </w:rPr>
      </w:pPr>
      <w:r w:rsidRPr="007508E8">
        <w:rPr>
          <w:rFonts w:cs="Times New Roman"/>
        </w:rPr>
        <w:t>Sau các bước trên, một random forest đã được tạo ra. Để biểu diễn dự đoán sử dụng random forest đã huấn luyện, sử dụng các bước sau đây</w:t>
      </w:r>
      <w:sdt>
        <w:sdtPr>
          <w:rPr>
            <w:rFonts w:cs="Times New Roman"/>
          </w:rPr>
          <w:id w:val="1186785242"/>
          <w:citation/>
        </w:sdtPr>
        <w:sdtEndPr/>
        <w:sdtContent>
          <w:r w:rsidRPr="007508E8">
            <w:rPr>
              <w:rFonts w:cs="Times New Roman"/>
            </w:rPr>
            <w:fldChar w:fldCharType="begin"/>
          </w:r>
          <w:r w:rsidRPr="007508E8">
            <w:rPr>
              <w:rFonts w:cs="Times New Roman"/>
            </w:rPr>
            <w:instrText xml:space="preserve"> CITATION Ngu18 \l 1033 </w:instrText>
          </w:r>
          <w:r w:rsidRPr="007508E8">
            <w:rPr>
              <w:rFonts w:cs="Times New Roman"/>
            </w:rPr>
            <w:fldChar w:fldCharType="separate"/>
          </w:r>
          <w:r w:rsidR="00CB1937">
            <w:rPr>
              <w:rFonts w:cs="Times New Roman"/>
              <w:noProof/>
            </w:rPr>
            <w:t xml:space="preserve"> </w:t>
          </w:r>
          <w:r w:rsidR="00CB1937" w:rsidRPr="00CB1937">
            <w:rPr>
              <w:rFonts w:cs="Times New Roman"/>
              <w:noProof/>
            </w:rPr>
            <w:t>[10]</w:t>
          </w:r>
          <w:r w:rsidRPr="007508E8">
            <w:rPr>
              <w:rFonts w:cs="Times New Roman"/>
            </w:rPr>
            <w:fldChar w:fldCharType="end"/>
          </w:r>
        </w:sdtContent>
      </w:sdt>
      <w:r w:rsidRPr="007508E8">
        <w:rPr>
          <w:rFonts w:cs="Times New Roman"/>
        </w:rPr>
        <w:t>:</w:t>
      </w:r>
    </w:p>
    <w:p w14:paraId="6C526930" w14:textId="77777777" w:rsidR="00E55A03" w:rsidRPr="007508E8" w:rsidRDefault="00E55A03" w:rsidP="00316915">
      <w:pPr>
        <w:pStyle w:val="ListParagraph"/>
        <w:numPr>
          <w:ilvl w:val="0"/>
          <w:numId w:val="34"/>
        </w:numPr>
      </w:pPr>
      <w:r w:rsidRPr="007508E8">
        <w:t>Bước 1: Chọn các mẫu ngẫu nhiên từ tập dữ liệu đã cho.</w:t>
      </w:r>
    </w:p>
    <w:p w14:paraId="309A47A8" w14:textId="77777777" w:rsidR="00E55A03" w:rsidRPr="007508E8" w:rsidRDefault="00E55A03" w:rsidP="00316915">
      <w:pPr>
        <w:pStyle w:val="ListParagraph"/>
        <w:numPr>
          <w:ilvl w:val="0"/>
          <w:numId w:val="34"/>
        </w:numPr>
      </w:pPr>
      <w:r w:rsidRPr="007508E8">
        <w:t xml:space="preserve">Bước 2: Thiết lập cây quyết định cho từng mẫu và nhận kết quả dự đoán từ mỗi quyết định cây. </w:t>
      </w:r>
    </w:p>
    <w:p w14:paraId="29BBC8BB" w14:textId="77777777" w:rsidR="00E55A03" w:rsidRPr="007508E8" w:rsidRDefault="00E55A03" w:rsidP="00316915">
      <w:pPr>
        <w:pStyle w:val="ListParagraph"/>
        <w:numPr>
          <w:ilvl w:val="0"/>
          <w:numId w:val="34"/>
        </w:numPr>
      </w:pPr>
      <w:r w:rsidRPr="007508E8">
        <w:t>Bước 3: Hủy bỏ phiếu cho mỗi kết quả dự đoán.</w:t>
      </w:r>
    </w:p>
    <w:p w14:paraId="24107977" w14:textId="77777777" w:rsidR="00E55A03" w:rsidRPr="007508E8" w:rsidRDefault="00E55A03" w:rsidP="00316915">
      <w:pPr>
        <w:pStyle w:val="ListParagraph"/>
        <w:numPr>
          <w:ilvl w:val="0"/>
          <w:numId w:val="34"/>
        </w:numPr>
      </w:pPr>
      <w:r w:rsidRPr="007508E8">
        <w:t>Bước 4: Chọn kết quả được dự đoán nhiều nhất là dự đoán cuối cùng.</w:t>
      </w:r>
    </w:p>
    <w:p w14:paraId="23236C7D" w14:textId="16813DF8" w:rsidR="00E55A03" w:rsidRPr="007508E8" w:rsidRDefault="00E55A03" w:rsidP="00316915">
      <w:pPr>
        <w:jc w:val="center"/>
        <w:rPr>
          <w:rFonts w:cs="Times New Roman"/>
        </w:rPr>
      </w:pPr>
      <w:ins w:id="41" w:author="TRẦN HOÀNG LUÂN" w:date="2019-12-28T16:36:00Z">
        <w:r w:rsidRPr="007508E8">
          <w:rPr>
            <w:rFonts w:cs="Times New Roman"/>
            <w:noProof/>
          </w:rPr>
          <w:lastRenderedPageBreak/>
          <w:drawing>
            <wp:inline distT="0" distB="0" distL="0" distR="0" wp14:anchorId="017F667D" wp14:editId="03066A04">
              <wp:extent cx="3886200" cy="300233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511" cy="3004893"/>
                      </a:xfrm>
                      <a:prstGeom prst="rect">
                        <a:avLst/>
                      </a:prstGeom>
                    </pic:spPr>
                  </pic:pic>
                </a:graphicData>
              </a:graphic>
            </wp:inline>
          </w:drawing>
        </w:r>
      </w:ins>
    </w:p>
    <w:p w14:paraId="4E5AFBD7" w14:textId="1F838CA1" w:rsidR="00E55A03" w:rsidRPr="007508E8" w:rsidRDefault="00E55A03" w:rsidP="00CB1937">
      <w:pPr>
        <w:pStyle w:val="Caption"/>
      </w:pPr>
      <w:bookmarkStart w:id="42" w:name="_Toc29794179"/>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w:t>
      </w:r>
      <w:r w:rsidR="00192599">
        <w:rPr>
          <w:noProof/>
        </w:rPr>
        <w:fldChar w:fldCharType="end"/>
      </w:r>
      <w:r w:rsidRPr="007508E8">
        <w:t>. Quá trình hoạt động của thuật toán Random forest trong dự đoán</w:t>
      </w:r>
      <w:r w:rsidRPr="007508E8">
        <w:rPr>
          <w:rStyle w:val="FootnoteReference"/>
        </w:rPr>
        <w:footnoteReference w:id="7"/>
      </w:r>
      <w:bookmarkEnd w:id="42"/>
    </w:p>
    <w:p w14:paraId="7733151A" w14:textId="1268096A" w:rsidR="00E55A03" w:rsidRPr="007508E8" w:rsidRDefault="00E55A03" w:rsidP="00316915">
      <w:pPr>
        <w:pStyle w:val="Heading3"/>
      </w:pPr>
      <w:bookmarkStart w:id="43" w:name="_Toc29794004"/>
      <w:r w:rsidRPr="007508E8">
        <w:t>Thuật toán tăng cường độ dốc cực cao (XGBoost)</w:t>
      </w:r>
      <w:bookmarkEnd w:id="43"/>
    </w:p>
    <w:p w14:paraId="58309CDE" w14:textId="77C0DBAB" w:rsidR="00E55A03" w:rsidRPr="007508E8" w:rsidRDefault="00E55A03" w:rsidP="00316915">
      <w:pPr>
        <w:pStyle w:val="Heading4"/>
        <w:rPr>
          <w:rFonts w:cs="Times New Roman"/>
        </w:rPr>
      </w:pPr>
      <w:bookmarkStart w:id="44" w:name="_Toc29794005"/>
      <w:r w:rsidRPr="007508E8">
        <w:rPr>
          <w:rFonts w:cs="Times New Roman"/>
        </w:rPr>
        <w:t>Giới thiệu</w:t>
      </w:r>
      <w:bookmarkEnd w:id="44"/>
    </w:p>
    <w:p w14:paraId="70A191B7" w14:textId="5EA5F552" w:rsidR="00E55A03" w:rsidRPr="007508E8" w:rsidRDefault="00E55A03" w:rsidP="00316915">
      <w:pPr>
        <w:ind w:firstLine="720"/>
        <w:rPr>
          <w:rFonts w:eastAsia="Times New Roman" w:cs="Times New Roman"/>
          <w:szCs w:val="26"/>
        </w:rPr>
      </w:pPr>
      <w:r w:rsidRPr="007508E8">
        <w:rPr>
          <w:rFonts w:eastAsia="Times New Roman" w:cs="Times New Roman"/>
          <w:szCs w:val="26"/>
        </w:rPr>
        <w:t xml:space="preserve">XGBoost, viết tắt của Extreme Extreme Boosting, được </w:t>
      </w:r>
      <w:r w:rsidRPr="007508E8">
        <w:rPr>
          <w:rFonts w:eastAsia="Times New Roman" w:cs="Times New Roman"/>
          <w:b/>
          <w:bCs/>
          <w:szCs w:val="26"/>
        </w:rPr>
        <w:t xml:space="preserve">Tianqi Chen </w:t>
      </w:r>
      <w:r w:rsidRPr="007508E8">
        <w:rPr>
          <w:rFonts w:eastAsia="Times New Roman" w:cs="Times New Roman"/>
          <w:szCs w:val="26"/>
        </w:rPr>
        <w:t>giới thiệu vào năm 2014</w:t>
      </w:r>
      <w:sdt>
        <w:sdtPr>
          <w:rPr>
            <w:rFonts w:eastAsia="Times New Roman" w:cs="Times New Roman"/>
            <w:szCs w:val="26"/>
          </w:rPr>
          <w:id w:val="1765185824"/>
          <w:citation/>
        </w:sdtPr>
        <w:sdtEndPr/>
        <w:sdtContent>
          <w:r w:rsidRPr="007508E8">
            <w:rPr>
              <w:rFonts w:eastAsia="Times New Roman" w:cs="Times New Roman"/>
              <w:szCs w:val="26"/>
            </w:rPr>
            <w:fldChar w:fldCharType="begin"/>
          </w:r>
          <w:r w:rsidRPr="007508E8">
            <w:rPr>
              <w:rFonts w:eastAsia="Times New Roman" w:cs="Times New Roman"/>
              <w:szCs w:val="26"/>
            </w:rPr>
            <w:instrText xml:space="preserve">CITATION Tia16 \l 1033 </w:instrText>
          </w:r>
          <w:r w:rsidRPr="007508E8">
            <w:rPr>
              <w:rFonts w:eastAsia="Times New Roman" w:cs="Times New Roman"/>
              <w:szCs w:val="26"/>
            </w:rPr>
            <w:fldChar w:fldCharType="separate"/>
          </w:r>
          <w:r w:rsidR="00CB1937">
            <w:rPr>
              <w:rFonts w:eastAsia="Times New Roman" w:cs="Times New Roman"/>
              <w:noProof/>
              <w:szCs w:val="26"/>
            </w:rPr>
            <w:t xml:space="preserve"> </w:t>
          </w:r>
          <w:r w:rsidR="00CB1937" w:rsidRPr="00CB1937">
            <w:rPr>
              <w:rFonts w:eastAsia="Times New Roman" w:cs="Times New Roman"/>
              <w:noProof/>
              <w:szCs w:val="26"/>
            </w:rPr>
            <w:t>[11]</w:t>
          </w:r>
          <w:r w:rsidRPr="007508E8">
            <w:rPr>
              <w:rFonts w:eastAsia="Times New Roman" w:cs="Times New Roman"/>
              <w:szCs w:val="26"/>
            </w:rPr>
            <w:fldChar w:fldCharType="end"/>
          </w:r>
        </w:sdtContent>
      </w:sdt>
      <w:r w:rsidRPr="007508E8">
        <w:rPr>
          <w:rFonts w:eastAsia="Times New Roman" w:cs="Times New Roman"/>
          <w:szCs w:val="26"/>
        </w:rPr>
        <w:t>. Kể từ khi được giới thiệu, XGBoost đã trở thành một trong những thuật toán học máy phổ biến. XGBoost thuộc về nhóm các thuật toán tăng cường và sử dụng khung tăng cường độ dốc (GBM) làm cốt lõi. GBM là một thư viện tăng cường tối ưu hóa.</w:t>
      </w:r>
    </w:p>
    <w:p w14:paraId="01601531" w14:textId="77777777" w:rsidR="00E55A03" w:rsidRPr="007508E8" w:rsidRDefault="00E55A03" w:rsidP="00316915">
      <w:pPr>
        <w:ind w:firstLine="720"/>
        <w:rPr>
          <w:rFonts w:eastAsiaTheme="minorHAnsi" w:cs="Times New Roman"/>
        </w:rPr>
      </w:pPr>
      <w:r w:rsidRPr="007508E8">
        <w:rPr>
          <w:rFonts w:eastAsia="Times New Roman" w:cs="Times New Roman"/>
          <w:szCs w:val="26"/>
        </w:rPr>
        <w:t xml:space="preserve">XGBoost nổi tiếng là cung cấp các giải pháp tốt hơn các thuật toán học máy khác. Trên thực tế, kể từ khi ra đời, thuật toán này đã trở thành thuật toán học máy “tiên tiến” để đối phó với “dữ liệu có cấu trúc”. Đây là thuật toán mới nhằm giải quyết bài toán học có giám sát cho độ chính xác khá cao bên cạnh mô hình Deep learning. </w:t>
      </w:r>
    </w:p>
    <w:p w14:paraId="5E19A814" w14:textId="77777777" w:rsidR="00E55A03" w:rsidRPr="007508E8" w:rsidRDefault="00E55A03" w:rsidP="00316915">
      <w:pPr>
        <w:ind w:firstLine="720"/>
        <w:rPr>
          <w:rFonts w:eastAsiaTheme="minorEastAsia" w:cs="Times New Roman"/>
        </w:rPr>
      </w:pPr>
      <w:r w:rsidRPr="007508E8">
        <w:rPr>
          <w:rFonts w:eastAsia="Times New Roman" w:cs="Times New Roman"/>
        </w:rPr>
        <w:t>Nếu Deep learning chỉ nhận đầu vào là dữ liệu thô dạng số (</w:t>
      </w:r>
      <w:commentRangeStart w:id="45"/>
      <w:commentRangeStart w:id="46"/>
      <w:r w:rsidRPr="007508E8">
        <w:rPr>
          <w:rFonts w:eastAsia="Times New Roman" w:cs="Times New Roman"/>
        </w:rPr>
        <w:t>numeric</w:t>
      </w:r>
      <w:commentRangeEnd w:id="45"/>
      <w:r w:rsidRPr="007508E8">
        <w:rPr>
          <w:rFonts w:eastAsia="Times New Roman" w:cs="Times New Roman"/>
        </w:rPr>
        <w:t xml:space="preserve">) </w:t>
      </w:r>
      <w:r w:rsidRPr="007508E8">
        <w:rPr>
          <w:rStyle w:val="CommentReference"/>
          <w:rFonts w:eastAsiaTheme="minorHAnsi" w:cs="Times New Roman"/>
        </w:rPr>
        <w:commentReference w:id="45"/>
      </w:r>
      <w:commentRangeEnd w:id="46"/>
      <w:r w:rsidRPr="007508E8">
        <w:rPr>
          <w:rStyle w:val="CommentReference"/>
          <w:rFonts w:cs="Times New Roman"/>
        </w:rPr>
        <w:commentReference w:id="46"/>
      </w:r>
      <w:r w:rsidRPr="007508E8">
        <w:rPr>
          <w:rFonts w:eastAsia="Times New Roman" w:cs="Times New Roman"/>
        </w:rPr>
        <w:t xml:space="preserve">(ta thường phải chuyển đổi sang n-vector trong không gian số thực) thì XGBoost nhận đầu vào là bộ dữ liệu dạng bảng (tabular datasets) với mọi kích thước và dạng dữ liệu bao gồm cả categorical mà dạng dữ liệu này thường được tìm thấy nhiều hơn trong </w:t>
      </w:r>
      <w:r w:rsidRPr="007508E8">
        <w:rPr>
          <w:rFonts w:eastAsia="Times New Roman" w:cs="Times New Roman"/>
        </w:rPr>
        <w:lastRenderedPageBreak/>
        <w:t>mô hình kinh doanh (business model), đây là một trong những lý do tại sao các cá nhân tham gia Kaggle thường sử dụng.</w:t>
      </w:r>
    </w:p>
    <w:p w14:paraId="3CB825CF" w14:textId="0D836ED4" w:rsidR="00E55A03" w:rsidRPr="007508E8" w:rsidRDefault="00E55A03" w:rsidP="00316915">
      <w:pPr>
        <w:pStyle w:val="Heading4"/>
        <w:rPr>
          <w:rFonts w:cs="Times New Roman"/>
        </w:rPr>
      </w:pPr>
      <w:bookmarkStart w:id="47" w:name="_Toc29794006"/>
      <w:r w:rsidRPr="007508E8">
        <w:rPr>
          <w:rFonts w:cs="Times New Roman"/>
        </w:rPr>
        <w:t>Lý do chọn XGBoost</w:t>
      </w:r>
      <w:bookmarkEnd w:id="47"/>
    </w:p>
    <w:p w14:paraId="063F7743" w14:textId="5E87AFB5" w:rsidR="00E55A03" w:rsidRPr="007508E8" w:rsidRDefault="00E55A03" w:rsidP="00316915">
      <w:pPr>
        <w:pStyle w:val="ListParagraph"/>
        <w:numPr>
          <w:ilvl w:val="0"/>
          <w:numId w:val="35"/>
        </w:numPr>
      </w:pPr>
      <w:r w:rsidRPr="007508E8">
        <w:t>Tốc độ thực hiện</w:t>
      </w:r>
    </w:p>
    <w:p w14:paraId="166C8A0C" w14:textId="46509B12" w:rsidR="001C2C00" w:rsidRPr="007508E8" w:rsidRDefault="001C2C00" w:rsidP="00CB1937">
      <w:pPr>
        <w:pStyle w:val="Caption"/>
      </w:pPr>
      <w:r w:rsidRPr="007508E8">
        <w:t>XGBoost</w:t>
      </w:r>
      <w:r w:rsidRPr="007508E8">
        <w:rPr>
          <w:shd w:val="clear" w:color="auto" w:fill="FFFFFF"/>
        </w:rPr>
        <w:t xml:space="preserve"> có tốc độ huấn luyện nhanh, có khả năng </w:t>
      </w:r>
      <w:r w:rsidR="007678B6">
        <w:rPr>
          <w:shd w:val="clear" w:color="auto" w:fill="FFFFFF"/>
        </w:rPr>
        <w:t>tăng quy mô</w:t>
      </w:r>
      <w:r w:rsidRPr="007508E8">
        <w:rPr>
          <w:shd w:val="clear" w:color="auto" w:fill="FFFFFF"/>
        </w:rPr>
        <w:t xml:space="preserve"> </w:t>
      </w:r>
      <w:r w:rsidR="007B7642">
        <w:rPr>
          <w:shd w:val="clear" w:color="auto" w:fill="FFFFFF"/>
        </w:rPr>
        <w:t>(</w:t>
      </w:r>
      <w:r w:rsidRPr="007508E8">
        <w:rPr>
          <w:shd w:val="clear" w:color="auto" w:fill="FFFFFF"/>
        </w:rPr>
        <w:t>scale</w:t>
      </w:r>
      <w:r w:rsidR="007B7642">
        <w:rPr>
          <w:shd w:val="clear" w:color="auto" w:fill="FFFFFF"/>
        </w:rPr>
        <w:t xml:space="preserve"> up)</w:t>
      </w:r>
      <w:r w:rsidRPr="007508E8">
        <w:rPr>
          <w:shd w:val="clear" w:color="auto" w:fill="FFFFFF"/>
        </w:rPr>
        <w:t xml:space="preserve"> để tính toán song song trên nhiều server, có thể tăng tốc bằng cách sử dụng GPU, nhờvậy mà Big Data không phải là vấn đề của mô hình này</w:t>
      </w:r>
      <w:r w:rsidRPr="007508E8">
        <w:rPr>
          <w:rFonts w:eastAsia="Times New Roman"/>
        </w:rPr>
        <w:t>.</w:t>
      </w:r>
    </w:p>
    <w:p w14:paraId="3CF428A2" w14:textId="48C4ED6C" w:rsidR="00E55A03" w:rsidRPr="007508E8" w:rsidRDefault="001C2C00" w:rsidP="00316915">
      <w:pPr>
        <w:pStyle w:val="ListParagraph"/>
        <w:numPr>
          <w:ilvl w:val="0"/>
          <w:numId w:val="35"/>
        </w:numPr>
      </w:pPr>
      <w:r w:rsidRPr="007508E8">
        <w:t>Hiệu suất mô hình</w:t>
      </w:r>
    </w:p>
    <w:p w14:paraId="5A4631FC" w14:textId="77777777" w:rsidR="001C2C00" w:rsidRPr="007508E8" w:rsidRDefault="001C2C00" w:rsidP="00316915">
      <w:pPr>
        <w:pStyle w:val="ListParagraph"/>
      </w:pPr>
      <w:r w:rsidRPr="007508E8">
        <w:t>XGBoost thống trị các bộ dữ liệu có cấu trúc hoặc dạng bảng về vấn đề mô hình dự báo phân loại và hồi quy. Bằng chứng là nó là thuật toán dành cho những người chiến thắng các thuộc thi trên nên tảng khoa học dữ liệu Kaggle</w:t>
      </w:r>
      <w:r w:rsidRPr="007508E8">
        <w:rPr>
          <w:rStyle w:val="FootnoteReference"/>
          <w:rFonts w:eastAsia="Times New Roman" w:cs="Times New Roman"/>
        </w:rPr>
        <w:footnoteReference w:id="8"/>
      </w:r>
      <w:r w:rsidRPr="007508E8">
        <w:t xml:space="preserve">. </w:t>
      </w:r>
    </w:p>
    <w:p w14:paraId="66259306" w14:textId="28979545" w:rsidR="001C2C00" w:rsidRPr="007508E8" w:rsidRDefault="001C2C00" w:rsidP="00316915">
      <w:pPr>
        <w:pStyle w:val="ListParagraph"/>
      </w:pPr>
      <w:r w:rsidRPr="007508E8">
        <w:t xml:space="preserve">Ví dụ, danh sách những người đứng thứ nhất, nhì và ba có sử dụng có tiêu đề XGBoost: </w:t>
      </w:r>
      <w:hyperlink r:id="rId18" w:anchor="machine-learning-challenge-winning-solutions">
        <w:r w:rsidRPr="007508E8">
          <w:rPr>
            <w:u w:val="single"/>
          </w:rPr>
          <w:t>Machine Learning Challenge Winning Solutions.</w:t>
        </w:r>
      </w:hyperlink>
      <w:r w:rsidRPr="007508E8">
        <w:t xml:space="preserve">  </w:t>
      </w:r>
    </w:p>
    <w:p w14:paraId="45D5370E" w14:textId="349567B6" w:rsidR="001C2C00" w:rsidRPr="007508E8" w:rsidRDefault="001C2C00" w:rsidP="00316915">
      <w:pPr>
        <w:pStyle w:val="ListParagraph"/>
        <w:numPr>
          <w:ilvl w:val="0"/>
          <w:numId w:val="35"/>
        </w:numPr>
      </w:pPr>
      <w:r w:rsidRPr="007508E8">
        <w:t>Tính toán song song</w:t>
      </w:r>
    </w:p>
    <w:p w14:paraId="018DDE10" w14:textId="150023A2" w:rsidR="001C2C00" w:rsidRPr="007508E8" w:rsidRDefault="001C2C00" w:rsidP="00316915">
      <w:pPr>
        <w:pStyle w:val="ListParagraph"/>
      </w:pPr>
      <w:r w:rsidRPr="007508E8">
        <w:t>XGBoost có thể khai thác sức mạnh của tính đa lõi, có thể tính toán song song trên GPU và trên các mạng máy tính khiến việc huấn luyện trên các bộ dữ liệu rất lớn cũng khả thi.</w:t>
      </w:r>
    </w:p>
    <w:p w14:paraId="4A9237FD" w14:textId="50D19676" w:rsidR="001C2C00" w:rsidRPr="007508E8" w:rsidRDefault="001C2C00" w:rsidP="00316915">
      <w:pPr>
        <w:pStyle w:val="ListParagraph"/>
        <w:numPr>
          <w:ilvl w:val="0"/>
          <w:numId w:val="35"/>
        </w:numPr>
      </w:pPr>
      <w:r w:rsidRPr="007508E8">
        <w:t>Nhiều thông số tinh chỉnh mô hình</w:t>
      </w:r>
    </w:p>
    <w:p w14:paraId="4C879F60" w14:textId="44477602" w:rsidR="001C2C00" w:rsidRPr="007508E8" w:rsidRDefault="001C2C00" w:rsidP="00316915">
      <w:pPr>
        <w:pStyle w:val="ListParagraph"/>
      </w:pPr>
      <w:r w:rsidRPr="007508E8">
        <w:t>XGBoost trong nội bộ có các tham số để xác thực chéo (cross-validation), chính quy hóa</w:t>
      </w:r>
      <w:r w:rsidR="00DA02F6">
        <w:t xml:space="preserve"> </w:t>
      </w:r>
      <w:r w:rsidRPr="007508E8">
        <w:t>(regularization), các hàm mục tiêu do người dùng xác định, các giá trị bị thiếu (missing values), tham số cây (tree parameters), API tương thích scikit-learn, ...</w:t>
      </w:r>
    </w:p>
    <w:p w14:paraId="13860463" w14:textId="250F840B" w:rsidR="001C2C00" w:rsidRPr="007508E8" w:rsidRDefault="001C2C00" w:rsidP="00316915">
      <w:pPr>
        <w:pStyle w:val="Heading4"/>
        <w:rPr>
          <w:rFonts w:cs="Times New Roman"/>
        </w:rPr>
      </w:pPr>
      <w:bookmarkStart w:id="48" w:name="_Toc29794007"/>
      <w:r w:rsidRPr="007508E8">
        <w:rPr>
          <w:rFonts w:cs="Times New Roman"/>
        </w:rPr>
        <w:t>Mô hình và thông số (Model and Parameters)</w:t>
      </w:r>
      <w:bookmarkEnd w:id="48"/>
    </w:p>
    <w:p w14:paraId="3AA4B495" w14:textId="77777777" w:rsidR="001C2C00" w:rsidRPr="007508E8" w:rsidRDefault="001C2C00" w:rsidP="00316915">
      <w:pPr>
        <w:ind w:firstLine="720"/>
        <w:rPr>
          <w:rFonts w:eastAsia="Times New Roman" w:cs="Times New Roman"/>
        </w:rPr>
      </w:pPr>
      <w:r w:rsidRPr="007508E8">
        <w:rPr>
          <w:rFonts w:eastAsia="Times New Roman" w:cs="Times New Roman"/>
        </w:rPr>
        <w:t>XGBoost được sử dụng cho các vấn đề học tập có giám sát, trong đó chúng tôi sử dụng dữ liệu đào tạo (có nhiều tính năng) “x</w:t>
      </w:r>
      <w:r w:rsidRPr="007508E8">
        <w:rPr>
          <w:rFonts w:eastAsia="Times New Roman" w:cs="Times New Roman"/>
          <w:vertAlign w:val="subscript"/>
        </w:rPr>
        <w:t>i</w:t>
      </w:r>
      <w:r w:rsidRPr="007508E8">
        <w:rPr>
          <w:rFonts w:eastAsia="Times New Roman" w:cs="Times New Roman"/>
        </w:rPr>
        <w:t>” để dự đoán một biến mục tiêu “y</w:t>
      </w:r>
      <w:r w:rsidRPr="007508E8">
        <w:rPr>
          <w:rFonts w:eastAsia="Times New Roman" w:cs="Times New Roman"/>
          <w:vertAlign w:val="subscript"/>
        </w:rPr>
        <w:t>i</w:t>
      </w:r>
      <w:r w:rsidRPr="007508E8">
        <w:rPr>
          <w:rFonts w:eastAsia="Times New Roman" w:cs="Times New Roman"/>
        </w:rPr>
        <w:t>”. Trước khi chúng ta tìm hiểu về cây cụ thể, chúng ta hãy bắt đầu bằng cách xem xét các yếu tố cơ bản trong học tập có giám sát: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933"/>
        <w:gridCol w:w="844"/>
      </w:tblGrid>
      <w:tr w:rsidR="001C2C00" w:rsidRPr="007508E8" w14:paraId="7B290D66" w14:textId="77777777" w:rsidTr="001C2C00">
        <w:tc>
          <w:tcPr>
            <w:tcW w:w="7933" w:type="dxa"/>
          </w:tcPr>
          <w:p w14:paraId="5BB08EAB" w14:textId="77777777" w:rsidR="001C2C00" w:rsidRPr="007508E8" w:rsidRDefault="00192599" w:rsidP="00316915">
            <w:pPr>
              <w:spacing w:line="360" w:lineRule="auto"/>
              <w:jc w:val="left"/>
              <w:rPr>
                <w:rFonts w:ascii="Times New Roman" w:eastAsia="Cambria Math" w:hAnsi="Times New Roman" w:cs="Times New Roman"/>
                <w:i/>
                <w:iCs/>
                <w:sz w:val="32"/>
                <w:szCs w:val="32"/>
              </w:rPr>
            </w:pPr>
            <m:oMathPara>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nary>
              </m:oMath>
            </m:oMathPara>
          </w:p>
        </w:tc>
        <w:tc>
          <w:tcPr>
            <w:tcW w:w="844" w:type="dxa"/>
            <w:vAlign w:val="center"/>
          </w:tcPr>
          <w:p w14:paraId="1F5E2E75" w14:textId="77777777" w:rsidR="001C2C00" w:rsidRPr="007508E8" w:rsidRDefault="001C2C00" w:rsidP="00316915">
            <w:pPr>
              <w:spacing w:line="360" w:lineRule="auto"/>
              <w:jc w:val="right"/>
              <w:rPr>
                <w:rFonts w:ascii="Times New Roman" w:eastAsia="Cambria Math" w:hAnsi="Times New Roman" w:cs="Times New Roman"/>
                <w:sz w:val="26"/>
                <w:szCs w:val="26"/>
              </w:rPr>
            </w:pPr>
            <w:r w:rsidRPr="007508E8">
              <w:rPr>
                <w:rFonts w:ascii="Times New Roman" w:eastAsia="Cambria Math" w:hAnsi="Times New Roman" w:cs="Times New Roman"/>
                <w:sz w:val="26"/>
                <w:szCs w:val="26"/>
              </w:rPr>
              <w:t>(1)</w:t>
            </w:r>
          </w:p>
        </w:tc>
      </w:tr>
    </w:tbl>
    <w:p w14:paraId="70F40C85" w14:textId="77777777" w:rsidR="001C2C00" w:rsidRPr="007508E8" w:rsidRDefault="001C2C00" w:rsidP="00316915">
      <w:pPr>
        <w:ind w:firstLine="720"/>
        <w:rPr>
          <w:rFonts w:eastAsia="Times New Roman" w:cs="Times New Roman"/>
        </w:rPr>
      </w:pPr>
      <w:r w:rsidRPr="007508E8">
        <w:rPr>
          <w:rFonts w:eastAsia="Times New Roman" w:cs="Times New Roman"/>
        </w:rPr>
        <w:t>Mô hình trong học tập có giám sát thường đề cập đến cấu trúc toán học mà theo đó dự đoán “ y</w:t>
      </w:r>
      <w:r w:rsidRPr="007508E8">
        <w:rPr>
          <w:rFonts w:eastAsia="Times New Roman" w:cs="Times New Roman"/>
          <w:vertAlign w:val="subscript"/>
        </w:rPr>
        <w:t>i</w:t>
      </w:r>
      <w:r w:rsidRPr="007508E8">
        <w:rPr>
          <w:rFonts w:eastAsia="Times New Roman" w:cs="Times New Roman"/>
        </w:rPr>
        <w:t>” được thực hiện từ “ x</w:t>
      </w:r>
      <w:r w:rsidRPr="007508E8">
        <w:rPr>
          <w:rFonts w:eastAsia="Times New Roman" w:cs="Times New Roman"/>
          <w:vertAlign w:val="subscript"/>
        </w:rPr>
        <w:t>i</w:t>
      </w:r>
      <w:r w:rsidRPr="007508E8" w:rsidDel="00D80513">
        <w:rPr>
          <w:rFonts w:eastAsia="Times New Roman" w:cs="Times New Roman"/>
        </w:rPr>
        <w:t xml:space="preserve"> </w:t>
      </w:r>
      <w:r w:rsidRPr="007508E8">
        <w:rPr>
          <w:rFonts w:eastAsia="Times New Roman" w:cs="Times New Roman"/>
        </w:rPr>
        <w:t>” đầu vào. Một ví dụ phổ biến là một mô hình “tuyến tính”, trong đó dự đoán được đưa ra là (1), một tổ hợp tuyến tính của các tính năng đầu vào có trọng số. Giá trị dự đoán có thể có các cách hiểu khác nhau, tùy thuộc vào nhiệm vụ, tức là, hồi quy hoặc phân loại. Ví dụ, nó có thể được chuyển đổi logistic để có xác suất của lớp dương trong hồi quy logistic và nó cũng có thể được sử dụng làm điểm xếp hạng khi chúng ta muốn xếp hạng đầu ra.</w:t>
      </w:r>
    </w:p>
    <w:p w14:paraId="5D913DEE" w14:textId="77777777" w:rsidR="001C2C00" w:rsidRPr="007508E8" w:rsidRDefault="001C2C00" w:rsidP="00316915">
      <w:pPr>
        <w:ind w:firstLine="720"/>
        <w:rPr>
          <w:rFonts w:eastAsia="Times New Roman" w:cs="Times New Roman"/>
          <w:szCs w:val="26"/>
        </w:rPr>
      </w:pPr>
      <w:r w:rsidRPr="007508E8">
        <w:rPr>
          <w:rFonts w:eastAsia="Times New Roman" w:cs="Times New Roman"/>
          <w:szCs w:val="26"/>
        </w:rPr>
        <w:t>Các tham số là phần không xác định mà chúng ta cần học từ dữ liệu. Trong các bài toán hồi quy tuyến tính, các tham số là các hệ số. Thông thường chúng ta sẽ sử dụng θ. Để biểu thị các tham số (có nhiều tham số trong một mô hình).</w:t>
      </w:r>
    </w:p>
    <w:p w14:paraId="279F9687" w14:textId="2CA2D982" w:rsidR="001C2C00" w:rsidRPr="007508E8" w:rsidRDefault="001C2C00" w:rsidP="00316915">
      <w:pPr>
        <w:pStyle w:val="Heading4"/>
        <w:rPr>
          <w:rFonts w:cs="Times New Roman"/>
        </w:rPr>
      </w:pPr>
      <w:bookmarkStart w:id="49" w:name="_Toc29794008"/>
      <w:r w:rsidRPr="007508E8">
        <w:rPr>
          <w:rFonts w:cs="Times New Roman"/>
        </w:rPr>
        <w:t>Hàm mất mát và chính quy hóa (Training Loss - Regularization)</w:t>
      </w:r>
      <w:bookmarkEnd w:id="49"/>
    </w:p>
    <w:p w14:paraId="35BD7BA0" w14:textId="77777777" w:rsidR="001C2C00" w:rsidRPr="007508E8" w:rsidRDefault="001C2C00" w:rsidP="00316915">
      <w:pPr>
        <w:ind w:firstLine="720"/>
        <w:rPr>
          <w:rFonts w:eastAsia="MathJax_Main" w:cs="Times New Roman"/>
          <w:sz w:val="29"/>
          <w:szCs w:val="29"/>
        </w:rPr>
      </w:pPr>
      <w:r w:rsidRPr="007508E8">
        <w:rPr>
          <w:rFonts w:eastAsia="Times New Roman" w:cs="Times New Roman"/>
          <w:szCs w:val="26"/>
        </w:rPr>
        <w:t>Nhiệm vụ đào tạo mô hình hiệu quả việc tìm ra các tham số tốt nhất phù hợp nhất với dữ liệu đào tạo “</w:t>
      </w:r>
      <w:r w:rsidRPr="007508E8">
        <w:rPr>
          <w:rFonts w:eastAsia="Times New Roman" w:cs="Times New Roman"/>
        </w:rPr>
        <w:t xml:space="preserve"> x</w:t>
      </w:r>
      <w:r w:rsidRPr="007508E8">
        <w:rPr>
          <w:rFonts w:eastAsia="Times New Roman" w:cs="Times New Roman"/>
          <w:vertAlign w:val="subscript"/>
        </w:rPr>
        <w:t>i</w:t>
      </w:r>
      <w:r w:rsidRPr="007508E8">
        <w:rPr>
          <w:rFonts w:eastAsia="Times New Roman" w:cs="Times New Roman"/>
          <w:szCs w:val="26"/>
        </w:rPr>
        <w:t>” và nhãn “</w:t>
      </w:r>
      <w:r w:rsidRPr="007508E8">
        <w:rPr>
          <w:rFonts w:eastAsia="Times New Roman" w:cs="Times New Roman"/>
        </w:rPr>
        <w:t xml:space="preserve"> y</w:t>
      </w:r>
      <w:r w:rsidRPr="007508E8">
        <w:rPr>
          <w:rFonts w:eastAsia="Times New Roman" w:cs="Times New Roman"/>
          <w:vertAlign w:val="subscript"/>
        </w:rPr>
        <w:t>i</w:t>
      </w:r>
      <w:r w:rsidRPr="007508E8">
        <w:rPr>
          <w:rFonts w:eastAsia="Times New Roman" w:cs="Times New Roman"/>
          <w:szCs w:val="26"/>
        </w:rPr>
        <w:t xml:space="preserve">”. Để đào tạo mô hình, chúng ta cần xác định hàm mục tiêu (objective function) để đo mức độ phù hợp của mô hình với dữ liệu đào tạo. </w:t>
      </w:r>
    </w:p>
    <w:p w14:paraId="413C7793" w14:textId="77777777" w:rsidR="001C2C00" w:rsidRPr="007508E8" w:rsidRDefault="001C2C00" w:rsidP="00316915">
      <w:pPr>
        <w:ind w:firstLine="720"/>
        <w:rPr>
          <w:rFonts w:eastAsiaTheme="minorHAnsi" w:cs="Times New Roman"/>
        </w:rPr>
      </w:pPr>
      <w:r w:rsidRPr="007508E8">
        <w:rPr>
          <w:rFonts w:eastAsia="Times New Roman" w:cs="Times New Roman"/>
          <w:szCs w:val="26"/>
        </w:rPr>
        <w:t>Một đặc điểm nổi bật của các chức năng khách quan là chúng bao gồm hai phần: mất đào tạo và thời hạn chính quy:</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933"/>
        <w:gridCol w:w="844"/>
      </w:tblGrid>
      <w:tr w:rsidR="001C2C00" w:rsidRPr="007508E8" w14:paraId="72F2239A" w14:textId="77777777" w:rsidTr="001C2C00">
        <w:tc>
          <w:tcPr>
            <w:tcW w:w="7933" w:type="dxa"/>
          </w:tcPr>
          <w:p w14:paraId="47C4230F" w14:textId="77777777" w:rsidR="001C2C00" w:rsidRPr="007508E8" w:rsidRDefault="001C2C00" w:rsidP="00316915">
            <w:pPr>
              <w:spacing w:line="360" w:lineRule="auto"/>
              <w:ind w:left="2160" w:firstLine="720"/>
              <w:rPr>
                <w:rFonts w:ascii="Times New Roman" w:eastAsia="Cambria Math" w:hAnsi="Times New Roman" w:cs="Times New Roman"/>
                <w:i/>
                <w:iCs/>
                <w:sz w:val="32"/>
                <w:szCs w:val="32"/>
              </w:rPr>
            </w:pPr>
            <w:r w:rsidRPr="007508E8">
              <w:rPr>
                <w:rFonts w:ascii="Times New Roman" w:eastAsia="MathJax_Main" w:hAnsi="Times New Roman" w:cs="Times New Roman"/>
                <w:sz w:val="32"/>
                <w:szCs w:val="32"/>
              </w:rPr>
              <w:t>obj(</w:t>
            </w:r>
            <w:r w:rsidRPr="007508E8">
              <w:rPr>
                <w:rFonts w:ascii="Times New Roman" w:eastAsia="MathJax_Math-italic" w:hAnsi="Times New Roman" w:cs="Times New Roman"/>
                <w:sz w:val="32"/>
                <w:szCs w:val="32"/>
              </w:rPr>
              <w:t>θ</w:t>
            </w:r>
            <w:r w:rsidRPr="007508E8">
              <w:rPr>
                <w:rFonts w:ascii="Times New Roman" w:eastAsia="MathJax_Main" w:hAnsi="Times New Roman" w:cs="Times New Roman"/>
                <w:sz w:val="32"/>
                <w:szCs w:val="32"/>
              </w:rPr>
              <w:t>)=</w:t>
            </w:r>
            <w:r w:rsidRPr="007508E8">
              <w:rPr>
                <w:rFonts w:ascii="Times New Roman" w:eastAsia="MathJax_Math-italic" w:hAnsi="Times New Roman" w:cs="Times New Roman"/>
                <w:sz w:val="32"/>
                <w:szCs w:val="32"/>
              </w:rPr>
              <w:t>L</w:t>
            </w:r>
            <w:r w:rsidRPr="007508E8">
              <w:rPr>
                <w:rFonts w:ascii="Times New Roman" w:eastAsia="MathJax_Main" w:hAnsi="Times New Roman" w:cs="Times New Roman"/>
                <w:sz w:val="32"/>
                <w:szCs w:val="32"/>
              </w:rPr>
              <w:t>(</w:t>
            </w:r>
            <w:r w:rsidRPr="007508E8">
              <w:rPr>
                <w:rFonts w:ascii="Times New Roman" w:eastAsia="MathJax_Math-italic" w:hAnsi="Times New Roman" w:cs="Times New Roman"/>
                <w:sz w:val="32"/>
                <w:szCs w:val="32"/>
              </w:rPr>
              <w:t>θ</w:t>
            </w:r>
            <w:r w:rsidRPr="007508E8">
              <w:rPr>
                <w:rFonts w:ascii="Times New Roman" w:eastAsia="MathJax_Main" w:hAnsi="Times New Roman" w:cs="Times New Roman"/>
                <w:sz w:val="32"/>
                <w:szCs w:val="32"/>
              </w:rPr>
              <w:t>)+Ω(</w:t>
            </w:r>
            <w:r w:rsidRPr="007508E8">
              <w:rPr>
                <w:rFonts w:ascii="Times New Roman" w:eastAsia="MathJax_Math-italic" w:hAnsi="Times New Roman" w:cs="Times New Roman"/>
                <w:sz w:val="32"/>
                <w:szCs w:val="32"/>
              </w:rPr>
              <w:t>θ</w:t>
            </w:r>
            <w:r w:rsidRPr="007508E8">
              <w:rPr>
                <w:rFonts w:ascii="Times New Roman" w:eastAsia="MathJax_Main" w:hAnsi="Times New Roman" w:cs="Times New Roman"/>
                <w:sz w:val="32"/>
                <w:szCs w:val="32"/>
              </w:rPr>
              <w:t>)</w:t>
            </w:r>
          </w:p>
        </w:tc>
        <w:tc>
          <w:tcPr>
            <w:tcW w:w="844" w:type="dxa"/>
            <w:vAlign w:val="center"/>
          </w:tcPr>
          <w:p w14:paraId="4A81DC6D" w14:textId="77777777" w:rsidR="001C2C00" w:rsidRPr="007508E8" w:rsidRDefault="001C2C00" w:rsidP="00316915">
            <w:pPr>
              <w:spacing w:line="360" w:lineRule="auto"/>
              <w:jc w:val="right"/>
              <w:rPr>
                <w:rFonts w:ascii="Times New Roman" w:eastAsia="Cambria Math" w:hAnsi="Times New Roman" w:cs="Times New Roman"/>
                <w:szCs w:val="26"/>
              </w:rPr>
            </w:pPr>
            <w:r w:rsidRPr="007508E8">
              <w:rPr>
                <w:rFonts w:ascii="Times New Roman" w:eastAsia="Cambria Math" w:hAnsi="Times New Roman" w:cs="Times New Roman"/>
                <w:szCs w:val="26"/>
              </w:rPr>
              <w:t>(2)</w:t>
            </w:r>
          </w:p>
        </w:tc>
      </w:tr>
    </w:tbl>
    <w:p w14:paraId="4E4CBB43" w14:textId="77777777" w:rsidR="001C2C00" w:rsidRPr="007508E8" w:rsidRDefault="001C2C00" w:rsidP="00316915">
      <w:pPr>
        <w:ind w:firstLine="720"/>
        <w:rPr>
          <w:rFonts w:eastAsiaTheme="minorHAnsi" w:cs="Times New Roman"/>
        </w:rPr>
      </w:pPr>
      <w:r w:rsidRPr="007508E8">
        <w:rPr>
          <w:rFonts w:eastAsia="Times New Roman" w:cs="Times New Roman"/>
          <w:szCs w:val="26"/>
        </w:rPr>
        <w:t>Trong đó L là hàm mất đào tạo và là thuật ngữ chính quy (regularization). Sự mất mát đào tạo đo lường mức độ dự đoán mô hình của chúng tôi đối với dữ liệu đào tạo. Một lựa chọn phổ biến của L là lỗi bình phương trung bình (mean squared error):</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933"/>
        <w:gridCol w:w="844"/>
      </w:tblGrid>
      <w:tr w:rsidR="001C2C00" w:rsidRPr="007508E8" w14:paraId="47C8E265" w14:textId="77777777" w:rsidTr="001C2C00">
        <w:tc>
          <w:tcPr>
            <w:tcW w:w="7933" w:type="dxa"/>
          </w:tcPr>
          <w:p w14:paraId="70B8DDF7" w14:textId="77777777" w:rsidR="001C2C00" w:rsidRPr="007508E8" w:rsidRDefault="001C2C00" w:rsidP="00316915">
            <w:pPr>
              <w:spacing w:line="360" w:lineRule="auto"/>
              <w:ind w:left="2160" w:firstLine="720"/>
              <w:rPr>
                <w:rFonts w:ascii="Times New Roman" w:eastAsia="Cambria Math" w:hAnsi="Times New Roman" w:cs="Times New Roman"/>
                <w:i/>
                <w:iCs/>
                <w:sz w:val="32"/>
                <w:szCs w:val="32"/>
              </w:rPr>
            </w:pPr>
            <m:oMathPara>
              <m:oMath>
                <m:r>
                  <w:rPr>
                    <w:rFonts w:ascii="Cambria Math" w:eastAsia="MathJax_Main" w:hAnsi="Cambria Math" w:cs="Times New Roman"/>
                    <w:sz w:val="32"/>
                    <w:szCs w:val="32"/>
                  </w:rPr>
                  <m:t>L</m:t>
                </m:r>
                <m:d>
                  <m:dPr>
                    <m:ctrlPr>
                      <w:rPr>
                        <w:rFonts w:ascii="Cambria Math" w:eastAsia="MathJax_Main" w:hAnsi="Cambria Math" w:cs="Times New Roman"/>
                        <w:i/>
                        <w:sz w:val="32"/>
                        <w:szCs w:val="32"/>
                      </w:rPr>
                    </m:ctrlPr>
                  </m:dPr>
                  <m:e>
                    <m:r>
                      <w:rPr>
                        <w:rFonts w:ascii="Cambria Math" w:eastAsia="MathJax_Main" w:hAnsi="Cambria Math" w:cs="Times New Roman"/>
                        <w:sz w:val="32"/>
                        <w:szCs w:val="32"/>
                      </w:rPr>
                      <m:t>θ</m:t>
                    </m:r>
                  </m:e>
                </m:d>
                <m:r>
                  <w:rPr>
                    <w:rFonts w:ascii="Cambria Math" w:eastAsia="MathJax_Math-italic" w:hAnsi="Cambria Math" w:cs="Times New Roman"/>
                    <w:sz w:val="32"/>
                    <w:szCs w:val="32"/>
                  </w:rPr>
                  <m:t>=</m:t>
                </m:r>
                <m:nary>
                  <m:naryPr>
                    <m:chr m:val="∑"/>
                    <m:limLoc m:val="undOvr"/>
                    <m:supHide m:val="1"/>
                    <m:ctrlPr>
                      <w:rPr>
                        <w:rFonts w:ascii="Cambria Math" w:eastAsia="MathJax_Math-italic" w:hAnsi="Cambria Math" w:cs="Times New Roman"/>
                        <w:i/>
                        <w:sz w:val="32"/>
                        <w:szCs w:val="32"/>
                      </w:rPr>
                    </m:ctrlPr>
                  </m:naryPr>
                  <m:sub>
                    <m:r>
                      <w:rPr>
                        <w:rFonts w:ascii="Cambria Math" w:eastAsia="MathJax_Math-italic" w:hAnsi="Cambria Math" w:cs="Times New Roman"/>
                        <w:sz w:val="32"/>
                        <w:szCs w:val="32"/>
                      </w:rPr>
                      <m:t>i</m:t>
                    </m:r>
                  </m:sub>
                  <m:sup/>
                  <m:e>
                    <m:sSup>
                      <m:sSupPr>
                        <m:ctrlPr>
                          <w:rPr>
                            <w:rFonts w:ascii="Cambria Math" w:eastAsia="MathJax_Math-italic" w:hAnsi="Cambria Math" w:cs="Times New Roman"/>
                            <w:i/>
                            <w:sz w:val="32"/>
                            <w:szCs w:val="32"/>
                          </w:rPr>
                        </m:ctrlPr>
                      </m:sSupPr>
                      <m:e>
                        <m:d>
                          <m:dPr>
                            <m:ctrlPr>
                              <w:rPr>
                                <w:rFonts w:ascii="Cambria Math" w:eastAsia="MathJax_Math-italic" w:hAnsi="Cambria Math" w:cs="Times New Roman"/>
                                <w:i/>
                                <w:sz w:val="32"/>
                                <w:szCs w:val="32"/>
                              </w:rPr>
                            </m:ctrlPr>
                          </m:dPr>
                          <m:e>
                            <m:sSub>
                              <m:sSubPr>
                                <m:ctrlPr>
                                  <w:rPr>
                                    <w:rFonts w:ascii="Cambria Math" w:eastAsia="MathJax_Math-italic" w:hAnsi="Cambria Math" w:cs="Times New Roman"/>
                                    <w:i/>
                                    <w:sz w:val="32"/>
                                    <w:szCs w:val="32"/>
                                  </w:rPr>
                                </m:ctrlPr>
                              </m:sSubPr>
                              <m:e>
                                <m:r>
                                  <w:rPr>
                                    <w:rFonts w:ascii="Cambria Math" w:eastAsia="MathJax_Math-italic" w:hAnsi="Cambria Math" w:cs="Times New Roman"/>
                                    <w:sz w:val="32"/>
                                    <w:szCs w:val="32"/>
                                  </w:rPr>
                                  <m:t>y</m:t>
                                </m:r>
                              </m:e>
                              <m:sub>
                                <m:r>
                                  <w:rPr>
                                    <w:rFonts w:ascii="Cambria Math" w:eastAsia="MathJax_Math-italic" w:hAnsi="Cambria Math" w:cs="Times New Roman"/>
                                    <w:sz w:val="32"/>
                                    <w:szCs w:val="32"/>
                                  </w:rPr>
                                  <m:t>i</m:t>
                                </m:r>
                              </m:sub>
                            </m:sSub>
                            <m:r>
                              <w:rPr>
                                <w:rFonts w:ascii="Cambria Math" w:eastAsia="MathJax_Math-italic" w:hAnsi="Cambria Math" w:cs="Times New Roman"/>
                                <w:sz w:val="32"/>
                                <w:szCs w:val="32"/>
                              </w:rPr>
                              <m:t>-</m:t>
                            </m:r>
                            <m:acc>
                              <m:accPr>
                                <m:ctrlPr>
                                  <w:rPr>
                                    <w:rFonts w:ascii="Cambria Math" w:eastAsia="MathJax_Math-italic" w:hAnsi="Cambria Math" w:cs="Times New Roman"/>
                                    <w:i/>
                                    <w:sz w:val="32"/>
                                    <w:szCs w:val="32"/>
                                  </w:rPr>
                                </m:ctrlPr>
                              </m:accPr>
                              <m:e>
                                <m:sSub>
                                  <m:sSubPr>
                                    <m:ctrlPr>
                                      <w:rPr>
                                        <w:rFonts w:ascii="Cambria Math" w:eastAsia="MathJax_Math-italic" w:hAnsi="Cambria Math" w:cs="Times New Roman"/>
                                        <w:i/>
                                        <w:sz w:val="32"/>
                                        <w:szCs w:val="32"/>
                                      </w:rPr>
                                    </m:ctrlPr>
                                  </m:sSubPr>
                                  <m:e>
                                    <m:r>
                                      <w:rPr>
                                        <w:rFonts w:ascii="Cambria Math" w:eastAsia="MathJax_Math-italic" w:hAnsi="Cambria Math" w:cs="Times New Roman"/>
                                        <w:sz w:val="32"/>
                                        <w:szCs w:val="32"/>
                                      </w:rPr>
                                      <m:t>y</m:t>
                                    </m:r>
                                  </m:e>
                                  <m:sub>
                                    <m:r>
                                      <w:rPr>
                                        <w:rFonts w:ascii="Cambria Math" w:eastAsia="MathJax_Math-italic" w:hAnsi="Cambria Math" w:cs="Times New Roman"/>
                                        <w:sz w:val="32"/>
                                        <w:szCs w:val="32"/>
                                      </w:rPr>
                                      <m:t>i</m:t>
                                    </m:r>
                                  </m:sub>
                                </m:sSub>
                              </m:e>
                            </m:acc>
                          </m:e>
                        </m:d>
                      </m:e>
                      <m:sup>
                        <m:r>
                          <w:rPr>
                            <w:rFonts w:ascii="Cambria Math" w:eastAsia="MathJax_Math-italic" w:hAnsi="Cambria Math" w:cs="Times New Roman"/>
                            <w:sz w:val="32"/>
                            <w:szCs w:val="32"/>
                          </w:rPr>
                          <m:t>2</m:t>
                        </m:r>
                      </m:sup>
                    </m:sSup>
                  </m:e>
                </m:nary>
              </m:oMath>
            </m:oMathPara>
          </w:p>
        </w:tc>
        <w:tc>
          <w:tcPr>
            <w:tcW w:w="844" w:type="dxa"/>
            <w:vAlign w:val="center"/>
          </w:tcPr>
          <w:p w14:paraId="7F284AC2" w14:textId="77777777" w:rsidR="001C2C00" w:rsidRPr="007508E8" w:rsidRDefault="001C2C00" w:rsidP="00316915">
            <w:pPr>
              <w:spacing w:line="360" w:lineRule="auto"/>
              <w:jc w:val="right"/>
              <w:rPr>
                <w:rFonts w:ascii="Times New Roman" w:eastAsia="Cambria Math" w:hAnsi="Times New Roman" w:cs="Times New Roman"/>
                <w:szCs w:val="26"/>
              </w:rPr>
            </w:pPr>
            <w:r w:rsidRPr="007508E8">
              <w:rPr>
                <w:rFonts w:ascii="Times New Roman" w:eastAsia="Cambria Math" w:hAnsi="Times New Roman" w:cs="Times New Roman"/>
                <w:szCs w:val="26"/>
              </w:rPr>
              <w:t>(3)</w:t>
            </w:r>
          </w:p>
        </w:tc>
      </w:tr>
    </w:tbl>
    <w:p w14:paraId="00A22884" w14:textId="77777777" w:rsidR="001C2C00" w:rsidRPr="007508E8" w:rsidRDefault="001C2C00" w:rsidP="00316915">
      <w:pPr>
        <w:ind w:firstLine="720"/>
        <w:rPr>
          <w:rFonts w:eastAsiaTheme="minorHAnsi" w:cs="Times New Roman"/>
        </w:rPr>
      </w:pPr>
      <w:r w:rsidRPr="007508E8">
        <w:rPr>
          <w:rFonts w:eastAsia="Times New Roman" w:cs="Times New Roman"/>
          <w:szCs w:val="26"/>
        </w:rPr>
        <w:t>Một hàm mất mát thường được sử dụng khác là mất logistic, được sử dụng cho hồi quy logistic:</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933"/>
        <w:gridCol w:w="844"/>
      </w:tblGrid>
      <w:tr w:rsidR="001C2C00" w:rsidRPr="007508E8" w14:paraId="04952863" w14:textId="77777777" w:rsidTr="001C2C00">
        <w:tc>
          <w:tcPr>
            <w:tcW w:w="7933" w:type="dxa"/>
            <w:vAlign w:val="center"/>
          </w:tcPr>
          <w:p w14:paraId="67F9120A" w14:textId="77777777" w:rsidR="001C2C00" w:rsidRPr="007508E8" w:rsidRDefault="001C2C00" w:rsidP="00316915">
            <w:pPr>
              <w:spacing w:line="360" w:lineRule="auto"/>
              <w:jc w:val="center"/>
              <w:rPr>
                <w:rFonts w:ascii="Times New Roman" w:eastAsia="Cambria Math" w:hAnsi="Times New Roman" w:cs="Times New Roman"/>
                <w:i/>
                <w:iCs/>
                <w:sz w:val="32"/>
                <w:szCs w:val="32"/>
              </w:rPr>
            </w:pPr>
            <m:oMathPara>
              <m:oMath>
                <m:r>
                  <w:rPr>
                    <w:rFonts w:ascii="Cambria Math" w:eastAsia="MathJax_Main" w:hAnsi="Cambria Math" w:cs="Times New Roman"/>
                    <w:sz w:val="32"/>
                    <w:szCs w:val="32"/>
                  </w:rPr>
                  <m:t>L</m:t>
                </m:r>
                <m:d>
                  <m:dPr>
                    <m:ctrlPr>
                      <w:rPr>
                        <w:rFonts w:ascii="Cambria Math" w:eastAsia="MathJax_Main" w:hAnsi="Cambria Math" w:cs="Times New Roman"/>
                        <w:i/>
                        <w:sz w:val="32"/>
                        <w:szCs w:val="32"/>
                      </w:rPr>
                    </m:ctrlPr>
                  </m:dPr>
                  <m:e>
                    <m:r>
                      <w:rPr>
                        <w:rFonts w:ascii="Cambria Math" w:eastAsia="MathJax_Main" w:hAnsi="Cambria Math" w:cs="Times New Roman"/>
                        <w:sz w:val="32"/>
                        <w:szCs w:val="32"/>
                      </w:rPr>
                      <m:t>θ</m:t>
                    </m:r>
                  </m:e>
                </m:d>
                <m:r>
                  <w:rPr>
                    <w:rFonts w:ascii="Cambria Math" w:eastAsia="MathJax_Math-italic" w:hAnsi="Cambria Math" w:cs="Times New Roman"/>
                    <w:sz w:val="32"/>
                    <w:szCs w:val="32"/>
                  </w:rPr>
                  <m:t>=</m:t>
                </m:r>
                <m:nary>
                  <m:naryPr>
                    <m:chr m:val="∑"/>
                    <m:limLoc m:val="undOvr"/>
                    <m:supHide m:val="1"/>
                    <m:ctrlPr>
                      <w:rPr>
                        <w:rFonts w:ascii="Cambria Math" w:eastAsia="MathJax_Math-italic" w:hAnsi="Cambria Math" w:cs="Times New Roman"/>
                        <w:i/>
                        <w:sz w:val="32"/>
                        <w:szCs w:val="32"/>
                      </w:rPr>
                    </m:ctrlPr>
                  </m:naryPr>
                  <m:sub>
                    <m:r>
                      <w:rPr>
                        <w:rFonts w:ascii="Cambria Math" w:eastAsia="MathJax_Math-italic" w:hAnsi="Cambria Math" w:cs="Times New Roman"/>
                        <w:sz w:val="32"/>
                        <w:szCs w:val="32"/>
                      </w:rPr>
                      <m:t>i</m:t>
                    </m:r>
                  </m:sub>
                  <m:sup/>
                  <m:e>
                    <m:d>
                      <m:dPr>
                        <m:begChr m:val="["/>
                        <m:endChr m:val="]"/>
                        <m:ctrlPr>
                          <w:rPr>
                            <w:rFonts w:ascii="Cambria Math" w:eastAsia="MathJax_Math-italic" w:hAnsi="Cambria Math" w:cs="Times New Roman"/>
                            <w:i/>
                            <w:sz w:val="32"/>
                            <w:szCs w:val="32"/>
                          </w:rPr>
                        </m:ctrlPr>
                      </m:dPr>
                      <m:e>
                        <m:sSub>
                          <m:sSubPr>
                            <m:ctrlPr>
                              <w:rPr>
                                <w:rFonts w:ascii="Cambria Math" w:eastAsia="MathJax_Math-italic" w:hAnsi="Cambria Math" w:cs="Times New Roman"/>
                                <w:i/>
                                <w:sz w:val="32"/>
                                <w:szCs w:val="32"/>
                              </w:rPr>
                            </m:ctrlPr>
                          </m:sSubPr>
                          <m:e>
                            <m:r>
                              <w:rPr>
                                <w:rFonts w:ascii="Cambria Math" w:eastAsia="MathJax_Math-italic" w:hAnsi="Cambria Math" w:cs="Times New Roman"/>
                                <w:sz w:val="32"/>
                                <w:szCs w:val="32"/>
                              </w:rPr>
                              <m:t>y</m:t>
                            </m:r>
                          </m:e>
                          <m:sub>
                            <m:r>
                              <w:rPr>
                                <w:rFonts w:ascii="Cambria Math" w:eastAsia="MathJax_Math-italic" w:hAnsi="Cambria Math" w:cs="Times New Roman"/>
                                <w:sz w:val="32"/>
                                <w:szCs w:val="32"/>
                              </w:rPr>
                              <m:t>i</m:t>
                            </m:r>
                          </m:sub>
                        </m:sSub>
                        <m:func>
                          <m:funcPr>
                            <m:ctrlPr>
                              <w:rPr>
                                <w:rFonts w:ascii="Cambria Math" w:eastAsia="MathJax_Math-italic" w:hAnsi="Cambria Math" w:cs="Times New Roman"/>
                                <w:i/>
                                <w:sz w:val="32"/>
                                <w:szCs w:val="32"/>
                              </w:rPr>
                            </m:ctrlPr>
                          </m:funcPr>
                          <m:fName>
                            <m:r>
                              <m:rPr>
                                <m:sty m:val="p"/>
                              </m:rPr>
                              <w:rPr>
                                <w:rFonts w:ascii="Cambria Math" w:eastAsia="MathJax_Math-italic" w:hAnsi="Cambria Math" w:cs="Times New Roman"/>
                                <w:sz w:val="32"/>
                                <w:szCs w:val="32"/>
                              </w:rPr>
                              <m:t>ln</m:t>
                            </m:r>
                          </m:fName>
                          <m:e>
                            <m:d>
                              <m:dPr>
                                <m:ctrlPr>
                                  <w:rPr>
                                    <w:rFonts w:ascii="Cambria Math" w:eastAsia="MathJax_Math-italic" w:hAnsi="Cambria Math" w:cs="Times New Roman"/>
                                    <w:i/>
                                    <w:sz w:val="32"/>
                                    <w:szCs w:val="32"/>
                                  </w:rPr>
                                </m:ctrlPr>
                              </m:dPr>
                              <m:e>
                                <m:r>
                                  <w:rPr>
                                    <w:rFonts w:ascii="Cambria Math" w:eastAsia="MathJax_Math-italic" w:hAnsi="Cambria Math" w:cs="Times New Roman"/>
                                    <w:sz w:val="32"/>
                                    <w:szCs w:val="32"/>
                                  </w:rPr>
                                  <m:t>1+</m:t>
                                </m:r>
                                <m:sSup>
                                  <m:sSupPr>
                                    <m:ctrlPr>
                                      <w:rPr>
                                        <w:rFonts w:ascii="Cambria Math" w:eastAsia="MathJax_Math-italic" w:hAnsi="Cambria Math" w:cs="Times New Roman"/>
                                        <w:i/>
                                        <w:sz w:val="32"/>
                                        <w:szCs w:val="32"/>
                                      </w:rPr>
                                    </m:ctrlPr>
                                  </m:sSupPr>
                                  <m:e>
                                    <m:r>
                                      <w:rPr>
                                        <w:rFonts w:ascii="Cambria Math" w:eastAsia="MathJax_Math-italic" w:hAnsi="Cambria Math" w:cs="Times New Roman"/>
                                        <w:sz w:val="32"/>
                                        <w:szCs w:val="32"/>
                                      </w:rPr>
                                      <m:t>e</m:t>
                                    </m:r>
                                  </m:e>
                                  <m:sup>
                                    <m:r>
                                      <w:rPr>
                                        <w:rFonts w:ascii="Cambria Math" w:eastAsia="MathJax_Math-italic" w:hAnsi="Cambria Math" w:cs="Times New Roman"/>
                                        <w:sz w:val="32"/>
                                        <w:szCs w:val="32"/>
                                      </w:rPr>
                                      <m:t>-</m:t>
                                    </m:r>
                                    <m:acc>
                                      <m:accPr>
                                        <m:ctrlPr>
                                          <w:rPr>
                                            <w:rFonts w:ascii="Cambria Math" w:eastAsia="MathJax_Math-italic" w:hAnsi="Cambria Math" w:cs="Times New Roman"/>
                                            <w:i/>
                                            <w:sz w:val="32"/>
                                            <w:szCs w:val="32"/>
                                          </w:rPr>
                                        </m:ctrlPr>
                                      </m:accPr>
                                      <m:e>
                                        <m:sSub>
                                          <m:sSubPr>
                                            <m:ctrlPr>
                                              <w:rPr>
                                                <w:rFonts w:ascii="Cambria Math" w:eastAsia="MathJax_Math-italic" w:hAnsi="Cambria Math" w:cs="Times New Roman"/>
                                                <w:i/>
                                                <w:sz w:val="32"/>
                                                <w:szCs w:val="32"/>
                                              </w:rPr>
                                            </m:ctrlPr>
                                          </m:sSubPr>
                                          <m:e>
                                            <m:r>
                                              <w:rPr>
                                                <w:rFonts w:ascii="Cambria Math" w:eastAsia="MathJax_Math-italic" w:hAnsi="Cambria Math" w:cs="Times New Roman"/>
                                                <w:sz w:val="32"/>
                                                <w:szCs w:val="32"/>
                                              </w:rPr>
                                              <m:t>y</m:t>
                                            </m:r>
                                          </m:e>
                                          <m:sub>
                                            <m:r>
                                              <w:rPr>
                                                <w:rFonts w:ascii="Cambria Math" w:eastAsia="MathJax_Math-italic" w:hAnsi="Cambria Math" w:cs="Times New Roman"/>
                                                <w:sz w:val="32"/>
                                                <w:szCs w:val="32"/>
                                              </w:rPr>
                                              <m:t>i</m:t>
                                            </m:r>
                                          </m:sub>
                                        </m:sSub>
                                      </m:e>
                                    </m:acc>
                                  </m:sup>
                                </m:sSup>
                              </m:e>
                            </m:d>
                          </m:e>
                        </m:func>
                        <m:r>
                          <w:rPr>
                            <w:rFonts w:ascii="Cambria Math" w:eastAsia="MathJax_Math-italic" w:hAnsi="Cambria Math" w:cs="Times New Roman"/>
                            <w:sz w:val="32"/>
                            <w:szCs w:val="32"/>
                          </w:rPr>
                          <m:t>+</m:t>
                        </m:r>
                        <m:d>
                          <m:dPr>
                            <m:ctrlPr>
                              <w:rPr>
                                <w:rFonts w:ascii="Cambria Math" w:eastAsia="MathJax_Math-italic" w:hAnsi="Cambria Math" w:cs="Times New Roman"/>
                                <w:i/>
                                <w:sz w:val="32"/>
                                <w:szCs w:val="32"/>
                              </w:rPr>
                            </m:ctrlPr>
                          </m:dPr>
                          <m:e>
                            <m:r>
                              <w:rPr>
                                <w:rFonts w:ascii="Cambria Math" w:eastAsia="MathJax_Math-italic" w:hAnsi="Cambria Math" w:cs="Times New Roman"/>
                                <w:sz w:val="32"/>
                                <w:szCs w:val="32"/>
                              </w:rPr>
                              <m:t>1-</m:t>
                            </m:r>
                            <m:sSub>
                              <m:sSubPr>
                                <m:ctrlPr>
                                  <w:rPr>
                                    <w:rFonts w:ascii="Cambria Math" w:eastAsia="MathJax_Math-italic" w:hAnsi="Cambria Math" w:cs="Times New Roman"/>
                                    <w:i/>
                                    <w:sz w:val="32"/>
                                    <w:szCs w:val="32"/>
                                  </w:rPr>
                                </m:ctrlPr>
                              </m:sSubPr>
                              <m:e>
                                <m:r>
                                  <w:rPr>
                                    <w:rFonts w:ascii="Cambria Math" w:eastAsia="MathJax_Math-italic" w:hAnsi="Cambria Math" w:cs="Times New Roman"/>
                                    <w:sz w:val="32"/>
                                    <w:szCs w:val="32"/>
                                  </w:rPr>
                                  <m:t>y</m:t>
                                </m:r>
                              </m:e>
                              <m:sub>
                                <m:r>
                                  <w:rPr>
                                    <w:rFonts w:ascii="Cambria Math" w:eastAsia="MathJax_Math-italic" w:hAnsi="Cambria Math" w:cs="Times New Roman"/>
                                    <w:sz w:val="32"/>
                                    <w:szCs w:val="32"/>
                                  </w:rPr>
                                  <m:t>i</m:t>
                                </m:r>
                              </m:sub>
                            </m:sSub>
                          </m:e>
                        </m:d>
                        <m:func>
                          <m:funcPr>
                            <m:ctrlPr>
                              <w:rPr>
                                <w:rFonts w:ascii="Cambria Math" w:eastAsia="MathJax_Math-italic" w:hAnsi="Cambria Math" w:cs="Times New Roman"/>
                                <w:i/>
                                <w:sz w:val="32"/>
                                <w:szCs w:val="32"/>
                              </w:rPr>
                            </m:ctrlPr>
                          </m:funcPr>
                          <m:fName>
                            <m:r>
                              <m:rPr>
                                <m:sty m:val="p"/>
                              </m:rPr>
                              <w:rPr>
                                <w:rFonts w:ascii="Cambria Math" w:eastAsia="MathJax_Math-italic" w:hAnsi="Cambria Math" w:cs="Times New Roman"/>
                                <w:sz w:val="32"/>
                                <w:szCs w:val="32"/>
                              </w:rPr>
                              <m:t>ln</m:t>
                            </m:r>
                          </m:fName>
                          <m:e>
                            <m:d>
                              <m:dPr>
                                <m:ctrlPr>
                                  <w:rPr>
                                    <w:rFonts w:ascii="Cambria Math" w:eastAsia="MathJax_Math-italic" w:hAnsi="Cambria Math" w:cs="Times New Roman"/>
                                    <w:i/>
                                    <w:sz w:val="32"/>
                                    <w:szCs w:val="32"/>
                                  </w:rPr>
                                </m:ctrlPr>
                              </m:dPr>
                              <m:e>
                                <m:r>
                                  <w:rPr>
                                    <w:rFonts w:ascii="Cambria Math" w:eastAsia="MathJax_Math-italic" w:hAnsi="Cambria Math" w:cs="Times New Roman"/>
                                    <w:sz w:val="32"/>
                                    <w:szCs w:val="32"/>
                                  </w:rPr>
                                  <m:t>1+</m:t>
                                </m:r>
                                <m:sSup>
                                  <m:sSupPr>
                                    <m:ctrlPr>
                                      <w:rPr>
                                        <w:rFonts w:ascii="Cambria Math" w:eastAsia="MathJax_Math-italic" w:hAnsi="Cambria Math" w:cs="Times New Roman"/>
                                        <w:i/>
                                        <w:sz w:val="32"/>
                                        <w:szCs w:val="32"/>
                                      </w:rPr>
                                    </m:ctrlPr>
                                  </m:sSupPr>
                                  <m:e>
                                    <m:r>
                                      <w:rPr>
                                        <w:rFonts w:ascii="Cambria Math" w:eastAsia="MathJax_Math-italic" w:hAnsi="Cambria Math" w:cs="Times New Roman"/>
                                        <w:sz w:val="32"/>
                                        <w:szCs w:val="32"/>
                                      </w:rPr>
                                      <m:t>e</m:t>
                                    </m:r>
                                  </m:e>
                                  <m:sup>
                                    <m:acc>
                                      <m:accPr>
                                        <m:ctrlPr>
                                          <w:rPr>
                                            <w:rFonts w:ascii="Cambria Math" w:eastAsia="MathJax_Math-italic" w:hAnsi="Cambria Math" w:cs="Times New Roman"/>
                                            <w:i/>
                                            <w:sz w:val="32"/>
                                            <w:szCs w:val="32"/>
                                          </w:rPr>
                                        </m:ctrlPr>
                                      </m:accPr>
                                      <m:e>
                                        <m:sSub>
                                          <m:sSubPr>
                                            <m:ctrlPr>
                                              <w:rPr>
                                                <w:rFonts w:ascii="Cambria Math" w:eastAsia="MathJax_Math-italic" w:hAnsi="Cambria Math" w:cs="Times New Roman"/>
                                                <w:i/>
                                                <w:sz w:val="32"/>
                                                <w:szCs w:val="32"/>
                                              </w:rPr>
                                            </m:ctrlPr>
                                          </m:sSubPr>
                                          <m:e>
                                            <m:r>
                                              <w:rPr>
                                                <w:rFonts w:ascii="Cambria Math" w:eastAsia="MathJax_Math-italic" w:hAnsi="Cambria Math" w:cs="Times New Roman"/>
                                                <w:sz w:val="32"/>
                                                <w:szCs w:val="32"/>
                                              </w:rPr>
                                              <m:t>y</m:t>
                                            </m:r>
                                          </m:e>
                                          <m:sub>
                                            <m:r>
                                              <w:rPr>
                                                <w:rFonts w:ascii="Cambria Math" w:eastAsia="MathJax_Math-italic" w:hAnsi="Cambria Math" w:cs="Times New Roman"/>
                                                <w:sz w:val="32"/>
                                                <w:szCs w:val="32"/>
                                              </w:rPr>
                                              <m:t>i</m:t>
                                            </m:r>
                                          </m:sub>
                                        </m:sSub>
                                      </m:e>
                                    </m:acc>
                                  </m:sup>
                                </m:sSup>
                              </m:e>
                            </m:d>
                          </m:e>
                        </m:func>
                      </m:e>
                    </m:d>
                  </m:e>
                </m:nary>
              </m:oMath>
            </m:oMathPara>
          </w:p>
        </w:tc>
        <w:tc>
          <w:tcPr>
            <w:tcW w:w="844" w:type="dxa"/>
            <w:vAlign w:val="center"/>
          </w:tcPr>
          <w:p w14:paraId="5935EB6A" w14:textId="77777777" w:rsidR="001C2C00" w:rsidRPr="007508E8" w:rsidRDefault="001C2C00" w:rsidP="00316915">
            <w:pPr>
              <w:spacing w:line="360" w:lineRule="auto"/>
              <w:jc w:val="right"/>
              <w:rPr>
                <w:rFonts w:ascii="Times New Roman" w:eastAsia="Cambria Math" w:hAnsi="Times New Roman" w:cs="Times New Roman"/>
                <w:szCs w:val="26"/>
              </w:rPr>
            </w:pPr>
            <w:r w:rsidRPr="007508E8">
              <w:rPr>
                <w:rFonts w:ascii="Times New Roman" w:eastAsia="Cambria Math" w:hAnsi="Times New Roman" w:cs="Times New Roman"/>
                <w:szCs w:val="26"/>
              </w:rPr>
              <w:t>(4)</w:t>
            </w:r>
          </w:p>
        </w:tc>
      </w:tr>
    </w:tbl>
    <w:p w14:paraId="693B2080" w14:textId="034D7848" w:rsidR="001C2C00" w:rsidRPr="007508E8" w:rsidRDefault="001C2C00" w:rsidP="00316915">
      <w:pPr>
        <w:ind w:firstLine="720"/>
        <w:rPr>
          <w:rFonts w:eastAsiaTheme="minorEastAsia" w:cs="Times New Roman"/>
        </w:rPr>
      </w:pPr>
      <w:r w:rsidRPr="007508E8">
        <w:rPr>
          <w:rFonts w:eastAsia="Times New Roman" w:cs="Times New Roman"/>
        </w:rPr>
        <w:lastRenderedPageBreak/>
        <w:t>Thuật ngữ chính quy là những gì mọi người thường quên thêm vào. Thuật ngữ chính quy hóa kiểm soát sự phức tạp của mô hình, giúp chúng ta tránh bị quá mức(overfitting).</w:t>
      </w:r>
    </w:p>
    <w:p w14:paraId="7E7F1FDF" w14:textId="17A40AE7" w:rsidR="001C2C00" w:rsidRPr="007508E8" w:rsidRDefault="001C2C00" w:rsidP="00316915">
      <w:pPr>
        <w:pStyle w:val="Heading4"/>
        <w:rPr>
          <w:rFonts w:cs="Times New Roman"/>
        </w:rPr>
      </w:pPr>
      <w:bookmarkStart w:id="50" w:name="_Toc29794009"/>
      <w:r w:rsidRPr="007508E8">
        <w:rPr>
          <w:rFonts w:cs="Times New Roman"/>
        </w:rPr>
        <w:t>Cây quyết định kết hợp (Decision Tree Ensembles)</w:t>
      </w:r>
      <w:bookmarkEnd w:id="50"/>
    </w:p>
    <w:p w14:paraId="0CBF9E52" w14:textId="77777777" w:rsidR="001C2C00" w:rsidRPr="007508E8" w:rsidRDefault="001C2C00" w:rsidP="00316915">
      <w:pPr>
        <w:ind w:firstLine="720"/>
        <w:rPr>
          <w:rFonts w:eastAsiaTheme="minorHAnsi" w:cs="Times New Roman"/>
        </w:rPr>
      </w:pPr>
      <w:r w:rsidRPr="007508E8">
        <w:rPr>
          <w:rFonts w:eastAsia="Times New Roman" w:cs="Times New Roman"/>
          <w:b/>
          <w:bCs/>
        </w:rPr>
        <w:t>Ý tưởng</w:t>
      </w:r>
      <w:r w:rsidRPr="007508E8">
        <w:rPr>
          <w:rFonts w:eastAsia="Times New Roman" w:cs="Times New Roman"/>
        </w:rPr>
        <w:t>: thay vì xây dựng một mô hình dự đoán (chẳng hạn descision tree) có độ chính xác tương đối, ta đi xây dựng nhiều mô hình dự đoán có độ chính xác kém hơn (weak learner) khi đi riêng lẻ nhưng lại cho độ chính xác cao khi kết hợp lại.</w:t>
      </w:r>
    </w:p>
    <w:p w14:paraId="2E29587A" w14:textId="77777777" w:rsidR="001C2C00" w:rsidRPr="007508E8" w:rsidRDefault="001C2C00" w:rsidP="00316915">
      <w:pPr>
        <w:ind w:firstLine="720"/>
        <w:rPr>
          <w:rFonts w:eastAsiaTheme="minorHAnsi" w:cs="Times New Roman"/>
        </w:rPr>
      </w:pPr>
      <w:r w:rsidRPr="007508E8">
        <w:rPr>
          <w:rFonts w:eastAsia="Times New Roman" w:cs="Times New Roman"/>
        </w:rPr>
        <w:t>Có thể hình dung mỗi weak learner gồm học sinh yếu, khá, giỏi và thầy giáo. Trong đó, trọng số uy tín về kiến thức của thầy giáo sẽ là cao nhất và học sinh yếu sẽ là thấp nhất. Khi bạn đặt câu hỏi nào đó và cần những người này đưa ra kết luận, nếu nhiều người cùng có chung kết luận hoặc uy tín của những người đưa ra kết luận cao hơn tập thể thì ta có thể tin kết luận này là đúng.</w:t>
      </w:r>
    </w:p>
    <w:p w14:paraId="03340C00" w14:textId="77777777" w:rsidR="001C2C00" w:rsidRPr="007508E8" w:rsidRDefault="001C2C00" w:rsidP="00316915">
      <w:pPr>
        <w:ind w:firstLine="720"/>
        <w:rPr>
          <w:rFonts w:eastAsia="Times New Roman" w:cs="Times New Roman"/>
        </w:rPr>
      </w:pPr>
      <w:r w:rsidRPr="007508E8">
        <w:rPr>
          <w:rFonts w:eastAsia="Times New Roman" w:cs="Times New Roman"/>
        </w:rPr>
        <w:t>Sau mỗi lần huấn luyện weak learner, mô hình sẽ tính lại trọng số cho các điểm dữ liệu đã bị phân lớp sai, để những lượt huấn luyện tiếp theo những điểm dữ liệu này sẽ có cơ hội nhiều hơn được phân lớp đúng. Dưới đây là mô hình dự đoán tổng quát.</w:t>
      </w:r>
    </w:p>
    <w:p w14:paraId="0B42F126" w14:textId="4D87754B" w:rsidR="001C2C00" w:rsidRPr="007508E8" w:rsidRDefault="001C2C00" w:rsidP="00316915">
      <w:pPr>
        <w:jc w:val="center"/>
        <w:rPr>
          <w:rFonts w:cs="Times New Roman"/>
        </w:rPr>
      </w:pPr>
      <w:r>
        <w:rPr>
          <w:noProof/>
        </w:rPr>
        <w:drawing>
          <wp:inline distT="0" distB="0" distL="0" distR="0" wp14:anchorId="65B96CF4" wp14:editId="096234CA">
            <wp:extent cx="3771900" cy="2718911"/>
            <wp:effectExtent l="0" t="0" r="0" b="5715"/>
            <wp:docPr id="1386367602" name="Picture 201456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569312"/>
                    <pic:cNvPicPr/>
                  </pic:nvPicPr>
                  <pic:blipFill>
                    <a:blip r:embed="rId19">
                      <a:extLst>
                        <a:ext uri="{28A0092B-C50C-407E-A947-70E740481C1C}">
                          <a14:useLocalDpi xmlns:a14="http://schemas.microsoft.com/office/drawing/2010/main" val="0"/>
                        </a:ext>
                      </a:extLst>
                    </a:blip>
                    <a:stretch>
                      <a:fillRect/>
                    </a:stretch>
                  </pic:blipFill>
                  <pic:spPr>
                    <a:xfrm>
                      <a:off x="0" y="0"/>
                      <a:ext cx="3778741" cy="2723842"/>
                    </a:xfrm>
                    <a:prstGeom prst="rect">
                      <a:avLst/>
                    </a:prstGeom>
                  </pic:spPr>
                </pic:pic>
              </a:graphicData>
            </a:graphic>
          </wp:inline>
        </w:drawing>
      </w:r>
    </w:p>
    <w:p w14:paraId="60AB9AEE" w14:textId="4FB785BB" w:rsidR="001C2C00" w:rsidRPr="007508E8" w:rsidRDefault="001C2C00" w:rsidP="00CB1937">
      <w:pPr>
        <w:pStyle w:val="Caption"/>
      </w:pPr>
      <w:bookmarkStart w:id="51" w:name="_Toc29794180"/>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w:t>
      </w:r>
      <w:r w:rsidR="00192599">
        <w:rPr>
          <w:noProof/>
        </w:rPr>
        <w:fldChar w:fldCharType="end"/>
      </w:r>
      <w:r w:rsidRPr="007508E8">
        <w:t>. Minh họa boosting</w:t>
      </w:r>
      <w:bookmarkEnd w:id="51"/>
    </w:p>
    <w:p w14:paraId="7DA941EF" w14:textId="77777777" w:rsidR="001C2C00" w:rsidRPr="007508E8" w:rsidRDefault="001C2C00" w:rsidP="00316915">
      <w:pPr>
        <w:rPr>
          <w:rFonts w:eastAsia="Times New Roman" w:cs="Times New Roman"/>
          <w:b/>
          <w:bCs/>
        </w:rPr>
      </w:pPr>
      <w:r w:rsidRPr="007508E8">
        <w:rPr>
          <w:rFonts w:eastAsia="Times New Roman" w:cs="Times New Roman"/>
          <w:b/>
          <w:bCs/>
        </w:rPr>
        <w:t>Ví dụ minh họa:</w:t>
      </w:r>
    </w:p>
    <w:p w14:paraId="615370A6" w14:textId="77777777" w:rsidR="001C2C00" w:rsidRPr="007508E8" w:rsidRDefault="001C2C00" w:rsidP="00316915">
      <w:pPr>
        <w:ind w:firstLine="720"/>
        <w:rPr>
          <w:rFonts w:eastAsiaTheme="minorHAnsi" w:cs="Times New Roman"/>
        </w:rPr>
      </w:pPr>
      <w:r w:rsidRPr="007508E8">
        <w:rPr>
          <w:rFonts w:eastAsia="Times New Roman" w:cs="Times New Roman"/>
        </w:rPr>
        <w:lastRenderedPageBreak/>
        <w:t>4 Phân loại (trong 4 hộp), đang cố găng phân loại “+” và “-” càng đồng nhất càng tốt.</w:t>
      </w:r>
    </w:p>
    <w:p w14:paraId="59156FD6" w14:textId="77777777" w:rsidR="001C2C00" w:rsidRPr="007508E8" w:rsidRDefault="001C2C00" w:rsidP="00316915">
      <w:pPr>
        <w:numPr>
          <w:ilvl w:val="0"/>
          <w:numId w:val="36"/>
        </w:numPr>
        <w:spacing w:after="160"/>
        <w:contextualSpacing/>
        <w:rPr>
          <w:rFonts w:eastAsiaTheme="minorHAnsi" w:cs="Times New Roman"/>
        </w:rPr>
      </w:pPr>
      <w:r w:rsidRPr="007508E8">
        <w:rPr>
          <w:rFonts w:eastAsia="Times New Roman" w:cs="Times New Roman"/>
        </w:rPr>
        <w:t>BOX 1: Trình phân loại đầu tiên (thường là gốc quyết định) tạo một đường thẳng đứng (tách) tại D1. Nó nói bất kỳ điều gì ở bên trái của D1 là “+” và bất cứ điều chì ở bên phải D1 là “-”. Tuy nhiên, bộ phận loại phân loại sai 3 điểm.</w:t>
      </w:r>
    </w:p>
    <w:p w14:paraId="26705549" w14:textId="77777777" w:rsidR="001C2C00" w:rsidRPr="007508E8" w:rsidRDefault="001C2C00" w:rsidP="00316915">
      <w:pPr>
        <w:numPr>
          <w:ilvl w:val="0"/>
          <w:numId w:val="36"/>
        </w:numPr>
        <w:spacing w:after="160"/>
        <w:contextualSpacing/>
        <w:rPr>
          <w:rFonts w:eastAsiaTheme="minorHAnsi" w:cs="Times New Roman"/>
        </w:rPr>
      </w:pPr>
      <w:r w:rsidRPr="007508E8">
        <w:rPr>
          <w:rFonts w:eastAsia="Times New Roman" w:cs="Times New Roman"/>
        </w:rPr>
        <w:t>BOX 2: Trình bày phân loại thứ 2 cho độ chính xác lớn hơn cho 3 điểm “+” phân loại sai (là các dấu “+” có kích thước lơn hơn) và tạo ra 1 đường thẳng đứng D2. Một lần nữa, bất cứ điều gì ở bên phải của D2 là “-”, bất cứ điều gì bên trái D2 là “+”. Tuy nhiên, nó vẫn phại sai lầm khi phân loại không chính xác 3 điểm.</w:t>
      </w:r>
    </w:p>
    <w:p w14:paraId="3E84A49E" w14:textId="77777777" w:rsidR="001C2C00" w:rsidRPr="007508E8" w:rsidRDefault="001C2C00" w:rsidP="00316915">
      <w:pPr>
        <w:numPr>
          <w:ilvl w:val="0"/>
          <w:numId w:val="36"/>
        </w:numPr>
        <w:spacing w:after="160"/>
        <w:contextualSpacing/>
        <w:rPr>
          <w:rFonts w:eastAsiaTheme="minorHAnsi" w:cs="Times New Roman"/>
        </w:rPr>
      </w:pPr>
      <w:r w:rsidRPr="007508E8">
        <w:rPr>
          <w:rFonts w:eastAsia="Times New Roman" w:cs="Times New Roman"/>
        </w:rPr>
        <w:t>BOX 3: Bộ phân loại thứ ba mang lại độ chính xác lớn hơn cho ba điểm “-” phân loại sai và tạo ra một đường ngang tại D4. Tuy nhiên, trình phân loại này đã không phân loại chính xác các điểm (trong vòng tròn).</w:t>
      </w:r>
    </w:p>
    <w:p w14:paraId="01AC05BD" w14:textId="17AF5E7D" w:rsidR="001C2C00" w:rsidRPr="007508E8" w:rsidRDefault="001C2C00" w:rsidP="00316915">
      <w:pPr>
        <w:pStyle w:val="ListParagraph"/>
        <w:numPr>
          <w:ilvl w:val="0"/>
          <w:numId w:val="37"/>
        </w:numPr>
        <w:rPr>
          <w:rFonts w:eastAsia="MathJax_Main"/>
          <w:sz w:val="29"/>
          <w:szCs w:val="29"/>
        </w:rPr>
      </w:pPr>
      <w:r w:rsidRPr="007508E8">
        <w:t>BOX 4: Đây là sự kết hợp có trọng số của các phân loại yếu (Box 1,2 và 3). Như bạn có thể thấy, nó làm rất tốt trong việc phân loại tất cả các điểm một cách chính xác.</w:t>
      </w:r>
      <w:r w:rsidRPr="007508E8" w:rsidDel="00376568">
        <w:t xml:space="preserve"> </w:t>
      </w:r>
    </w:p>
    <w:p w14:paraId="5F458F47" w14:textId="6303729B" w:rsidR="001C2C00" w:rsidRPr="007508E8" w:rsidRDefault="001C2C00" w:rsidP="00316915">
      <w:pPr>
        <w:pStyle w:val="Heading3"/>
      </w:pPr>
      <w:bookmarkStart w:id="52" w:name="_Toc28158687"/>
      <w:bookmarkStart w:id="53" w:name="_Toc28158743"/>
      <w:bookmarkStart w:id="54" w:name="_Toc28690930"/>
      <w:bookmarkStart w:id="55" w:name="_Toc29794010"/>
      <w:r w:rsidRPr="007508E8">
        <w:t>Thuật toán Multi-layer Perceptron (Artificial Neural Network Algorithms)</w:t>
      </w:r>
      <w:bookmarkEnd w:id="52"/>
      <w:bookmarkEnd w:id="53"/>
      <w:bookmarkEnd w:id="54"/>
      <w:bookmarkEnd w:id="55"/>
    </w:p>
    <w:p w14:paraId="017695EC" w14:textId="77777777" w:rsidR="001C2C00" w:rsidRPr="007508E8" w:rsidRDefault="001C2C00" w:rsidP="00316915">
      <w:pPr>
        <w:pStyle w:val="Heading4"/>
        <w:rPr>
          <w:rFonts w:cs="Times New Roman"/>
        </w:rPr>
      </w:pPr>
      <w:bookmarkStart w:id="56" w:name="_Toc28690932"/>
      <w:bookmarkStart w:id="57" w:name="_Toc29794011"/>
      <w:r w:rsidRPr="007508E8">
        <w:rPr>
          <w:rFonts w:cs="Times New Roman"/>
        </w:rPr>
        <w:t>Giới thiệu về Perception, bài toán Perceptron và thuật toán Perceptron</w:t>
      </w:r>
      <w:bookmarkEnd w:id="56"/>
      <w:bookmarkEnd w:id="57"/>
    </w:p>
    <w:p w14:paraId="7AE129FE" w14:textId="77777777" w:rsidR="001C2C00" w:rsidRPr="007508E8" w:rsidRDefault="001C2C00" w:rsidP="00316915">
      <w:pPr>
        <w:ind w:firstLine="720"/>
        <w:rPr>
          <w:rFonts w:eastAsiaTheme="minorHAnsi" w:cs="Times New Roman"/>
        </w:rPr>
      </w:pPr>
      <w:r w:rsidRPr="007508E8">
        <w:rPr>
          <w:rFonts w:eastAsiaTheme="minorHAnsi" w:cs="Times New Roman"/>
        </w:rPr>
        <w:t>Perceptron là một thuật toán Classification cho trường hợp đơn giản nhất: chỉ có hai class (lớp) (</w:t>
      </w:r>
      <w:r w:rsidRPr="007508E8">
        <w:rPr>
          <w:rFonts w:eastAsiaTheme="minorHAnsi" w:cs="Times New Roman"/>
          <w:i/>
          <w:iCs/>
        </w:rPr>
        <w:t>bài toán với chỉ hai class được gọi là binary classification</w:t>
      </w:r>
      <w:r w:rsidRPr="007508E8">
        <w:rPr>
          <w:rFonts w:eastAsiaTheme="minorHAnsi" w:cs="Times New Roman"/>
        </w:rPr>
        <w:t>) và cũng chỉ hoạt động được trong một trường hợp rất cụ thể. Tuy nhiên, nó là nền tảng cho một mảng lớn quan trọng của Machine Learning là Neural Networks và sau này là Deep Learning. </w:t>
      </w:r>
    </w:p>
    <w:p w14:paraId="2B14EA63" w14:textId="77777777" w:rsidR="001C2C00" w:rsidRPr="007508E8" w:rsidRDefault="001C2C00" w:rsidP="00316915">
      <w:pPr>
        <w:ind w:firstLine="720"/>
        <w:rPr>
          <w:rFonts w:eastAsiaTheme="minorHAnsi" w:cs="Times New Roman"/>
        </w:rPr>
      </w:pPr>
      <w:r w:rsidRPr="007508E8">
        <w:rPr>
          <w:rFonts w:eastAsiaTheme="minorHAnsi" w:cs="Times New Roman"/>
        </w:rPr>
        <w:t>Bài toán Perceptron được phát biểu như sau: </w:t>
      </w:r>
      <w:r w:rsidRPr="007508E8">
        <w:rPr>
          <w:rFonts w:eastAsiaTheme="minorHAnsi" w:cs="Times New Roman"/>
          <w:i/>
          <w:iCs/>
        </w:rPr>
        <w:t>Cho hai class được gán nhãn, hãy tìm một đường phẳng sao cho toàn bộ các điểm thuộc class 1 nằm về 1 phía, toàn bộ các điểm thuộc class 2 nằm về phía còn lại của đường phẳng đó. Với giả định rằng tồn tại một đường phẳng như thế.</w:t>
      </w:r>
    </w:p>
    <w:p w14:paraId="5C70AE35" w14:textId="1EE7000F" w:rsidR="001C2C00" w:rsidRPr="007508E8" w:rsidRDefault="001C2C00" w:rsidP="00316915">
      <w:pPr>
        <w:ind w:firstLine="720"/>
        <w:rPr>
          <w:rFonts w:eastAsiaTheme="minorHAnsi" w:cs="Times New Roman"/>
        </w:rPr>
      </w:pPr>
      <w:r w:rsidRPr="007508E8">
        <w:rPr>
          <w:rFonts w:eastAsiaTheme="minorHAnsi" w:cs="Times New Roman"/>
        </w:rPr>
        <w:lastRenderedPageBreak/>
        <w:t>Nếu tồn tại một đường phẳng phân chia hai class thì ta gọi hai class đó là </w:t>
      </w:r>
      <w:r w:rsidRPr="007508E8">
        <w:rPr>
          <w:rFonts w:eastAsiaTheme="minorHAnsi" w:cs="Times New Roman"/>
          <w:i/>
          <w:iCs/>
        </w:rPr>
        <w:t>linearly separable</w:t>
      </w:r>
      <w:r w:rsidRPr="007508E8">
        <w:rPr>
          <w:rFonts w:eastAsiaTheme="minorHAnsi" w:cs="Times New Roman"/>
        </w:rPr>
        <w:t xml:space="preserve">. Các thuật toán classification tạo ra các boundary là các đường phẳng được gọi chung là </w:t>
      </w:r>
      <w:r w:rsidR="00535CD3">
        <w:rPr>
          <w:rFonts w:eastAsiaTheme="minorHAnsi" w:cs="Times New Roman"/>
        </w:rPr>
        <w:t>phân loại tuyên tính (</w:t>
      </w:r>
      <w:r w:rsidRPr="007508E8">
        <w:rPr>
          <w:rFonts w:eastAsiaTheme="minorHAnsi" w:cs="Times New Roman"/>
        </w:rPr>
        <w:t>Linear Classifier</w:t>
      </w:r>
      <w:r w:rsidR="00535CD3">
        <w:rPr>
          <w:rFonts w:eastAsiaTheme="minorHAnsi" w:cs="Times New Roman"/>
        </w:rPr>
        <w:t>)</w:t>
      </w:r>
      <w:r w:rsidRPr="007508E8">
        <w:rPr>
          <w:rFonts w:eastAsiaTheme="minorHAnsi" w:cs="Times New Roman"/>
        </w:rPr>
        <w:t>.</w:t>
      </w:r>
    </w:p>
    <w:p w14:paraId="69D803B7" w14:textId="77777777" w:rsidR="001C2C00" w:rsidRPr="007508E8" w:rsidRDefault="001C2C00" w:rsidP="00316915">
      <w:pPr>
        <w:rPr>
          <w:rFonts w:eastAsiaTheme="minorHAnsi" w:cs="Times New Roman"/>
        </w:rPr>
      </w:pPr>
      <w:r w:rsidRPr="007508E8">
        <w:rPr>
          <w:rFonts w:eastAsiaTheme="minorHAnsi" w:cs="Times New Roman"/>
        </w:rPr>
        <w:t>Thuật toán Perceptron (PLA)</w:t>
      </w:r>
    </w:p>
    <w:p w14:paraId="1F1362DE" w14:textId="77777777" w:rsidR="001C2C00" w:rsidRPr="007508E8" w:rsidRDefault="001C2C00" w:rsidP="00316915">
      <w:pPr>
        <w:numPr>
          <w:ilvl w:val="0"/>
          <w:numId w:val="38"/>
        </w:numPr>
        <w:spacing w:after="160"/>
        <w:contextualSpacing/>
        <w:rPr>
          <w:rFonts w:eastAsiaTheme="minorHAnsi" w:cs="Times New Roman"/>
        </w:rPr>
      </w:pPr>
      <w:r w:rsidRPr="007508E8">
        <w:rPr>
          <w:rFonts w:eastAsiaTheme="minorHAnsi" w:cs="Times New Roman"/>
        </w:rPr>
        <w:t xml:space="preserve">Chọn ngẫu nhiên một vector hệ số </w:t>
      </w:r>
      <w:r w:rsidRPr="007508E8">
        <w:rPr>
          <w:rFonts w:eastAsiaTheme="minorHAnsi" w:cs="Times New Roman"/>
          <w:b/>
          <w:bCs/>
        </w:rPr>
        <w:t>w</w:t>
      </w:r>
      <w:r w:rsidRPr="007508E8">
        <w:rPr>
          <w:rFonts w:eastAsiaTheme="minorHAnsi" w:cs="Times New Roman"/>
        </w:rPr>
        <w:t xml:space="preserve"> với các phần tử gần 0.</w:t>
      </w:r>
    </w:p>
    <w:p w14:paraId="45C49AE4" w14:textId="77777777" w:rsidR="001C2C00" w:rsidRPr="007508E8" w:rsidRDefault="001C2C00" w:rsidP="00316915">
      <w:pPr>
        <w:numPr>
          <w:ilvl w:val="0"/>
          <w:numId w:val="38"/>
        </w:numPr>
        <w:spacing w:after="160"/>
        <w:contextualSpacing/>
        <w:rPr>
          <w:rFonts w:eastAsiaTheme="minorHAnsi" w:cs="Times New Roman"/>
        </w:rPr>
      </w:pPr>
      <w:r w:rsidRPr="007508E8">
        <w:rPr>
          <w:rFonts w:eastAsiaTheme="minorHAnsi" w:cs="Times New Roman"/>
        </w:rPr>
        <w:t xml:space="preserve">Duyệt ngẫu nhiên qua từng điểm dữ liệu </w:t>
      </w:r>
      <w:r w:rsidRPr="007508E8">
        <w:rPr>
          <w:rFonts w:eastAsiaTheme="minorHAnsi" w:cs="Times New Roman"/>
          <w:b/>
          <w:bCs/>
        </w:rPr>
        <w:t>x</w:t>
      </w:r>
      <w:r w:rsidRPr="007508E8">
        <w:rPr>
          <w:rFonts w:eastAsiaTheme="minorHAnsi" w:cs="Times New Roman"/>
          <w:b/>
          <w:bCs/>
          <w:vertAlign w:val="subscript"/>
        </w:rPr>
        <w:t>i</w:t>
      </w:r>
      <w:r w:rsidRPr="007508E8">
        <w:rPr>
          <w:rFonts w:eastAsiaTheme="minorHAnsi" w:cs="Times New Roman"/>
        </w:rPr>
        <w:t>:</w:t>
      </w:r>
    </w:p>
    <w:p w14:paraId="2276F82B" w14:textId="77777777" w:rsidR="001C2C00" w:rsidRPr="007508E8" w:rsidRDefault="001C2C00" w:rsidP="00316915">
      <w:pPr>
        <w:numPr>
          <w:ilvl w:val="0"/>
          <w:numId w:val="39"/>
        </w:numPr>
        <w:spacing w:after="160"/>
        <w:contextualSpacing/>
        <w:rPr>
          <w:rFonts w:eastAsiaTheme="minorHAnsi" w:cs="Times New Roman"/>
        </w:rPr>
      </w:pPr>
      <w:r w:rsidRPr="007508E8">
        <w:rPr>
          <w:rFonts w:eastAsiaTheme="minorHAnsi" w:cs="Times New Roman"/>
        </w:rPr>
        <w:t>Nếu x</w:t>
      </w:r>
      <w:r w:rsidRPr="007508E8">
        <w:rPr>
          <w:rFonts w:eastAsiaTheme="minorHAnsi" w:cs="Times New Roman"/>
          <w:vertAlign w:val="subscript"/>
        </w:rPr>
        <w:t>i</w:t>
      </w:r>
      <w:r w:rsidRPr="007508E8">
        <w:rPr>
          <w:rFonts w:eastAsiaTheme="minorHAnsi" w:cs="Times New Roman"/>
        </w:rPr>
        <w:t xml:space="preserve"> được phân lớp đúng, tức </w:t>
      </w:r>
      <w:r w:rsidRPr="007508E8">
        <w:rPr>
          <w:rFonts w:eastAsiaTheme="minorHAnsi" w:cs="Times New Roman"/>
          <w:b/>
          <w:bCs/>
        </w:rPr>
        <w:t>sgn(w</w:t>
      </w:r>
      <w:r w:rsidRPr="007508E8">
        <w:rPr>
          <w:rFonts w:eastAsiaTheme="minorHAnsi" w:cs="Times New Roman"/>
          <w:b/>
          <w:bCs/>
          <w:vertAlign w:val="superscript"/>
        </w:rPr>
        <w:t>T</w:t>
      </w:r>
      <w:r w:rsidRPr="007508E8">
        <w:rPr>
          <w:rFonts w:eastAsiaTheme="minorHAnsi" w:cs="Times New Roman"/>
          <w:b/>
          <w:bCs/>
        </w:rPr>
        <w:t>x</w:t>
      </w:r>
      <w:r w:rsidRPr="007508E8">
        <w:rPr>
          <w:rFonts w:eastAsiaTheme="minorHAnsi" w:cs="Times New Roman"/>
          <w:b/>
          <w:bCs/>
          <w:vertAlign w:val="subscript"/>
        </w:rPr>
        <w:t>i</w:t>
      </w:r>
      <w:r w:rsidRPr="007508E8">
        <w:rPr>
          <w:rFonts w:eastAsiaTheme="minorHAnsi" w:cs="Times New Roman"/>
          <w:b/>
          <w:bCs/>
        </w:rPr>
        <w:t>) = y</w:t>
      </w:r>
      <w:r w:rsidRPr="007508E8">
        <w:rPr>
          <w:rFonts w:eastAsiaTheme="minorHAnsi" w:cs="Times New Roman"/>
          <w:b/>
          <w:bCs/>
          <w:vertAlign w:val="subscript"/>
        </w:rPr>
        <w:t>i</w:t>
      </w:r>
      <w:r w:rsidRPr="007508E8">
        <w:rPr>
          <w:rFonts w:eastAsiaTheme="minorHAnsi" w:cs="Times New Roman"/>
        </w:rPr>
        <w:t>, không cần làm gì.</w:t>
      </w:r>
    </w:p>
    <w:p w14:paraId="491B4D35" w14:textId="77777777" w:rsidR="001C2C00" w:rsidRPr="007508E8" w:rsidRDefault="001C2C00" w:rsidP="00316915">
      <w:pPr>
        <w:numPr>
          <w:ilvl w:val="0"/>
          <w:numId w:val="39"/>
        </w:numPr>
        <w:spacing w:after="160"/>
        <w:contextualSpacing/>
        <w:rPr>
          <w:rFonts w:eastAsiaTheme="minorHAnsi" w:cs="Times New Roman"/>
        </w:rPr>
      </w:pPr>
      <w:r w:rsidRPr="007508E8">
        <w:rPr>
          <w:rFonts w:eastAsiaTheme="minorHAnsi" w:cs="Times New Roman"/>
        </w:rPr>
        <w:t>Nếu x</w:t>
      </w:r>
      <w:r w:rsidRPr="007508E8">
        <w:rPr>
          <w:rFonts w:eastAsiaTheme="minorHAnsi" w:cs="Times New Roman"/>
          <w:vertAlign w:val="subscript"/>
        </w:rPr>
        <w:t>i</w:t>
      </w:r>
      <w:r w:rsidRPr="007508E8">
        <w:rPr>
          <w:rFonts w:eastAsiaTheme="minorHAnsi" w:cs="Times New Roman"/>
        </w:rPr>
        <w:t xml:space="preserve"> bị misclassifed, cập nhật w theo công thức: </w:t>
      </w:r>
      <w:r w:rsidRPr="007508E8">
        <w:rPr>
          <w:rFonts w:eastAsiaTheme="minorHAnsi" w:cs="Times New Roman"/>
          <w:b/>
          <w:bCs/>
        </w:rPr>
        <w:t>w = w + y</w:t>
      </w:r>
      <w:r w:rsidRPr="007508E8">
        <w:rPr>
          <w:rFonts w:eastAsiaTheme="minorHAnsi" w:cs="Times New Roman"/>
          <w:b/>
          <w:bCs/>
          <w:vertAlign w:val="subscript"/>
        </w:rPr>
        <w:t>i</w:t>
      </w:r>
      <w:r w:rsidRPr="007508E8">
        <w:rPr>
          <w:rFonts w:eastAsiaTheme="minorHAnsi" w:cs="Times New Roman"/>
          <w:b/>
          <w:bCs/>
        </w:rPr>
        <w:t>x</w:t>
      </w:r>
      <w:r w:rsidRPr="007508E8">
        <w:rPr>
          <w:rFonts w:eastAsiaTheme="minorHAnsi" w:cs="Times New Roman"/>
          <w:b/>
          <w:bCs/>
          <w:vertAlign w:val="subscript"/>
        </w:rPr>
        <w:t>i</w:t>
      </w:r>
    </w:p>
    <w:p w14:paraId="376DBDF3" w14:textId="77777777" w:rsidR="001C2C00" w:rsidRPr="007508E8" w:rsidRDefault="001C2C00" w:rsidP="00316915">
      <w:pPr>
        <w:numPr>
          <w:ilvl w:val="0"/>
          <w:numId w:val="38"/>
        </w:numPr>
        <w:spacing w:after="160"/>
        <w:contextualSpacing/>
        <w:rPr>
          <w:rFonts w:eastAsiaTheme="minorHAnsi" w:cs="Times New Roman"/>
        </w:rPr>
      </w:pPr>
      <w:r w:rsidRPr="007508E8">
        <w:rPr>
          <w:rFonts w:eastAsiaTheme="minorHAnsi" w:cs="Times New Roman"/>
        </w:rPr>
        <w:t>Kiểm tra xem có bao nhiêu điểm bị misclassifed. Nếu không còn điểm nào, dừng thuật toán. Nếu còn quay lại bước 2.</w:t>
      </w:r>
    </w:p>
    <w:p w14:paraId="709E2ECE" w14:textId="77777777" w:rsidR="001C2C00" w:rsidRPr="007508E8" w:rsidRDefault="001C2C00" w:rsidP="00316915">
      <w:pPr>
        <w:pStyle w:val="Heading4"/>
        <w:rPr>
          <w:rFonts w:cs="Times New Roman"/>
        </w:rPr>
      </w:pPr>
      <w:bookmarkStart w:id="58" w:name="_Toc28690933"/>
      <w:bookmarkStart w:id="59" w:name="_Toc29794012"/>
      <w:r w:rsidRPr="007508E8">
        <w:rPr>
          <w:rFonts w:cs="Times New Roman"/>
        </w:rPr>
        <w:t>Multi-layer perceptron (MLP)</w:t>
      </w:r>
      <w:bookmarkEnd w:id="58"/>
      <w:bookmarkEnd w:id="59"/>
    </w:p>
    <w:p w14:paraId="52543517" w14:textId="5DE94C5B" w:rsidR="001C2C00" w:rsidRPr="007508E8" w:rsidRDefault="00192599" w:rsidP="00316915">
      <w:pPr>
        <w:rPr>
          <w:rFonts w:eastAsiaTheme="minorHAnsi" w:cs="Times New Roman"/>
        </w:rPr>
      </w:pPr>
      <w:sdt>
        <w:sdtPr>
          <w:rPr>
            <w:rFonts w:eastAsiaTheme="minorHAnsi" w:cs="Times New Roman"/>
          </w:rPr>
          <w:id w:val="-963584343"/>
          <w:citation/>
        </w:sdtPr>
        <w:sdtEndPr/>
        <w:sdtContent>
          <w:r w:rsidR="001C2C00" w:rsidRPr="007508E8">
            <w:rPr>
              <w:rFonts w:eastAsiaTheme="minorHAnsi" w:cs="Times New Roman"/>
            </w:rPr>
            <w:fldChar w:fldCharType="begin"/>
          </w:r>
          <w:r w:rsidR="001C2C00" w:rsidRPr="007508E8">
            <w:rPr>
              <w:rFonts w:eastAsiaTheme="minorHAnsi" w:cs="Times New Roman"/>
            </w:rPr>
            <w:instrText xml:space="preserve"> CITATION Nền17 \l 1033 </w:instrText>
          </w:r>
          <w:r w:rsidR="001C2C00" w:rsidRPr="007508E8">
            <w:rPr>
              <w:rFonts w:eastAsiaTheme="minorHAnsi" w:cs="Times New Roman"/>
            </w:rPr>
            <w:fldChar w:fldCharType="separate"/>
          </w:r>
          <w:r w:rsidR="00CB1937" w:rsidRPr="00CB1937">
            <w:rPr>
              <w:rFonts w:eastAsiaTheme="minorHAnsi" w:cs="Times New Roman"/>
              <w:noProof/>
            </w:rPr>
            <w:t>[12]</w:t>
          </w:r>
          <w:r w:rsidR="001C2C00" w:rsidRPr="007508E8">
            <w:rPr>
              <w:rFonts w:eastAsiaTheme="minorHAnsi" w:cs="Times New Roman"/>
            </w:rPr>
            <w:fldChar w:fldCharType="end"/>
          </w:r>
        </w:sdtContent>
      </w:sdt>
      <w:r w:rsidR="001C2C00" w:rsidRPr="007508E8">
        <w:rPr>
          <w:rFonts w:eastAsiaTheme="minorHAnsi" w:cs="Times New Roman"/>
        </w:rPr>
        <w:t xml:space="preserve"> Như tìm hiểu ở trên về perceptron – mô hình đơn giản nhất của một artificial neuron (tế bào thần kinh nhân tạo). Tiếp đến chúng ta sẽ tìm hiểu về một ví dụ của mạng neural network đơn giản được tạo ra từ các liên kết giữa các perceptron và là nền tảng để hiểu các mạng khác phức tạp hơn trong deep learning. Mạng neural network này có tên là Multi-layer Perceptron (MLP).</w:t>
      </w:r>
    </w:p>
    <w:p w14:paraId="3DC8A778" w14:textId="4299E47E" w:rsidR="001C2C00" w:rsidRPr="007508E8" w:rsidRDefault="001C2C00" w:rsidP="00316915">
      <w:pPr>
        <w:jc w:val="center"/>
        <w:rPr>
          <w:rFonts w:cs="Times New Roman"/>
        </w:rPr>
      </w:pPr>
      <w:r>
        <w:rPr>
          <w:noProof/>
        </w:rPr>
        <w:drawing>
          <wp:inline distT="0" distB="0" distL="0" distR="0" wp14:anchorId="327B2BF0" wp14:editId="30ECAD99">
            <wp:extent cx="3086100" cy="2362200"/>
            <wp:effectExtent l="0" t="0" r="0" b="0"/>
            <wp:docPr id="1870349119" name="Picture 3" descr="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3095527" cy="2369416"/>
                    </a:xfrm>
                    <a:prstGeom prst="rect">
                      <a:avLst/>
                    </a:prstGeom>
                  </pic:spPr>
                </pic:pic>
              </a:graphicData>
            </a:graphic>
          </wp:inline>
        </w:drawing>
      </w:r>
    </w:p>
    <w:p w14:paraId="2D74E550" w14:textId="32B491DD" w:rsidR="001C2C00" w:rsidRPr="007508E8" w:rsidRDefault="001C2C00" w:rsidP="00CB1937">
      <w:pPr>
        <w:pStyle w:val="Caption"/>
        <w:rPr>
          <w:rFonts w:eastAsiaTheme="minorHAnsi"/>
        </w:rPr>
      </w:pPr>
      <w:bookmarkStart w:id="60" w:name="_Toc29794181"/>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6</w:t>
      </w:r>
      <w:r w:rsidR="00192599">
        <w:rPr>
          <w:noProof/>
        </w:rPr>
        <w:fldChar w:fldCharType="end"/>
      </w:r>
      <w:r w:rsidRPr="007508E8">
        <w:t xml:space="preserve">. </w:t>
      </w:r>
      <w:r w:rsidRPr="007508E8">
        <w:rPr>
          <w:rFonts w:eastAsiaTheme="minorHAnsi"/>
        </w:rPr>
        <w:t>Multi-layer Perceptron</w:t>
      </w:r>
      <w:r w:rsidRPr="007508E8">
        <w:rPr>
          <w:rStyle w:val="FootnoteReference"/>
          <w:rFonts w:eastAsiaTheme="minorHAnsi"/>
        </w:rPr>
        <w:footnoteReference w:id="9"/>
      </w:r>
      <w:bookmarkEnd w:id="60"/>
    </w:p>
    <w:p w14:paraId="6EA277E8" w14:textId="77777777" w:rsidR="001C2C00" w:rsidRPr="007508E8" w:rsidRDefault="001C2C00" w:rsidP="00316915">
      <w:pPr>
        <w:ind w:firstLine="720"/>
        <w:rPr>
          <w:rFonts w:eastAsiaTheme="minorHAnsi" w:cs="Times New Roman"/>
        </w:rPr>
      </w:pPr>
      <w:r w:rsidRPr="007508E8">
        <w:rPr>
          <w:rFonts w:eastAsiaTheme="minorHAnsi" w:cs="Times New Roman"/>
        </w:rPr>
        <w:lastRenderedPageBreak/>
        <w:t>Gọi là Multi-layer Perceptron (perceptron nhiều lớp) bởi vì nó là tập hợp của các perceptron chia làm nhiều nhóm, mỗi nhóm tương ứng với một layer. Trong hình trên ta có một ANN với 3 lớp: Input layer (lớp đầu vào), Output layer (lớp đầu ra) và Hidden layer (lớp ẩn). Thông thường, khi giải quyết một bài toán ta chỉ quan tâm đến input và output của một model, do vậy trong MLP nói riêng và ANN nói chung, ngoài lớp Input và Output ra thì các lớp neuron ở giữa được gọi chung là Hidden (không quan tâm đến chúng).</w:t>
      </w:r>
    </w:p>
    <w:p w14:paraId="69DF0134" w14:textId="77777777" w:rsidR="001C2C00" w:rsidRPr="007508E8" w:rsidRDefault="001C2C00" w:rsidP="00316915">
      <w:pPr>
        <w:rPr>
          <w:rFonts w:eastAsiaTheme="minorHAnsi" w:cs="Times New Roman"/>
        </w:rPr>
      </w:pPr>
      <w:r w:rsidRPr="007508E8">
        <w:rPr>
          <w:rFonts w:eastAsiaTheme="minorHAnsi" w:cs="Times New Roman"/>
        </w:rPr>
        <w:t>Để dễ hình dung, người ta thường gọi lớp Input là lớp thứ nhất (kí hiệu l =1) cứ thế tăng dần cho tới lớp output (trong Hình 1 là l =3). Ta sẽ nói MLP này có số lớp là L=3. Mỗi hình tròn là biểu trưng cho một neuron (trong trường hợp này là perceptron) do đó đối với lớp thứ 2 ta nói nó có n = 5 neuron, lớp thứ 3 có n = 2 neuron. Đối với lớp input thì mỗi hình tròn chỉ là đại diện cho một giá trị input chứ không ta không tính toán gì ở đây và được gọi là input neuron. Để biểu diễn một MLP bằng công thức toán, người ta thường sử dụng các kí hiệu như sau (Các kí hiệu này cũng được sử dụng cho các mạng ANN khác):</w:t>
      </w:r>
    </w:p>
    <w:p w14:paraId="2B3E26E5" w14:textId="77777777" w:rsidR="001C2C00" w:rsidRPr="007508E8" w:rsidRDefault="001C2C00" w:rsidP="00316915">
      <w:pPr>
        <w:numPr>
          <w:ilvl w:val="0"/>
          <w:numId w:val="40"/>
        </w:numPr>
        <w:spacing w:after="160"/>
        <w:rPr>
          <w:rFonts w:eastAsiaTheme="minorHAnsi" w:cs="Times New Roman"/>
        </w:rPr>
      </w:pPr>
      <w:r w:rsidRPr="007508E8">
        <w:rPr>
          <w:rFonts w:eastAsiaTheme="minorHAnsi" w:cs="Times New Roman"/>
        </w:rPr>
        <w:t>Các giá trị input thường được kí hiệu là x</w:t>
      </w:r>
      <w:r w:rsidRPr="007508E8">
        <w:rPr>
          <w:rFonts w:eastAsiaTheme="minorHAnsi" w:cs="Times New Roman"/>
          <w:vertAlign w:val="subscript"/>
        </w:rPr>
        <w:t>1</w:t>
      </w:r>
      <w:r w:rsidRPr="007508E8">
        <w:rPr>
          <w:rFonts w:eastAsiaTheme="minorHAnsi" w:cs="Times New Roman"/>
        </w:rPr>
        <w:t>, x</w:t>
      </w:r>
      <w:r w:rsidRPr="007508E8">
        <w:rPr>
          <w:rFonts w:eastAsiaTheme="minorHAnsi" w:cs="Times New Roman"/>
          <w:vertAlign w:val="subscript"/>
        </w:rPr>
        <w:t>2</w:t>
      </w:r>
      <w:r w:rsidRPr="007508E8">
        <w:rPr>
          <w:rFonts w:eastAsiaTheme="minorHAnsi" w:cs="Times New Roman"/>
        </w:rPr>
        <w:t>, x</w:t>
      </w:r>
      <w:r w:rsidRPr="007508E8">
        <w:rPr>
          <w:rFonts w:eastAsiaTheme="minorHAnsi" w:cs="Times New Roman"/>
          <w:vertAlign w:val="subscript"/>
        </w:rPr>
        <w:t>3</w:t>
      </w:r>
      <w:r w:rsidRPr="007508E8">
        <w:rPr>
          <w:rFonts w:eastAsiaTheme="minorHAnsi" w:cs="Times New Roman"/>
        </w:rPr>
        <w:t>, …,</w:t>
      </w:r>
      <m:oMath>
        <m:sSub>
          <m:sSubPr>
            <m:ctrlPr>
              <w:rPr>
                <w:rFonts w:ascii="Cambria Math" w:eastAsiaTheme="minorHAnsi" w:hAnsi="Cambria Math" w:cs="Times New Roman"/>
                <w:i/>
              </w:rPr>
            </m:ctrlPr>
          </m:sSubPr>
          <m:e>
            <m:r>
              <w:rPr>
                <w:rFonts w:ascii="Cambria Math" w:eastAsiaTheme="minorHAnsi" w:hAnsi="Cambria Math" w:cs="Times New Roman"/>
              </w:rPr>
              <m:t>x</m:t>
            </m:r>
          </m:e>
          <m:sub>
            <m:sSub>
              <m:sSubPr>
                <m:ctrlPr>
                  <w:rPr>
                    <w:rFonts w:ascii="Cambria Math" w:eastAsiaTheme="minorHAnsi" w:hAnsi="Cambria Math" w:cs="Times New Roman"/>
                    <w:i/>
                  </w:rPr>
                </m:ctrlPr>
              </m:sSubPr>
              <m:e>
                <m:r>
                  <w:rPr>
                    <w:rFonts w:ascii="Cambria Math" w:eastAsiaTheme="minorHAnsi" w:hAnsi="Cambria Math" w:cs="Times New Roman"/>
                  </w:rPr>
                  <m:t>n</m:t>
                </m:r>
              </m:e>
              <m:sub>
                <m:r>
                  <w:rPr>
                    <w:rFonts w:ascii="Cambria Math" w:eastAsiaTheme="minorHAnsi" w:hAnsi="Cambria Math" w:cs="Times New Roman"/>
                  </w:rPr>
                  <m:t>x</m:t>
                </m:r>
              </m:sub>
            </m:sSub>
          </m:sub>
        </m:sSub>
      </m:oMath>
      <w:r w:rsidRPr="007508E8">
        <w:rPr>
          <w:rFonts w:eastAsiaTheme="minorHAnsi" w:cs="Times New Roman"/>
        </w:rPr>
        <w:t> với MLP có n</w:t>
      </w:r>
      <w:r w:rsidRPr="007508E8">
        <w:rPr>
          <w:rFonts w:eastAsiaTheme="minorHAnsi" w:cs="Times New Roman"/>
          <w:vertAlign w:val="subscript"/>
        </w:rPr>
        <w:t>x</w:t>
      </w:r>
      <w:r w:rsidRPr="007508E8">
        <w:rPr>
          <w:rFonts w:eastAsiaTheme="minorHAnsi" w:cs="Times New Roman"/>
        </w:rPr>
        <w:t> input.</w:t>
      </w:r>
    </w:p>
    <w:p w14:paraId="0A66F477" w14:textId="77777777" w:rsidR="001C2C00" w:rsidRPr="007508E8" w:rsidRDefault="001C2C00" w:rsidP="00316915">
      <w:pPr>
        <w:numPr>
          <w:ilvl w:val="0"/>
          <w:numId w:val="40"/>
        </w:numPr>
        <w:spacing w:after="160"/>
        <w:rPr>
          <w:rFonts w:eastAsiaTheme="minorHAnsi" w:cs="Times New Roman"/>
        </w:rPr>
      </w:pPr>
      <w:r w:rsidRPr="007508E8">
        <w:rPr>
          <w:rFonts w:eastAsiaTheme="minorHAnsi" w:cs="Times New Roman"/>
        </w:rPr>
        <w:t>Đối với từng neuron, giá trị output của neuron thứ k của lớp thứ l được kí hiệu là </w:t>
      </w:r>
      <m:oMath>
        <m:sSubSup>
          <m:sSubSupPr>
            <m:ctrlPr>
              <w:rPr>
                <w:rFonts w:ascii="Cambria Math" w:eastAsiaTheme="minorHAnsi" w:hAnsi="Cambria Math" w:cs="Times New Roman"/>
                <w:i/>
              </w:rPr>
            </m:ctrlPr>
          </m:sSubSupPr>
          <m:e>
            <m:r>
              <w:rPr>
                <w:rFonts w:ascii="Cambria Math" w:eastAsiaTheme="minorHAnsi" w:hAnsi="Cambria Math" w:cs="Times New Roman"/>
              </w:rPr>
              <m:t>a</m:t>
            </m:r>
          </m:e>
          <m:sub>
            <m:r>
              <w:rPr>
                <w:rFonts w:ascii="Cambria Math" w:eastAsiaTheme="minorHAnsi" w:hAnsi="Cambria Math" w:cs="Times New Roman"/>
              </w:rPr>
              <m:t>k</m:t>
            </m:r>
          </m:sub>
          <m:sup>
            <m:r>
              <w:rPr>
                <w:rFonts w:ascii="Cambria Math" w:eastAsiaTheme="minorHAnsi" w:hAnsi="Cambria Math" w:cs="Times New Roman"/>
              </w:rPr>
              <m:t>l</m:t>
            </m:r>
          </m:sup>
        </m:sSubSup>
      </m:oMath>
      <w:r w:rsidRPr="007508E8">
        <w:rPr>
          <w:rFonts w:eastAsiaTheme="minorHAnsi" w:cs="Times New Roman"/>
        </w:rPr>
        <w:t>. Ví dụ output của neuron thứ 1 (tính từ trên xuống) của lớp thứ 2 sẽ là </w:t>
      </w:r>
      <m:oMath>
        <m:sSubSup>
          <m:sSubSupPr>
            <m:ctrlPr>
              <w:rPr>
                <w:rFonts w:ascii="Cambria Math" w:eastAsiaTheme="minorHAnsi" w:hAnsi="Cambria Math" w:cs="Times New Roman"/>
                <w:i/>
              </w:rPr>
            </m:ctrlPr>
          </m:sSubSupPr>
          <m:e>
            <m:r>
              <w:rPr>
                <w:rFonts w:ascii="Cambria Math" w:eastAsiaTheme="minorHAnsi" w:hAnsi="Cambria Math" w:cs="Times New Roman"/>
              </w:rPr>
              <m:t>a</m:t>
            </m:r>
          </m:e>
          <m:sub>
            <m:r>
              <w:rPr>
                <w:rFonts w:ascii="Cambria Math" w:eastAsiaTheme="minorHAnsi" w:hAnsi="Cambria Math" w:cs="Times New Roman"/>
              </w:rPr>
              <m:t>1</m:t>
            </m:r>
          </m:sub>
          <m:sup>
            <m:r>
              <w:rPr>
                <w:rFonts w:ascii="Cambria Math" w:eastAsiaTheme="minorHAnsi" w:hAnsi="Cambria Math" w:cs="Times New Roman"/>
              </w:rPr>
              <m:t>(2)</m:t>
            </m:r>
          </m:sup>
        </m:sSubSup>
      </m:oMath>
      <w:r w:rsidRPr="007508E8">
        <w:rPr>
          <w:rFonts w:eastAsiaTheme="minorHAnsi" w:cs="Times New Roman"/>
        </w:rPr>
        <w:t>, phía trên sẽ là số thứ tự lớp phía dưới là thứ tự neuron. Ngoài lớp Input ra thì ta có thể dễ dàng thấy là output của lớp này sẽ là input cho lớp kế tiếp.</w:t>
      </w:r>
    </w:p>
    <w:p w14:paraId="2ABD2178" w14:textId="77777777" w:rsidR="001C2C00" w:rsidRPr="007508E8" w:rsidRDefault="001C2C00" w:rsidP="00316915">
      <w:pPr>
        <w:numPr>
          <w:ilvl w:val="0"/>
          <w:numId w:val="40"/>
        </w:numPr>
        <w:spacing w:after="160"/>
        <w:rPr>
          <w:rFonts w:eastAsiaTheme="minorHAnsi" w:cs="Times New Roman"/>
        </w:rPr>
      </w:pPr>
      <w:r w:rsidRPr="007508E8">
        <w:rPr>
          <w:rFonts w:eastAsiaTheme="minorHAnsi" w:cs="Times New Roman"/>
        </w:rPr>
        <w:t>Như đã giới thiệu, mỗi mũi tên nối giữa các neuron của 2 lớp liền kề nhau đại diện cho một liên kết gửi - nhận thông tin với độ mạnh yếu được quyết định bởi một giá trị w (weight). Ta gọi giá trị w của liên kết giữa neuron thứ k ở lớp thứ </w:t>
      </w:r>
      <m:oMath>
        <m:r>
          <w:rPr>
            <w:rFonts w:ascii="Cambria Math" w:eastAsiaTheme="minorHAnsi" w:hAnsi="Cambria Math" w:cs="Times New Roman"/>
          </w:rPr>
          <m:t>l-1</m:t>
        </m:r>
      </m:oMath>
      <w:r w:rsidRPr="007508E8">
        <w:rPr>
          <w:rFonts w:eastAsiaTheme="minorHAnsi" w:cs="Times New Roman"/>
        </w:rPr>
        <w:t> với neuron thứ j ở lớp kế tiếp l là </w:t>
      </w:r>
      <m:oMath>
        <m:sSubSup>
          <m:sSubSupPr>
            <m:ctrlPr>
              <w:rPr>
                <w:rFonts w:ascii="Cambria Math" w:eastAsiaTheme="minorHAnsi" w:hAnsi="Cambria Math" w:cs="Times New Roman"/>
                <w:i/>
              </w:rPr>
            </m:ctrlPr>
          </m:sSubSupPr>
          <m:e>
            <m:r>
              <w:rPr>
                <w:rFonts w:ascii="Cambria Math" w:eastAsiaTheme="minorHAnsi" w:hAnsi="Cambria Math" w:cs="Times New Roman"/>
              </w:rPr>
              <m:t>w</m:t>
            </m:r>
          </m:e>
          <m:sub>
            <m:r>
              <w:rPr>
                <w:rFonts w:ascii="Cambria Math" w:eastAsiaTheme="minorHAnsi" w:hAnsi="Cambria Math" w:cs="Times New Roman"/>
              </w:rPr>
              <m:t>jk</m:t>
            </m:r>
          </m:sub>
          <m:sup>
            <m:r>
              <w:rPr>
                <w:rFonts w:ascii="Cambria Math" w:eastAsiaTheme="minorHAnsi" w:hAnsi="Cambria Math" w:cs="Times New Roman"/>
              </w:rPr>
              <m:t>(1)</m:t>
            </m:r>
          </m:sup>
        </m:sSubSup>
      </m:oMath>
      <w:r w:rsidRPr="007508E8">
        <w:rPr>
          <w:rFonts w:eastAsiaTheme="minorHAnsi" w:cs="Times New Roman"/>
        </w:rPr>
        <w:t>. Chỗ này rất dễ nhầm lẫn nên các bạn chú ý, ví dụ liên kết giữa neuron thứ 1 ở lớp thứ 2 với neuron thứ 2 ở lớp thứ 3 sẽ viết là </w:t>
      </w:r>
      <m:oMath>
        <m:sSubSup>
          <m:sSubSupPr>
            <m:ctrlPr>
              <w:rPr>
                <w:rFonts w:ascii="Cambria Math" w:eastAsiaTheme="minorHAnsi" w:hAnsi="Cambria Math" w:cs="Times New Roman"/>
                <w:i/>
              </w:rPr>
            </m:ctrlPr>
          </m:sSubSupPr>
          <m:e>
            <m:r>
              <w:rPr>
                <w:rFonts w:ascii="Cambria Math" w:eastAsiaTheme="minorHAnsi" w:hAnsi="Cambria Math" w:cs="Times New Roman"/>
              </w:rPr>
              <m:t>w</m:t>
            </m:r>
          </m:e>
          <m:sub>
            <m:r>
              <w:rPr>
                <w:rFonts w:ascii="Cambria Math" w:eastAsiaTheme="minorHAnsi" w:hAnsi="Cambria Math" w:cs="Times New Roman"/>
              </w:rPr>
              <m:t>21</m:t>
            </m:r>
          </m:sub>
          <m:sup>
            <m:r>
              <w:rPr>
                <w:rFonts w:ascii="Cambria Math" w:eastAsiaTheme="minorHAnsi" w:hAnsi="Cambria Math" w:cs="Times New Roman"/>
              </w:rPr>
              <m:t>(3)</m:t>
            </m:r>
          </m:sup>
        </m:sSubSup>
      </m:oMath>
      <w:r w:rsidRPr="007508E8">
        <w:rPr>
          <w:rFonts w:eastAsiaTheme="minorHAnsi" w:cs="Times New Roman"/>
        </w:rPr>
        <w:t>, ở phía trên là thứ tự lớp của neuron nhận tín hiệu vào, phía dưới là thứ tự của mỗi neuron trong từng lớp. Số thứ tự của neuron nhận tín hiệu viết trước và neuron gửi tín hiệu viết sau.</w:t>
      </w:r>
    </w:p>
    <w:p w14:paraId="34B9C0D3" w14:textId="77777777" w:rsidR="001C2C00" w:rsidRPr="007508E8" w:rsidRDefault="001C2C00" w:rsidP="00316915">
      <w:pPr>
        <w:numPr>
          <w:ilvl w:val="0"/>
          <w:numId w:val="40"/>
        </w:numPr>
        <w:spacing w:after="160"/>
        <w:rPr>
          <w:rFonts w:eastAsiaTheme="minorHAnsi" w:cs="Times New Roman"/>
        </w:rPr>
      </w:pPr>
      <w:r w:rsidRPr="007508E8">
        <w:rPr>
          <w:rFonts w:eastAsiaTheme="minorHAnsi" w:cs="Times New Roman"/>
        </w:rPr>
        <w:lastRenderedPageBreak/>
        <w:t xml:space="preserve">Cuối cùng, các giá trị ouput được kí hiệu </w:t>
      </w:r>
      <m:oMath>
        <m:sSubSup>
          <m:sSubSupPr>
            <m:ctrlPr>
              <w:rPr>
                <w:rFonts w:ascii="Cambria Math" w:eastAsiaTheme="minorHAnsi" w:hAnsi="Cambria Math" w:cs="Times New Roman"/>
                <w:i/>
              </w:rPr>
            </m:ctrlPr>
          </m:sSubSupPr>
          <m:e>
            <m:r>
              <w:rPr>
                <w:rFonts w:ascii="Cambria Math" w:eastAsiaTheme="minorHAnsi" w:hAnsi="Cambria Math" w:cs="Times New Roman"/>
              </w:rPr>
              <m:t>y</m:t>
            </m:r>
          </m:e>
          <m:sub>
            <m:r>
              <w:rPr>
                <w:rFonts w:ascii="Cambria Math" w:eastAsiaTheme="minorHAnsi" w:hAnsi="Cambria Math" w:cs="Times New Roman"/>
              </w:rPr>
              <m:t>1</m:t>
            </m:r>
          </m:sub>
          <m:sup>
            <m:r>
              <w:rPr>
                <w:rFonts w:ascii="Cambria Math" w:eastAsiaTheme="minorHAnsi" w:hAnsi="Cambria Math" w:cs="Times New Roman"/>
              </w:rPr>
              <m:t>^</m:t>
            </m:r>
          </m:sup>
        </m:sSubSup>
      </m:oMath>
      <w:r w:rsidRPr="007508E8">
        <w:rPr>
          <w:rFonts w:eastAsiaTheme="minorHAnsi" w:cs="Times New Roman"/>
        </w:rPr>
        <w:t xml:space="preserve">, </w:t>
      </w:r>
      <m:oMath>
        <m:sSubSup>
          <m:sSubSupPr>
            <m:ctrlPr>
              <w:rPr>
                <w:rFonts w:ascii="Cambria Math" w:eastAsiaTheme="minorHAnsi" w:hAnsi="Cambria Math" w:cs="Times New Roman"/>
                <w:i/>
              </w:rPr>
            </m:ctrlPr>
          </m:sSubSupPr>
          <m:e>
            <m:r>
              <w:rPr>
                <w:rFonts w:ascii="Cambria Math" w:eastAsiaTheme="minorHAnsi" w:hAnsi="Cambria Math" w:cs="Times New Roman"/>
              </w:rPr>
              <m:t>y</m:t>
            </m:r>
          </m:e>
          <m:sub>
            <m:r>
              <w:rPr>
                <w:rFonts w:ascii="Cambria Math" w:eastAsiaTheme="minorHAnsi" w:hAnsi="Cambria Math" w:cs="Times New Roman"/>
              </w:rPr>
              <m:t>2</m:t>
            </m:r>
          </m:sub>
          <m:sup>
            <m:r>
              <w:rPr>
                <w:rFonts w:ascii="Cambria Math" w:eastAsiaTheme="minorHAnsi" w:hAnsi="Cambria Math" w:cs="Times New Roman"/>
              </w:rPr>
              <m:t>^</m:t>
            </m:r>
          </m:sup>
        </m:sSubSup>
      </m:oMath>
      <w:r w:rsidRPr="007508E8">
        <w:rPr>
          <w:rFonts w:cs="Times New Roman"/>
        </w:rPr>
        <w:t xml:space="preserve">, …, </w:t>
      </w:r>
      <m:oMath>
        <m:sSubSup>
          <m:sSubSupPr>
            <m:ctrlPr>
              <w:rPr>
                <w:rFonts w:ascii="Cambria Math" w:eastAsiaTheme="minorHAnsi" w:hAnsi="Cambria Math" w:cs="Times New Roman"/>
                <w:i/>
              </w:rPr>
            </m:ctrlPr>
          </m:sSubSupPr>
          <m:e>
            <m:r>
              <w:rPr>
                <w:rFonts w:ascii="Cambria Math" w:eastAsiaTheme="minorHAnsi" w:hAnsi="Cambria Math" w:cs="Times New Roman"/>
              </w:rPr>
              <m:t>y</m:t>
            </m:r>
          </m:e>
          <m:sub>
            <m:sSub>
              <m:sSubPr>
                <m:ctrlPr>
                  <w:rPr>
                    <w:rFonts w:ascii="Cambria Math" w:eastAsiaTheme="minorHAnsi" w:hAnsi="Cambria Math" w:cs="Times New Roman"/>
                    <w:i/>
                  </w:rPr>
                </m:ctrlPr>
              </m:sSubPr>
              <m:e>
                <m:r>
                  <w:rPr>
                    <w:rFonts w:ascii="Cambria Math" w:eastAsiaTheme="minorHAnsi" w:hAnsi="Cambria Math" w:cs="Times New Roman"/>
                  </w:rPr>
                  <m:t>n</m:t>
                </m:r>
              </m:e>
              <m:sub>
                <m:r>
                  <w:rPr>
                    <w:rFonts w:ascii="Cambria Math" w:eastAsiaTheme="minorHAnsi" w:hAnsi="Cambria Math" w:cs="Times New Roman"/>
                  </w:rPr>
                  <m:t>y</m:t>
                </m:r>
              </m:sub>
            </m:sSub>
          </m:sub>
          <m:sup>
            <m:r>
              <w:rPr>
                <w:rFonts w:ascii="Cambria Math" w:eastAsiaTheme="minorHAnsi" w:hAnsi="Cambria Math" w:cs="Times New Roman"/>
              </w:rPr>
              <m:t>^</m:t>
            </m:r>
          </m:sup>
        </m:sSubSup>
      </m:oMath>
      <w:r w:rsidRPr="007508E8">
        <w:rPr>
          <w:rFonts w:cs="Times New Roman"/>
        </w:rPr>
        <w:t xml:space="preserve"> với n</w:t>
      </w:r>
      <w:r w:rsidRPr="007508E8">
        <w:rPr>
          <w:rFonts w:cs="Times New Roman"/>
        </w:rPr>
        <w:softHyphen/>
      </w:r>
      <w:r w:rsidRPr="007508E8">
        <w:rPr>
          <w:rFonts w:cs="Times New Roman"/>
          <w:vertAlign w:val="subscript"/>
        </w:rPr>
        <w:t>y</w:t>
      </w:r>
      <w:r w:rsidRPr="007508E8">
        <w:rPr>
          <w:rFonts w:cs="Times New Roman"/>
        </w:rPr>
        <w:t xml:space="preserve"> là số output. </w:t>
      </w:r>
    </w:p>
    <w:p w14:paraId="55273C63" w14:textId="77777777" w:rsidR="001C2C00" w:rsidRPr="007508E8" w:rsidRDefault="001C2C00" w:rsidP="00316915">
      <w:pPr>
        <w:rPr>
          <w:rFonts w:eastAsiaTheme="minorHAnsi" w:cs="Times New Roman"/>
        </w:rPr>
      </w:pPr>
      <w:r w:rsidRPr="007508E8">
        <w:rPr>
          <w:rFonts w:eastAsiaTheme="minorHAnsi" w:cs="Times New Roman"/>
        </w:rPr>
        <w:t>Từ input đến output:</w:t>
      </w:r>
    </w:p>
    <w:p w14:paraId="24DF9070" w14:textId="79BB0738" w:rsidR="001C2C00" w:rsidRPr="007508E8" w:rsidRDefault="001C2C00" w:rsidP="00CB1937">
      <w:pPr>
        <w:pStyle w:val="Caption"/>
      </w:pPr>
      <w:r w:rsidRPr="007508E8">
        <w:rPr>
          <w:noProof/>
        </w:rPr>
        <w:drawing>
          <wp:inline distT="0" distB="0" distL="0" distR="0" wp14:anchorId="1710DEEA" wp14:editId="3C263FD4">
            <wp:extent cx="3343275" cy="2233445"/>
            <wp:effectExtent l="0" t="0" r="0" b="0"/>
            <wp:docPr id="317067637" name="Picture 4" descr="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3351431" cy="2238893"/>
                    </a:xfrm>
                    <a:prstGeom prst="rect">
                      <a:avLst/>
                    </a:prstGeom>
                  </pic:spPr>
                </pic:pic>
              </a:graphicData>
            </a:graphic>
          </wp:inline>
        </w:drawing>
      </w:r>
    </w:p>
    <w:p w14:paraId="244EA518" w14:textId="2C5BD053" w:rsidR="001C2C00" w:rsidRPr="007508E8" w:rsidRDefault="001C2C00" w:rsidP="00CB1937">
      <w:pPr>
        <w:pStyle w:val="Caption"/>
        <w:rPr>
          <w:rFonts w:eastAsiaTheme="minorHAnsi"/>
        </w:rPr>
      </w:pPr>
      <w:bookmarkStart w:id="61" w:name="_Toc29794182"/>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7</w:t>
      </w:r>
      <w:r w:rsidR="00192599">
        <w:rPr>
          <w:noProof/>
        </w:rPr>
        <w:fldChar w:fldCharType="end"/>
      </w:r>
      <w:r w:rsidRPr="007508E8">
        <w:t xml:space="preserve">. </w:t>
      </w:r>
      <w:r w:rsidRPr="007508E8">
        <w:rPr>
          <w:rFonts w:eastAsiaTheme="minorHAnsi"/>
        </w:rPr>
        <w:t>Kí hiệu liên quan đến neuron thứ 1 của lớp thứ 2</w:t>
      </w:r>
      <w:r w:rsidRPr="007508E8">
        <w:rPr>
          <w:rStyle w:val="FootnoteReference"/>
          <w:rFonts w:eastAsiaTheme="minorHAnsi"/>
        </w:rPr>
        <w:footnoteReference w:id="10"/>
      </w:r>
      <w:bookmarkEnd w:id="61"/>
    </w:p>
    <w:p w14:paraId="5CBBE205" w14:textId="77777777" w:rsidR="001C2C00" w:rsidRPr="007508E8" w:rsidRDefault="001C2C00" w:rsidP="00316915">
      <w:pPr>
        <w:rPr>
          <w:rFonts w:cs="Times New Roman"/>
        </w:rPr>
      </w:pPr>
      <w:r w:rsidRPr="007508E8">
        <w:rPr>
          <w:rFonts w:eastAsiaTheme="minorHAnsi" w:cs="Times New Roman"/>
        </w:rPr>
        <w:t xml:space="preserve">Sử dụng các kí hiệu như trên chúng ta sẽ biểu diễn quá trình tính toán từ input cho ra output của MLP 3 lớp trong Hình 2.9. Với lớp </w:t>
      </w:r>
      <m:oMath>
        <m:r>
          <w:rPr>
            <w:rFonts w:ascii="Cambria Math" w:eastAsiaTheme="minorHAnsi" w:hAnsi="Cambria Math" w:cs="Times New Roman"/>
          </w:rPr>
          <m:t>l=1</m:t>
        </m:r>
      </m:oMath>
      <w:r w:rsidRPr="007508E8">
        <w:rPr>
          <w:rFonts w:eastAsiaTheme="minorHAnsi" w:cs="Times New Roman"/>
        </w:rPr>
        <w:t> thì chỉ là lớp của các giá trị input nên ta không tính toán gì ở đây. Với lớp </w:t>
      </w:r>
      <m:oMath>
        <m:r>
          <w:rPr>
            <w:rFonts w:ascii="Cambria Math" w:eastAsiaTheme="minorHAnsi" w:hAnsi="Cambria Math" w:cs="Times New Roman"/>
          </w:rPr>
          <m:t xml:space="preserve">l=2 </m:t>
        </m:r>
      </m:oMath>
      <w:r w:rsidRPr="007508E8">
        <w:rPr>
          <w:rFonts w:eastAsiaTheme="minorHAnsi" w:cs="Times New Roman"/>
        </w:rPr>
        <w:t>ta sẽ tính output của từng neuron. Bắt đầu với neuron thứ 1 của lớp </w:t>
      </w:r>
      <m:oMath>
        <m:r>
          <w:rPr>
            <w:rFonts w:ascii="Cambria Math" w:eastAsiaTheme="minorHAnsi" w:hAnsi="Cambria Math" w:cs="Times New Roman"/>
          </w:rPr>
          <m:t>l=2</m:t>
        </m:r>
      </m:oMath>
      <w:r w:rsidRPr="007508E8">
        <w:rPr>
          <w:rFonts w:eastAsiaTheme="minorHAnsi" w:cs="Times New Roman"/>
        </w:rPr>
        <w:t> như trong Hình 2.10, như đã tìm hiểu ở trên, đầu tiên chúng ta sẽ tính tổng (z, cách kí hiệu giống như với a) của các input tới đã được điều chỉnh độ mạnh yếu nhờ các giá trị w:</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2"/>
        <w:gridCol w:w="555"/>
      </w:tblGrid>
      <w:tr w:rsidR="001C2C00" w:rsidRPr="007508E8" w14:paraId="7A4039E3" w14:textId="77777777" w:rsidTr="001C2C00">
        <w:trPr>
          <w:trHeight w:val="954"/>
        </w:trPr>
        <w:tc>
          <w:tcPr>
            <w:tcW w:w="8222" w:type="dxa"/>
            <w:vAlign w:val="center"/>
          </w:tcPr>
          <w:p w14:paraId="2EDAB395" w14:textId="77777777" w:rsidR="001C2C00" w:rsidRPr="007508E8" w:rsidRDefault="00192599" w:rsidP="00316915">
            <w:pPr>
              <w:spacing w:line="360" w:lineRule="auto"/>
              <w:jc w:val="center"/>
              <w:rPr>
                <w:rFonts w:ascii="Times New Roman" w:hAnsi="Times New Roman" w:cs="Times New Roman"/>
                <w:sz w:val="26"/>
                <w:szCs w:val="26"/>
              </w:rPr>
            </w:pPr>
            <m:oMathPara>
              <m:oMath>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z</m:t>
                    </m:r>
                  </m:e>
                  <m:sub>
                    <m:r>
                      <w:rPr>
                        <w:rFonts w:ascii="Cambria Math" w:eastAsiaTheme="minorHAnsi" w:hAnsi="Cambria Math" w:cs="Times New Roman"/>
                        <w:sz w:val="26"/>
                        <w:szCs w:val="26"/>
                      </w:rPr>
                      <m:t>1</m:t>
                    </m:r>
                  </m:sub>
                  <m:sup>
                    <m:r>
                      <w:rPr>
                        <w:rFonts w:ascii="Cambria Math" w:eastAsiaTheme="minorHAnsi" w:hAnsi="Cambria Math" w:cs="Times New Roman"/>
                        <w:sz w:val="26"/>
                        <w:szCs w:val="26"/>
                      </w:rPr>
                      <m:t>(2)</m:t>
                    </m:r>
                  </m:sup>
                </m:sSubSup>
                <m:r>
                  <w:rPr>
                    <w:rFonts w:ascii="Cambria Math" w:eastAsiaTheme="minorHAnsi" w:hAnsi="Cambria Math" w:cs="Times New Roman"/>
                    <w:sz w:val="26"/>
                    <w:szCs w:val="26"/>
                  </w:rPr>
                  <m:t>=1</m:t>
                </m:r>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w</m:t>
                    </m:r>
                  </m:e>
                  <m:sub>
                    <m:r>
                      <w:rPr>
                        <w:rFonts w:ascii="Cambria Math" w:eastAsiaTheme="minorHAnsi" w:hAnsi="Cambria Math" w:cs="Times New Roman"/>
                        <w:sz w:val="26"/>
                        <w:szCs w:val="26"/>
                      </w:rPr>
                      <m:t>0</m:t>
                    </m:r>
                  </m:sub>
                </m:sSub>
                <m:r>
                  <w:rPr>
                    <w:rFonts w:ascii="Cambria Math" w:eastAsiaTheme="minorHAnsi" w:hAnsi="Cambria Math" w:cs="Times New Roman"/>
                    <w:sz w:val="26"/>
                    <w:szCs w:val="26"/>
                  </w:rPr>
                  <m:t>+</m:t>
                </m:r>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11</m:t>
                    </m:r>
                  </m:sub>
                  <m:sup>
                    <m:r>
                      <w:rPr>
                        <w:rFonts w:ascii="Cambria Math" w:eastAsiaTheme="minorHAnsi" w:hAnsi="Cambria Math" w:cs="Times New Roman"/>
                        <w:sz w:val="26"/>
                        <w:szCs w:val="26"/>
                      </w:rPr>
                      <m:t>(2)</m:t>
                    </m:r>
                  </m:sup>
                </m:sSubSup>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1</m:t>
                    </m:r>
                  </m:sub>
                </m:sSub>
                <m:r>
                  <w:rPr>
                    <w:rFonts w:ascii="Cambria Math" w:eastAsiaTheme="minorHAnsi" w:hAnsi="Cambria Math" w:cs="Times New Roman"/>
                    <w:sz w:val="26"/>
                    <w:szCs w:val="26"/>
                  </w:rPr>
                  <m:t>+</m:t>
                </m:r>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12</m:t>
                    </m:r>
                  </m:sub>
                  <m:sup>
                    <m:r>
                      <w:rPr>
                        <w:rFonts w:ascii="Cambria Math" w:eastAsiaTheme="minorHAnsi" w:hAnsi="Cambria Math" w:cs="Times New Roman"/>
                        <w:sz w:val="26"/>
                        <w:szCs w:val="26"/>
                      </w:rPr>
                      <m:t>(2)</m:t>
                    </m:r>
                  </m:sup>
                </m:sSubSup>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2</m:t>
                    </m:r>
                  </m:sub>
                </m:sSub>
                <m:r>
                  <w:rPr>
                    <w:rFonts w:ascii="Cambria Math" w:eastAsiaTheme="minorHAnsi" w:hAnsi="Cambria Math" w:cs="Times New Roman"/>
                    <w:sz w:val="26"/>
                    <w:szCs w:val="26"/>
                  </w:rPr>
                  <m:t>+</m:t>
                </m:r>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13</m:t>
                    </m:r>
                  </m:sub>
                  <m:sup>
                    <m:r>
                      <w:rPr>
                        <w:rFonts w:ascii="Cambria Math" w:eastAsiaTheme="minorHAnsi" w:hAnsi="Cambria Math" w:cs="Times New Roman"/>
                        <w:sz w:val="26"/>
                        <w:szCs w:val="26"/>
                      </w:rPr>
                      <m:t>(2)</m:t>
                    </m:r>
                  </m:sup>
                </m:sSubSup>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3</m:t>
                    </m:r>
                  </m:sub>
                </m:sSub>
                <m:r>
                  <w:rPr>
                    <w:rFonts w:ascii="Cambria Math" w:eastAsiaTheme="minorHAnsi" w:hAnsi="Cambria Math" w:cs="Times New Roman"/>
                    <w:sz w:val="26"/>
                    <w:szCs w:val="26"/>
                  </w:rPr>
                  <m:t>=</m:t>
                </m:r>
                <m:nary>
                  <m:naryPr>
                    <m:chr m:val="∑"/>
                    <m:limLoc m:val="undOvr"/>
                    <m:ctrlPr>
                      <w:rPr>
                        <w:rFonts w:ascii="Cambria Math" w:eastAsiaTheme="minorHAnsi" w:hAnsi="Cambria Math" w:cs="Times New Roman"/>
                        <w:i/>
                        <w:sz w:val="26"/>
                        <w:szCs w:val="26"/>
                      </w:rPr>
                    </m:ctrlPr>
                  </m:naryPr>
                  <m:sub>
                    <m:r>
                      <w:rPr>
                        <w:rFonts w:ascii="Cambria Math" w:eastAsiaTheme="minorHAnsi" w:hAnsi="Cambria Math" w:cs="Times New Roman"/>
                        <w:sz w:val="26"/>
                        <w:szCs w:val="26"/>
                      </w:rPr>
                      <m:t>k=1</m:t>
                    </m:r>
                  </m:sub>
                  <m:sup>
                    <m:r>
                      <w:rPr>
                        <w:rFonts w:ascii="Cambria Math" w:eastAsiaTheme="minorHAnsi" w:hAnsi="Cambria Math" w:cs="Times New Roman"/>
                        <w:sz w:val="26"/>
                        <w:szCs w:val="26"/>
                      </w:rPr>
                      <m:t>3</m:t>
                    </m:r>
                  </m:sup>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1k</m:t>
                        </m:r>
                      </m:sub>
                      <m:sup>
                        <m:r>
                          <w:rPr>
                            <w:rFonts w:ascii="Cambria Math" w:eastAsiaTheme="minorHAnsi" w:hAnsi="Cambria Math" w:cs="Times New Roman"/>
                            <w:sz w:val="26"/>
                            <w:szCs w:val="26"/>
                          </w:rPr>
                          <m:t>(l)</m:t>
                        </m:r>
                      </m:sup>
                    </m:sSubSup>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k</m:t>
                        </m:r>
                      </m:sub>
                    </m:sSub>
                    <m:r>
                      <w:rPr>
                        <w:rFonts w:ascii="Cambria Math" w:eastAsiaTheme="minorHAnsi" w:hAnsi="Cambria Math" w:cs="Times New Roman"/>
                        <w:sz w:val="26"/>
                        <w:szCs w:val="26"/>
                      </w:rPr>
                      <m:t>+</m:t>
                    </m:r>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w</m:t>
                        </m:r>
                      </m:e>
                      <m:sub>
                        <m:r>
                          <w:rPr>
                            <w:rFonts w:ascii="Cambria Math" w:eastAsiaTheme="minorHAnsi" w:hAnsi="Cambria Math" w:cs="Times New Roman"/>
                            <w:sz w:val="26"/>
                            <w:szCs w:val="26"/>
                          </w:rPr>
                          <m:t>0</m:t>
                        </m:r>
                      </m:sub>
                    </m:sSub>
                  </m:e>
                </m:nary>
              </m:oMath>
            </m:oMathPara>
          </w:p>
        </w:tc>
        <w:tc>
          <w:tcPr>
            <w:tcW w:w="555" w:type="dxa"/>
            <w:vAlign w:val="center"/>
          </w:tcPr>
          <w:p w14:paraId="172825D6" w14:textId="77777777" w:rsidR="001C2C00" w:rsidRPr="007508E8" w:rsidRDefault="001C2C00" w:rsidP="00316915">
            <w:pPr>
              <w:spacing w:line="360" w:lineRule="auto"/>
              <w:jc w:val="right"/>
              <w:rPr>
                <w:rFonts w:ascii="Times New Roman" w:hAnsi="Times New Roman" w:cs="Times New Roman"/>
                <w:sz w:val="26"/>
                <w:szCs w:val="26"/>
              </w:rPr>
            </w:pPr>
            <w:r w:rsidRPr="007508E8">
              <w:rPr>
                <w:rFonts w:ascii="Times New Roman" w:hAnsi="Times New Roman" w:cs="Times New Roman"/>
                <w:sz w:val="26"/>
                <w:szCs w:val="26"/>
              </w:rPr>
              <w:t>(1)</w:t>
            </w:r>
          </w:p>
        </w:tc>
      </w:tr>
    </w:tbl>
    <w:p w14:paraId="6188BB8F" w14:textId="77777777" w:rsidR="001C2C00" w:rsidRPr="007508E8" w:rsidRDefault="001C2C00" w:rsidP="00316915">
      <w:pPr>
        <w:rPr>
          <w:rFonts w:eastAsiaTheme="minorEastAsia" w:cs="Times New Roman"/>
        </w:rPr>
      </w:pPr>
      <w:r w:rsidRPr="007508E8">
        <w:rPr>
          <w:rFonts w:eastAsiaTheme="minorHAnsi" w:cs="Times New Roman"/>
        </w:rPr>
        <w:t>Về giá trị </w:t>
      </w:r>
      <m:oMath>
        <m:sSub>
          <m:sSubPr>
            <m:ctrlPr>
              <w:rPr>
                <w:rFonts w:ascii="Cambria Math" w:eastAsiaTheme="minorHAnsi" w:hAnsi="Cambria Math" w:cs="Times New Roman"/>
                <w:i/>
              </w:rPr>
            </m:ctrlPr>
          </m:sSubPr>
          <m:e>
            <m:r>
              <w:rPr>
                <w:rFonts w:ascii="Cambria Math" w:eastAsiaTheme="minorHAnsi" w:hAnsi="Cambria Math" w:cs="Times New Roman"/>
              </w:rPr>
              <m:t>w</m:t>
            </m:r>
          </m:e>
          <m:sub>
            <m:r>
              <w:rPr>
                <w:rFonts w:ascii="Cambria Math" w:eastAsiaTheme="minorHAnsi" w:hAnsi="Cambria Math" w:cs="Times New Roman"/>
              </w:rPr>
              <m:t>0</m:t>
            </m:r>
          </m:sub>
        </m:sSub>
      </m:oMath>
      <w:r w:rsidRPr="007508E8">
        <w:rPr>
          <w:rFonts w:eastAsiaTheme="minorHAnsi" w:cs="Times New Roman"/>
        </w:rPr>
        <w:t> (gọi là bias, do đó còn được kí hiệu là </w:t>
      </w:r>
      <m:oMath>
        <m:sSubSup>
          <m:sSubSupPr>
            <m:ctrlPr>
              <w:rPr>
                <w:rFonts w:ascii="Cambria Math" w:eastAsiaTheme="minorHAnsi" w:hAnsi="Cambria Math" w:cs="Times New Roman"/>
                <w:i/>
              </w:rPr>
            </m:ctrlPr>
          </m:sSubSupPr>
          <m:e>
            <m:r>
              <w:rPr>
                <w:rFonts w:ascii="Cambria Math" w:eastAsiaTheme="minorHAnsi" w:hAnsi="Cambria Math" w:cs="Times New Roman"/>
              </w:rPr>
              <m:t>b</m:t>
            </m:r>
          </m:e>
          <m:sub>
            <m:r>
              <w:rPr>
                <w:rFonts w:ascii="Cambria Math" w:eastAsiaTheme="minorHAnsi" w:hAnsi="Cambria Math" w:cs="Times New Roman"/>
              </w:rPr>
              <m:t>1</m:t>
            </m:r>
          </m:sub>
          <m:sup>
            <m:r>
              <w:rPr>
                <w:rFonts w:ascii="Cambria Math" w:eastAsiaTheme="minorHAnsi" w:hAnsi="Cambria Math" w:cs="Times New Roman"/>
              </w:rPr>
              <m:t>(2)</m:t>
            </m:r>
          </m:sup>
        </m:sSubSup>
      </m:oMath>
      <w:r w:rsidRPr="007508E8">
        <w:rPr>
          <w:rFonts w:eastAsiaTheme="minorHAnsi" w:cs="Times New Roman"/>
        </w:rPr>
        <w:t>như Hình 2.10). Thường thì giá trị của bias là đặc trưng cho từng neuron. Ta đã biết nếu z vượt qua một ngưỡng nhất định thì neuron sẽ phát ra một output còn không thì sẽ không output gì cả. Để quyết định một neuron có output hay không thì trong Deep Learning người ta sử dụng một số hàm số được gọi chung là </w:t>
      </w:r>
      <w:r w:rsidRPr="007508E8">
        <w:rPr>
          <w:rFonts w:eastAsiaTheme="minorHAnsi" w:cs="Times New Roman"/>
          <w:b/>
          <w:bCs/>
        </w:rPr>
        <w:t>Activation function</w:t>
      </w:r>
      <w:r w:rsidRPr="007508E8">
        <w:rPr>
          <w:rFonts w:eastAsiaTheme="minorHAnsi" w:cs="Times New Roman"/>
        </w:rPr>
        <w:t>. Ở đây giả sử ta sử dụng một hàm số thông dụng khác là hàm Sigmoid như sau:</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2"/>
        <w:gridCol w:w="555"/>
      </w:tblGrid>
      <w:tr w:rsidR="001C2C00" w:rsidRPr="007508E8" w14:paraId="238E6578" w14:textId="77777777" w:rsidTr="001C2C00">
        <w:trPr>
          <w:trHeight w:val="954"/>
        </w:trPr>
        <w:tc>
          <w:tcPr>
            <w:tcW w:w="8222" w:type="dxa"/>
            <w:vAlign w:val="center"/>
          </w:tcPr>
          <w:p w14:paraId="55904480" w14:textId="77777777" w:rsidR="001C2C00" w:rsidRPr="007508E8" w:rsidRDefault="001C2C00" w:rsidP="00316915">
            <w:pPr>
              <w:spacing w:line="360" w:lineRule="auto"/>
              <w:jc w:val="center"/>
              <w:rPr>
                <w:rFonts w:ascii="Times New Roman" w:hAnsi="Times New Roman" w:cs="Times New Roman"/>
                <w:sz w:val="26"/>
                <w:szCs w:val="26"/>
              </w:rPr>
            </w:pPr>
            <m:oMathPara>
              <m:oMath>
                <m:r>
                  <w:rPr>
                    <w:rFonts w:ascii="Cambria Math" w:eastAsiaTheme="minorHAnsi" w:hAnsi="Cambria Math" w:cs="Times New Roman"/>
                    <w:sz w:val="26"/>
                    <w:szCs w:val="26"/>
                  </w:rPr>
                  <w:lastRenderedPageBreak/>
                  <m:t>σ</m:t>
                </m:r>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z</m:t>
                    </m:r>
                  </m:e>
                </m:d>
                <m:r>
                  <w:rPr>
                    <w:rFonts w:ascii="Cambria Math" w:eastAsiaTheme="minorHAnsi" w:hAnsi="Cambria Math" w:cs="Times New Roman"/>
                    <w:sz w:val="26"/>
                    <w:szCs w:val="26"/>
                  </w:rPr>
                  <m:t>=</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1</m:t>
                    </m:r>
                  </m:num>
                  <m:den>
                    <m:r>
                      <w:rPr>
                        <w:rFonts w:ascii="Cambria Math" w:eastAsiaTheme="minorHAnsi" w:hAnsi="Cambria Math" w:cs="Times New Roman"/>
                        <w:sz w:val="26"/>
                        <w:szCs w:val="26"/>
                      </w:rPr>
                      <m:t>1+</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e</m:t>
                        </m:r>
                      </m:e>
                      <m:sup>
                        <m:r>
                          <w:rPr>
                            <w:rFonts w:ascii="Cambria Math" w:eastAsiaTheme="minorHAnsi" w:hAnsi="Cambria Math" w:cs="Times New Roman"/>
                            <w:sz w:val="26"/>
                            <w:szCs w:val="26"/>
                          </w:rPr>
                          <m:t>-z</m:t>
                        </m:r>
                      </m:sup>
                    </m:sSup>
                  </m:den>
                </m:f>
                <m:r>
                  <w:rPr>
                    <w:rFonts w:ascii="Cambria Math" w:eastAsiaTheme="minorHAnsi" w:hAnsi="Cambria Math" w:cs="Times New Roman"/>
                    <w:sz w:val="26"/>
                    <w:szCs w:val="26"/>
                  </w:rPr>
                  <m:t>=</m:t>
                </m:r>
                <m:f>
                  <m:fPr>
                    <m:ctrlPr>
                      <w:rPr>
                        <w:rFonts w:ascii="Cambria Math" w:eastAsiaTheme="minorHAnsi" w:hAnsi="Cambria Math" w:cs="Times New Roman"/>
                        <w:i/>
                        <w:sz w:val="26"/>
                        <w:szCs w:val="26"/>
                      </w:rPr>
                    </m:ctrlPr>
                  </m:fPr>
                  <m:num>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e</m:t>
                        </m:r>
                      </m:e>
                      <m:sup>
                        <m:r>
                          <w:rPr>
                            <w:rFonts w:ascii="Cambria Math" w:eastAsiaTheme="minorHAnsi" w:hAnsi="Cambria Math" w:cs="Times New Roman"/>
                            <w:sz w:val="26"/>
                            <w:szCs w:val="26"/>
                          </w:rPr>
                          <m:t>z</m:t>
                        </m:r>
                      </m:sup>
                    </m:sSup>
                  </m:num>
                  <m:den>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e</m:t>
                        </m:r>
                      </m:e>
                      <m:sup>
                        <m:r>
                          <w:rPr>
                            <w:rFonts w:ascii="Cambria Math" w:eastAsiaTheme="minorHAnsi" w:hAnsi="Cambria Math" w:cs="Times New Roman"/>
                            <w:sz w:val="26"/>
                            <w:szCs w:val="26"/>
                          </w:rPr>
                          <m:t>z</m:t>
                        </m:r>
                      </m:sup>
                    </m:sSup>
                    <m:r>
                      <w:rPr>
                        <w:rFonts w:ascii="Cambria Math" w:eastAsiaTheme="minorHAnsi" w:hAnsi="Cambria Math" w:cs="Times New Roman"/>
                        <w:sz w:val="26"/>
                        <w:szCs w:val="26"/>
                      </w:rPr>
                      <m:t>+1</m:t>
                    </m:r>
                  </m:den>
                </m:f>
              </m:oMath>
            </m:oMathPara>
          </w:p>
        </w:tc>
        <w:tc>
          <w:tcPr>
            <w:tcW w:w="555" w:type="dxa"/>
            <w:vAlign w:val="center"/>
          </w:tcPr>
          <w:p w14:paraId="1AA0BD64" w14:textId="77777777" w:rsidR="001C2C00" w:rsidRPr="007508E8" w:rsidRDefault="001C2C00" w:rsidP="00316915">
            <w:pPr>
              <w:spacing w:line="360" w:lineRule="auto"/>
              <w:jc w:val="right"/>
              <w:rPr>
                <w:rFonts w:ascii="Times New Roman" w:hAnsi="Times New Roman" w:cs="Times New Roman"/>
                <w:sz w:val="26"/>
                <w:szCs w:val="26"/>
              </w:rPr>
            </w:pPr>
            <w:r w:rsidRPr="007508E8">
              <w:rPr>
                <w:rFonts w:ascii="Times New Roman" w:hAnsi="Times New Roman" w:cs="Times New Roman"/>
                <w:sz w:val="26"/>
                <w:szCs w:val="26"/>
              </w:rPr>
              <w:t>(2)</w:t>
            </w:r>
          </w:p>
        </w:tc>
      </w:tr>
    </w:tbl>
    <w:p w14:paraId="28D772A7" w14:textId="1054FCB1" w:rsidR="001C2C00" w:rsidRPr="007508E8" w:rsidRDefault="001C2C00" w:rsidP="00316915">
      <w:pPr>
        <w:jc w:val="center"/>
        <w:rPr>
          <w:rFonts w:eastAsiaTheme="minorHAnsi" w:cs="Times New Roman"/>
        </w:rPr>
      </w:pPr>
      <w:r>
        <w:rPr>
          <w:noProof/>
        </w:rPr>
        <w:drawing>
          <wp:inline distT="0" distB="0" distL="0" distR="0" wp14:anchorId="276EBF69" wp14:editId="21CF1204">
            <wp:extent cx="3667125" cy="2442229"/>
            <wp:effectExtent l="0" t="0" r="0" b="0"/>
            <wp:docPr id="372509492" name="Picture 5"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676247" cy="2448304"/>
                    </a:xfrm>
                    <a:prstGeom prst="rect">
                      <a:avLst/>
                    </a:prstGeom>
                  </pic:spPr>
                </pic:pic>
              </a:graphicData>
            </a:graphic>
          </wp:inline>
        </w:drawing>
      </w:r>
    </w:p>
    <w:p w14:paraId="6BD88A37" w14:textId="0F9255E0" w:rsidR="001C2C00" w:rsidRPr="007508E8" w:rsidRDefault="001C2C00" w:rsidP="00CB1937">
      <w:pPr>
        <w:pStyle w:val="Caption"/>
        <w:rPr>
          <w:rFonts w:eastAsiaTheme="minorHAnsi"/>
        </w:rPr>
      </w:pPr>
      <w:bookmarkStart w:id="62" w:name="_Toc29794183"/>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8</w:t>
      </w:r>
      <w:r w:rsidR="00192599">
        <w:rPr>
          <w:noProof/>
        </w:rPr>
        <w:fldChar w:fldCharType="end"/>
      </w:r>
      <w:r w:rsidRPr="007508E8">
        <w:t xml:space="preserve">. </w:t>
      </w:r>
      <w:r w:rsidRPr="007508E8">
        <w:rPr>
          <w:rFonts w:eastAsiaTheme="minorHAnsi"/>
        </w:rPr>
        <w:t>Đồ thị của hàm số sigmoid</w:t>
      </w:r>
      <w:r w:rsidRPr="007508E8">
        <w:rPr>
          <w:rStyle w:val="FootnoteReference"/>
          <w:rFonts w:eastAsiaTheme="minorHAnsi"/>
        </w:rPr>
        <w:footnoteReference w:id="11"/>
      </w:r>
      <w:bookmarkEnd w:id="62"/>
    </w:p>
    <w:p w14:paraId="76FF5DDF" w14:textId="77777777" w:rsidR="001C2C00" w:rsidRPr="007508E8" w:rsidRDefault="001C2C00" w:rsidP="00316915">
      <w:pPr>
        <w:rPr>
          <w:rFonts w:eastAsiaTheme="minorHAnsi" w:cs="Times New Roman"/>
        </w:rPr>
      </w:pPr>
      <w:r w:rsidRPr="007508E8">
        <w:rPr>
          <w:rFonts w:eastAsiaTheme="minorHAnsi" w:cs="Times New Roman"/>
        </w:rPr>
        <w:t xml:space="preserve">Nhìn đồ thị, nếu z nhỏ hơn một ngưỡng nhất định thì giá trị output của hàm sigmoid σ (đọc là sigma) sẽ gần với 0 và nếu z đủ lớn thì giá trị ouput sẽ gần với 1. Sử dụng hàm sigmoid này ta sẽ tính được giá trị output của neuron thứ 1 của lớp      </w:t>
      </w:r>
      <m:oMath>
        <m:r>
          <w:rPr>
            <w:rFonts w:ascii="Cambria Math" w:eastAsiaTheme="minorHAnsi" w:hAnsi="Cambria Math" w:cs="Times New Roman"/>
          </w:rPr>
          <m:t>l=2</m:t>
        </m:r>
      </m:oMath>
      <w:r w:rsidRPr="007508E8">
        <w:rPr>
          <w:rFonts w:eastAsiaTheme="minorHAnsi" w:cs="Times New Roman"/>
        </w:rPr>
        <w:t> như sau:</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2"/>
        <w:gridCol w:w="555"/>
      </w:tblGrid>
      <w:tr w:rsidR="001C2C00" w:rsidRPr="007508E8" w14:paraId="7C929A50" w14:textId="77777777" w:rsidTr="001C2C00">
        <w:trPr>
          <w:trHeight w:val="954"/>
        </w:trPr>
        <w:tc>
          <w:tcPr>
            <w:tcW w:w="8222" w:type="dxa"/>
            <w:vAlign w:val="center"/>
          </w:tcPr>
          <w:p w14:paraId="3DC122E8" w14:textId="77777777" w:rsidR="001C2C00" w:rsidRPr="007508E8" w:rsidRDefault="00192599" w:rsidP="00316915">
            <w:pPr>
              <w:spacing w:after="240" w:line="360" w:lineRule="auto"/>
              <w:rPr>
                <w:rFonts w:ascii="Times New Roman" w:hAnsi="Times New Roman" w:cs="Times New Roman"/>
                <w:sz w:val="26"/>
                <w:szCs w:val="26"/>
              </w:rPr>
            </w:pPr>
            <m:oMathPara>
              <m:oMath>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a</m:t>
                    </m:r>
                  </m:e>
                  <m:sub>
                    <m:r>
                      <w:rPr>
                        <w:rFonts w:ascii="Cambria Math" w:eastAsiaTheme="minorHAnsi" w:hAnsi="Cambria Math" w:cs="Times New Roman"/>
                        <w:sz w:val="26"/>
                        <w:szCs w:val="26"/>
                      </w:rPr>
                      <m:t>1</m:t>
                    </m:r>
                  </m:sub>
                  <m:sup>
                    <m:r>
                      <w:rPr>
                        <w:rFonts w:ascii="Cambria Math" w:eastAsiaTheme="minorHAnsi" w:hAnsi="Cambria Math" w:cs="Times New Roman"/>
                        <w:sz w:val="26"/>
                        <w:szCs w:val="26"/>
                      </w:rPr>
                      <m:t>(2)</m:t>
                    </m:r>
                  </m:sup>
                </m:sSubSup>
                <m:r>
                  <w:rPr>
                    <w:rFonts w:ascii="Cambria Math" w:eastAsiaTheme="minorHAnsi" w:hAnsi="Cambria Math" w:cs="Times New Roman"/>
                    <w:sz w:val="26"/>
                    <w:szCs w:val="26"/>
                  </w:rPr>
                  <m:t>=</m:t>
                </m:r>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σ(z</m:t>
                    </m:r>
                  </m:e>
                  <m:sub>
                    <m:r>
                      <w:rPr>
                        <w:rFonts w:ascii="Cambria Math" w:eastAsiaTheme="minorHAnsi" w:hAnsi="Cambria Math" w:cs="Times New Roman"/>
                        <w:sz w:val="26"/>
                        <w:szCs w:val="26"/>
                      </w:rPr>
                      <m:t>1</m:t>
                    </m:r>
                  </m:sub>
                  <m:sup>
                    <m:r>
                      <w:rPr>
                        <w:rFonts w:ascii="Cambria Math" w:eastAsiaTheme="minorHAnsi" w:hAnsi="Cambria Math" w:cs="Times New Roman"/>
                        <w:sz w:val="26"/>
                        <w:szCs w:val="26"/>
                      </w:rPr>
                      <m:t>(2)</m:t>
                    </m:r>
                  </m:sup>
                </m:sSubSup>
                <m:r>
                  <w:rPr>
                    <w:rFonts w:ascii="Cambria Math" w:eastAsiaTheme="minorHAnsi" w:hAnsi="Cambria Math" w:cs="Times New Roman"/>
                    <w:sz w:val="26"/>
                    <w:szCs w:val="26"/>
                  </w:rPr>
                  <m:t>)=σ</m:t>
                </m:r>
                <m:d>
                  <m:dPr>
                    <m:ctrlPr>
                      <w:rPr>
                        <w:rFonts w:ascii="Cambria Math" w:eastAsiaTheme="minorHAnsi" w:hAnsi="Cambria Math" w:cs="Times New Roman"/>
                        <w:i/>
                        <w:sz w:val="26"/>
                        <w:szCs w:val="26"/>
                      </w:rPr>
                    </m:ctrlPr>
                  </m:dPr>
                  <m:e>
                    <m:nary>
                      <m:naryPr>
                        <m:chr m:val="∑"/>
                        <m:limLoc m:val="undOvr"/>
                        <m:ctrlPr>
                          <w:rPr>
                            <w:rFonts w:ascii="Cambria Math" w:eastAsiaTheme="minorHAnsi" w:hAnsi="Cambria Math" w:cs="Times New Roman"/>
                            <w:i/>
                            <w:sz w:val="26"/>
                            <w:szCs w:val="26"/>
                          </w:rPr>
                        </m:ctrlPr>
                      </m:naryPr>
                      <m:sub>
                        <m:r>
                          <w:rPr>
                            <w:rFonts w:ascii="Cambria Math" w:eastAsiaTheme="minorHAnsi" w:hAnsi="Cambria Math" w:cs="Times New Roman"/>
                            <w:sz w:val="26"/>
                            <w:szCs w:val="26"/>
                          </w:rPr>
                          <m:t>k=1</m:t>
                        </m:r>
                      </m:sub>
                      <m:sup>
                        <m:r>
                          <w:rPr>
                            <w:rFonts w:ascii="Cambria Math" w:eastAsiaTheme="minorHAnsi" w:hAnsi="Cambria Math" w:cs="Times New Roman"/>
                            <w:sz w:val="26"/>
                            <w:szCs w:val="26"/>
                          </w:rPr>
                          <m:t>3</m:t>
                        </m:r>
                      </m:sup>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1k</m:t>
                            </m:r>
                          </m:sub>
                          <m:sup>
                            <m:r>
                              <w:rPr>
                                <w:rFonts w:ascii="Cambria Math" w:eastAsiaTheme="minorHAnsi" w:hAnsi="Cambria Math" w:cs="Times New Roman"/>
                                <w:sz w:val="26"/>
                                <w:szCs w:val="26"/>
                              </w:rPr>
                              <m:t>(l)</m:t>
                            </m:r>
                          </m:sup>
                        </m:sSubSup>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k</m:t>
                            </m:r>
                          </m:sub>
                        </m:sSub>
                        <m:r>
                          <w:rPr>
                            <w:rFonts w:ascii="Cambria Math" w:eastAsiaTheme="minorHAnsi" w:hAnsi="Cambria Math" w:cs="Times New Roman"/>
                            <w:sz w:val="26"/>
                            <w:szCs w:val="26"/>
                          </w:rPr>
                          <m:t>+</m:t>
                        </m:r>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w</m:t>
                            </m:r>
                          </m:e>
                          <m:sub>
                            <m:r>
                              <w:rPr>
                                <w:rFonts w:ascii="Cambria Math" w:eastAsiaTheme="minorHAnsi" w:hAnsi="Cambria Math" w:cs="Times New Roman"/>
                                <w:sz w:val="26"/>
                                <w:szCs w:val="26"/>
                              </w:rPr>
                              <m:t>0</m:t>
                            </m:r>
                          </m:sub>
                        </m:sSub>
                      </m:e>
                    </m:nary>
                  </m:e>
                </m:d>
              </m:oMath>
            </m:oMathPara>
          </w:p>
        </w:tc>
        <w:tc>
          <w:tcPr>
            <w:tcW w:w="555" w:type="dxa"/>
            <w:vAlign w:val="center"/>
          </w:tcPr>
          <w:p w14:paraId="3564F187" w14:textId="77777777" w:rsidR="001C2C00" w:rsidRPr="007508E8" w:rsidRDefault="001C2C00" w:rsidP="00316915">
            <w:pPr>
              <w:spacing w:after="240" w:line="360" w:lineRule="auto"/>
              <w:jc w:val="right"/>
              <w:rPr>
                <w:rFonts w:ascii="Times New Roman" w:hAnsi="Times New Roman" w:cs="Times New Roman"/>
                <w:sz w:val="26"/>
                <w:szCs w:val="26"/>
              </w:rPr>
            </w:pPr>
            <w:r w:rsidRPr="007508E8">
              <w:rPr>
                <w:rFonts w:ascii="Times New Roman" w:hAnsi="Times New Roman" w:cs="Times New Roman"/>
                <w:sz w:val="26"/>
                <w:szCs w:val="26"/>
              </w:rPr>
              <w:t>(3)</w:t>
            </w:r>
          </w:p>
        </w:tc>
      </w:tr>
    </w:tbl>
    <w:p w14:paraId="1F36D9D6" w14:textId="77777777" w:rsidR="001C2C00" w:rsidRPr="007508E8" w:rsidRDefault="001C2C00" w:rsidP="00316915">
      <w:pPr>
        <w:rPr>
          <w:rFonts w:eastAsiaTheme="minorHAnsi" w:cs="Times New Roman"/>
        </w:rPr>
      </w:pPr>
      <w:r w:rsidRPr="007508E8">
        <w:rPr>
          <w:rFonts w:eastAsiaTheme="minorHAnsi" w:cs="Times New Roman"/>
        </w:rPr>
        <w:t xml:space="preserve">Và ta có thể làm tương tự như vậy đối với các neuron tiếp theo trong lớp Hidden     </w:t>
      </w:r>
      <m:oMath>
        <m:r>
          <w:rPr>
            <w:rFonts w:ascii="Cambria Math" w:eastAsiaTheme="minorHAnsi" w:hAnsi="Cambria Math" w:cs="Times New Roman"/>
          </w:rPr>
          <m:t xml:space="preserve">l=2 </m:t>
        </m:r>
      </m:oMath>
      <w:r w:rsidRPr="007508E8">
        <w:rPr>
          <w:rFonts w:eastAsiaTheme="minorHAnsi" w:cs="Times New Roman"/>
        </w:rPr>
        <w:t>và lớp Output </w:t>
      </w:r>
      <m:oMath>
        <m:r>
          <w:rPr>
            <w:rFonts w:ascii="Cambria Math" w:eastAsiaTheme="minorHAnsi" w:hAnsi="Cambria Math" w:cs="Times New Roman"/>
          </w:rPr>
          <m:t>l=3</m:t>
        </m:r>
      </m:oMath>
      <w:r w:rsidRPr="007508E8">
        <w:rPr>
          <w:rFonts w:eastAsiaTheme="minorHAnsi" w:cs="Times New Roman"/>
        </w:rPr>
        <w:t xml:space="preserve">. Ta có thể thấy các tính toán trên giống hệt nhau cho các neuron trong cùng một lớp. Vì lý do đó mà ta có thể tính toán song song (parallel processing) nhiều neuron trong một lớp để tăng tốc độ. Điều đó dẫn tới việc trong DL GPU hay được sử dụng để tăng tốc độ tính toán (training + testing). Một CPU thông thường có khoảng vài đến vài chục core với xung nhịp (frequency) mỗi core lớn còn một GPU thông thường có khoảng vài trăm tới vài nghìn core với xung nhịp mỗi core nhỏ hơn. Với những tính toán đơn giản như trên thì không cần xung nhịp quá lớn do </w:t>
      </w:r>
      <w:r w:rsidRPr="007508E8">
        <w:rPr>
          <w:rFonts w:eastAsiaTheme="minorHAnsi" w:cs="Times New Roman"/>
        </w:rPr>
        <w:lastRenderedPageBreak/>
        <w:t>vậy GPU với số core gấp nhiều lần CPU sẽ giúp training nhanh hơn nhiều nhờ vào tính toán song song.</w:t>
      </w:r>
    </w:p>
    <w:p w14:paraId="164FBA71" w14:textId="77777777" w:rsidR="001C2C00" w:rsidRPr="007508E8" w:rsidRDefault="001C2C00" w:rsidP="00316915">
      <w:pPr>
        <w:rPr>
          <w:rFonts w:eastAsiaTheme="minorHAnsi" w:cs="Times New Roman"/>
        </w:rPr>
      </w:pPr>
      <w:r w:rsidRPr="007508E8">
        <w:rPr>
          <w:rFonts w:eastAsiaTheme="minorHAnsi" w:cs="Times New Roman"/>
        </w:rPr>
        <w:t>Để dễ hình dung về tính toán song song ta có thể biểu diễn các tính toán trên theo một dạng khác. Nếu bạn nào đã học đại số tuyến tính thì thay vì viết </w:t>
      </w:r>
      <m:oMath>
        <m:sSub>
          <m:sSubPr>
            <m:ctrlPr>
              <w:rPr>
                <w:rFonts w:ascii="Cambria Math" w:eastAsiaTheme="minorHAnsi" w:hAnsi="Cambria Math" w:cs="Times New Roman"/>
                <w:i/>
              </w:rPr>
            </m:ctrlPr>
          </m:sSubPr>
          <m:e>
            <m:r>
              <w:rPr>
                <w:rFonts w:ascii="Cambria Math" w:eastAsiaTheme="minorHAnsi" w:hAnsi="Cambria Math" w:cs="Times New Roman"/>
              </w:rPr>
              <m:t>z</m:t>
            </m:r>
          </m:e>
          <m:sub>
            <m:r>
              <w:rPr>
                <w:rFonts w:ascii="Cambria Math" w:eastAsiaTheme="minorHAnsi" w:hAnsi="Cambria Math" w:cs="Times New Roman"/>
              </w:rPr>
              <m:t>i</m:t>
            </m:r>
          </m:sub>
        </m:sSub>
      </m:oMath>
      <w:r w:rsidRPr="007508E8">
        <w:rPr>
          <w:rFonts w:cs="Times New Roman"/>
        </w:rPr>
        <w:t xml:space="preserve"> l</w:t>
      </w:r>
      <w:r w:rsidRPr="007508E8">
        <w:rPr>
          <w:rFonts w:eastAsiaTheme="minorHAnsi" w:cs="Times New Roman"/>
        </w:rPr>
        <w:t>à tổng của các </w:t>
      </w:r>
      <m:oMath>
        <m:sSub>
          <m:sSubPr>
            <m:ctrlPr>
              <w:rPr>
                <w:rFonts w:ascii="Cambria Math" w:eastAsiaTheme="minorHAnsi" w:hAnsi="Cambria Math" w:cs="Times New Roman"/>
                <w:i/>
              </w:rPr>
            </m:ctrlPr>
          </m:sSubPr>
          <m:e>
            <m:sSub>
              <m:sSubPr>
                <m:ctrlPr>
                  <w:rPr>
                    <w:rFonts w:ascii="Cambria Math" w:eastAsiaTheme="minorHAnsi" w:hAnsi="Cambria Math" w:cs="Times New Roman"/>
                    <w:i/>
                  </w:rPr>
                </m:ctrlPr>
              </m:sSubPr>
              <m:e>
                <m:r>
                  <w:rPr>
                    <w:rFonts w:ascii="Cambria Math" w:eastAsiaTheme="minorHAnsi" w:hAnsi="Cambria Math" w:cs="Times New Roman"/>
                  </w:rPr>
                  <m:t>w</m:t>
                </m:r>
              </m:e>
              <m:sub>
                <m:r>
                  <w:rPr>
                    <w:rFonts w:ascii="Cambria Math" w:eastAsiaTheme="minorHAnsi" w:hAnsi="Cambria Math" w:cs="Times New Roman"/>
                  </w:rPr>
                  <m:t>i</m:t>
                </m:r>
              </m:sub>
            </m:sSub>
            <m:r>
              <w:rPr>
                <w:rFonts w:ascii="Cambria Math" w:eastAsiaTheme="minorHAnsi" w:hAnsi="Cambria Math" w:cs="Times New Roman"/>
              </w:rPr>
              <m:t>x</m:t>
            </m:r>
          </m:e>
          <m:sub>
            <m:r>
              <w:rPr>
                <w:rFonts w:ascii="Cambria Math" w:eastAsiaTheme="minorHAnsi" w:hAnsi="Cambria Math" w:cs="Times New Roman"/>
              </w:rPr>
              <m:t>i</m:t>
            </m:r>
          </m:sub>
        </m:sSub>
      </m:oMath>
      <w:r w:rsidRPr="007508E8">
        <w:rPr>
          <w:rFonts w:eastAsiaTheme="minorHAnsi" w:cs="Times New Roman"/>
        </w:rPr>
        <w:t> thì ta có thể biểu diễn thành tích vô hướng của hai vector như sau:</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2"/>
        <w:gridCol w:w="555"/>
      </w:tblGrid>
      <w:tr w:rsidR="001C2C00" w:rsidRPr="007508E8" w14:paraId="3C8DB5E2" w14:textId="77777777" w:rsidTr="001C2C00">
        <w:trPr>
          <w:trHeight w:val="954"/>
        </w:trPr>
        <w:tc>
          <w:tcPr>
            <w:tcW w:w="8222" w:type="dxa"/>
            <w:vAlign w:val="center"/>
          </w:tcPr>
          <w:p w14:paraId="0BB03069" w14:textId="77777777" w:rsidR="001C2C00" w:rsidRPr="007508E8" w:rsidRDefault="00192599" w:rsidP="00316915">
            <w:pPr>
              <w:spacing w:line="360" w:lineRule="auto"/>
              <w:rPr>
                <w:rFonts w:ascii="Times New Roman" w:hAnsi="Times New Roman" w:cs="Times New Roman"/>
                <w:sz w:val="26"/>
                <w:szCs w:val="26"/>
              </w:rPr>
            </w:pPr>
            <m:oMathPara>
              <m:oMath>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z</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m>
                  <m:mPr>
                    <m:mcs>
                      <m:mc>
                        <m:mcPr>
                          <m:count m:val="3"/>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e>
                  </m:mr>
                </m:m>
                <m:d>
                  <m:dPr>
                    <m:begChr m:val="["/>
                    <m:endChr m:val="]"/>
                    <m:ctrlPr>
                      <w:rPr>
                        <w:rFonts w:ascii="Cambria Math" w:eastAsiaTheme="minorHAnsi" w:hAnsi="Cambria Math" w:cs="Times New Roman"/>
                        <w:i/>
                        <w:sz w:val="26"/>
                        <w:szCs w:val="26"/>
                      </w:rPr>
                    </m:ctrlPr>
                  </m:dPr>
                  <m:e>
                    <m:m>
                      <m:mPr>
                        <m:mcs>
                          <m:mc>
                            <m:mcPr>
                              <m:count m:val="1"/>
                              <m:mcJc m:val="center"/>
                            </m:mcPr>
                          </m:mc>
                        </m:mcs>
                        <m:ctrlPr>
                          <w:rPr>
                            <w:rFonts w:ascii="Cambria Math" w:eastAsiaTheme="minorHAnsi" w:hAnsi="Cambria Math" w:cs="Times New Roman"/>
                            <w:i/>
                            <w:sz w:val="26"/>
                            <w:szCs w:val="26"/>
                          </w:rPr>
                        </m:ctrlPr>
                      </m:mP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1</m:t>
                              </m:r>
                            </m:sub>
                          </m:sSub>
                        </m:e>
                      </m:m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2</m:t>
                              </m:r>
                            </m:sub>
                          </m:sSub>
                        </m:e>
                      </m:m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3</m:t>
                              </m:r>
                            </m:sub>
                          </m:sSub>
                        </m:e>
                      </m:mr>
                    </m:m>
                  </m:e>
                </m:d>
                <m:r>
                  <w:rPr>
                    <w:rFonts w:ascii="Cambria Math" w:eastAsiaTheme="minorHAnsi" w:hAnsi="Cambria Math" w:cs="Times New Roman"/>
                    <w:sz w:val="26"/>
                    <w:szCs w:val="26"/>
                  </w:rPr>
                  <m:t>+</m:t>
                </m:r>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bSup>
                <m:r>
                  <w:rPr>
                    <w:rFonts w:ascii="Cambria Math" w:eastAsiaTheme="minorHAnsi" w:hAnsi="Cambria Math" w:cs="Times New Roman"/>
                    <w:sz w:val="26"/>
                    <w:szCs w:val="26"/>
                  </w:rPr>
                  <m:t>+</m:t>
                </m:r>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oMath>
            </m:oMathPara>
          </w:p>
        </w:tc>
        <w:tc>
          <w:tcPr>
            <w:tcW w:w="555" w:type="dxa"/>
            <w:vAlign w:val="center"/>
          </w:tcPr>
          <w:p w14:paraId="013DD7D5" w14:textId="77777777" w:rsidR="001C2C00" w:rsidRPr="007508E8" w:rsidRDefault="001C2C00" w:rsidP="00316915">
            <w:pPr>
              <w:spacing w:after="240" w:line="360" w:lineRule="auto"/>
              <w:jc w:val="right"/>
              <w:rPr>
                <w:rFonts w:ascii="Times New Roman" w:hAnsi="Times New Roman" w:cs="Times New Roman"/>
                <w:sz w:val="26"/>
                <w:szCs w:val="26"/>
              </w:rPr>
            </w:pPr>
            <w:r w:rsidRPr="007508E8">
              <w:rPr>
                <w:rFonts w:ascii="Times New Roman" w:hAnsi="Times New Roman" w:cs="Times New Roman"/>
                <w:sz w:val="26"/>
                <w:szCs w:val="26"/>
              </w:rPr>
              <w:t>(4)</w:t>
            </w:r>
          </w:p>
        </w:tc>
      </w:tr>
    </w:tbl>
    <w:p w14:paraId="23877F17" w14:textId="77777777" w:rsidR="001C2C00" w:rsidRPr="007508E8" w:rsidRDefault="001C2C00" w:rsidP="00316915">
      <w:pPr>
        <w:rPr>
          <w:rFonts w:cs="Times New Roman"/>
        </w:rPr>
      </w:pPr>
      <w:r w:rsidRPr="007508E8">
        <w:rPr>
          <w:rFonts w:cs="Times New Roman"/>
        </w:rPr>
        <w:t xml:space="preserve">Trong đó: </w:t>
      </w:r>
      <m:oMath>
        <m:sSubSup>
          <m:sSubSupPr>
            <m:ctrlPr>
              <w:rPr>
                <w:rFonts w:ascii="Cambria Math" w:eastAsiaTheme="minorHAnsi" w:hAnsi="Cambria Math" w:cs="Times New Roman"/>
                <w:i/>
              </w:rPr>
            </m:ctrlPr>
          </m:sSubSupPr>
          <m:e>
            <m:r>
              <w:rPr>
                <w:rFonts w:ascii="Cambria Math" w:eastAsiaTheme="minorHAnsi" w:hAnsi="Cambria Math" w:cs="Times New Roman"/>
              </w:rPr>
              <m:t>w</m:t>
            </m:r>
          </m:e>
          <m:sub>
            <m:r>
              <w:rPr>
                <w:rFonts w:ascii="Cambria Math" w:eastAsiaTheme="minorHAnsi" w:hAnsi="Cambria Math" w:cs="Times New Roman"/>
              </w:rPr>
              <m:t>1</m:t>
            </m:r>
          </m:sub>
          <m:sup>
            <m:d>
              <m:dPr>
                <m:ctrlPr>
                  <w:rPr>
                    <w:rFonts w:ascii="Cambria Math" w:eastAsiaTheme="minorHAnsi" w:hAnsi="Cambria Math" w:cs="Times New Roman"/>
                    <w:i/>
                  </w:rPr>
                </m:ctrlPr>
              </m:dPr>
              <m:e>
                <m:r>
                  <w:rPr>
                    <w:rFonts w:ascii="Cambria Math" w:eastAsiaTheme="minorHAnsi" w:hAnsi="Cambria Math" w:cs="Times New Roman"/>
                  </w:rPr>
                  <m:t>2</m:t>
                </m:r>
              </m:e>
            </m:d>
          </m:sup>
        </m:sSubSup>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eastAsiaTheme="minorHAnsi" w:hAnsi="Cambria Math" w:cs="Times New Roman"/>
                          <w:i/>
                        </w:rPr>
                      </m:ctrlPr>
                    </m:sSubSupPr>
                    <m:e>
                      <m:r>
                        <w:rPr>
                          <w:rFonts w:ascii="Cambria Math" w:eastAsiaTheme="minorHAnsi" w:hAnsi="Cambria Math" w:cs="Times New Roman"/>
                        </w:rPr>
                        <m:t>w</m:t>
                      </m:r>
                    </m:e>
                    <m:sub>
                      <m:r>
                        <w:rPr>
                          <w:rFonts w:ascii="Cambria Math" w:eastAsiaTheme="minorHAnsi" w:hAnsi="Cambria Math" w:cs="Times New Roman"/>
                        </w:rPr>
                        <m:t>11</m:t>
                      </m:r>
                    </m:sub>
                    <m:sup>
                      <m:d>
                        <m:dPr>
                          <m:ctrlPr>
                            <w:rPr>
                              <w:rFonts w:ascii="Cambria Math" w:eastAsiaTheme="minorHAnsi" w:hAnsi="Cambria Math" w:cs="Times New Roman"/>
                              <w:i/>
                            </w:rPr>
                          </m:ctrlPr>
                        </m:dPr>
                        <m:e>
                          <m:r>
                            <w:rPr>
                              <w:rFonts w:ascii="Cambria Math" w:eastAsiaTheme="minorHAnsi" w:hAnsi="Cambria Math" w:cs="Times New Roman"/>
                            </w:rPr>
                            <m:t>2</m:t>
                          </m:r>
                        </m:e>
                      </m:d>
                    </m:sup>
                  </m:sSubSup>
                </m:e>
              </m:mr>
              <m:mr>
                <m:e>
                  <m:sSubSup>
                    <m:sSubSupPr>
                      <m:ctrlPr>
                        <w:rPr>
                          <w:rFonts w:ascii="Cambria Math" w:eastAsiaTheme="minorHAnsi" w:hAnsi="Cambria Math" w:cs="Times New Roman"/>
                          <w:i/>
                        </w:rPr>
                      </m:ctrlPr>
                    </m:sSubSupPr>
                    <m:e>
                      <m:r>
                        <w:rPr>
                          <w:rFonts w:ascii="Cambria Math" w:eastAsiaTheme="minorHAnsi" w:hAnsi="Cambria Math" w:cs="Times New Roman"/>
                        </w:rPr>
                        <m:t>w</m:t>
                      </m:r>
                    </m:e>
                    <m:sub>
                      <m:r>
                        <w:rPr>
                          <w:rFonts w:ascii="Cambria Math" w:eastAsiaTheme="minorHAnsi" w:hAnsi="Cambria Math" w:cs="Times New Roman"/>
                        </w:rPr>
                        <m:t>12</m:t>
                      </m:r>
                    </m:sub>
                    <m:sup>
                      <m:d>
                        <m:dPr>
                          <m:ctrlPr>
                            <w:rPr>
                              <w:rFonts w:ascii="Cambria Math" w:eastAsiaTheme="minorHAnsi" w:hAnsi="Cambria Math" w:cs="Times New Roman"/>
                              <w:i/>
                            </w:rPr>
                          </m:ctrlPr>
                        </m:dPr>
                        <m:e>
                          <m:r>
                            <w:rPr>
                              <w:rFonts w:ascii="Cambria Math" w:eastAsiaTheme="minorHAnsi" w:hAnsi="Cambria Math" w:cs="Times New Roman"/>
                            </w:rPr>
                            <m:t>2</m:t>
                          </m:r>
                        </m:e>
                      </m:d>
                    </m:sup>
                  </m:sSubSup>
                </m:e>
              </m:mr>
              <m:mr>
                <m:e>
                  <m:sSubSup>
                    <m:sSubSupPr>
                      <m:ctrlPr>
                        <w:rPr>
                          <w:rFonts w:ascii="Cambria Math" w:eastAsiaTheme="minorHAnsi" w:hAnsi="Cambria Math" w:cs="Times New Roman"/>
                          <w:i/>
                        </w:rPr>
                      </m:ctrlPr>
                    </m:sSubSupPr>
                    <m:e>
                      <m:r>
                        <w:rPr>
                          <w:rFonts w:ascii="Cambria Math" w:eastAsiaTheme="minorHAnsi" w:hAnsi="Cambria Math" w:cs="Times New Roman"/>
                        </w:rPr>
                        <m:t>w</m:t>
                      </m:r>
                    </m:e>
                    <m:sub>
                      <m:r>
                        <w:rPr>
                          <w:rFonts w:ascii="Cambria Math" w:eastAsiaTheme="minorHAnsi" w:hAnsi="Cambria Math" w:cs="Times New Roman"/>
                        </w:rPr>
                        <m:t>13</m:t>
                      </m:r>
                    </m:sub>
                    <m:sup>
                      <m:d>
                        <m:dPr>
                          <m:ctrlPr>
                            <w:rPr>
                              <w:rFonts w:ascii="Cambria Math" w:eastAsiaTheme="minorHAnsi" w:hAnsi="Cambria Math" w:cs="Times New Roman"/>
                              <w:i/>
                            </w:rPr>
                          </m:ctrlPr>
                        </m:dPr>
                        <m:e>
                          <m:r>
                            <w:rPr>
                              <w:rFonts w:ascii="Cambria Math" w:eastAsiaTheme="minorHAnsi" w:hAnsi="Cambria Math" w:cs="Times New Roman"/>
                            </w:rPr>
                            <m:t>2</m:t>
                          </m:r>
                        </m:e>
                      </m:d>
                    </m:sup>
                  </m:sSubSup>
                </m:e>
              </m:mr>
            </m:m>
          </m:e>
        </m:d>
      </m:oMath>
      <w:r w:rsidRPr="007508E8">
        <w:rPr>
          <w:rFonts w:cs="Times New Roman"/>
        </w:rPr>
        <w:t xml:space="preserve"> và </w:t>
      </w:r>
      <m:oMath>
        <m:r>
          <w:rPr>
            <w:rFonts w:ascii="Cambria Math" w:hAnsi="Cambria Math" w:cs="Times New Roman"/>
          </w:rPr>
          <m:t>x=</m:t>
        </m:r>
        <m:d>
          <m:dPr>
            <m:begChr m:val="["/>
            <m:endChr m:val="]"/>
            <m:ctrlPr>
              <w:rPr>
                <w:rFonts w:ascii="Cambria Math" w:eastAsiaTheme="minorHAnsi" w:hAnsi="Cambria Math" w:cs="Times New Roman"/>
                <w:i/>
              </w:rPr>
            </m:ctrlPr>
          </m:dPr>
          <m:e>
            <m:m>
              <m:mPr>
                <m:mcs>
                  <m:mc>
                    <m:mcPr>
                      <m:count m:val="1"/>
                      <m:mcJc m:val="center"/>
                    </m:mcPr>
                  </m:mc>
                </m:mcs>
                <m:ctrlPr>
                  <w:rPr>
                    <w:rFonts w:ascii="Cambria Math" w:eastAsiaTheme="minorHAnsi" w:hAnsi="Cambria Math" w:cs="Times New Roman"/>
                    <w:i/>
                  </w:rPr>
                </m:ctrlPr>
              </m:mPr>
              <m:mr>
                <m:e>
                  <m:sSub>
                    <m:sSubPr>
                      <m:ctrlPr>
                        <w:rPr>
                          <w:rFonts w:ascii="Cambria Math" w:eastAsiaTheme="minorHAnsi" w:hAnsi="Cambria Math" w:cs="Times New Roman"/>
                          <w:i/>
                        </w:rPr>
                      </m:ctrlPr>
                    </m:sSubPr>
                    <m:e>
                      <m:r>
                        <w:rPr>
                          <w:rFonts w:ascii="Cambria Math" w:eastAsiaTheme="minorHAnsi" w:hAnsi="Cambria Math" w:cs="Times New Roman"/>
                        </w:rPr>
                        <m:t>x</m:t>
                      </m:r>
                    </m:e>
                    <m:sub>
                      <m:r>
                        <w:rPr>
                          <w:rFonts w:ascii="Cambria Math" w:eastAsiaTheme="minorHAnsi" w:hAnsi="Cambria Math" w:cs="Times New Roman"/>
                        </w:rPr>
                        <m:t>1</m:t>
                      </m:r>
                    </m:sub>
                  </m:sSub>
                </m:e>
              </m:mr>
              <m:mr>
                <m:e>
                  <m:sSub>
                    <m:sSubPr>
                      <m:ctrlPr>
                        <w:rPr>
                          <w:rFonts w:ascii="Cambria Math" w:eastAsiaTheme="minorHAnsi" w:hAnsi="Cambria Math" w:cs="Times New Roman"/>
                          <w:i/>
                        </w:rPr>
                      </m:ctrlPr>
                    </m:sSubPr>
                    <m:e>
                      <m:r>
                        <w:rPr>
                          <w:rFonts w:ascii="Cambria Math" w:eastAsiaTheme="minorHAnsi" w:hAnsi="Cambria Math" w:cs="Times New Roman"/>
                        </w:rPr>
                        <m:t>x</m:t>
                      </m:r>
                    </m:e>
                    <m:sub>
                      <m:r>
                        <w:rPr>
                          <w:rFonts w:ascii="Cambria Math" w:eastAsiaTheme="minorHAnsi" w:hAnsi="Cambria Math" w:cs="Times New Roman"/>
                        </w:rPr>
                        <m:t>2</m:t>
                      </m:r>
                    </m:sub>
                  </m:sSub>
                </m:e>
              </m:mr>
              <m:mr>
                <m:e>
                  <m:sSub>
                    <m:sSubPr>
                      <m:ctrlPr>
                        <w:rPr>
                          <w:rFonts w:ascii="Cambria Math" w:eastAsiaTheme="minorHAnsi" w:hAnsi="Cambria Math" w:cs="Times New Roman"/>
                          <w:i/>
                        </w:rPr>
                      </m:ctrlPr>
                    </m:sSubPr>
                    <m:e>
                      <m:r>
                        <w:rPr>
                          <w:rFonts w:ascii="Cambria Math" w:eastAsiaTheme="minorHAnsi" w:hAnsi="Cambria Math" w:cs="Times New Roman"/>
                        </w:rPr>
                        <m:t>x</m:t>
                      </m:r>
                    </m:e>
                    <m:sub>
                      <m:r>
                        <w:rPr>
                          <w:rFonts w:ascii="Cambria Math" w:eastAsiaTheme="minorHAnsi" w:hAnsi="Cambria Math" w:cs="Times New Roman"/>
                        </w:rPr>
                        <m:t>3</m:t>
                      </m:r>
                    </m:sub>
                  </m:sSub>
                </m:e>
              </m:mr>
            </m:m>
          </m:e>
        </m:d>
      </m:oMath>
      <w:r w:rsidRPr="007508E8">
        <w:rPr>
          <w:rFonts w:cs="Times New Roman"/>
        </w:rPr>
        <w:t xml:space="preserve"> lần lượt là cách viết theo dạng vector gồm tất cả các weight của neuron thứ 1 thuộc lớp </w:t>
      </w:r>
      <m:oMath>
        <m:r>
          <w:rPr>
            <w:rFonts w:ascii="Cambria Math" w:eastAsiaTheme="minorHAnsi" w:hAnsi="Cambria Math" w:cs="Times New Roman"/>
          </w:rPr>
          <m:t>l=2</m:t>
        </m:r>
      </m:oMath>
      <w:r w:rsidRPr="007508E8">
        <w:rPr>
          <w:rFonts w:cs="Times New Roman"/>
        </w:rPr>
        <w:t xml:space="preserve"> và tất cả input x. Áp dụng tương tự với các neuron khác trong lớp, ta có thể viết gộp lại cách tính các giá trị output của tất cả các neuron trong lớp </w:t>
      </w:r>
      <m:oMath>
        <m:r>
          <w:rPr>
            <w:rFonts w:ascii="Cambria Math" w:eastAsiaTheme="minorHAnsi" w:hAnsi="Cambria Math" w:cs="Times New Roman"/>
          </w:rPr>
          <m:t>l=2</m:t>
        </m:r>
      </m:oMath>
      <w:r w:rsidRPr="007508E8">
        <w:rPr>
          <w:rFonts w:cs="Times New Roman"/>
        </w:rPr>
        <w:t xml:space="preserve"> như sau:</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2"/>
        <w:gridCol w:w="555"/>
      </w:tblGrid>
      <w:tr w:rsidR="001C2C00" w:rsidRPr="007508E8" w14:paraId="4F78DA34" w14:textId="77777777" w:rsidTr="001C2C00">
        <w:trPr>
          <w:trHeight w:val="954"/>
        </w:trPr>
        <w:tc>
          <w:tcPr>
            <w:tcW w:w="8222" w:type="dxa"/>
            <w:vAlign w:val="center"/>
          </w:tcPr>
          <w:p w14:paraId="20234816" w14:textId="77777777" w:rsidR="001C2C00" w:rsidRPr="007508E8" w:rsidRDefault="00192599" w:rsidP="00316915">
            <w:pPr>
              <w:spacing w:line="360" w:lineRule="auto"/>
              <w:rPr>
                <w:rFonts w:ascii="Times New Roman" w:hAnsi="Times New Roman" w:cs="Times New Roman"/>
                <w:sz w:val="26"/>
                <w:szCs w:val="26"/>
              </w:rPr>
            </w:pPr>
            <m:oMathPara>
              <m:oMath>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Z</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31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41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51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
                        </m:e>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32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42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52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
                        </m:e>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33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43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53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
                        </m:e>
                      </m:mr>
                    </m:m>
                  </m:e>
                </m:d>
                <m:d>
                  <m:dPr>
                    <m:begChr m:val="["/>
                    <m:endChr m:val="]"/>
                    <m:ctrlPr>
                      <w:rPr>
                        <w:rFonts w:ascii="Cambria Math" w:eastAsiaTheme="minorHAnsi" w:hAnsi="Cambria Math" w:cs="Times New Roman"/>
                        <w:i/>
                        <w:sz w:val="26"/>
                        <w:szCs w:val="26"/>
                      </w:rPr>
                    </m:ctrlPr>
                  </m:dPr>
                  <m:e>
                    <m:m>
                      <m:mPr>
                        <m:mcs>
                          <m:mc>
                            <m:mcPr>
                              <m:count m:val="1"/>
                              <m:mcJc m:val="center"/>
                            </m:mcPr>
                          </m:mc>
                        </m:mcs>
                        <m:ctrlPr>
                          <w:rPr>
                            <w:rFonts w:ascii="Cambria Math" w:eastAsiaTheme="minorHAnsi" w:hAnsi="Cambria Math" w:cs="Times New Roman"/>
                            <w:i/>
                            <w:sz w:val="26"/>
                            <w:szCs w:val="26"/>
                          </w:rPr>
                        </m:ctrlPr>
                      </m:mP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1</m:t>
                              </m:r>
                            </m:sub>
                          </m:sSub>
                        </m:e>
                      </m:m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2</m:t>
                              </m:r>
                            </m:sub>
                          </m:sSub>
                        </m:e>
                      </m:m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3</m:t>
                              </m:r>
                            </m:sub>
                          </m:sSub>
                        </m:e>
                      </m:mr>
                    </m:m>
                  </m:e>
                </m:d>
                <m:r>
                  <w:rPr>
                    <w:rFonts w:ascii="Cambria Math" w:eastAsiaTheme="minorHAnsi" w:hAnsi="Cambria Math" w:cs="Times New Roman"/>
                    <w:sz w:val="26"/>
                    <w:szCs w:val="26"/>
                  </w:rPr>
                  <m:t>+</m:t>
                </m:r>
                <m:d>
                  <m:dPr>
                    <m:begChr m:val="["/>
                    <m:endChr m:val="]"/>
                    <m:ctrlPr>
                      <w:rPr>
                        <w:rFonts w:ascii="Cambria Math" w:eastAsiaTheme="minorHAnsi" w:hAnsi="Cambria Math" w:cs="Times New Roman"/>
                        <w:i/>
                        <w:sz w:val="26"/>
                        <w:szCs w:val="26"/>
                      </w:rPr>
                    </m:ctrlPr>
                  </m:dP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4</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5</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
                        </m:e>
                      </m:mr>
                    </m:m>
                  </m:e>
                </m:d>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d>
                  <m:dPr>
                    <m:begChr m:val="["/>
                    <m:endChr m:val="]"/>
                    <m:ctrlPr>
                      <w:rPr>
                        <w:rFonts w:ascii="Cambria Math" w:eastAsiaTheme="minorHAnsi" w:hAnsi="Cambria Math" w:cs="Times New Roman"/>
                        <w:i/>
                        <w:sz w:val="26"/>
                        <w:szCs w:val="26"/>
                      </w:rPr>
                    </m:ctrlPr>
                  </m:dP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bSup>
                          <m:r>
                            <w:rPr>
                              <w:rFonts w:ascii="Cambria Math" w:eastAsiaTheme="minorHAnsi" w:hAnsi="Cambria Math" w:cs="Times New Roman"/>
                              <w:sz w:val="26"/>
                              <w:szCs w:val="26"/>
                            </w:rPr>
                            <m:t>-</m:t>
                          </m:r>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bSup>
                          <m:r>
                            <w:rPr>
                              <w:rFonts w:ascii="Cambria Math" w:eastAsiaTheme="minorHAnsi" w:hAnsi="Cambria Math" w:cs="Times New Roman"/>
                              <w:sz w:val="26"/>
                              <w:szCs w:val="26"/>
                            </w:rPr>
                            <m:t>-</m:t>
                          </m:r>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bSup>
                                <m:r>
                                  <w:rPr>
                                    <w:rFonts w:ascii="Cambria Math" w:eastAsiaTheme="minorHAnsi" w:hAnsi="Cambria Math" w:cs="Times New Roman"/>
                                    <w:sz w:val="26"/>
                                    <w:szCs w:val="26"/>
                                  </w:rPr>
                                  <m:t>-</m:t>
                                </m:r>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4</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bSup>
                                      <m:r>
                                        <w:rPr>
                                          <w:rFonts w:ascii="Cambria Math" w:eastAsiaTheme="minorHAnsi" w:hAnsi="Cambria Math" w:cs="Times New Roman"/>
                                          <w:sz w:val="26"/>
                                          <w:szCs w:val="26"/>
                                        </w:rPr>
                                        <m:t>-</m:t>
                                      </m:r>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5</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bSup>
                                      <m:r>
                                        <w:rPr>
                                          <w:rFonts w:ascii="Cambria Math" w:eastAsiaTheme="minorHAnsi" w:hAnsi="Cambria Math" w:cs="Times New Roman"/>
                                          <w:sz w:val="26"/>
                                          <w:szCs w:val="26"/>
                                        </w:rPr>
                                        <m:t>-</m:t>
                                      </m:r>
                                    </m:e>
                                  </m:mr>
                                </m:m>
                              </m:e>
                            </m:mr>
                          </m:m>
                        </m:e>
                      </m:mr>
                    </m:m>
                  </m:e>
                </m:d>
                <m:d>
                  <m:dPr>
                    <m:begChr m:val="["/>
                    <m:endChr m:val="]"/>
                    <m:ctrlPr>
                      <w:rPr>
                        <w:rFonts w:ascii="Cambria Math" w:eastAsiaTheme="minorHAnsi" w:hAnsi="Cambria Math" w:cs="Times New Roman"/>
                        <w:i/>
                        <w:sz w:val="26"/>
                        <w:szCs w:val="26"/>
                      </w:rPr>
                    </m:ctrlPr>
                  </m:dPr>
                  <m:e>
                    <m:m>
                      <m:mPr>
                        <m:mcs>
                          <m:mc>
                            <m:mcPr>
                              <m:count m:val="1"/>
                              <m:mcJc m:val="center"/>
                            </m:mcPr>
                          </m:mc>
                        </m:mcs>
                        <m:ctrlPr>
                          <w:rPr>
                            <w:rFonts w:ascii="Cambria Math" w:eastAsiaTheme="minorHAnsi" w:hAnsi="Cambria Math" w:cs="Times New Roman"/>
                            <w:i/>
                            <w:sz w:val="26"/>
                            <w:szCs w:val="26"/>
                          </w:rPr>
                        </m:ctrlPr>
                      </m:mP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1</m:t>
                              </m:r>
                            </m:sub>
                          </m:sSub>
                        </m:e>
                      </m:m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2</m:t>
                              </m:r>
                            </m:sub>
                          </m:sSub>
                        </m:e>
                      </m:mr>
                      <m:mr>
                        <m:e>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x</m:t>
                              </m:r>
                            </m:e>
                            <m:sub>
                              <m:r>
                                <w:rPr>
                                  <w:rFonts w:ascii="Cambria Math" w:eastAsiaTheme="minorHAnsi" w:hAnsi="Cambria Math" w:cs="Times New Roman"/>
                                  <w:sz w:val="26"/>
                                  <w:szCs w:val="26"/>
                                </w:rPr>
                                <m:t>3</m:t>
                              </m:r>
                            </m:sub>
                          </m:sSub>
                        </m:e>
                      </m:mr>
                    </m:m>
                  </m:e>
                </m:d>
                <m:r>
                  <w:rPr>
                    <w:rFonts w:ascii="Cambria Math" w:eastAsiaTheme="minorHAnsi" w:hAnsi="Cambria Math" w:cs="Times New Roman"/>
                    <w:sz w:val="26"/>
                    <w:szCs w:val="26"/>
                  </w:rPr>
                  <m:t>+</m:t>
                </m:r>
                <m:d>
                  <m:dPr>
                    <m:begChr m:val="["/>
                    <m:endChr m:val="]"/>
                    <m:ctrlPr>
                      <w:rPr>
                        <w:rFonts w:ascii="Cambria Math" w:eastAsiaTheme="minorHAnsi" w:hAnsi="Cambria Math" w:cs="Times New Roman"/>
                        <w:i/>
                        <w:sz w:val="26"/>
                        <w:szCs w:val="26"/>
                      </w:rPr>
                    </m:ctrlPr>
                  </m:dP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4</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b</m:t>
                                          </m:r>
                                        </m:e>
                                        <m:sub>
                                          <m:r>
                                            <w:rPr>
                                              <w:rFonts w:ascii="Cambria Math" w:eastAsiaTheme="minorHAnsi" w:hAnsi="Cambria Math" w:cs="Times New Roman"/>
                                              <w:sz w:val="26"/>
                                              <w:szCs w:val="26"/>
                                            </w:rPr>
                                            <m:t>5</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
                        </m:e>
                      </m:mr>
                    </m:m>
                  </m:e>
                </m:d>
                <m:r>
                  <w:rPr>
                    <w:rFonts w:ascii="Cambria Math" w:eastAsiaTheme="minorHAnsi" w:hAnsi="Cambria Math" w:cs="Times New Roman"/>
                    <w:sz w:val="26"/>
                    <w:szCs w:val="26"/>
                  </w:rPr>
                  <m:t xml:space="preserve"> =</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W</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p>
                <m:r>
                  <w:rPr>
                    <w:rFonts w:ascii="Cambria Math" w:eastAsiaTheme="minorHAnsi" w:hAnsi="Cambria Math" w:cs="Times New Roman"/>
                    <w:sz w:val="26"/>
                    <w:szCs w:val="26"/>
                  </w:rPr>
                  <m:t>X+</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b</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 xml:space="preserve"> </m:t>
                </m:r>
              </m:oMath>
            </m:oMathPara>
          </w:p>
        </w:tc>
        <w:tc>
          <w:tcPr>
            <w:tcW w:w="555" w:type="dxa"/>
            <w:vAlign w:val="center"/>
          </w:tcPr>
          <w:p w14:paraId="04912659" w14:textId="77777777" w:rsidR="001C2C00" w:rsidRPr="007508E8" w:rsidRDefault="001C2C00" w:rsidP="00316915">
            <w:pPr>
              <w:spacing w:after="240" w:line="360" w:lineRule="auto"/>
              <w:jc w:val="right"/>
              <w:rPr>
                <w:rFonts w:ascii="Times New Roman" w:hAnsi="Times New Roman" w:cs="Times New Roman"/>
                <w:sz w:val="26"/>
                <w:szCs w:val="26"/>
              </w:rPr>
            </w:pPr>
            <w:r w:rsidRPr="007508E8">
              <w:rPr>
                <w:rFonts w:ascii="Times New Roman" w:hAnsi="Times New Roman" w:cs="Times New Roman"/>
                <w:sz w:val="26"/>
                <w:szCs w:val="26"/>
              </w:rPr>
              <w:t>(5)</w:t>
            </w:r>
          </w:p>
        </w:tc>
      </w:tr>
    </w:tbl>
    <w:p w14:paraId="6A57EDBB" w14:textId="77777777" w:rsidR="001C2C00" w:rsidRPr="007508E8" w:rsidRDefault="001C2C00" w:rsidP="00316915">
      <w:pPr>
        <w:rPr>
          <w:rFonts w:cs="Times New Roman"/>
        </w:rPr>
      </w:pPr>
      <w:r w:rsidRPr="007508E8">
        <w:rPr>
          <w:rFonts w:cs="Times New Roman"/>
        </w:rPr>
        <w:t>Ở đây, </w:t>
      </w:r>
      <m:oMath>
        <m:sSup>
          <m:sSupPr>
            <m:ctrlPr>
              <w:rPr>
                <w:rFonts w:ascii="Cambria Math" w:eastAsiaTheme="minorHAnsi" w:hAnsi="Cambria Math" w:cs="Times New Roman"/>
                <w:i/>
              </w:rPr>
            </m:ctrlPr>
          </m:sSupPr>
          <m:e>
            <m:r>
              <w:rPr>
                <w:rFonts w:ascii="Cambria Math" w:eastAsiaTheme="minorHAnsi" w:hAnsi="Cambria Math" w:cs="Times New Roman"/>
              </w:rPr>
              <m:t>W</m:t>
            </m:r>
          </m:e>
          <m:sup>
            <m:d>
              <m:dPr>
                <m:ctrlPr>
                  <w:rPr>
                    <w:rFonts w:ascii="Cambria Math" w:eastAsiaTheme="minorHAnsi" w:hAnsi="Cambria Math" w:cs="Times New Roman"/>
                    <w:i/>
                  </w:rPr>
                </m:ctrlPr>
              </m:dPr>
              <m:e>
                <m:r>
                  <w:rPr>
                    <w:rFonts w:ascii="Cambria Math" w:eastAsiaTheme="minorHAnsi" w:hAnsi="Cambria Math" w:cs="Times New Roman"/>
                  </w:rPr>
                  <m:t>2</m:t>
                </m:r>
              </m:e>
            </m:d>
          </m:sup>
        </m:sSup>
      </m:oMath>
      <w:r w:rsidRPr="007508E8">
        <w:rPr>
          <w:rFonts w:cs="Times New Roman"/>
        </w:rPr>
        <w:t xml:space="preserve"> (W được viết hoa) được gọi là </w:t>
      </w:r>
      <w:r w:rsidRPr="007508E8">
        <w:rPr>
          <w:rFonts w:cs="Times New Roman"/>
          <w:b/>
          <w:bCs/>
        </w:rPr>
        <w:t>weight matrix</w:t>
      </w:r>
      <w:r w:rsidRPr="007508E8">
        <w:rPr>
          <w:rFonts w:cs="Times New Roman"/>
        </w:rPr>
        <w:t> (ma trận weight) và </w:t>
      </w:r>
      <m:oMath>
        <m:sSup>
          <m:sSupPr>
            <m:ctrlPr>
              <w:rPr>
                <w:rFonts w:ascii="Cambria Math" w:eastAsiaTheme="minorHAnsi" w:hAnsi="Cambria Math" w:cs="Times New Roman"/>
                <w:i/>
              </w:rPr>
            </m:ctrlPr>
          </m:sSupPr>
          <m:e>
            <m:r>
              <w:rPr>
                <w:rFonts w:ascii="Cambria Math" w:eastAsiaTheme="minorHAnsi" w:hAnsi="Cambria Math" w:cs="Times New Roman"/>
              </w:rPr>
              <m:t>b</m:t>
            </m:r>
          </m:e>
          <m:sup>
            <m:d>
              <m:dPr>
                <m:ctrlPr>
                  <w:rPr>
                    <w:rFonts w:ascii="Cambria Math" w:eastAsiaTheme="minorHAnsi" w:hAnsi="Cambria Math" w:cs="Times New Roman"/>
                    <w:i/>
                  </w:rPr>
                </m:ctrlPr>
              </m:dPr>
              <m:e>
                <m:r>
                  <w:rPr>
                    <w:rFonts w:ascii="Cambria Math" w:eastAsiaTheme="minorHAnsi" w:hAnsi="Cambria Math" w:cs="Times New Roman"/>
                  </w:rPr>
                  <m:t>2</m:t>
                </m:r>
              </m:e>
            </m:d>
          </m:sup>
        </m:sSup>
      </m:oMath>
      <w:r w:rsidRPr="007508E8">
        <w:rPr>
          <w:rFonts w:cs="Times New Roman"/>
        </w:rPr>
        <w:t xml:space="preserve"> là </w:t>
      </w:r>
      <w:r w:rsidRPr="007508E8">
        <w:rPr>
          <w:rFonts w:cs="Times New Roman"/>
          <w:b/>
          <w:bCs/>
        </w:rPr>
        <w:t>bias vector</w:t>
      </w:r>
      <w:r w:rsidRPr="007508E8">
        <w:rPr>
          <w:rFonts w:cs="Times New Roman"/>
        </w:rPr>
        <w:t> của lớp </w:t>
      </w:r>
      <m:oMath>
        <m:r>
          <w:rPr>
            <w:rFonts w:ascii="Cambria Math" w:eastAsiaTheme="minorHAnsi" w:hAnsi="Cambria Math" w:cs="Times New Roman"/>
          </w:rPr>
          <m:t>l=2</m:t>
        </m:r>
      </m:oMath>
      <w:r w:rsidRPr="007508E8">
        <w:rPr>
          <w:rFonts w:cs="Times New Roman"/>
        </w:rPr>
        <w:t>. Trong ví dụ ta đang xét thì </w:t>
      </w:r>
      <m:oMath>
        <m:sSup>
          <m:sSupPr>
            <m:ctrlPr>
              <w:rPr>
                <w:rFonts w:ascii="Cambria Math" w:eastAsiaTheme="minorHAnsi" w:hAnsi="Cambria Math" w:cs="Times New Roman"/>
                <w:i/>
              </w:rPr>
            </m:ctrlPr>
          </m:sSupPr>
          <m:e>
            <m:r>
              <w:rPr>
                <w:rFonts w:ascii="Cambria Math" w:eastAsiaTheme="minorHAnsi" w:hAnsi="Cambria Math" w:cs="Times New Roman"/>
              </w:rPr>
              <m:t>W</m:t>
            </m:r>
          </m:e>
          <m:sup>
            <m:d>
              <m:dPr>
                <m:ctrlPr>
                  <w:rPr>
                    <w:rFonts w:ascii="Cambria Math" w:eastAsiaTheme="minorHAnsi" w:hAnsi="Cambria Math" w:cs="Times New Roman"/>
                    <w:i/>
                  </w:rPr>
                </m:ctrlPr>
              </m:dPr>
              <m:e>
                <m:r>
                  <w:rPr>
                    <w:rFonts w:ascii="Cambria Math" w:eastAsiaTheme="minorHAnsi" w:hAnsi="Cambria Math" w:cs="Times New Roman"/>
                  </w:rPr>
                  <m:t>2</m:t>
                </m:r>
              </m:e>
            </m:d>
          </m:sup>
        </m:sSup>
      </m:oMath>
      <w:r w:rsidRPr="007508E8">
        <w:rPr>
          <w:rFonts w:cs="Times New Roman"/>
        </w:rPr>
        <w:t>là ma trận có 3×5 chiều (dimension), vector x có 3 chiều, vector b có 5 chiều (mỗi neuron có 1 bias) và vector z có 5 chiều. Có thể nhớ đơn giản số chiều của ma trận </w:t>
      </w:r>
      <m:oMath>
        <m:sSup>
          <m:sSupPr>
            <m:ctrlPr>
              <w:rPr>
                <w:rFonts w:ascii="Cambria Math" w:eastAsiaTheme="minorHAnsi" w:hAnsi="Cambria Math" w:cs="Times New Roman"/>
                <w:i/>
              </w:rPr>
            </m:ctrlPr>
          </m:sSupPr>
          <m:e>
            <m:r>
              <w:rPr>
                <w:rFonts w:ascii="Cambria Math" w:eastAsiaTheme="minorHAnsi" w:hAnsi="Cambria Math" w:cs="Times New Roman"/>
              </w:rPr>
              <m:t>W</m:t>
            </m:r>
          </m:e>
          <m:sup>
            <m:d>
              <m:dPr>
                <m:ctrlPr>
                  <w:rPr>
                    <w:rFonts w:ascii="Cambria Math" w:eastAsiaTheme="minorHAnsi" w:hAnsi="Cambria Math" w:cs="Times New Roman"/>
                    <w:i/>
                  </w:rPr>
                </m:ctrlPr>
              </m:dPr>
              <m:e>
                <m:r>
                  <w:rPr>
                    <w:rFonts w:ascii="Cambria Math" w:eastAsiaTheme="minorHAnsi" w:hAnsi="Cambria Math" w:cs="Times New Roman"/>
                  </w:rPr>
                  <m:t>2</m:t>
                </m:r>
              </m:e>
            </m:d>
          </m:sup>
        </m:sSup>
      </m:oMath>
      <w:r w:rsidRPr="007508E8">
        <w:rPr>
          <w:rFonts w:cs="Times New Roman"/>
        </w:rPr>
        <w:t xml:space="preserve"> là 3×5 vì nó output ra một vector có chiều là 5 (lớp hidden </w:t>
      </w:r>
      <m:oMath>
        <m:r>
          <w:rPr>
            <w:rFonts w:ascii="Cambria Math" w:eastAsiaTheme="minorHAnsi" w:hAnsi="Cambria Math" w:cs="Times New Roman"/>
          </w:rPr>
          <m:t>l=2</m:t>
        </m:r>
      </m:oMath>
      <w:r w:rsidRPr="007508E8">
        <w:rPr>
          <w:rFonts w:cs="Times New Roman"/>
        </w:rPr>
        <w:t xml:space="preserve"> có 5 neuron) từ một vector có chiều là 3 (có 3 input). Tương tự, đối với ma trận </w:t>
      </w:r>
      <m:oMath>
        <m:sSup>
          <m:sSupPr>
            <m:ctrlPr>
              <w:rPr>
                <w:rFonts w:ascii="Cambria Math" w:eastAsiaTheme="minorHAnsi" w:hAnsi="Cambria Math" w:cs="Times New Roman"/>
                <w:i/>
              </w:rPr>
            </m:ctrlPr>
          </m:sSupPr>
          <m:e>
            <m:r>
              <w:rPr>
                <w:rFonts w:ascii="Cambria Math" w:eastAsiaTheme="minorHAnsi" w:hAnsi="Cambria Math" w:cs="Times New Roman"/>
              </w:rPr>
              <m:t>W</m:t>
            </m:r>
          </m:e>
          <m:sup>
            <m:d>
              <m:dPr>
                <m:ctrlPr>
                  <w:rPr>
                    <w:rFonts w:ascii="Cambria Math" w:eastAsiaTheme="minorHAnsi" w:hAnsi="Cambria Math" w:cs="Times New Roman"/>
                    <w:i/>
                  </w:rPr>
                </m:ctrlPr>
              </m:dPr>
              <m:e>
                <m:r>
                  <w:rPr>
                    <w:rFonts w:ascii="Cambria Math" w:eastAsiaTheme="minorHAnsi" w:hAnsi="Cambria Math" w:cs="Times New Roman"/>
                  </w:rPr>
                  <m:t>3</m:t>
                </m:r>
              </m:e>
            </m:d>
          </m:sup>
        </m:sSup>
      </m:oMath>
      <w:r w:rsidRPr="007508E8">
        <w:rPr>
          <w:rFonts w:cs="Times New Roman"/>
        </w:rPr>
        <w:t xml:space="preserve"> của lớp Output sẽ có số chiều là 5×2 như sau:</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2"/>
        <w:gridCol w:w="555"/>
      </w:tblGrid>
      <w:tr w:rsidR="001C2C00" w:rsidRPr="007508E8" w14:paraId="3E4BB381" w14:textId="77777777" w:rsidTr="001C2C00">
        <w:trPr>
          <w:trHeight w:val="954"/>
        </w:trPr>
        <w:tc>
          <w:tcPr>
            <w:tcW w:w="8222" w:type="dxa"/>
            <w:vAlign w:val="center"/>
          </w:tcPr>
          <w:p w14:paraId="4A480DE7" w14:textId="77777777" w:rsidR="001C2C00" w:rsidRPr="007508E8" w:rsidRDefault="00192599" w:rsidP="00316915">
            <w:pPr>
              <w:spacing w:line="360" w:lineRule="auto"/>
              <w:rPr>
                <w:rFonts w:ascii="Times New Roman" w:hAnsi="Times New Roman" w:cs="Times New Roman"/>
                <w:sz w:val="26"/>
                <w:szCs w:val="26"/>
              </w:rPr>
            </w:pPr>
            <m:oMathPara>
              <m:oMath>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W</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3</m:t>
                        </m:r>
                      </m:e>
                    </m:d>
                  </m:sup>
                </m:sSup>
                <m:r>
                  <w:rPr>
                    <w:rFonts w:ascii="Cambria Math" w:eastAsiaTheme="minorHAnsi"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14</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15</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
                        </m:e>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m>
                                  <m:mPr>
                                    <m:mcs>
                                      <m:mc>
                                        <m:mcPr>
                                          <m:count m:val="1"/>
                                          <m:mcJc m:val="center"/>
                                        </m:mcPr>
                                      </m:mc>
                                    </m:mcs>
                                    <m:ctrlPr>
                                      <w:rPr>
                                        <w:rFonts w:ascii="Cambria Math"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24</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w</m:t>
                                          </m:r>
                                        </m:e>
                                        <m:sub>
                                          <m:r>
                                            <w:rPr>
                                              <w:rFonts w:ascii="Cambria Math" w:eastAsiaTheme="minorHAnsi" w:hAnsi="Cambria Math" w:cs="Times New Roman"/>
                                              <w:sz w:val="26"/>
                                              <w:szCs w:val="26"/>
                                            </w:rPr>
                                            <m:t>25</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e>
                                  </m:mr>
                                </m:m>
                              </m:e>
                            </m:mr>
                          </m:m>
                        </m:e>
                      </m:mr>
                    </m:m>
                  </m:e>
                </m:d>
              </m:oMath>
            </m:oMathPara>
          </w:p>
        </w:tc>
        <w:tc>
          <w:tcPr>
            <w:tcW w:w="555" w:type="dxa"/>
            <w:vAlign w:val="center"/>
          </w:tcPr>
          <w:p w14:paraId="494A3122" w14:textId="77777777" w:rsidR="001C2C00" w:rsidRPr="007508E8" w:rsidRDefault="001C2C00" w:rsidP="00316915">
            <w:pPr>
              <w:spacing w:after="240" w:line="360" w:lineRule="auto"/>
              <w:jc w:val="right"/>
              <w:rPr>
                <w:rFonts w:ascii="Times New Roman" w:hAnsi="Times New Roman" w:cs="Times New Roman"/>
              </w:rPr>
            </w:pPr>
            <w:r w:rsidRPr="007508E8">
              <w:rPr>
                <w:rFonts w:ascii="Times New Roman" w:hAnsi="Times New Roman" w:cs="Times New Roman"/>
              </w:rPr>
              <w:t>(6)</w:t>
            </w:r>
          </w:p>
        </w:tc>
      </w:tr>
    </w:tbl>
    <w:p w14:paraId="793220A5" w14:textId="77777777" w:rsidR="001C2C00" w:rsidRPr="007508E8" w:rsidRDefault="001C2C00" w:rsidP="00316915">
      <w:pPr>
        <w:rPr>
          <w:rFonts w:eastAsiaTheme="minorHAnsi" w:cs="Times New Roman"/>
        </w:rPr>
      </w:pPr>
      <w:r w:rsidRPr="007508E8">
        <w:rPr>
          <w:rFonts w:eastAsiaTheme="minorHAnsi" w:cs="Times New Roman"/>
        </w:rPr>
        <w:t>Vì nó từ một input vector của 5 neuron lớp Hidden </w:t>
      </w:r>
      <m:oMath>
        <m:r>
          <w:rPr>
            <w:rFonts w:ascii="Cambria Math" w:eastAsiaTheme="minorHAnsi" w:hAnsi="Cambria Math" w:cs="Times New Roman"/>
          </w:rPr>
          <m:t>l=2</m:t>
        </m:r>
      </m:oMath>
      <w:r w:rsidRPr="007508E8">
        <w:rPr>
          <w:rFonts w:cs="Times New Roman"/>
        </w:rPr>
        <w:t xml:space="preserve"> </w:t>
      </w:r>
      <w:r w:rsidRPr="007508E8">
        <w:rPr>
          <w:rFonts w:eastAsiaTheme="minorHAnsi" w:cs="Times New Roman"/>
        </w:rPr>
        <w:t>output ra một vector có chiều là 2 (2 neuron ở lớp Output). Lưu ý là input vector cho 2 neuron ở lớp Output không phải là </w:t>
      </w:r>
      <m:oMath>
        <m:sSup>
          <m:sSupPr>
            <m:ctrlPr>
              <w:rPr>
                <w:rFonts w:ascii="Cambria Math" w:eastAsiaTheme="minorHAnsi" w:hAnsi="Cambria Math" w:cs="Times New Roman"/>
                <w:i/>
              </w:rPr>
            </m:ctrlPr>
          </m:sSupPr>
          <m:e>
            <m:r>
              <w:rPr>
                <w:rFonts w:ascii="Cambria Math" w:eastAsiaTheme="minorHAnsi" w:hAnsi="Cambria Math" w:cs="Times New Roman"/>
              </w:rPr>
              <m:t>z</m:t>
            </m:r>
          </m:e>
          <m:sup>
            <m:d>
              <m:dPr>
                <m:ctrlPr>
                  <w:rPr>
                    <w:rFonts w:ascii="Cambria Math" w:eastAsiaTheme="minorHAnsi" w:hAnsi="Cambria Math" w:cs="Times New Roman"/>
                    <w:i/>
                  </w:rPr>
                </m:ctrlPr>
              </m:dPr>
              <m:e>
                <m:r>
                  <w:rPr>
                    <w:rFonts w:ascii="Cambria Math" w:eastAsiaTheme="minorHAnsi" w:hAnsi="Cambria Math" w:cs="Times New Roman"/>
                  </w:rPr>
                  <m:t>2</m:t>
                </m:r>
              </m:e>
            </m:d>
          </m:sup>
        </m:sSup>
      </m:oMath>
      <w:r w:rsidRPr="007508E8">
        <w:rPr>
          <w:rFonts w:eastAsiaTheme="minorHAnsi" w:cs="Times New Roman"/>
        </w:rPr>
        <w:t> mà là </w:t>
      </w:r>
      <m:oMath>
        <m:sSup>
          <m:sSupPr>
            <m:ctrlPr>
              <w:rPr>
                <w:rFonts w:ascii="Cambria Math" w:eastAsiaTheme="minorHAnsi" w:hAnsi="Cambria Math" w:cs="Times New Roman"/>
                <w:i/>
              </w:rPr>
            </m:ctrlPr>
          </m:sSupPr>
          <m:e>
            <m:r>
              <w:rPr>
                <w:rFonts w:ascii="Cambria Math" w:eastAsiaTheme="minorHAnsi" w:hAnsi="Cambria Math" w:cs="Times New Roman"/>
              </w:rPr>
              <m:t>a</m:t>
            </m:r>
          </m:e>
          <m:sup>
            <m:d>
              <m:dPr>
                <m:ctrlPr>
                  <w:rPr>
                    <w:rFonts w:ascii="Cambria Math" w:eastAsiaTheme="minorHAnsi" w:hAnsi="Cambria Math" w:cs="Times New Roman"/>
                    <w:i/>
                  </w:rPr>
                </m:ctrlPr>
              </m:dPr>
              <m:e>
                <m:r>
                  <w:rPr>
                    <w:rFonts w:ascii="Cambria Math" w:eastAsiaTheme="minorHAnsi" w:hAnsi="Cambria Math" w:cs="Times New Roman"/>
                  </w:rPr>
                  <m:t>2</m:t>
                </m:r>
              </m:e>
            </m:d>
          </m:sup>
        </m:sSup>
      </m:oMath>
      <w:r w:rsidRPr="007508E8">
        <w:rPr>
          <w:rFonts w:cs="Times New Roman"/>
        </w:rPr>
        <w:t xml:space="preserve"> </w:t>
      </w:r>
      <w:r w:rsidRPr="007508E8">
        <w:rPr>
          <w:rFonts w:eastAsiaTheme="minorHAnsi" w:cs="Times New Roman"/>
        </w:rPr>
        <w:t>với:</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2"/>
        <w:gridCol w:w="555"/>
      </w:tblGrid>
      <w:tr w:rsidR="001C2C00" w:rsidRPr="007508E8" w14:paraId="02B7BF03" w14:textId="77777777" w:rsidTr="001C2C00">
        <w:trPr>
          <w:trHeight w:val="954"/>
        </w:trPr>
        <w:tc>
          <w:tcPr>
            <w:tcW w:w="8222" w:type="dxa"/>
            <w:vAlign w:val="center"/>
          </w:tcPr>
          <w:p w14:paraId="131B5068" w14:textId="77777777" w:rsidR="001C2C00" w:rsidRPr="007508E8" w:rsidRDefault="00192599" w:rsidP="00316915">
            <w:pPr>
              <w:spacing w:line="360" w:lineRule="auto"/>
              <w:rPr>
                <w:rFonts w:ascii="Times New Roman" w:hAnsi="Times New Roman" w:cs="Times New Roman"/>
                <w:sz w:val="26"/>
                <w:szCs w:val="26"/>
              </w:rPr>
            </w:pPr>
            <m:oMathPara>
              <m:oMath>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a</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m:t>
                </m:r>
                <m:d>
                  <m:dPr>
                    <m:begChr m:val="["/>
                    <m:endChr m:val="]"/>
                    <m:ctrlPr>
                      <w:rPr>
                        <w:rFonts w:ascii="Cambria Math" w:eastAsiaTheme="minorHAnsi" w:hAnsi="Cambria Math" w:cs="Times New Roman"/>
                        <w:i/>
                        <w:sz w:val="26"/>
                        <w:szCs w:val="26"/>
                      </w:rPr>
                    </m:ctrlPr>
                  </m:dP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σ(z</m:t>
                              </m:r>
                            </m:e>
                            <m:sub>
                              <m:r>
                                <w:rPr>
                                  <w:rFonts w:ascii="Cambria Math" w:eastAsiaTheme="minorHAnsi" w:hAnsi="Cambria Math" w:cs="Times New Roman"/>
                                  <w:sz w:val="26"/>
                                  <w:szCs w:val="26"/>
                                </w:rPr>
                                <m:t>1</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σ(z</m:t>
                              </m:r>
                            </m:e>
                            <m:sub>
                              <m:r>
                                <w:rPr>
                                  <w:rFonts w:ascii="Cambria Math" w:eastAsiaTheme="minorHAnsi" w:hAnsi="Cambria Math" w:cs="Times New Roman"/>
                                  <w:sz w:val="26"/>
                                  <w:szCs w:val="26"/>
                                </w:rPr>
                                <m:t>2</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σ(z</m:t>
                                    </m:r>
                                  </m:e>
                                  <m:sub>
                                    <m:r>
                                      <w:rPr>
                                        <w:rFonts w:ascii="Cambria Math" w:eastAsiaTheme="minorHAnsi" w:hAnsi="Cambria Math" w:cs="Times New Roman"/>
                                        <w:sz w:val="26"/>
                                        <w:szCs w:val="26"/>
                                      </w:rPr>
                                      <m:t>3</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e>
                            </m:mr>
                            <m:mr>
                              <m:e>
                                <m:m>
                                  <m:mPr>
                                    <m:mcs>
                                      <m:mc>
                                        <m:mcPr>
                                          <m:count m:val="1"/>
                                          <m:mcJc m:val="center"/>
                                        </m:mcPr>
                                      </m:mc>
                                    </m:mcs>
                                    <m:ctrlPr>
                                      <w:rPr>
                                        <w:rFonts w:ascii="Cambria Math" w:eastAsiaTheme="minorHAnsi" w:hAnsi="Cambria Math" w:cs="Times New Roman"/>
                                        <w:i/>
                                        <w:sz w:val="26"/>
                                        <w:szCs w:val="26"/>
                                      </w:rPr>
                                    </m:ctrlPr>
                                  </m:mP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σ(z</m:t>
                                          </m:r>
                                        </m:e>
                                        <m:sub>
                                          <m:r>
                                            <w:rPr>
                                              <w:rFonts w:ascii="Cambria Math" w:eastAsiaTheme="minorHAnsi" w:hAnsi="Cambria Math" w:cs="Times New Roman"/>
                                              <w:sz w:val="26"/>
                                              <w:szCs w:val="26"/>
                                            </w:rPr>
                                            <m:t>4</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e>
                                  </m:mr>
                                  <m:mr>
                                    <m:e>
                                      <m:sSubSup>
                                        <m:sSubSupPr>
                                          <m:ctrlPr>
                                            <w:rPr>
                                              <w:rFonts w:ascii="Cambria Math" w:eastAsiaTheme="minorHAnsi" w:hAnsi="Cambria Math" w:cs="Times New Roman"/>
                                              <w:i/>
                                              <w:sz w:val="26"/>
                                              <w:szCs w:val="26"/>
                                            </w:rPr>
                                          </m:ctrlPr>
                                        </m:sSubSupPr>
                                        <m:e>
                                          <m:r>
                                            <w:rPr>
                                              <w:rFonts w:ascii="Cambria Math" w:eastAsiaTheme="minorHAnsi" w:hAnsi="Cambria Math" w:cs="Times New Roman"/>
                                              <w:sz w:val="26"/>
                                              <w:szCs w:val="26"/>
                                            </w:rPr>
                                            <m:t>σ(z</m:t>
                                          </m:r>
                                        </m:e>
                                        <m:sub>
                                          <m:r>
                                            <w:rPr>
                                              <w:rFonts w:ascii="Cambria Math" w:eastAsiaTheme="minorHAnsi" w:hAnsi="Cambria Math" w:cs="Times New Roman"/>
                                              <w:sz w:val="26"/>
                                              <w:szCs w:val="26"/>
                                            </w:rPr>
                                            <m:t>5</m:t>
                                          </m:r>
                                        </m:sub>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bSup>
                                      <m:r>
                                        <w:rPr>
                                          <w:rFonts w:ascii="Cambria Math" w:eastAsiaTheme="minorHAnsi" w:hAnsi="Cambria Math" w:cs="Times New Roman"/>
                                          <w:sz w:val="26"/>
                                          <w:szCs w:val="26"/>
                                        </w:rPr>
                                        <m:t>)</m:t>
                                      </m:r>
                                    </m:e>
                                  </m:mr>
                                </m:m>
                              </m:e>
                            </m:mr>
                          </m:m>
                        </m:e>
                      </m:mr>
                    </m:m>
                  </m:e>
                </m:d>
                <m:r>
                  <w:rPr>
                    <w:rFonts w:ascii="Cambria Math" w:eastAsiaTheme="minorHAnsi" w:hAnsi="Cambria Math" w:cs="Times New Roman"/>
                    <w:sz w:val="26"/>
                    <w:szCs w:val="26"/>
                  </w:rPr>
                  <m:t>=σ(</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z</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)=σ(</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W</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p>
                <m:r>
                  <w:rPr>
                    <w:rFonts w:ascii="Cambria Math" w:eastAsiaTheme="minorHAnsi" w:hAnsi="Cambria Math" w:cs="Times New Roman"/>
                    <w:sz w:val="26"/>
                    <w:szCs w:val="26"/>
                  </w:rPr>
                  <m:t>x+</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b</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m:t>
                </m:r>
              </m:oMath>
            </m:oMathPara>
          </w:p>
        </w:tc>
        <w:tc>
          <w:tcPr>
            <w:tcW w:w="555" w:type="dxa"/>
            <w:vAlign w:val="center"/>
          </w:tcPr>
          <w:p w14:paraId="19E86001" w14:textId="77777777" w:rsidR="001C2C00" w:rsidRPr="007508E8" w:rsidRDefault="001C2C00" w:rsidP="00316915">
            <w:pPr>
              <w:spacing w:after="240" w:line="360" w:lineRule="auto"/>
              <w:jc w:val="right"/>
              <w:rPr>
                <w:rFonts w:ascii="Times New Roman" w:hAnsi="Times New Roman" w:cs="Times New Roman"/>
                <w:sz w:val="26"/>
                <w:szCs w:val="26"/>
              </w:rPr>
            </w:pPr>
            <w:r w:rsidRPr="007508E8">
              <w:rPr>
                <w:rFonts w:ascii="Times New Roman" w:hAnsi="Times New Roman" w:cs="Times New Roman"/>
                <w:sz w:val="26"/>
                <w:szCs w:val="26"/>
              </w:rPr>
              <w:t>(7)</w:t>
            </w:r>
          </w:p>
        </w:tc>
      </w:tr>
    </w:tbl>
    <w:p w14:paraId="5E2795DA" w14:textId="77777777" w:rsidR="001C2C00" w:rsidRPr="007508E8" w:rsidRDefault="001C2C00" w:rsidP="00316915">
      <w:pPr>
        <w:rPr>
          <w:rFonts w:cs="Times New Roman"/>
        </w:rPr>
      </w:pPr>
      <w:r w:rsidRPr="007508E8">
        <w:rPr>
          <w:rFonts w:cs="Times New Roman"/>
        </w:rPr>
        <w:t>Tóm lại, toàn bộ các tính toán từ đầu vào cho tới đầu ra của một MLP 3 lớp như hình 1 có thể được tóm tắt như sau:</w:t>
      </w:r>
      <m:oMath>
        <m:r>
          <m:rPr>
            <m:sty m:val="p"/>
          </m:rPr>
          <w:rPr>
            <w:rFonts w:ascii="Cambria Math" w:hAnsi="Cambria Math" w:cs="Times New Roman"/>
          </w:rPr>
          <m:t xml:space="preserve">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02"/>
      </w:tblGrid>
      <w:tr w:rsidR="001C2C00" w:rsidRPr="007508E8" w14:paraId="5F450CFB" w14:textId="77777777" w:rsidTr="001C2C00">
        <w:tc>
          <w:tcPr>
            <w:tcW w:w="8075" w:type="dxa"/>
            <w:vAlign w:val="center"/>
          </w:tcPr>
          <w:p w14:paraId="2FACBC24" w14:textId="77777777" w:rsidR="001C2C00" w:rsidRPr="007508E8" w:rsidRDefault="00192599" w:rsidP="00316915">
            <w:pPr>
              <w:spacing w:line="360" w:lineRule="auto"/>
              <w:jc w:val="center"/>
              <w:rPr>
                <w:rFonts w:ascii="Times New Roman" w:eastAsiaTheme="minorHAnsi" w:hAnsi="Times New Roman" w:cs="Times New Roman"/>
                <w:sz w:val="26"/>
                <w:szCs w:val="26"/>
              </w:rPr>
            </w:pPr>
            <m:oMathPara>
              <m:oMath>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z</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W</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p>
                <m:r>
                  <w:rPr>
                    <w:rFonts w:ascii="Cambria Math" w:eastAsiaTheme="minorHAnsi" w:hAnsi="Cambria Math" w:cs="Times New Roman"/>
                    <w:sz w:val="26"/>
                    <w:szCs w:val="26"/>
                  </w:rPr>
                  <m:t>x+</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b</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oMath>
            </m:oMathPara>
          </w:p>
        </w:tc>
        <w:tc>
          <w:tcPr>
            <w:tcW w:w="702" w:type="dxa"/>
            <w:vAlign w:val="center"/>
          </w:tcPr>
          <w:p w14:paraId="10BA89CC" w14:textId="77777777" w:rsidR="001C2C00" w:rsidRPr="007508E8" w:rsidRDefault="001C2C00"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(8)</w:t>
            </w:r>
          </w:p>
        </w:tc>
      </w:tr>
      <w:tr w:rsidR="001C2C00" w:rsidRPr="007508E8" w14:paraId="4DF7A718" w14:textId="77777777" w:rsidTr="001C2C00">
        <w:tc>
          <w:tcPr>
            <w:tcW w:w="8075" w:type="dxa"/>
            <w:vAlign w:val="center"/>
          </w:tcPr>
          <w:p w14:paraId="770FEA06" w14:textId="77777777" w:rsidR="001C2C00" w:rsidRPr="007508E8" w:rsidRDefault="00192599" w:rsidP="00316915">
            <w:pPr>
              <w:spacing w:line="360" w:lineRule="auto"/>
              <w:jc w:val="center"/>
              <w:rPr>
                <w:rFonts w:ascii="Times New Roman" w:eastAsiaTheme="minorHAnsi" w:hAnsi="Times New Roman" w:cs="Times New Roman"/>
                <w:sz w:val="26"/>
                <w:szCs w:val="26"/>
              </w:rPr>
            </w:pPr>
            <m:oMathPara>
              <m:oMath>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a</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 σ</m:t>
                </m:r>
                <m:d>
                  <m:dPr>
                    <m:ctrlPr>
                      <w:rPr>
                        <w:rFonts w:ascii="Cambria Math" w:eastAsiaTheme="minorHAnsi" w:hAnsi="Cambria Math" w:cs="Times New Roman"/>
                        <w:i/>
                        <w:sz w:val="26"/>
                        <w:szCs w:val="26"/>
                      </w:rPr>
                    </m:ctrlPr>
                  </m:dPr>
                  <m:e>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z</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e>
                </m:d>
              </m:oMath>
            </m:oMathPara>
          </w:p>
        </w:tc>
        <w:tc>
          <w:tcPr>
            <w:tcW w:w="702" w:type="dxa"/>
            <w:vAlign w:val="center"/>
          </w:tcPr>
          <w:p w14:paraId="3891D726" w14:textId="77777777" w:rsidR="001C2C00" w:rsidRPr="007508E8" w:rsidRDefault="001C2C00"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(9)</w:t>
            </w:r>
          </w:p>
        </w:tc>
      </w:tr>
      <w:tr w:rsidR="001C2C00" w:rsidRPr="007508E8" w14:paraId="7FFD4609" w14:textId="77777777" w:rsidTr="001C2C00">
        <w:tc>
          <w:tcPr>
            <w:tcW w:w="8075" w:type="dxa"/>
            <w:vAlign w:val="center"/>
          </w:tcPr>
          <w:p w14:paraId="30D218D7" w14:textId="77777777" w:rsidR="001C2C00" w:rsidRPr="007508E8" w:rsidRDefault="00192599" w:rsidP="00316915">
            <w:pPr>
              <w:spacing w:line="360" w:lineRule="auto"/>
              <w:jc w:val="center"/>
              <w:rPr>
                <w:rFonts w:ascii="Times New Roman" w:eastAsiaTheme="minorHAnsi" w:hAnsi="Times New Roman" w:cs="Times New Roman"/>
                <w:sz w:val="26"/>
                <w:szCs w:val="26"/>
              </w:rPr>
            </w:pPr>
            <m:oMathPara>
              <m:oMath>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z</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3</m:t>
                        </m:r>
                      </m:e>
                    </m:d>
                  </m:sup>
                </m:sSup>
                <m:r>
                  <w:rPr>
                    <w:rFonts w:ascii="Cambria Math" w:eastAsiaTheme="minorHAnsi" w:hAnsi="Cambria Math" w:cs="Times New Roman"/>
                    <w:sz w:val="26"/>
                    <w:szCs w:val="26"/>
                  </w:rPr>
                  <m:t>=</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W</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r>
                      <w:rPr>
                        <w:rFonts w:ascii="Cambria Math" w:eastAsiaTheme="minorHAnsi" w:hAnsi="Cambria Math" w:cs="Times New Roman"/>
                        <w:sz w:val="26"/>
                        <w:szCs w:val="26"/>
                      </w:rPr>
                      <m:t>T</m:t>
                    </m:r>
                  </m:sup>
                </m:sSup>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a</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2</m:t>
                        </m:r>
                      </m:e>
                    </m:d>
                  </m:sup>
                </m:sSup>
                <m:r>
                  <w:rPr>
                    <w:rFonts w:ascii="Cambria Math" w:eastAsiaTheme="minorHAnsi" w:hAnsi="Cambria Math" w:cs="Times New Roman"/>
                    <w:sz w:val="26"/>
                    <w:szCs w:val="26"/>
                  </w:rPr>
                  <m:t>+</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b</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3</m:t>
                        </m:r>
                      </m:e>
                    </m:d>
                  </m:sup>
                </m:sSup>
              </m:oMath>
            </m:oMathPara>
          </w:p>
        </w:tc>
        <w:tc>
          <w:tcPr>
            <w:tcW w:w="702" w:type="dxa"/>
            <w:vAlign w:val="center"/>
          </w:tcPr>
          <w:p w14:paraId="070FB0C6" w14:textId="77777777" w:rsidR="001C2C00" w:rsidRPr="007508E8" w:rsidRDefault="001C2C00"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(10)</w:t>
            </w:r>
          </w:p>
        </w:tc>
      </w:tr>
      <w:tr w:rsidR="001C2C00" w:rsidRPr="007508E8" w14:paraId="72A0BF27" w14:textId="77777777" w:rsidTr="001C2C00">
        <w:tc>
          <w:tcPr>
            <w:tcW w:w="8075" w:type="dxa"/>
            <w:vAlign w:val="center"/>
          </w:tcPr>
          <w:p w14:paraId="3274CA9F" w14:textId="77777777" w:rsidR="001C2C00" w:rsidRPr="007508E8" w:rsidRDefault="00192599" w:rsidP="00316915">
            <w:pPr>
              <w:spacing w:line="360" w:lineRule="auto"/>
              <w:rPr>
                <w:rFonts w:ascii="Times New Roman" w:eastAsiaTheme="minorHAnsi"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a</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3</m:t>
                        </m:r>
                      </m:e>
                    </m:d>
                  </m:sup>
                </m:sSup>
                <m:r>
                  <w:rPr>
                    <w:rFonts w:ascii="Cambria Math" w:eastAsiaTheme="minorHAnsi" w:hAnsi="Cambria Math" w:cs="Times New Roman"/>
                    <w:sz w:val="26"/>
                    <w:szCs w:val="26"/>
                  </w:rPr>
                  <m:t>= f</m:t>
                </m:r>
                <m:d>
                  <m:dPr>
                    <m:ctrlPr>
                      <w:rPr>
                        <w:rFonts w:ascii="Cambria Math" w:eastAsiaTheme="minorHAnsi" w:hAnsi="Cambria Math" w:cs="Times New Roman"/>
                        <w:i/>
                        <w:sz w:val="26"/>
                        <w:szCs w:val="26"/>
                      </w:rPr>
                    </m:ctrlPr>
                  </m:dPr>
                  <m:e>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z</m:t>
                        </m:r>
                      </m:e>
                      <m:sup>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3</m:t>
                            </m:r>
                          </m:e>
                        </m:d>
                      </m:sup>
                    </m:sSup>
                  </m:e>
                </m:d>
              </m:oMath>
            </m:oMathPara>
          </w:p>
        </w:tc>
        <w:tc>
          <w:tcPr>
            <w:tcW w:w="702" w:type="dxa"/>
            <w:vAlign w:val="center"/>
          </w:tcPr>
          <w:p w14:paraId="458DF946" w14:textId="77777777" w:rsidR="001C2C00" w:rsidRPr="007508E8" w:rsidRDefault="001C2C00"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(11)</w:t>
            </w:r>
          </w:p>
        </w:tc>
      </w:tr>
    </w:tbl>
    <w:p w14:paraId="1BD23B5F" w14:textId="77777777" w:rsidR="001C2C00" w:rsidRPr="007508E8" w:rsidRDefault="001C2C00" w:rsidP="00316915">
      <w:pPr>
        <w:rPr>
          <w:rFonts w:eastAsiaTheme="minorHAnsi" w:cs="Times New Roman"/>
        </w:rPr>
      </w:pPr>
    </w:p>
    <w:p w14:paraId="6B3C7D42" w14:textId="77777777" w:rsidR="001C2C00" w:rsidRPr="007508E8" w:rsidRDefault="001C2C00" w:rsidP="00316915">
      <w:pPr>
        <w:rPr>
          <w:rFonts w:eastAsiaTheme="minorHAnsi" w:cs="Times New Roman"/>
        </w:rPr>
      </w:pPr>
      <w:r w:rsidRPr="007508E8">
        <w:rPr>
          <w:rFonts w:eastAsiaTheme="minorHAnsi" w:cs="Times New Roman"/>
        </w:rPr>
        <w:t>Chính vì cách tính toán theo một chiều từ đầu vào cho tới đầu ra như trên mà một MLP như đang xét còn được gọi là </w:t>
      </w:r>
      <w:r w:rsidRPr="007508E8">
        <w:rPr>
          <w:rFonts w:eastAsiaTheme="minorHAnsi" w:cs="Times New Roman"/>
          <w:b/>
          <w:bCs/>
        </w:rPr>
        <w:t>Feed-forward Neural Network</w:t>
      </w:r>
      <w:r w:rsidRPr="007508E8">
        <w:rPr>
          <w:rFonts w:eastAsiaTheme="minorHAnsi" w:cs="Times New Roman"/>
        </w:rPr>
        <w:t> (feedforward: truyền tới). Cần chú ý là đối với neuron ở lớp Output thì tùy vào output của bài toán mà sẽ chọn Activation function f cho phù hợp.</w:t>
      </w:r>
    </w:p>
    <w:p w14:paraId="2CFFC4E0" w14:textId="4419AF5C" w:rsidR="001C2C00" w:rsidRPr="00A73E19" w:rsidRDefault="001C2C00" w:rsidP="00316915">
      <w:pPr>
        <w:ind w:firstLine="720"/>
        <w:rPr>
          <w:rFonts w:eastAsiaTheme="minorHAnsi" w:cs="Times New Roman"/>
        </w:rPr>
      </w:pPr>
      <w:r w:rsidRPr="007508E8">
        <w:rPr>
          <w:rFonts w:eastAsiaTheme="minorHAnsi" w:cs="Times New Roman"/>
        </w:rPr>
        <w:t>Vậy: Một </w:t>
      </w:r>
      <w:r w:rsidRPr="007508E8">
        <w:rPr>
          <w:rFonts w:eastAsiaTheme="minorHAnsi" w:cs="Times New Roman"/>
          <w:i/>
          <w:iCs/>
        </w:rPr>
        <w:t>multilayer</w:t>
      </w:r>
      <w:r w:rsidRPr="007508E8">
        <w:rPr>
          <w:rFonts w:eastAsiaTheme="minorHAnsi" w:cs="Times New Roman"/>
        </w:rPr>
        <w:t> </w:t>
      </w:r>
      <w:r w:rsidRPr="007508E8">
        <w:rPr>
          <w:rFonts w:eastAsiaTheme="minorHAnsi" w:cs="Times New Roman"/>
          <w:i/>
          <w:iCs/>
        </w:rPr>
        <w:t>perceptron</w:t>
      </w:r>
      <w:r w:rsidRPr="007508E8">
        <w:rPr>
          <w:rFonts w:eastAsiaTheme="minorHAnsi" w:cs="Times New Roman"/>
        </w:rPr>
        <w:t xml:space="preserve"> (MLP) là việc implemnet nhiều layers perceptrons được kết nối liền kề nhau, tạo thành một bộ điều khiển (feedforward) thần kinh đơn giản. Mạng Feedforward là một mạng gồm một hay nhiều lớp nơron, trong đó các dây dẫn tín hiệu chỉ truyền theo một chiều từ input qua các lớp, cho đến </w:t>
      </w:r>
      <w:r w:rsidRPr="007508E8">
        <w:rPr>
          <w:rFonts w:eastAsiaTheme="minorHAnsi" w:cs="Times New Roman"/>
        </w:rPr>
        <w:lastRenderedPageBreak/>
        <w:t>output. MLP này giúp ích trong những hàm phi tuyến tính mà perceptron đơn không thể thực hiện.</w:t>
      </w:r>
    </w:p>
    <w:p w14:paraId="62B88E7A" w14:textId="055EA26B" w:rsidR="001C2C00" w:rsidRPr="007508E8" w:rsidRDefault="001C2C00" w:rsidP="00316915">
      <w:pPr>
        <w:pStyle w:val="Heading2"/>
      </w:pPr>
      <w:bookmarkStart w:id="63" w:name="_Toc28158689"/>
      <w:bookmarkStart w:id="64" w:name="_Toc28158745"/>
      <w:bookmarkStart w:id="65" w:name="_Toc28690943"/>
      <w:bookmarkStart w:id="66" w:name="_Toc29794013"/>
      <w:r w:rsidRPr="007508E8">
        <w:t>Các phương pháp đánh giá một hệ thống phân lớp</w:t>
      </w:r>
      <w:bookmarkEnd w:id="63"/>
      <w:bookmarkEnd w:id="64"/>
      <w:bookmarkEnd w:id="65"/>
      <w:bookmarkEnd w:id="66"/>
    </w:p>
    <w:p w14:paraId="3D1D89B8" w14:textId="77777777" w:rsidR="001C2C00" w:rsidRPr="007508E8" w:rsidRDefault="001C2C00" w:rsidP="00316915">
      <w:pPr>
        <w:ind w:firstLine="720"/>
        <w:rPr>
          <w:rFonts w:eastAsiaTheme="minorHAnsi" w:cs="Times New Roman"/>
        </w:rPr>
      </w:pPr>
      <w:r w:rsidRPr="007508E8">
        <w:rPr>
          <w:rFonts w:eastAsiaTheme="minorHAnsi" w:cs="Times New Roman"/>
        </w:rPr>
        <w:t xml:space="preserve">Khi xây dựng một mô hình Machine learning, cần một phép đánh giá để xem mô hình sử dụng có hiệu quả không và để so sánh khả năng của các mô hình. </w:t>
      </w:r>
    </w:p>
    <w:p w14:paraId="31392253" w14:textId="77777777" w:rsidR="001C2C00" w:rsidRPr="007508E8" w:rsidRDefault="001C2C00" w:rsidP="00316915">
      <w:pPr>
        <w:ind w:firstLine="720"/>
        <w:rPr>
          <w:rFonts w:eastAsiaTheme="minorHAnsi" w:cs="Times New Roman"/>
        </w:rPr>
      </w:pPr>
      <w:r w:rsidRPr="007508E8">
        <w:rPr>
          <w:rFonts w:eastAsiaTheme="minorHAnsi" w:cs="Times New Roman"/>
        </w:rPr>
        <w:t>Hiệu năng của một mô hình thường được đánh giá dựa trên tập dữ liệu kiểm thử (test data). Cụ thể, giả sử đầu ra của mô hình khi đầu vào là tập kiểm thử được mô tả bởi vector y_pred là vector dự đoán đầu ra với mỗi phần tử là class được dự đoán của một điểm dữ liệu trong tập kiểm thử. Ta cần so sánh giữa vector dự đoán y_pred này với vector class thật của dữ liệu, được mô tả bởi vector y_true.</w:t>
      </w:r>
      <w:r w:rsidRPr="007508E8">
        <w:rPr>
          <w:rFonts w:eastAsiaTheme="minorHAnsi" w:cs="Times New Roman"/>
        </w:rPr>
        <w:br/>
        <w:t>Ví dụ với bài toán có 3 lớp dữ liệu được gán nhãn là 0, 1, 2. Trong bài toán thực tế, các class có thể có nhãn bất kỳ, không nhất thiết là số, và không nhất thiết bắt đầu từ 0. Chúng ta hãy tạm giả sử các class được đánh số từ 0 đến C-1 trong trường hợp có C lớp dữ liệu. Có 10 điểm dữ liệu trong tập kiểm thử với các nhãn thực sự được mô tả bởi y_true = [0, 0, 0, 0, 1, 1, 1, 2, 2, 2]. Giả sử bộ phân lớp chúng ta đang cần đánh giá dự đoán nhãn cho các điểm này là y_pred = [0, 1, 0, 2, 1, 1, 0, 2, 1, 2].</w:t>
      </w:r>
    </w:p>
    <w:p w14:paraId="77E692C1" w14:textId="77777777" w:rsidR="001C2C00" w:rsidRPr="007508E8" w:rsidRDefault="001C2C00" w:rsidP="00316915">
      <w:pPr>
        <w:rPr>
          <w:rFonts w:eastAsiaTheme="minorHAnsi" w:cs="Times New Roman"/>
        </w:rPr>
      </w:pPr>
      <w:r w:rsidRPr="007508E8">
        <w:rPr>
          <w:rFonts w:eastAsiaTheme="minorHAnsi" w:cs="Times New Roman"/>
        </w:rPr>
        <w:t>Có rất nhiều cách đánh giá một mô hình phân lớp. Tuỳ vào những bài toán khác nhau mà sử dụng các phương pháp khác nhau. Các phương pháp thường được sử dụng là: accuracy score, confusion matrix, ROC curve, Area Under the Curve, Precision and Recall, F1 score, Top R error, etc.</w:t>
      </w:r>
    </w:p>
    <w:p w14:paraId="62DBC09B" w14:textId="77777777" w:rsidR="001C2C00" w:rsidRPr="007508E8" w:rsidRDefault="001C2C00" w:rsidP="00316915">
      <w:pPr>
        <w:rPr>
          <w:rFonts w:eastAsiaTheme="minorHAnsi" w:cs="Times New Roman"/>
          <w:b/>
          <w:bCs/>
        </w:rPr>
      </w:pPr>
      <w:r w:rsidRPr="007508E8">
        <w:rPr>
          <w:rFonts w:eastAsiaTheme="minorHAnsi" w:cs="Times New Roman"/>
          <w:b/>
          <w:bCs/>
        </w:rPr>
        <w:t>Accuracy:</w:t>
      </w:r>
    </w:p>
    <w:p w14:paraId="2378DF8A" w14:textId="77777777" w:rsidR="001C2C00" w:rsidRPr="007508E8" w:rsidRDefault="001C2C00" w:rsidP="00316915">
      <w:pPr>
        <w:ind w:firstLine="720"/>
        <w:rPr>
          <w:rFonts w:eastAsiaTheme="minorHAnsi" w:cs="Times New Roman"/>
        </w:rPr>
      </w:pPr>
      <w:r w:rsidRPr="007508E8">
        <w:rPr>
          <w:rFonts w:eastAsiaTheme="minorHAnsi" w:cs="Times New Roman"/>
        </w:rPr>
        <w:t>Cách đơn giản và hay được sử dụng nhất là accuracy (độ chính xác). Cách đánh giá này đơn giản tính tỉ lệ giữa số điểm được dự đoán đúng và tổng số điểm trong tập dữ liệu kiểm thử.</w:t>
      </w:r>
    </w:p>
    <w:p w14:paraId="6F2473D1" w14:textId="77777777" w:rsidR="001C2C00" w:rsidRPr="007508E8" w:rsidRDefault="001C2C00" w:rsidP="00316915">
      <w:pPr>
        <w:rPr>
          <w:rFonts w:eastAsiaTheme="minorHAnsi" w:cs="Times New Roman"/>
          <w:b/>
          <w:bCs/>
        </w:rPr>
      </w:pPr>
      <w:r w:rsidRPr="007508E8">
        <w:rPr>
          <w:rFonts w:eastAsiaTheme="minorHAnsi" w:cs="Times New Roman"/>
          <w:b/>
          <w:bCs/>
        </w:rPr>
        <w:t>Confusion matrix:</w:t>
      </w:r>
    </w:p>
    <w:p w14:paraId="647C0C17" w14:textId="77777777" w:rsidR="001C2C00" w:rsidRPr="007508E8" w:rsidRDefault="001C2C00" w:rsidP="00316915">
      <w:pPr>
        <w:ind w:firstLine="720"/>
        <w:rPr>
          <w:rFonts w:eastAsiaTheme="minorHAnsi" w:cs="Times New Roman"/>
        </w:rPr>
      </w:pPr>
      <w:r w:rsidRPr="007508E8">
        <w:rPr>
          <w:rFonts w:eastAsiaTheme="minorHAnsi" w:cs="Times New Roman"/>
        </w:rPr>
        <w:t xml:space="preserve">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w:t>
      </w:r>
      <w:r w:rsidRPr="007508E8">
        <w:rPr>
          <w:rFonts w:eastAsiaTheme="minorHAnsi" w:cs="Times New Roman"/>
        </w:rPr>
        <w:lastRenderedPageBreak/>
        <w:t>lớp nào thường bị phân loại nhầm vào lớp khác. Để có thể đánh giá được các giá trị này, chúng ta sử dụng một ma trận được gọi là ma trận tương quan (confusion matrix).</w:t>
      </w:r>
    </w:p>
    <w:p w14:paraId="05E8AF3E" w14:textId="77777777" w:rsidR="001C2C00" w:rsidRPr="007508E8" w:rsidRDefault="001C2C00" w:rsidP="00316915">
      <w:pPr>
        <w:ind w:firstLine="720"/>
        <w:rPr>
          <w:rFonts w:eastAsiaTheme="minorHAnsi" w:cs="Times New Roman"/>
        </w:rPr>
      </w:pPr>
      <w:r w:rsidRPr="007508E8">
        <w:rPr>
          <w:rFonts w:eastAsiaTheme="minorHAnsi" w:cs="Times New Roman"/>
        </w:rPr>
        <w:t>Về cơ bản, confusion matrix thể hiện có bao nhiêu điểm dữ liệu  được dự đoán đúng, và bao nhiêu điểm dữ liệu cho kết quả dự đoán sai.</w:t>
      </w:r>
    </w:p>
    <w:p w14:paraId="1EA27AD4" w14:textId="77777777" w:rsidR="001C2C00" w:rsidRPr="007508E8" w:rsidRDefault="001C2C00" w:rsidP="00316915">
      <w:pPr>
        <w:jc w:val="center"/>
        <w:rPr>
          <w:rFonts w:cs="Times New Roman"/>
        </w:rPr>
      </w:pPr>
      <w:ins w:id="67" w:author="TRẦN HOÀNG LUÂN" w:date="2019-12-30T14:52:00Z">
        <w:r w:rsidRPr="007508E8">
          <w:rPr>
            <w:rFonts w:cs="Times New Roman"/>
            <w:noProof/>
          </w:rPr>
          <w:drawing>
            <wp:inline distT="0" distB="0" distL="0" distR="0" wp14:anchorId="4CAEE647" wp14:editId="42033738">
              <wp:extent cx="3686175" cy="1543639"/>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3706848" cy="1552296"/>
                      </a:xfrm>
                      <a:prstGeom prst="rect">
                        <a:avLst/>
                      </a:prstGeom>
                    </pic:spPr>
                  </pic:pic>
                </a:graphicData>
              </a:graphic>
            </wp:inline>
          </w:drawing>
        </w:r>
      </w:ins>
    </w:p>
    <w:p w14:paraId="65702E20" w14:textId="2D9F9C8D" w:rsidR="001C2C00" w:rsidRPr="007508E8" w:rsidRDefault="001C2C00" w:rsidP="00CB1937">
      <w:pPr>
        <w:pStyle w:val="Caption"/>
      </w:pPr>
      <w:bookmarkStart w:id="68" w:name="_Toc29794184"/>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9</w:t>
      </w:r>
      <w:r w:rsidR="00192599">
        <w:rPr>
          <w:noProof/>
        </w:rPr>
        <w:fldChar w:fldCharType="end"/>
      </w:r>
      <w:r w:rsidRPr="007508E8">
        <w:t xml:space="preserve">. </w:t>
      </w:r>
      <w:r w:rsidRPr="007508E8">
        <w:rPr>
          <w:rFonts w:eastAsiaTheme="minorHAnsi"/>
        </w:rPr>
        <w:t>Minh họa confusion matrix</w:t>
      </w:r>
      <w:bookmarkEnd w:id="68"/>
      <w:r w:rsidRPr="007508E8">
        <w:t xml:space="preserve"> </w:t>
      </w:r>
    </w:p>
    <w:p w14:paraId="0A71028D" w14:textId="77777777" w:rsidR="001C2C00" w:rsidRPr="007508E8" w:rsidRDefault="001C2C00" w:rsidP="00316915">
      <w:pPr>
        <w:ind w:firstLine="720"/>
        <w:rPr>
          <w:rFonts w:eastAsiaTheme="minorHAnsi" w:cs="Times New Roman"/>
        </w:rPr>
      </w:pPr>
      <w:r w:rsidRPr="007508E8">
        <w:rPr>
          <w:rFonts w:eastAsiaTheme="minorHAnsi" w:cs="Times New Roman"/>
        </w:rPr>
        <w:t>Có tổng cộng 10 điểm dữ liệu. Chúng ta xem xét ma trận tại vùng 3x3 trung tâm của bảng.</w:t>
      </w:r>
    </w:p>
    <w:p w14:paraId="2C7BA3D4" w14:textId="77777777" w:rsidR="001C2C00" w:rsidRPr="007508E8" w:rsidRDefault="001C2C00" w:rsidP="00316915">
      <w:pPr>
        <w:ind w:firstLine="720"/>
        <w:rPr>
          <w:rFonts w:eastAsiaTheme="minorHAnsi" w:cs="Times New Roman"/>
        </w:rPr>
      </w:pPr>
      <w:r w:rsidRPr="007508E8">
        <w:rPr>
          <w:rFonts w:eastAsiaTheme="minorHAnsi" w:cs="Times New Roman"/>
        </w:rPr>
        <w:t xml:space="preserve">Ma trận thu được gọi là confusion matrix.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bốn điểm thực sự thuộc lớp 0, chỉ có hai điểm được phân loại đúng, hai điểm còn lại bị phân loại nhầm vào lớp 1 và lớp 2. </w:t>
      </w:r>
    </w:p>
    <w:p w14:paraId="1E48D63B" w14:textId="77777777" w:rsidR="001C2C00" w:rsidRPr="007508E8" w:rsidRDefault="001C2C00" w:rsidP="00316915">
      <w:pPr>
        <w:rPr>
          <w:rFonts w:eastAsiaTheme="minorHAnsi" w:cs="Times New Roman"/>
        </w:rPr>
      </w:pPr>
      <w:r w:rsidRPr="007508E8">
        <w:rPr>
          <w:rFonts w:eastAsiaTheme="minorHAnsi" w:cs="Times New Roman"/>
        </w:rPr>
        <w:t xml:space="preserve">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w:t>
      </w:r>
    </w:p>
    <w:p w14:paraId="6B4F6395" w14:textId="77777777" w:rsidR="001C2C00" w:rsidRPr="007508E8" w:rsidRDefault="001C2C00" w:rsidP="00316915">
      <w:pPr>
        <w:ind w:firstLine="720"/>
        <w:rPr>
          <w:rFonts w:eastAsiaTheme="minorHAnsi" w:cs="Times New Roman"/>
        </w:rPr>
      </w:pPr>
      <w:r w:rsidRPr="007508E8">
        <w:rPr>
          <w:rFonts w:eastAsiaTheme="minorHAnsi" w:cs="Times New Roman"/>
        </w:rPr>
        <w:t xml:space="preserve">Confusion matrix thường được minh họa bằng màu sắc để có cái nhìn rõ ràng hơn. </w:t>
      </w:r>
    </w:p>
    <w:p w14:paraId="7C6D0257" w14:textId="77777777" w:rsidR="001C2C00" w:rsidRPr="007508E8" w:rsidRDefault="001C2C00" w:rsidP="00C55779">
      <w:pPr>
        <w:pStyle w:val="Caption"/>
        <w:ind w:firstLine="0"/>
      </w:pPr>
      <w:ins w:id="69" w:author="TRẦN HOÀNG LUÂN" w:date="2019-12-30T14:52:00Z">
        <w:r w:rsidRPr="007508E8">
          <w:rPr>
            <w:noProof/>
          </w:rPr>
          <w:lastRenderedPageBreak/>
          <w:drawing>
            <wp:inline distT="0" distB="0" distL="0" distR="0" wp14:anchorId="4BE91841" wp14:editId="513E0EF3">
              <wp:extent cx="5266055" cy="2293263"/>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274495" cy="2296938"/>
                      </a:xfrm>
                      <a:prstGeom prst="rect">
                        <a:avLst/>
                      </a:prstGeom>
                    </pic:spPr>
                  </pic:pic>
                </a:graphicData>
              </a:graphic>
            </wp:inline>
          </w:drawing>
        </w:r>
      </w:ins>
    </w:p>
    <w:p w14:paraId="48533EFD" w14:textId="3B0B5387" w:rsidR="001C2C00" w:rsidRPr="007508E8" w:rsidRDefault="001C2C00" w:rsidP="00CB1937">
      <w:pPr>
        <w:pStyle w:val="Caption"/>
      </w:pPr>
      <w:bookmarkStart w:id="70" w:name="_Toc29794185"/>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10</w:t>
      </w:r>
      <w:r w:rsidR="00192599">
        <w:rPr>
          <w:noProof/>
        </w:rPr>
        <w:fldChar w:fldCharType="end"/>
      </w:r>
      <w:r w:rsidRPr="007508E8">
        <w:t xml:space="preserve">. </w:t>
      </w:r>
      <w:r w:rsidRPr="007508E8">
        <w:rPr>
          <w:rFonts w:eastAsiaTheme="minorHAnsi"/>
        </w:rPr>
        <w:t>Minh họa confusion matrix b</w:t>
      </w:r>
      <w:r w:rsidR="00CD6FED">
        <w:rPr>
          <w:rFonts w:eastAsiaTheme="minorHAnsi"/>
        </w:rPr>
        <w:t>ảng kết quả</w:t>
      </w:r>
      <w:bookmarkEnd w:id="70"/>
      <w:r w:rsidRPr="007508E8">
        <w:t xml:space="preserve"> </w:t>
      </w:r>
    </w:p>
    <w:p w14:paraId="569FEAD7" w14:textId="77777777" w:rsidR="001C2C00" w:rsidRPr="007508E8" w:rsidRDefault="001C2C00" w:rsidP="00316915">
      <w:pPr>
        <w:ind w:firstLine="720"/>
        <w:rPr>
          <w:rFonts w:eastAsiaTheme="minorHAnsi" w:cs="Times New Roman"/>
        </w:rPr>
      </w:pPr>
      <w:r w:rsidRPr="007508E8">
        <w:rPr>
          <w:rFonts w:eastAsiaTheme="minorHAnsi" w:cs="Times New Roman"/>
        </w:rPr>
        <w:t>Với bài toán có nhiều lớp dữ liệu, cách biểu diễn bằng màu sẽ rất hữu ích. Các ô màu đậm thể hiện các giá trị cao. Một mô hình tốt sẽ cho một confusion matrix có các phần tử trên đường chéo chính có giá trị lớn, các phần tử còn lại có giá trị nhỏ. Nói cách khác, khi biễu diễn bằng màu sắc, đường chéo có màu càng đậm so với phần còn lại sẽ càng tốt. Từ hai hình trên ta thấy rằng confusion matrix đã chuẩn hóa mang nhiều thông tin hơn. Sự khác nhau được thấy ở ô trên cùng bên trái. Lớp dữ liệu 0 được phân loại không thực sự tốt nhưng trong ma trận tương quan không chuẩn hóa (U</w:t>
      </w:r>
      <w:commentRangeStart w:id="71"/>
      <w:r w:rsidRPr="007508E8">
        <w:rPr>
          <w:rFonts w:eastAsiaTheme="minorHAnsi" w:cs="Times New Roman"/>
        </w:rPr>
        <w:t>nnormalized confusion matrix</w:t>
      </w:r>
      <w:commentRangeEnd w:id="71"/>
      <w:r w:rsidRPr="007508E8">
        <w:rPr>
          <w:rFonts w:eastAsiaTheme="minorHAnsi" w:cs="Times New Roman"/>
        </w:rPr>
        <w:t>)</w:t>
      </w:r>
      <w:r w:rsidRPr="007508E8">
        <w:rPr>
          <w:rStyle w:val="CommentReference"/>
          <w:rFonts w:eastAsiaTheme="minorHAnsi" w:cs="Times New Roman"/>
        </w:rPr>
        <w:commentReference w:id="71"/>
      </w:r>
      <w:r w:rsidRPr="007508E8">
        <w:rPr>
          <w:rFonts w:eastAsiaTheme="minorHAnsi" w:cs="Times New Roman"/>
        </w:rPr>
        <w:t>, nó vẫn có màu đậm như hai ô còn lại trên đường chéo chính.</w:t>
      </w:r>
    </w:p>
    <w:p w14:paraId="2CB05723" w14:textId="77777777" w:rsidR="00E301E9" w:rsidRPr="007508E8" w:rsidRDefault="00E301E9" w:rsidP="00316915">
      <w:pPr>
        <w:pStyle w:val="Heading3"/>
      </w:pPr>
      <w:bookmarkStart w:id="72" w:name="_Toc28690944"/>
      <w:bookmarkStart w:id="73" w:name="_Toc29794014"/>
      <w:r w:rsidRPr="007508E8">
        <w:t>True/False Positive/Negative</w:t>
      </w:r>
      <w:bookmarkEnd w:id="72"/>
      <w:bookmarkEnd w:id="73"/>
    </w:p>
    <w:p w14:paraId="092923E6" w14:textId="77777777" w:rsidR="00E301E9" w:rsidRPr="007508E8" w:rsidRDefault="00E301E9" w:rsidP="00316915">
      <w:pPr>
        <w:pStyle w:val="Heading4"/>
        <w:rPr>
          <w:rFonts w:cs="Times New Roman"/>
        </w:rPr>
      </w:pPr>
      <w:bookmarkStart w:id="74" w:name="_Toc28690945"/>
      <w:bookmarkStart w:id="75" w:name="_Toc29794015"/>
      <w:r w:rsidRPr="007508E8">
        <w:rPr>
          <w:rFonts w:cs="Times New Roman"/>
        </w:rPr>
        <w:t>True/False Positive/Negative</w:t>
      </w:r>
      <w:bookmarkEnd w:id="74"/>
      <w:bookmarkEnd w:id="75"/>
    </w:p>
    <w:p w14:paraId="10CA3716" w14:textId="77777777" w:rsidR="00E301E9" w:rsidRPr="007508E8" w:rsidRDefault="00E301E9" w:rsidP="00316915">
      <w:pPr>
        <w:ind w:firstLine="720"/>
        <w:rPr>
          <w:rFonts w:eastAsiaTheme="minorHAnsi" w:cs="Times New Roman"/>
        </w:rPr>
      </w:pPr>
      <w:r w:rsidRPr="007508E8">
        <w:rPr>
          <w:rFonts w:eastAsiaTheme="minorHAnsi" w:cs="Times New Roman"/>
        </w:rP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quan trọng hơn là việc chẩn đoán nhầm âm tính thành dương tính. Trong bài toán xác định có mìn dưới lòng đất hay không thì việc bỏ sót nghiêm trọng hơn việc báo động nhầm rất nhiều. Hay trong các bài toán email rác thì việc cho nhầm email quan trọng vào thùng rác nghiêm trọng hơn việc xác định một email rác là email thường.</w:t>
      </w:r>
    </w:p>
    <w:p w14:paraId="38B00CC0" w14:textId="77777777" w:rsidR="00E301E9" w:rsidRPr="007508E8" w:rsidRDefault="00E301E9" w:rsidP="00316915">
      <w:pPr>
        <w:ind w:firstLine="720"/>
        <w:rPr>
          <w:rFonts w:eastAsiaTheme="minorHAnsi" w:cs="Times New Roman"/>
        </w:rPr>
      </w:pPr>
      <w:r w:rsidRPr="007508E8">
        <w:rPr>
          <w:rFonts w:eastAsiaTheme="minorHAnsi" w:cs="Times New Roman"/>
        </w:rPr>
        <w:lastRenderedPageBreak/>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hóa như sau:</w:t>
      </w:r>
    </w:p>
    <w:tbl>
      <w:tblPr>
        <w:tblStyle w:val="TableGrid"/>
        <w:tblW w:w="0" w:type="auto"/>
        <w:tblLook w:val="04A0" w:firstRow="1" w:lastRow="0" w:firstColumn="1" w:lastColumn="0" w:noHBand="0" w:noVBand="1"/>
      </w:tblPr>
      <w:tblGrid>
        <w:gridCol w:w="2926"/>
        <w:gridCol w:w="2926"/>
        <w:gridCol w:w="2926"/>
      </w:tblGrid>
      <w:tr w:rsidR="00E301E9" w:rsidRPr="007508E8" w14:paraId="521358B3" w14:textId="77777777" w:rsidTr="003A4B67">
        <w:tc>
          <w:tcPr>
            <w:tcW w:w="2926" w:type="dxa"/>
          </w:tcPr>
          <w:p w14:paraId="54E5FFB6" w14:textId="77777777" w:rsidR="00E301E9" w:rsidRPr="007508E8" w:rsidRDefault="00E301E9" w:rsidP="00316915">
            <w:pPr>
              <w:spacing w:line="360" w:lineRule="auto"/>
              <w:rPr>
                <w:rFonts w:ascii="Times New Roman" w:hAnsi="Times New Roman" w:cs="Times New Roman"/>
              </w:rPr>
            </w:pPr>
          </w:p>
        </w:tc>
        <w:tc>
          <w:tcPr>
            <w:tcW w:w="2926" w:type="dxa"/>
          </w:tcPr>
          <w:p w14:paraId="168FBA6B"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Predicted as Positive</w:t>
            </w:r>
          </w:p>
        </w:tc>
        <w:tc>
          <w:tcPr>
            <w:tcW w:w="2926" w:type="dxa"/>
          </w:tcPr>
          <w:p w14:paraId="22EF516C"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Predicted as Negative</w:t>
            </w:r>
          </w:p>
        </w:tc>
      </w:tr>
      <w:tr w:rsidR="00E301E9" w:rsidRPr="007508E8" w14:paraId="644F9090" w14:textId="77777777" w:rsidTr="003A4B67">
        <w:tc>
          <w:tcPr>
            <w:tcW w:w="2926" w:type="dxa"/>
          </w:tcPr>
          <w:p w14:paraId="4B3EBB45"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Actual: Positive</w:t>
            </w:r>
          </w:p>
        </w:tc>
        <w:tc>
          <w:tcPr>
            <w:tcW w:w="2926" w:type="dxa"/>
          </w:tcPr>
          <w:p w14:paraId="40A323A7"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True Positive (TP)</w:t>
            </w:r>
          </w:p>
        </w:tc>
        <w:tc>
          <w:tcPr>
            <w:tcW w:w="2926" w:type="dxa"/>
          </w:tcPr>
          <w:p w14:paraId="4D9B927C"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False Negative (FN)</w:t>
            </w:r>
          </w:p>
        </w:tc>
      </w:tr>
      <w:tr w:rsidR="00E301E9" w:rsidRPr="007508E8" w14:paraId="03432DA1" w14:textId="77777777" w:rsidTr="003A4B67">
        <w:tc>
          <w:tcPr>
            <w:tcW w:w="2926" w:type="dxa"/>
          </w:tcPr>
          <w:p w14:paraId="5B69C545"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Actual: Negative</w:t>
            </w:r>
          </w:p>
        </w:tc>
        <w:tc>
          <w:tcPr>
            <w:tcW w:w="2926" w:type="dxa"/>
          </w:tcPr>
          <w:p w14:paraId="03C1C38F"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False Positive (FP)</w:t>
            </w:r>
          </w:p>
        </w:tc>
        <w:tc>
          <w:tcPr>
            <w:tcW w:w="2926" w:type="dxa"/>
          </w:tcPr>
          <w:p w14:paraId="3B77F01C"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True Negative (TN)</w:t>
            </w:r>
          </w:p>
        </w:tc>
      </w:tr>
    </w:tbl>
    <w:p w14:paraId="433A2998" w14:textId="77777777" w:rsidR="00E301E9" w:rsidRPr="007508E8" w:rsidRDefault="00E301E9" w:rsidP="00316915">
      <w:pPr>
        <w:spacing w:before="240"/>
        <w:ind w:firstLine="720"/>
        <w:rPr>
          <w:rFonts w:eastAsiaTheme="minorHAnsi" w:cs="Times New Roman"/>
        </w:rPr>
      </w:pPr>
      <w:r w:rsidRPr="007508E8">
        <w:rPr>
          <w:rFonts w:eastAsiaTheme="minorHAnsi" w:cs="Times New Roman"/>
        </w:rPr>
        <w:t>Người ta thường quan tâm đến TPR, FNR, FPR, TNR (R-Rate) dựa trên normalized confusion matrix như sau:</w:t>
      </w:r>
    </w:p>
    <w:tbl>
      <w:tblPr>
        <w:tblStyle w:val="TableGrid"/>
        <w:tblW w:w="0" w:type="auto"/>
        <w:tblLook w:val="04A0" w:firstRow="1" w:lastRow="0" w:firstColumn="1" w:lastColumn="0" w:noHBand="0" w:noVBand="1"/>
      </w:tblPr>
      <w:tblGrid>
        <w:gridCol w:w="2926"/>
        <w:gridCol w:w="2926"/>
        <w:gridCol w:w="2926"/>
      </w:tblGrid>
      <w:tr w:rsidR="00E301E9" w:rsidRPr="007508E8" w14:paraId="4175862E" w14:textId="77777777" w:rsidTr="003A4B67">
        <w:tc>
          <w:tcPr>
            <w:tcW w:w="2926" w:type="dxa"/>
          </w:tcPr>
          <w:p w14:paraId="295A773A" w14:textId="77777777" w:rsidR="00E301E9" w:rsidRPr="007508E8" w:rsidRDefault="00E301E9" w:rsidP="00316915">
            <w:pPr>
              <w:spacing w:line="360" w:lineRule="auto"/>
              <w:rPr>
                <w:rFonts w:ascii="Times New Roman" w:hAnsi="Times New Roman" w:cs="Times New Roman"/>
              </w:rPr>
            </w:pPr>
          </w:p>
        </w:tc>
        <w:tc>
          <w:tcPr>
            <w:tcW w:w="2926" w:type="dxa"/>
          </w:tcPr>
          <w:p w14:paraId="0E9CAFBC"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Predicted as Positive</w:t>
            </w:r>
          </w:p>
        </w:tc>
        <w:tc>
          <w:tcPr>
            <w:tcW w:w="2926" w:type="dxa"/>
          </w:tcPr>
          <w:p w14:paraId="2C0E7399"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Predicted as Negative</w:t>
            </w:r>
          </w:p>
        </w:tc>
      </w:tr>
      <w:tr w:rsidR="00E301E9" w:rsidRPr="007508E8" w14:paraId="27FE7E48" w14:textId="77777777" w:rsidTr="003A4B67">
        <w:tc>
          <w:tcPr>
            <w:tcW w:w="2926" w:type="dxa"/>
          </w:tcPr>
          <w:p w14:paraId="54A96522"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Actual: Positive</w:t>
            </w:r>
          </w:p>
        </w:tc>
        <w:tc>
          <w:tcPr>
            <w:tcW w:w="2926" w:type="dxa"/>
          </w:tcPr>
          <w:p w14:paraId="01999BB4"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TPR = TP/(TP+FN)</w:t>
            </w:r>
          </w:p>
        </w:tc>
        <w:tc>
          <w:tcPr>
            <w:tcW w:w="2926" w:type="dxa"/>
          </w:tcPr>
          <w:p w14:paraId="7CF6ED67"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FNR = FN/(TP+FN)</w:t>
            </w:r>
          </w:p>
        </w:tc>
      </w:tr>
      <w:tr w:rsidR="00E301E9" w:rsidRPr="007508E8" w14:paraId="67FA4803" w14:textId="77777777" w:rsidTr="003A4B67">
        <w:tc>
          <w:tcPr>
            <w:tcW w:w="2926" w:type="dxa"/>
          </w:tcPr>
          <w:p w14:paraId="693F6AE4"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Actual: Negative</w:t>
            </w:r>
          </w:p>
        </w:tc>
        <w:tc>
          <w:tcPr>
            <w:tcW w:w="2926" w:type="dxa"/>
          </w:tcPr>
          <w:p w14:paraId="40F4ABC2"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FPR = FP/(FP+TN)</w:t>
            </w:r>
          </w:p>
        </w:tc>
        <w:tc>
          <w:tcPr>
            <w:tcW w:w="2926" w:type="dxa"/>
          </w:tcPr>
          <w:p w14:paraId="056DFFC8" w14:textId="77777777" w:rsidR="00E301E9" w:rsidRPr="007508E8" w:rsidRDefault="00E301E9" w:rsidP="00316915">
            <w:pPr>
              <w:spacing w:line="360" w:lineRule="auto"/>
              <w:rPr>
                <w:rFonts w:ascii="Times New Roman" w:hAnsi="Times New Roman" w:cs="Times New Roman"/>
              </w:rPr>
            </w:pPr>
            <w:r w:rsidRPr="007508E8">
              <w:rPr>
                <w:rFonts w:ascii="Times New Roman" w:hAnsi="Times New Roman" w:cs="Times New Roman"/>
              </w:rPr>
              <w:t>TNR = TN/(FP+TN)</w:t>
            </w:r>
          </w:p>
        </w:tc>
      </w:tr>
    </w:tbl>
    <w:p w14:paraId="07A98950" w14:textId="77777777" w:rsidR="00E301E9" w:rsidRPr="007508E8" w:rsidRDefault="00E301E9" w:rsidP="00316915">
      <w:pPr>
        <w:spacing w:before="240"/>
        <w:ind w:firstLine="720"/>
        <w:rPr>
          <w:rFonts w:eastAsiaTheme="minorHAnsi" w:cs="Times New Roman"/>
        </w:rPr>
      </w:pPr>
      <w:r w:rsidRPr="007508E8">
        <w:rPr>
          <w:rFonts w:eastAsiaTheme="minorHAnsi" w:cs="Times New Roman"/>
        </w:rPr>
        <w:t>False Positive Rate còn được gọi là False Alarm Rate (tỉ lệ báo động nhầm), False Negative Rate còn được gọi là Miss Detection Rate (tỉ lệ bỏ sót). Trong bài toán dò mìn, thà báo nhầm còn hơn bỏ sót, tức là ta có thể chấp nhận False Alarm Rate cao để đạt được Miss Detection Rate thấp.</w:t>
      </w:r>
    </w:p>
    <w:p w14:paraId="0E057CF6" w14:textId="77777777" w:rsidR="00E301E9" w:rsidRPr="007508E8" w:rsidRDefault="00E301E9" w:rsidP="00316915">
      <w:pPr>
        <w:rPr>
          <w:rFonts w:eastAsiaTheme="minorHAnsi" w:cs="Times New Roman"/>
          <w:b/>
          <w:bCs/>
        </w:rPr>
      </w:pPr>
      <w:r w:rsidRPr="007508E8">
        <w:rPr>
          <w:rFonts w:eastAsiaTheme="minorHAnsi" w:cs="Times New Roman"/>
        </w:rPr>
        <w:t xml:space="preserve"> </w:t>
      </w:r>
      <w:r w:rsidRPr="007508E8">
        <w:rPr>
          <w:rFonts w:eastAsiaTheme="minorHAnsi" w:cs="Times New Roman"/>
          <w:b/>
          <w:bCs/>
        </w:rPr>
        <w:t>Chú ý:</w:t>
      </w:r>
    </w:p>
    <w:p w14:paraId="03979401" w14:textId="77777777" w:rsidR="00E301E9" w:rsidRPr="007508E8" w:rsidRDefault="00E301E9" w:rsidP="00316915">
      <w:pPr>
        <w:numPr>
          <w:ilvl w:val="0"/>
          <w:numId w:val="41"/>
        </w:numPr>
        <w:spacing w:after="160"/>
        <w:contextualSpacing/>
        <w:rPr>
          <w:rFonts w:eastAsiaTheme="minorHAnsi" w:cs="Times New Roman"/>
        </w:rPr>
      </w:pPr>
      <w:r w:rsidRPr="007508E8">
        <w:rPr>
          <w:rFonts w:eastAsiaTheme="minorHAnsi" w:cs="Times New Roman"/>
        </w:rPr>
        <w:t>Việc biết một cột của confusion matrix này sẽ suy ra được cột còn lại vì tổng các hàng luôn bằng 1 và chỉ có hai lớp dữ liệu.</w:t>
      </w:r>
    </w:p>
    <w:p w14:paraId="6915AB66" w14:textId="77777777" w:rsidR="00E301E9" w:rsidRPr="007508E8" w:rsidRDefault="00E301E9" w:rsidP="00316915">
      <w:pPr>
        <w:numPr>
          <w:ilvl w:val="0"/>
          <w:numId w:val="41"/>
        </w:numPr>
        <w:spacing w:after="160"/>
        <w:contextualSpacing/>
        <w:rPr>
          <w:rFonts w:eastAsiaTheme="minorHAnsi" w:cs="Times New Roman"/>
        </w:rPr>
      </w:pPr>
      <w:r w:rsidRPr="007508E8">
        <w:rPr>
          <w:rFonts w:eastAsiaTheme="minorHAnsi" w:cs="Times New Roman"/>
        </w:rPr>
        <w:t>Với các bài toán có nhiều lớp dữ liệu, ta có thể xây dựng bảng True/False Positive/Negative cho mỗi lớp nếu coi lớp đó là lớp Positive, các lớp còn lại gộp chung thành lớp Negative, giống như cách làm trong one-vs-rest.</w:t>
      </w:r>
    </w:p>
    <w:p w14:paraId="1117E149" w14:textId="77777777" w:rsidR="00E301E9" w:rsidRPr="007508E8" w:rsidRDefault="00E301E9" w:rsidP="00316915">
      <w:pPr>
        <w:pStyle w:val="Heading4"/>
        <w:rPr>
          <w:rFonts w:cs="Times New Roman"/>
        </w:rPr>
      </w:pPr>
      <w:bookmarkStart w:id="76" w:name="_Toc28690946"/>
      <w:bookmarkStart w:id="77" w:name="_Toc29794016"/>
      <w:r w:rsidRPr="007508E8">
        <w:rPr>
          <w:rFonts w:cs="Times New Roman"/>
        </w:rPr>
        <w:t>Receiver Operating Characteristic curve</w:t>
      </w:r>
      <w:bookmarkEnd w:id="76"/>
      <w:bookmarkEnd w:id="77"/>
      <w:r w:rsidRPr="007508E8">
        <w:rPr>
          <w:rFonts w:cs="Times New Roman"/>
        </w:rPr>
        <w:t xml:space="preserve"> </w:t>
      </w:r>
    </w:p>
    <w:p w14:paraId="13336B92" w14:textId="77777777" w:rsidR="00E301E9" w:rsidRPr="007508E8" w:rsidRDefault="00E301E9" w:rsidP="00316915">
      <w:pPr>
        <w:ind w:firstLine="720"/>
        <w:rPr>
          <w:rFonts w:eastAsiaTheme="minorHAnsi" w:cs="Times New Roman"/>
        </w:rPr>
      </w:pPr>
      <w:r w:rsidRPr="007508E8">
        <w:rPr>
          <w:rFonts w:eastAsiaTheme="minorHAnsi" w:cs="Times New Roman"/>
        </w:rPr>
        <w:t xml:space="preserve">Trong một số bài toán, việc tăng hay giảm FNR, FPR có thể được thực hiện bằng việc thay đổi một ngưỡng (threshold) nào đó. Lấy ví dụ khi ta sử dụng thuật toán Logistic Regression, đầu ra của mô hình có thể là các lớp cứng 0 hay 1, hoặc cũng có thể là các giá trị thể hiện xác suất để dữ liệu đầu vào thuộc vào lớp 1. Khi sử </w:t>
      </w:r>
      <w:r w:rsidRPr="007508E8">
        <w:rPr>
          <w:rFonts w:eastAsiaTheme="minorHAnsi" w:cs="Times New Roman"/>
        </w:rPr>
        <w:lastRenderedPageBreak/>
        <w:t>dụng thư viện sklearn Logistic Regression, ta có thể lấy được các giá trị xác xuất này bằng phương thức predict_proba(). Mặc định, ngưỡng được sử dụng là 0.5, tức là một điểm dữ liệu x sẽ được dự đoán rơi vào lớp 1 nếu giá trị predict_proba(x) lớn hơn 0.5 và ngược lại.</w:t>
      </w:r>
    </w:p>
    <w:p w14:paraId="36B26A4D" w14:textId="77777777" w:rsidR="00E301E9" w:rsidRPr="007508E8" w:rsidRDefault="00E301E9" w:rsidP="00316915">
      <w:pPr>
        <w:ind w:firstLine="720"/>
        <w:rPr>
          <w:rFonts w:eastAsiaTheme="minorHAnsi" w:cs="Times New Roman"/>
        </w:rPr>
      </w:pPr>
      <w:r w:rsidRPr="007508E8">
        <w:rPr>
          <w:rFonts w:eastAsiaTheme="minorHAnsi" w:cs="Times New Roman"/>
        </w:rPr>
        <w:t>Nếu bây giờ ta coi lớp 1 là lớp Positive, lớp 0 là lớp Negative, câu hỏi đặt ra là làm thế nào để tăng mức độ báo nhầm (FPR) để giảm mức độ bỏ sót (FNR)? Chú ý rằng tăng FNR đồng nghĩa với việc giảm TPR vì tổng của chúng luôn bằng 1.</w:t>
      </w:r>
    </w:p>
    <w:p w14:paraId="75A4D087" w14:textId="77777777" w:rsidR="00E301E9" w:rsidRPr="007508E8" w:rsidRDefault="00E301E9" w:rsidP="00316915">
      <w:pPr>
        <w:ind w:firstLine="720"/>
        <w:rPr>
          <w:rFonts w:eastAsiaTheme="minorHAnsi" w:cs="Times New Roman"/>
        </w:rPr>
      </w:pPr>
      <w:r w:rsidRPr="007508E8">
        <w:rPr>
          <w:rFonts w:eastAsiaTheme="minorHAnsi" w:cs="Times New Roman"/>
        </w:rPr>
        <w:t>Một kỹ thuật đơn giản là ta thay giá trị threshold từ 0.5 xuống một số nhỏ hơn. Chẳng hạn nếu chọn threshold = 0.3, thì mọi điểm được dự đoán có xác suất đầu ra lớn hơn 0.3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14:paraId="4EE0D2F6" w14:textId="77777777" w:rsidR="00E301E9" w:rsidRPr="007508E8" w:rsidRDefault="00E301E9" w:rsidP="00316915">
      <w:pPr>
        <w:ind w:firstLine="720"/>
        <w:rPr>
          <w:rFonts w:eastAsiaTheme="minorHAnsi" w:cs="Times New Roman"/>
        </w:rPr>
      </w:pPr>
      <w:r w:rsidRPr="007508E8">
        <w:rPr>
          <w:rFonts w:eastAsiaTheme="minorHAnsi" w:cs="Times New Roman"/>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14:paraId="220A1464" w14:textId="77777777" w:rsidR="00E301E9" w:rsidRPr="007508E8" w:rsidRDefault="00E301E9" w:rsidP="00316915">
      <w:pPr>
        <w:ind w:firstLine="720"/>
        <w:rPr>
          <w:rFonts w:eastAsiaTheme="minorHAnsi" w:cs="Times New Roman"/>
        </w:rPr>
      </w:pPr>
      <w:r w:rsidRPr="007508E8">
        <w:rPr>
          <w:rFonts w:eastAsiaTheme="minorHAnsi" w:cs="Times New Roman"/>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 (Chú ý rằng khoảng giá trị của threshold không nhất thiết từ 0 tới 1 trong các bài toán tổng quát. Khoảng giá trị này cần được đảm bảo có trường hợp TPR/FPR nhận giá trị lớn nhất hay nhỏ nhất mà nó có thể đạt được).</w:t>
      </w:r>
    </w:p>
    <w:p w14:paraId="56A294D8" w14:textId="77777777" w:rsidR="00E301E9" w:rsidRPr="007508E8" w:rsidRDefault="00E301E9" w:rsidP="00316915">
      <w:pPr>
        <w:pStyle w:val="Heading4"/>
        <w:rPr>
          <w:rFonts w:cs="Times New Roman"/>
        </w:rPr>
      </w:pPr>
      <w:bookmarkStart w:id="78" w:name="_Toc28690947"/>
      <w:bookmarkStart w:id="79" w:name="_Toc29794017"/>
      <w:r w:rsidRPr="007508E8">
        <w:rPr>
          <w:rFonts w:cs="Times New Roman"/>
        </w:rPr>
        <w:t>Area Under the Curve</w:t>
      </w:r>
      <w:bookmarkEnd w:id="78"/>
      <w:bookmarkEnd w:id="79"/>
    </w:p>
    <w:p w14:paraId="0083A59D" w14:textId="77777777" w:rsidR="00E301E9" w:rsidRPr="007508E8" w:rsidRDefault="00E301E9" w:rsidP="00316915">
      <w:pPr>
        <w:ind w:firstLine="720"/>
        <w:rPr>
          <w:rFonts w:eastAsiaTheme="minorHAnsi" w:cs="Times New Roman"/>
        </w:rPr>
      </w:pPr>
      <w:r w:rsidRPr="007508E8">
        <w:rPr>
          <w:rFonts w:eastAsiaTheme="minorHAnsi" w:cs="Times New Roman"/>
        </w:rPr>
        <w:t>Dựa trên ROC curve, ta có thể chỉ ra rằng một mô hình có hiệu quả hay không. Một mô hình hiệu quả khi có FPR thấp và TPR cao, tức tồn tại một điểm trên ROC curve gần với điểm có toạ độ (0, 1) trên đồ thị (góc trên bên trái). Curve càng gần thì mô hình càng hiệu quả.</w:t>
      </w:r>
    </w:p>
    <w:p w14:paraId="55753926" w14:textId="77777777" w:rsidR="00E301E9" w:rsidRPr="007508E8" w:rsidRDefault="00E301E9" w:rsidP="00316915">
      <w:pPr>
        <w:ind w:firstLine="720"/>
        <w:rPr>
          <w:rFonts w:eastAsiaTheme="minorHAnsi" w:cs="Times New Roman"/>
        </w:rPr>
      </w:pPr>
      <w:r w:rsidRPr="007508E8">
        <w:rPr>
          <w:rFonts w:eastAsiaTheme="minorHAnsi" w:cs="Times New Roman"/>
        </w:rPr>
        <w:lastRenderedPageBreak/>
        <w:t>Có một thông số nữa dùng để đánh giá mà tôi đã sử dụng ở trên được gọi là Area Under the Curve hay AUC. Đại lượng này chính là diện tích nằm dưới ROC curve màu cam. Giá trị này là một số dương nhỏ hơn hoặc bằng 1. Giá trị này càng lớn thì mô hình càng tốt.</w:t>
      </w:r>
    </w:p>
    <w:p w14:paraId="0D1E3ABB" w14:textId="77777777" w:rsidR="00E301E9" w:rsidRPr="007508E8" w:rsidRDefault="00E301E9" w:rsidP="00316915">
      <w:pPr>
        <w:ind w:firstLine="720"/>
        <w:rPr>
          <w:rFonts w:eastAsiaTheme="minorHAnsi" w:cs="Times New Roman"/>
        </w:rPr>
      </w:pPr>
      <w:r w:rsidRPr="007508E8">
        <w:rPr>
          <w:rFonts w:eastAsiaTheme="minorHAnsi" w:cs="Times New Roman"/>
        </w:rPr>
        <w:t>Chú ý: Cross validation cũng có thể được thực hiện bằng cách xác định ROC curve và AUC lên [validation set].</w:t>
      </w:r>
    </w:p>
    <w:p w14:paraId="1FE52AC5" w14:textId="77777777" w:rsidR="00E301E9" w:rsidRPr="007508E8" w:rsidRDefault="00E301E9" w:rsidP="00316915">
      <w:pPr>
        <w:pStyle w:val="Heading4"/>
        <w:rPr>
          <w:rFonts w:cs="Times New Roman"/>
        </w:rPr>
      </w:pPr>
      <w:bookmarkStart w:id="80" w:name="_Toc28690948"/>
      <w:bookmarkStart w:id="81" w:name="_Toc29794018"/>
      <w:r w:rsidRPr="007508E8">
        <w:rPr>
          <w:rFonts w:cs="Times New Roman"/>
        </w:rPr>
        <w:t>Precision và Recall</w:t>
      </w:r>
      <w:bookmarkEnd w:id="80"/>
      <w:bookmarkEnd w:id="81"/>
    </w:p>
    <w:p w14:paraId="1525CA01" w14:textId="77777777" w:rsidR="00E301E9" w:rsidRPr="007508E8" w:rsidRDefault="00E301E9" w:rsidP="00316915">
      <w:pPr>
        <w:rPr>
          <w:rFonts w:eastAsiaTheme="minorHAnsi" w:cs="Times New Roman"/>
          <w:b/>
          <w:bCs/>
        </w:rPr>
      </w:pPr>
      <w:r w:rsidRPr="007508E8">
        <w:rPr>
          <w:rFonts w:eastAsiaTheme="minorHAnsi" w:cs="Times New Roman"/>
          <w:b/>
          <w:bCs/>
        </w:rPr>
        <w:t>Định nghĩa:</w:t>
      </w:r>
    </w:p>
    <w:p w14:paraId="65C33B3D" w14:textId="77777777" w:rsidR="00E301E9" w:rsidRPr="007508E8" w:rsidRDefault="00E301E9" w:rsidP="00316915">
      <w:pPr>
        <w:ind w:firstLine="720"/>
        <w:rPr>
          <w:rFonts w:eastAsiaTheme="minorHAnsi" w:cs="Times New Roman"/>
        </w:rPr>
      </w:pPr>
      <w:r w:rsidRPr="007508E8">
        <w:rPr>
          <w:rFonts w:eastAsiaTheme="minorHAnsi" w:cs="Times New Roman"/>
        </w:rPr>
        <w:t>Với bài toán phân loại mà tập dữ liệu của các lớp là chênh lệch nhau rất nhiều, có một phép đo hiệu quả thường được sử dụng là Precision-Recall.</w:t>
      </w:r>
    </w:p>
    <w:p w14:paraId="0DC479D1" w14:textId="77777777" w:rsidR="00E301E9" w:rsidRPr="007508E8" w:rsidRDefault="00E301E9" w:rsidP="00316915">
      <w:pPr>
        <w:ind w:firstLine="720"/>
        <w:rPr>
          <w:rFonts w:eastAsiaTheme="minorHAnsi" w:cs="Times New Roman"/>
        </w:rPr>
      </w:pPr>
      <w:r w:rsidRPr="007508E8">
        <w:rPr>
          <w:rFonts w:eastAsiaTheme="minorHAnsi" w:cs="Times New Roman"/>
        </w:rPr>
        <w:t>Trước hết xét bài toán phân loại nhị phân. Ta cũng coi một trong hai lớp là positive, lớp còn lại là negative.</w:t>
      </w:r>
    </w:p>
    <w:p w14:paraId="65BA38CC" w14:textId="77777777" w:rsidR="00E301E9" w:rsidRPr="007508E8" w:rsidRDefault="00E301E9" w:rsidP="00316915">
      <w:pPr>
        <w:jc w:val="center"/>
        <w:rPr>
          <w:rFonts w:cs="Times New Roman"/>
        </w:rPr>
      </w:pPr>
      <w:ins w:id="82" w:author="TRẦN HOÀNG LUÂN" w:date="2019-12-30T14:52:00Z">
        <w:r w:rsidRPr="007508E8">
          <w:rPr>
            <w:rFonts w:cs="Times New Roman"/>
            <w:noProof/>
          </w:rPr>
          <w:drawing>
            <wp:inline distT="0" distB="0" distL="0" distR="0" wp14:anchorId="6DDD732C" wp14:editId="2B536478">
              <wp:extent cx="4199255" cy="2455140"/>
              <wp:effectExtent l="0" t="0" r="0" b="2540"/>
              <wp:docPr id="18389452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2815" cy="2457221"/>
                      </a:xfrm>
                      <a:prstGeom prst="rect">
                        <a:avLst/>
                      </a:prstGeom>
                    </pic:spPr>
                  </pic:pic>
                </a:graphicData>
              </a:graphic>
            </wp:inline>
          </w:drawing>
        </w:r>
      </w:ins>
    </w:p>
    <w:p w14:paraId="541BB126" w14:textId="4AAF9267" w:rsidR="00E301E9" w:rsidRPr="007508E8" w:rsidRDefault="00E301E9" w:rsidP="00CB1937">
      <w:pPr>
        <w:pStyle w:val="Caption"/>
      </w:pPr>
      <w:bookmarkStart w:id="83" w:name="_Toc29794186"/>
      <w:r w:rsidRPr="007508E8">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11</w:t>
      </w:r>
      <w:r w:rsidR="00192599">
        <w:rPr>
          <w:noProof/>
        </w:rPr>
        <w:fldChar w:fldCharType="end"/>
      </w:r>
      <w:r w:rsidRPr="007508E8">
        <w:t xml:space="preserve">. </w:t>
      </w:r>
      <w:r w:rsidRPr="007508E8">
        <w:rPr>
          <w:rFonts w:eastAsiaTheme="minorHAnsi"/>
        </w:rPr>
        <w:t>Minh họa precision và recall</w:t>
      </w:r>
      <w:bookmarkEnd w:id="83"/>
      <w:r w:rsidRPr="007508E8">
        <w:t xml:space="preserve"> </w:t>
      </w:r>
    </w:p>
    <w:p w14:paraId="360E5973" w14:textId="77777777" w:rsidR="00E301E9" w:rsidRPr="007508E8" w:rsidRDefault="00E301E9" w:rsidP="00316915">
      <w:pPr>
        <w:ind w:firstLine="720"/>
        <w:rPr>
          <w:rFonts w:eastAsiaTheme="minorHAnsi" w:cs="Times New Roman"/>
        </w:rPr>
      </w:pPr>
      <w:r w:rsidRPr="007508E8">
        <w:rPr>
          <w:rFonts w:eastAsiaTheme="minorHAnsi" w:cs="Times New Roman"/>
        </w:rPr>
        <w:t>Với một cách xác định một lớp là positive, Precission được định nghĩa là tỉ lệ số điểm true positive trong số những điểm được phân loại là positive (TP+FP).</w:t>
      </w:r>
    </w:p>
    <w:p w14:paraId="5F8A5BA1" w14:textId="77777777" w:rsidR="00E301E9" w:rsidRPr="007508E8" w:rsidRDefault="00E301E9" w:rsidP="00316915">
      <w:pPr>
        <w:ind w:firstLine="720"/>
        <w:rPr>
          <w:rFonts w:eastAsiaTheme="minorHAnsi" w:cs="Times New Roman"/>
        </w:rPr>
      </w:pPr>
      <w:r w:rsidRPr="007508E8">
        <w:rPr>
          <w:rFonts w:eastAsiaTheme="minorHAnsi" w:cs="Times New Roman"/>
        </w:rPr>
        <w:t>Recall được định nghĩa là tỉ lệ số điểm true positive trong số những điểm thực sự là positive (TP+FN).</w:t>
      </w:r>
    </w:p>
    <w:p w14:paraId="59EA1AEF" w14:textId="77777777" w:rsidR="00E301E9" w:rsidRPr="007508E8" w:rsidRDefault="00E301E9" w:rsidP="00316915">
      <w:pPr>
        <w:ind w:firstLine="720"/>
        <w:rPr>
          <w:rFonts w:eastAsiaTheme="minorHAnsi" w:cs="Times New Roman"/>
        </w:rPr>
      </w:pPr>
      <w:r w:rsidRPr="007508E8">
        <w:rPr>
          <w:rFonts w:eastAsiaTheme="minorHAnsi" w:cs="Times New Roman"/>
        </w:rPr>
        <w:t>Một cách toán học, Precisison và Recall là hai phân số có tử số bằng nhau nhưng mẫu số khác nhau.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44"/>
      </w:tblGrid>
      <w:tr w:rsidR="00E301E9" w:rsidRPr="007508E8" w14:paraId="1652A9E5" w14:textId="77777777" w:rsidTr="003A4B67">
        <w:tc>
          <w:tcPr>
            <w:tcW w:w="7933" w:type="dxa"/>
            <w:vAlign w:val="center"/>
          </w:tcPr>
          <w:p w14:paraId="05182ECD" w14:textId="77777777" w:rsidR="00E301E9" w:rsidRPr="007508E8" w:rsidRDefault="00E301E9" w:rsidP="00316915">
            <w:pPr>
              <w:spacing w:line="360" w:lineRule="auto"/>
              <w:jc w:val="center"/>
              <w:rPr>
                <w:rFonts w:ascii="Times New Roman" w:eastAsiaTheme="minorHAnsi" w:hAnsi="Times New Roman" w:cs="Times New Roman"/>
                <w:sz w:val="26"/>
                <w:szCs w:val="26"/>
              </w:rPr>
            </w:pPr>
            <m:oMathPara>
              <m:oMath>
                <m:r>
                  <w:rPr>
                    <w:rFonts w:ascii="Cambria Math" w:hAnsi="Cambria Math" w:cs="Times New Roman"/>
                    <w:sz w:val="26"/>
                    <w:szCs w:val="26"/>
                  </w:rPr>
                  <w:lastRenderedPageBreak/>
                  <m:t xml:space="preserve">Precision= </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TP</m:t>
                    </m:r>
                  </m:num>
                  <m:den>
                    <m:r>
                      <w:rPr>
                        <w:rFonts w:ascii="Cambria Math" w:eastAsiaTheme="minorHAnsi" w:hAnsi="Cambria Math" w:cs="Times New Roman"/>
                        <w:sz w:val="26"/>
                        <w:szCs w:val="26"/>
                      </w:rPr>
                      <m:t>TP+FP</m:t>
                    </m:r>
                  </m:den>
                </m:f>
              </m:oMath>
            </m:oMathPara>
          </w:p>
        </w:tc>
        <w:tc>
          <w:tcPr>
            <w:tcW w:w="844" w:type="dxa"/>
            <w:vAlign w:val="center"/>
          </w:tcPr>
          <w:p w14:paraId="0BC81823" w14:textId="77777777" w:rsidR="00E301E9" w:rsidRPr="007508E8" w:rsidRDefault="00E301E9"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(1)</w:t>
            </w:r>
          </w:p>
        </w:tc>
      </w:tr>
      <w:tr w:rsidR="00E301E9" w:rsidRPr="007508E8" w14:paraId="5FF295D2" w14:textId="77777777" w:rsidTr="003A4B67">
        <w:tc>
          <w:tcPr>
            <w:tcW w:w="7933" w:type="dxa"/>
            <w:vAlign w:val="center"/>
          </w:tcPr>
          <w:p w14:paraId="7C4C6BFD" w14:textId="77777777" w:rsidR="00E301E9" w:rsidRPr="007508E8" w:rsidRDefault="00E301E9" w:rsidP="00316915">
            <w:pPr>
              <w:spacing w:line="360" w:lineRule="auto"/>
              <w:jc w:val="center"/>
              <w:rPr>
                <w:rFonts w:ascii="Times New Roman" w:eastAsiaTheme="minorHAnsi" w:hAnsi="Times New Roman" w:cs="Times New Roman"/>
                <w:sz w:val="26"/>
                <w:szCs w:val="26"/>
              </w:rPr>
            </w:pPr>
            <m:oMathPara>
              <m:oMath>
                <m:r>
                  <w:rPr>
                    <w:rFonts w:ascii="Cambria Math" w:hAnsi="Cambria Math" w:cs="Times New Roman"/>
                    <w:sz w:val="26"/>
                    <w:szCs w:val="26"/>
                  </w:rPr>
                  <m:t xml:space="preserve">Recall= </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TP</m:t>
                    </m:r>
                  </m:num>
                  <m:den>
                    <m:r>
                      <w:rPr>
                        <w:rFonts w:ascii="Cambria Math" w:eastAsiaTheme="minorHAnsi" w:hAnsi="Cambria Math" w:cs="Times New Roman"/>
                        <w:sz w:val="26"/>
                        <w:szCs w:val="26"/>
                      </w:rPr>
                      <m:t>TP+EN</m:t>
                    </m:r>
                  </m:den>
                </m:f>
              </m:oMath>
            </m:oMathPara>
          </w:p>
        </w:tc>
        <w:tc>
          <w:tcPr>
            <w:tcW w:w="844" w:type="dxa"/>
            <w:vAlign w:val="center"/>
          </w:tcPr>
          <w:p w14:paraId="1AD7B2C9" w14:textId="77777777" w:rsidR="00E301E9" w:rsidRPr="007508E8" w:rsidRDefault="00E301E9"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(2)</w:t>
            </w:r>
          </w:p>
        </w:tc>
      </w:tr>
    </w:tbl>
    <w:p w14:paraId="786A7A18" w14:textId="77777777" w:rsidR="00E301E9" w:rsidRPr="007508E8" w:rsidRDefault="00E301E9" w:rsidP="00316915">
      <w:pPr>
        <w:rPr>
          <w:rFonts w:cs="Times New Roman"/>
        </w:rPr>
      </w:pPr>
    </w:p>
    <w:p w14:paraId="27DADEA2" w14:textId="77777777" w:rsidR="00E301E9" w:rsidRPr="007508E8" w:rsidRDefault="00E301E9" w:rsidP="00316915">
      <w:pPr>
        <w:ind w:firstLine="720"/>
        <w:rPr>
          <w:rFonts w:eastAsiaTheme="minorHAnsi" w:cs="Times New Roman"/>
        </w:rPr>
      </w:pPr>
      <w:r w:rsidRPr="007508E8">
        <w:rPr>
          <w:rFonts w:eastAsiaTheme="minorHAnsi" w:cs="Times New Roman"/>
        </w:rPr>
        <w:t>Ta thấy được rằng TPR và Recall là hai đại lượng bằng nhau. Ngoài ra, cả Precision và Recall đều là các số không âm nhỏ hơn hoặc bằng một.</w:t>
      </w:r>
    </w:p>
    <w:p w14:paraId="129BC6B2" w14:textId="77777777" w:rsidR="00E301E9" w:rsidRPr="007508E8" w:rsidRDefault="00E301E9" w:rsidP="00316915">
      <w:pPr>
        <w:ind w:firstLine="720"/>
        <w:rPr>
          <w:rFonts w:eastAsiaTheme="minorHAnsi" w:cs="Times New Roman"/>
        </w:rPr>
      </w:pPr>
      <w:r w:rsidRPr="007508E8">
        <w:rPr>
          <w:rFonts w:eastAsiaTheme="minorHAnsi" w:cs="Times New Roman"/>
        </w:rPr>
        <w:t>Precision cao đồng nghĩa với việc độ chính xác của các điểm tìm được là cao. Recall cao đồng nghĩa với việc True Positive Rate cao, tức tỉ lệ bỏ sót các điểm thực sự Positive là thấp.</w:t>
      </w:r>
    </w:p>
    <w:p w14:paraId="7D2245F8" w14:textId="77777777" w:rsidR="00E301E9" w:rsidRPr="007508E8" w:rsidRDefault="00E301E9" w:rsidP="00316915">
      <w:pPr>
        <w:rPr>
          <w:rFonts w:eastAsiaTheme="minorHAnsi" w:cs="Times New Roman"/>
          <w:b/>
          <w:bCs/>
        </w:rPr>
      </w:pPr>
      <w:r w:rsidRPr="007508E8">
        <w:rPr>
          <w:rFonts w:eastAsiaTheme="minorHAnsi" w:cs="Times New Roman"/>
          <w:b/>
          <w:bCs/>
        </w:rPr>
        <w:t>Precision-Recall curve và Average Precision</w:t>
      </w:r>
    </w:p>
    <w:p w14:paraId="26E33AD9" w14:textId="77777777" w:rsidR="00E301E9" w:rsidRPr="007508E8" w:rsidRDefault="00E301E9" w:rsidP="00316915">
      <w:pPr>
        <w:ind w:firstLine="720"/>
        <w:rPr>
          <w:rFonts w:eastAsiaTheme="minorHAnsi" w:cs="Times New Roman"/>
          <w:b/>
          <w:bCs/>
        </w:rPr>
      </w:pPr>
      <w:r w:rsidRPr="007508E8">
        <w:rPr>
          <w:rFonts w:eastAsiaTheme="minorHAnsi" w:cs="Times New Roman"/>
        </w:rPr>
        <w:t>Tương tự như ROC curve, chúng ta cũng có thể đánh giá mô hình dựa trên việc thay đổi một ngưỡng và quan sát giá trị của Precision và Recall. Khái niệm Area Under the Curve (AUC) cũng được định nghĩa tương tự. Với Precision-Recall Curve, AUC còn có một tên khác là </w:t>
      </w:r>
      <w:r w:rsidRPr="007508E8">
        <w:rPr>
          <w:rFonts w:eastAsiaTheme="minorHAnsi" w:cs="Times New Roman"/>
          <w:b/>
          <w:bCs/>
        </w:rPr>
        <w:t>Average precision (AP).</w:t>
      </w:r>
    </w:p>
    <w:p w14:paraId="76556521" w14:textId="77777777" w:rsidR="00E301E9" w:rsidRPr="007508E8" w:rsidRDefault="00E301E9" w:rsidP="00316915">
      <w:pPr>
        <w:ind w:firstLine="720"/>
        <w:rPr>
          <w:rFonts w:eastAsiaTheme="minorHAnsi" w:cs="Times New Roman"/>
        </w:rPr>
      </w:pPr>
      <w:r w:rsidRPr="007508E8">
        <w:rPr>
          <w:rFonts w:eastAsiaTheme="minorHAnsi" w:cs="Times New Roman"/>
        </w:rPr>
        <w:t>Giả sử có NN ngưỡng để tính precision và recall, với mỗi ngưỡng cho một cặp giá trị precision, recall là P</w:t>
      </w:r>
      <w:r w:rsidRPr="007508E8">
        <w:rPr>
          <w:rFonts w:eastAsiaTheme="minorHAnsi" w:cs="Times New Roman"/>
          <w:vertAlign w:val="subscript"/>
        </w:rPr>
        <w:t>n</w:t>
      </w:r>
      <w:r w:rsidRPr="007508E8">
        <w:rPr>
          <w:rFonts w:eastAsiaTheme="minorHAnsi" w:cs="Times New Roman"/>
        </w:rPr>
        <w:t>,R</w:t>
      </w:r>
      <w:r w:rsidRPr="007508E8">
        <w:rPr>
          <w:rFonts w:eastAsiaTheme="minorHAnsi" w:cs="Times New Roman"/>
          <w:vertAlign w:val="subscript"/>
        </w:rPr>
        <w:t>n</w:t>
      </w:r>
      <w:r w:rsidRPr="007508E8">
        <w:rPr>
          <w:rFonts w:eastAsiaTheme="minorHAnsi" w:cs="Times New Roman"/>
        </w:rPr>
        <w:t>, n=1,2,…, N. Precision-Recall curve được vẽ bằng cách vẽ từng điểm có toạ độ (R</w:t>
      </w:r>
      <w:r w:rsidRPr="007508E8">
        <w:rPr>
          <w:rFonts w:eastAsiaTheme="minorHAnsi" w:cs="Times New Roman"/>
          <w:vertAlign w:val="subscript"/>
        </w:rPr>
        <w:t>n</w:t>
      </w:r>
      <w:r w:rsidRPr="007508E8">
        <w:rPr>
          <w:rFonts w:eastAsiaTheme="minorHAnsi" w:cs="Times New Roman"/>
        </w:rPr>
        <w:t>,P</w:t>
      </w:r>
      <w:r w:rsidRPr="007508E8">
        <w:rPr>
          <w:rFonts w:eastAsiaTheme="minorHAnsi" w:cs="Times New Roman"/>
          <w:vertAlign w:val="subscript"/>
        </w:rPr>
        <w:t>n</w:t>
      </w:r>
      <w:r w:rsidRPr="007508E8">
        <w:rPr>
          <w:rFonts w:eastAsiaTheme="minorHAnsi" w:cs="Times New Roman"/>
        </w:rPr>
        <w:t>) trên trục toạ độ và nối chúng với nhau. AP được xác định bằng: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44"/>
      </w:tblGrid>
      <w:tr w:rsidR="00E301E9" w:rsidRPr="007508E8" w14:paraId="57BA8FBB" w14:textId="77777777" w:rsidTr="003A4B67">
        <w:tc>
          <w:tcPr>
            <w:tcW w:w="7933" w:type="dxa"/>
            <w:vAlign w:val="center"/>
          </w:tcPr>
          <w:p w14:paraId="45159C13" w14:textId="77777777" w:rsidR="00E301E9" w:rsidRPr="007508E8" w:rsidRDefault="00E301E9" w:rsidP="00316915">
            <w:pPr>
              <w:spacing w:line="360" w:lineRule="auto"/>
              <w:rPr>
                <w:rFonts w:ascii="Times New Roman" w:hAnsi="Times New Roman" w:cs="Times New Roman"/>
                <w:sz w:val="26"/>
                <w:szCs w:val="26"/>
              </w:rPr>
            </w:pPr>
            <m:oMathPara>
              <m:oMath>
                <m:r>
                  <w:rPr>
                    <w:rFonts w:ascii="Cambria Math" w:eastAsiaTheme="minorHAnsi" w:hAnsi="Cambria Math" w:cs="Times New Roman"/>
                    <w:sz w:val="26"/>
                    <w:szCs w:val="26"/>
                  </w:rPr>
                  <m:t>AP=</m:t>
                </m:r>
                <m:nary>
                  <m:naryPr>
                    <m:chr m:val="∑"/>
                    <m:limLoc m:val="undOvr"/>
                    <m:supHide m:val="1"/>
                    <m:ctrlPr>
                      <w:rPr>
                        <w:rFonts w:ascii="Cambria Math" w:eastAsiaTheme="minorHAnsi" w:hAnsi="Cambria Math" w:cs="Times New Roman"/>
                        <w:i/>
                        <w:sz w:val="26"/>
                        <w:szCs w:val="26"/>
                      </w:rPr>
                    </m:ctrlPr>
                  </m:naryPr>
                  <m:sub>
                    <m:r>
                      <w:rPr>
                        <w:rFonts w:ascii="Cambria Math" w:eastAsiaTheme="minorHAnsi" w:hAnsi="Cambria Math" w:cs="Times New Roman"/>
                        <w:sz w:val="26"/>
                        <w:szCs w:val="26"/>
                      </w:rPr>
                      <m:t>n</m:t>
                    </m:r>
                  </m:sub>
                  <m:sup/>
                  <m:e>
                    <m:r>
                      <w:rPr>
                        <w:rFonts w:ascii="Cambria Math" w:eastAsiaTheme="minorHAnsi" w:hAnsi="Cambria Math" w:cs="Times New Roman"/>
                        <w:sz w:val="26"/>
                        <w:szCs w:val="26"/>
                      </w:rPr>
                      <m:t>(</m:t>
                    </m:r>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R</m:t>
                        </m:r>
                      </m:e>
                      <m:sub>
                        <m:r>
                          <w:rPr>
                            <w:rFonts w:ascii="Cambria Math" w:eastAsiaTheme="minorHAnsi" w:hAnsi="Cambria Math" w:cs="Times New Roman"/>
                            <w:sz w:val="26"/>
                            <w:szCs w:val="26"/>
                          </w:rPr>
                          <m:t>n</m:t>
                        </m:r>
                      </m:sub>
                    </m:sSub>
                    <m:r>
                      <w:rPr>
                        <w:rFonts w:ascii="Cambria Math" w:eastAsiaTheme="minorHAnsi" w:hAnsi="Cambria Math" w:cs="Times New Roman"/>
                        <w:sz w:val="26"/>
                        <w:szCs w:val="26"/>
                      </w:rPr>
                      <m:t>-</m:t>
                    </m:r>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R</m:t>
                        </m:r>
                      </m:e>
                      <m:sub>
                        <m:r>
                          <w:rPr>
                            <w:rFonts w:ascii="Cambria Math" w:eastAsiaTheme="minorHAnsi" w:hAnsi="Cambria Math" w:cs="Times New Roman"/>
                            <w:sz w:val="26"/>
                            <w:szCs w:val="26"/>
                          </w:rPr>
                          <m:t>n-1</m:t>
                        </m:r>
                      </m:sub>
                    </m:sSub>
                    <m:r>
                      <w:rPr>
                        <w:rFonts w:ascii="Cambria Math" w:eastAsiaTheme="minorHAnsi" w:hAnsi="Cambria Math" w:cs="Times New Roman"/>
                        <w:sz w:val="26"/>
                        <w:szCs w:val="26"/>
                      </w:rPr>
                      <m:t>)</m:t>
                    </m:r>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P</m:t>
                        </m:r>
                      </m:e>
                      <m:sub>
                        <m:r>
                          <w:rPr>
                            <w:rFonts w:ascii="Cambria Math" w:eastAsiaTheme="minorHAnsi" w:hAnsi="Cambria Math" w:cs="Times New Roman"/>
                            <w:sz w:val="26"/>
                            <w:szCs w:val="26"/>
                          </w:rPr>
                          <m:t>n</m:t>
                        </m:r>
                      </m:sub>
                    </m:sSub>
                  </m:e>
                </m:nary>
              </m:oMath>
            </m:oMathPara>
          </w:p>
        </w:tc>
        <w:tc>
          <w:tcPr>
            <w:tcW w:w="844" w:type="dxa"/>
            <w:vAlign w:val="center"/>
          </w:tcPr>
          <w:p w14:paraId="69114CC2" w14:textId="77777777" w:rsidR="00E301E9" w:rsidRPr="007508E8" w:rsidRDefault="00E301E9"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(3)</w:t>
            </w:r>
          </w:p>
        </w:tc>
      </w:tr>
    </w:tbl>
    <w:p w14:paraId="2B28F04C" w14:textId="77777777" w:rsidR="00E301E9" w:rsidRPr="007508E8" w:rsidRDefault="00E301E9" w:rsidP="00316915">
      <w:pPr>
        <w:rPr>
          <w:rFonts w:eastAsiaTheme="minorHAnsi" w:cs="Times New Roman"/>
        </w:rPr>
      </w:pPr>
    </w:p>
    <w:p w14:paraId="5C9754A5" w14:textId="77777777" w:rsidR="00E301E9" w:rsidRPr="007508E8" w:rsidRDefault="00E301E9" w:rsidP="00316915">
      <w:pPr>
        <w:rPr>
          <w:rFonts w:eastAsiaTheme="minorHAnsi" w:cs="Times New Roman"/>
        </w:rPr>
      </w:pPr>
      <w:r w:rsidRPr="007508E8">
        <w:rPr>
          <w:rFonts w:eastAsiaTheme="minorHAnsi" w:cs="Times New Roman"/>
        </w:rPr>
        <w:t>Trong đó (R</w:t>
      </w:r>
      <w:r w:rsidRPr="007508E8">
        <w:rPr>
          <w:rFonts w:eastAsiaTheme="minorHAnsi" w:cs="Times New Roman"/>
          <w:vertAlign w:val="subscript"/>
        </w:rPr>
        <w:t>n</w:t>
      </w:r>
      <w:r w:rsidRPr="007508E8">
        <w:rPr>
          <w:rFonts w:eastAsiaTheme="minorHAnsi" w:cs="Times New Roman"/>
        </w:rPr>
        <w:t>−R</w:t>
      </w:r>
      <w:r w:rsidRPr="007508E8">
        <w:rPr>
          <w:rFonts w:eastAsiaTheme="minorHAnsi" w:cs="Times New Roman"/>
          <w:vertAlign w:val="subscript"/>
        </w:rPr>
        <w:t>n−1</w:t>
      </w:r>
      <w:r w:rsidRPr="007508E8">
        <w:rPr>
          <w:rFonts w:eastAsiaTheme="minorHAnsi" w:cs="Times New Roman"/>
        </w:rPr>
        <w:t>)P</w:t>
      </w:r>
      <w:r w:rsidRPr="007508E8">
        <w:rPr>
          <w:rFonts w:eastAsiaTheme="minorHAnsi" w:cs="Times New Roman"/>
          <w:vertAlign w:val="subscript"/>
        </w:rPr>
        <w:t>n</w:t>
      </w:r>
      <w:r w:rsidRPr="007508E8">
        <w:rPr>
          <w:rFonts w:eastAsiaTheme="minorHAnsi" w:cs="Times New Roman"/>
        </w:rPr>
        <w:t xml:space="preserve"> chính là diện tích hình chữ nhật có chiều rộng (R</w:t>
      </w:r>
      <w:r w:rsidRPr="007508E8">
        <w:rPr>
          <w:rFonts w:eastAsiaTheme="minorHAnsi" w:cs="Times New Roman"/>
          <w:vertAlign w:val="subscript"/>
        </w:rPr>
        <w:t>n</w:t>
      </w:r>
      <w:r w:rsidRPr="007508E8">
        <w:rPr>
          <w:rFonts w:eastAsiaTheme="minorHAnsi" w:cs="Times New Roman"/>
        </w:rPr>
        <w:t>−R</w:t>
      </w:r>
      <w:r w:rsidRPr="007508E8">
        <w:rPr>
          <w:rFonts w:eastAsiaTheme="minorHAnsi" w:cs="Times New Roman"/>
          <w:vertAlign w:val="subscript"/>
        </w:rPr>
        <w:t>n−1</w:t>
      </w:r>
      <w:r w:rsidRPr="007508E8">
        <w:rPr>
          <w:rFonts w:eastAsiaTheme="minorHAnsi" w:cs="Times New Roman"/>
        </w:rPr>
        <w:t>) và chiều cao P</w:t>
      </w:r>
      <w:r w:rsidRPr="007508E8">
        <w:rPr>
          <w:rFonts w:eastAsiaTheme="minorHAnsi" w:cs="Times New Roman"/>
          <w:vertAlign w:val="subscript"/>
        </w:rPr>
        <w:t>n</w:t>
      </w:r>
      <w:r w:rsidRPr="007508E8">
        <w:rPr>
          <w:rFonts w:eastAsiaTheme="minorHAnsi" w:cs="Times New Roman"/>
        </w:rPr>
        <w:t>, đây cũng gần với cách tính tích phân dựa trên cách tính diện tích của từng hình chữ nhật nhỏ.</w:t>
      </w:r>
    </w:p>
    <w:p w14:paraId="34973142" w14:textId="77777777" w:rsidR="00E301E9" w:rsidRPr="007508E8" w:rsidRDefault="00E301E9" w:rsidP="00316915">
      <w:pPr>
        <w:rPr>
          <w:rFonts w:eastAsiaTheme="minorHAnsi" w:cs="Times New Roman"/>
          <w:b/>
          <w:bCs/>
        </w:rPr>
      </w:pPr>
      <w:r w:rsidRPr="007508E8">
        <w:rPr>
          <w:rFonts w:eastAsiaTheme="minorHAnsi" w:cs="Times New Roman"/>
          <w:b/>
          <w:bCs/>
        </w:rPr>
        <w:t>F1-score:</w:t>
      </w:r>
    </w:p>
    <w:p w14:paraId="2749795C" w14:textId="77777777" w:rsidR="00E301E9" w:rsidRPr="007508E8" w:rsidRDefault="00E301E9" w:rsidP="00316915">
      <w:pPr>
        <w:ind w:firstLine="720"/>
        <w:rPr>
          <w:rFonts w:eastAsiaTheme="minorHAnsi" w:cs="Times New Roman"/>
        </w:rPr>
      </w:pPr>
      <w:r w:rsidRPr="007508E8">
        <w:rPr>
          <w:rFonts w:eastAsiaTheme="minorHAnsi" w:cs="Times New Roman"/>
        </w:rPr>
        <w:t>$F_1$ score, hay F1-score, là </w:t>
      </w:r>
      <w:r w:rsidRPr="007508E8">
        <w:rPr>
          <w:rFonts w:eastAsiaTheme="minorHAnsi" w:cs="Times New Roman"/>
          <w:i/>
          <w:iCs/>
        </w:rPr>
        <w:t>harmonic mean</w:t>
      </w:r>
      <w:r w:rsidRPr="007508E8">
        <w:rPr>
          <w:rFonts w:eastAsiaTheme="minorHAnsi" w:cs="Times New Roman"/>
        </w:rPr>
        <w:t> của precision và recall (giả sử rằng hai đại lượng này khác không):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44"/>
      </w:tblGrid>
      <w:tr w:rsidR="00E301E9" w:rsidRPr="007508E8" w14:paraId="1C74B55A" w14:textId="77777777" w:rsidTr="003A4B67">
        <w:tc>
          <w:tcPr>
            <w:tcW w:w="7933" w:type="dxa"/>
            <w:vAlign w:val="center"/>
          </w:tcPr>
          <w:p w14:paraId="48C183BB" w14:textId="77777777" w:rsidR="00E301E9" w:rsidRPr="007508E8" w:rsidRDefault="00192599" w:rsidP="00316915">
            <w:pPr>
              <w:spacing w:line="360" w:lineRule="auto"/>
              <w:rPr>
                <w:rFonts w:ascii="Times New Roman" w:hAnsi="Times New Roman" w:cs="Times New Roman"/>
                <w:sz w:val="26"/>
                <w:szCs w:val="26"/>
              </w:rPr>
            </w:pPr>
            <m:oMathPara>
              <m:oMath>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2</m:t>
                    </m:r>
                  </m:num>
                  <m:den>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F</m:t>
                        </m:r>
                      </m:e>
                      <m:sub>
                        <m:r>
                          <w:rPr>
                            <w:rFonts w:ascii="Cambria Math" w:eastAsiaTheme="minorHAnsi" w:hAnsi="Cambria Math" w:cs="Times New Roman"/>
                            <w:sz w:val="26"/>
                            <w:szCs w:val="26"/>
                          </w:rPr>
                          <m:t>1</m:t>
                        </m:r>
                      </m:sub>
                    </m:sSub>
                  </m:den>
                </m:f>
                <m:r>
                  <w:rPr>
                    <w:rFonts w:ascii="Cambria Math" w:eastAsiaTheme="minorHAnsi" w:hAnsi="Cambria Math" w:cs="Times New Roman"/>
                    <w:sz w:val="26"/>
                    <w:szCs w:val="26"/>
                  </w:rPr>
                  <m:t>=</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1</m:t>
                    </m:r>
                  </m:num>
                  <m:den>
                    <m:r>
                      <w:rPr>
                        <w:rFonts w:ascii="Cambria Math" w:eastAsiaTheme="minorHAnsi" w:hAnsi="Cambria Math" w:cs="Times New Roman"/>
                        <w:sz w:val="26"/>
                        <w:szCs w:val="26"/>
                      </w:rPr>
                      <m:t>precision</m:t>
                    </m:r>
                  </m:den>
                </m:f>
                <m:r>
                  <w:rPr>
                    <w:rFonts w:ascii="Cambria Math" w:eastAsiaTheme="minorHAnsi" w:hAnsi="Cambria Math" w:cs="Times New Roman"/>
                    <w:sz w:val="26"/>
                    <w:szCs w:val="26"/>
                  </w:rPr>
                  <m:t>+</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1</m:t>
                    </m:r>
                  </m:num>
                  <m:den>
                    <m:r>
                      <w:rPr>
                        <w:rFonts w:ascii="Cambria Math" w:eastAsiaTheme="minorHAnsi" w:hAnsi="Cambria Math" w:cs="Times New Roman"/>
                        <w:sz w:val="26"/>
                        <w:szCs w:val="26"/>
                      </w:rPr>
                      <m:t>recall</m:t>
                    </m:r>
                  </m:den>
                </m:f>
                <m:r>
                  <w:rPr>
                    <w:rFonts w:ascii="Cambria Math" w:eastAsiaTheme="minorHAnsi" w:hAnsi="Cambria Math" w:cs="Times New Roman"/>
                    <w:sz w:val="26"/>
                    <w:szCs w:val="26"/>
                  </w:rPr>
                  <m:t xml:space="preserve"> hay </m:t>
                </m:r>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F</m:t>
                    </m:r>
                  </m:e>
                  <m:sub>
                    <m:r>
                      <w:rPr>
                        <w:rFonts w:ascii="Cambria Math" w:eastAsiaTheme="minorHAnsi" w:hAnsi="Cambria Math" w:cs="Times New Roman"/>
                        <w:sz w:val="26"/>
                        <w:szCs w:val="26"/>
                      </w:rPr>
                      <m:t>1</m:t>
                    </m:r>
                  </m:sub>
                </m:sSub>
                <m:r>
                  <w:rPr>
                    <w:rFonts w:ascii="Cambria Math" w:eastAsiaTheme="minorHAnsi" w:hAnsi="Cambria Math" w:cs="Times New Roman"/>
                    <w:sz w:val="26"/>
                    <w:szCs w:val="26"/>
                  </w:rPr>
                  <m:t>=2</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1</m:t>
                    </m:r>
                  </m:num>
                  <m:den>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1</m:t>
                        </m:r>
                      </m:num>
                      <m:den>
                        <m:r>
                          <w:rPr>
                            <w:rFonts w:ascii="Cambria Math" w:eastAsiaTheme="minorHAnsi" w:hAnsi="Cambria Math" w:cs="Times New Roman"/>
                            <w:sz w:val="26"/>
                            <w:szCs w:val="26"/>
                          </w:rPr>
                          <m:t>precision</m:t>
                        </m:r>
                      </m:den>
                    </m:f>
                    <m:r>
                      <w:rPr>
                        <w:rFonts w:ascii="Cambria Math" w:eastAsiaTheme="minorHAnsi" w:hAnsi="Cambria Math" w:cs="Times New Roman"/>
                        <w:sz w:val="26"/>
                        <w:szCs w:val="26"/>
                      </w:rPr>
                      <m:t>+</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1</m:t>
                        </m:r>
                      </m:num>
                      <m:den>
                        <m:r>
                          <w:rPr>
                            <w:rFonts w:ascii="Cambria Math" w:eastAsiaTheme="minorHAnsi" w:hAnsi="Cambria Math" w:cs="Times New Roman"/>
                            <w:sz w:val="26"/>
                            <w:szCs w:val="26"/>
                          </w:rPr>
                          <m:t>recall</m:t>
                        </m:r>
                      </m:den>
                    </m:f>
                  </m:den>
                </m:f>
                <m:r>
                  <w:rPr>
                    <w:rFonts w:ascii="Cambria Math" w:eastAsiaTheme="minorHAnsi" w:hAnsi="Cambria Math" w:cs="Times New Roman"/>
                    <w:sz w:val="26"/>
                    <w:szCs w:val="26"/>
                  </w:rPr>
                  <m:t>=2</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precision.recall</m:t>
                    </m:r>
                  </m:num>
                  <m:den>
                    <m:r>
                      <w:rPr>
                        <w:rFonts w:ascii="Cambria Math" w:eastAsiaTheme="minorHAnsi" w:hAnsi="Cambria Math" w:cs="Times New Roman"/>
                        <w:sz w:val="26"/>
                        <w:szCs w:val="26"/>
                      </w:rPr>
                      <m:t>precision+recall</m:t>
                    </m:r>
                  </m:den>
                </m:f>
              </m:oMath>
            </m:oMathPara>
          </w:p>
          <w:p w14:paraId="42E77772" w14:textId="77777777" w:rsidR="00E301E9" w:rsidRPr="007508E8" w:rsidRDefault="00E301E9" w:rsidP="00316915">
            <w:pPr>
              <w:spacing w:line="360" w:lineRule="auto"/>
              <w:jc w:val="center"/>
              <w:rPr>
                <w:rFonts w:ascii="Times New Roman" w:eastAsiaTheme="minorHAnsi" w:hAnsi="Times New Roman" w:cs="Times New Roman"/>
                <w:sz w:val="26"/>
                <w:szCs w:val="26"/>
              </w:rPr>
            </w:pPr>
          </w:p>
        </w:tc>
        <w:tc>
          <w:tcPr>
            <w:tcW w:w="844" w:type="dxa"/>
            <w:vAlign w:val="center"/>
          </w:tcPr>
          <w:p w14:paraId="44DE3A70" w14:textId="77777777" w:rsidR="00E301E9" w:rsidRPr="007508E8" w:rsidRDefault="00E301E9"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(4)</w:t>
            </w:r>
          </w:p>
        </w:tc>
      </w:tr>
    </w:tbl>
    <w:p w14:paraId="445E0F4B" w14:textId="77777777" w:rsidR="00E301E9" w:rsidRPr="007508E8" w:rsidRDefault="00E301E9" w:rsidP="00316915">
      <w:pPr>
        <w:ind w:firstLine="720"/>
        <w:rPr>
          <w:rFonts w:eastAsiaTheme="minorHAnsi" w:cs="Times New Roman"/>
        </w:rPr>
      </w:pPr>
      <w:r w:rsidRPr="007508E8">
        <w:rPr>
          <w:rFonts w:eastAsiaTheme="minorHAnsi" w:cs="Times New Roman"/>
        </w:rPr>
        <w:t>F1-score có giá trị nằm trong nửa khoảng (0,1]. F</w:t>
      </w:r>
      <w:r w:rsidRPr="007508E8">
        <w:rPr>
          <w:rFonts w:eastAsiaTheme="minorHAnsi" w:cs="Times New Roman"/>
          <w:vertAlign w:val="subscript"/>
        </w:rPr>
        <w:t>1</w:t>
      </w:r>
      <w:r w:rsidRPr="007508E8">
        <w:rPr>
          <w:rFonts w:eastAsiaTheme="minorHAnsi" w:cs="Times New Roman"/>
        </w:rPr>
        <w:t xml:space="preserve"> càng cao, bộ phân lớp càng tốt. Khi cả recall và precision đều bằng 1 (tốt nhất có thể), F</w:t>
      </w:r>
      <w:r w:rsidRPr="007508E8">
        <w:rPr>
          <w:rFonts w:eastAsiaTheme="minorHAnsi" w:cs="Times New Roman"/>
          <w:vertAlign w:val="subscript"/>
        </w:rPr>
        <w:t>1</w:t>
      </w:r>
      <w:r w:rsidRPr="007508E8">
        <w:rPr>
          <w:rFonts w:eastAsiaTheme="minorHAnsi" w:cs="Times New Roman"/>
        </w:rPr>
        <w:t>=1. Khi cả recall và precision đều thấp, ví dụ bằng 0.1 thì F</w:t>
      </w:r>
      <w:r w:rsidRPr="007508E8">
        <w:rPr>
          <w:rFonts w:eastAsiaTheme="minorHAnsi" w:cs="Times New Roman"/>
          <w:vertAlign w:val="subscript"/>
        </w:rPr>
        <w:t>1</w:t>
      </w:r>
      <w:r w:rsidRPr="007508E8">
        <w:rPr>
          <w:rFonts w:eastAsiaTheme="minorHAnsi" w:cs="Times New Roman"/>
        </w:rPr>
        <w:t xml:space="preserve"> = 0.1. Dưới đây là một vài ví dụ về F</w:t>
      </w:r>
      <w:r w:rsidRPr="007508E8">
        <w:rPr>
          <w:rFonts w:eastAsiaTheme="minorHAnsi" w:cs="Times New Roman"/>
          <w:vertAlign w:val="subscript"/>
        </w:rPr>
        <w:t>1</w:t>
      </w:r>
      <w:r w:rsidRPr="007508E8">
        <w:rPr>
          <w:rFonts w:eastAsiaTheme="minorHAnsi" w:cs="Times New Roman"/>
        </w:rPr>
        <w:t>:</w:t>
      </w:r>
    </w:p>
    <w:tbl>
      <w:tblPr>
        <w:tblStyle w:val="TableGrid"/>
        <w:tblW w:w="0" w:type="auto"/>
        <w:tblLook w:val="04A0" w:firstRow="1" w:lastRow="0" w:firstColumn="1" w:lastColumn="0" w:noHBand="0" w:noVBand="1"/>
      </w:tblPr>
      <w:tblGrid>
        <w:gridCol w:w="2926"/>
        <w:gridCol w:w="2926"/>
        <w:gridCol w:w="2926"/>
      </w:tblGrid>
      <w:tr w:rsidR="00E301E9" w:rsidRPr="007508E8" w14:paraId="012119F6" w14:textId="77777777" w:rsidTr="003A4B67">
        <w:tc>
          <w:tcPr>
            <w:tcW w:w="2926" w:type="dxa"/>
          </w:tcPr>
          <w:p w14:paraId="677D82AA"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precision</w:t>
            </w:r>
          </w:p>
        </w:tc>
        <w:tc>
          <w:tcPr>
            <w:tcW w:w="2926" w:type="dxa"/>
          </w:tcPr>
          <w:p w14:paraId="550AAC77"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recall</w:t>
            </w:r>
          </w:p>
        </w:tc>
        <w:tc>
          <w:tcPr>
            <w:tcW w:w="2926" w:type="dxa"/>
          </w:tcPr>
          <w:p w14:paraId="158742F9" w14:textId="77777777" w:rsidR="00E301E9" w:rsidRPr="007508E8" w:rsidRDefault="00E301E9" w:rsidP="00316915">
            <w:pPr>
              <w:spacing w:line="360" w:lineRule="auto"/>
              <w:jc w:val="center"/>
              <w:rPr>
                <w:rFonts w:ascii="Times New Roman" w:hAnsi="Times New Roman" w:cs="Times New Roman"/>
                <w:vertAlign w:val="subscript"/>
              </w:rPr>
            </w:pPr>
            <w:r w:rsidRPr="007508E8">
              <w:rPr>
                <w:rFonts w:ascii="Times New Roman" w:hAnsi="Times New Roman" w:cs="Times New Roman"/>
              </w:rPr>
              <w:t>F</w:t>
            </w:r>
            <w:r w:rsidRPr="007508E8">
              <w:rPr>
                <w:rFonts w:ascii="Times New Roman" w:hAnsi="Times New Roman" w:cs="Times New Roman"/>
                <w:vertAlign w:val="subscript"/>
              </w:rPr>
              <w:t>1</w:t>
            </w:r>
          </w:p>
        </w:tc>
      </w:tr>
      <w:tr w:rsidR="00E301E9" w:rsidRPr="007508E8" w14:paraId="2086F7C8" w14:textId="77777777" w:rsidTr="003A4B67">
        <w:tc>
          <w:tcPr>
            <w:tcW w:w="2926" w:type="dxa"/>
          </w:tcPr>
          <w:p w14:paraId="6DED9B20"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1</w:t>
            </w:r>
          </w:p>
        </w:tc>
        <w:tc>
          <w:tcPr>
            <w:tcW w:w="2926" w:type="dxa"/>
          </w:tcPr>
          <w:p w14:paraId="4F6513A2"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1</w:t>
            </w:r>
          </w:p>
        </w:tc>
        <w:tc>
          <w:tcPr>
            <w:tcW w:w="2926" w:type="dxa"/>
          </w:tcPr>
          <w:p w14:paraId="73AF20B7"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1</w:t>
            </w:r>
          </w:p>
        </w:tc>
      </w:tr>
      <w:tr w:rsidR="00E301E9" w:rsidRPr="007508E8" w14:paraId="20CB1A5D" w14:textId="77777777" w:rsidTr="003A4B67">
        <w:tc>
          <w:tcPr>
            <w:tcW w:w="2926" w:type="dxa"/>
          </w:tcPr>
          <w:p w14:paraId="74DC6B53"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0.1</w:t>
            </w:r>
          </w:p>
        </w:tc>
        <w:tc>
          <w:tcPr>
            <w:tcW w:w="2926" w:type="dxa"/>
          </w:tcPr>
          <w:p w14:paraId="470E4DC8"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0.1</w:t>
            </w:r>
          </w:p>
        </w:tc>
        <w:tc>
          <w:tcPr>
            <w:tcW w:w="2926" w:type="dxa"/>
          </w:tcPr>
          <w:p w14:paraId="0ACACA9A"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0.1</w:t>
            </w:r>
          </w:p>
        </w:tc>
      </w:tr>
      <w:tr w:rsidR="00E301E9" w:rsidRPr="007508E8" w14:paraId="73127AB3" w14:textId="77777777" w:rsidTr="003A4B67">
        <w:tc>
          <w:tcPr>
            <w:tcW w:w="2926" w:type="dxa"/>
          </w:tcPr>
          <w:p w14:paraId="2ABF1FE7"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0.5</w:t>
            </w:r>
          </w:p>
        </w:tc>
        <w:tc>
          <w:tcPr>
            <w:tcW w:w="2926" w:type="dxa"/>
          </w:tcPr>
          <w:p w14:paraId="0137AAA7"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0.5</w:t>
            </w:r>
          </w:p>
        </w:tc>
        <w:tc>
          <w:tcPr>
            <w:tcW w:w="2926" w:type="dxa"/>
          </w:tcPr>
          <w:p w14:paraId="4F9A71F4"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0.5</w:t>
            </w:r>
          </w:p>
        </w:tc>
      </w:tr>
      <w:tr w:rsidR="00E301E9" w:rsidRPr="007508E8" w14:paraId="278746CA" w14:textId="77777777" w:rsidTr="003A4B67">
        <w:tc>
          <w:tcPr>
            <w:tcW w:w="2926" w:type="dxa"/>
          </w:tcPr>
          <w:p w14:paraId="26FA2143"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1</w:t>
            </w:r>
          </w:p>
        </w:tc>
        <w:tc>
          <w:tcPr>
            <w:tcW w:w="2926" w:type="dxa"/>
          </w:tcPr>
          <w:p w14:paraId="64DAC11C"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0.1</w:t>
            </w:r>
          </w:p>
        </w:tc>
        <w:tc>
          <w:tcPr>
            <w:tcW w:w="2926" w:type="dxa"/>
          </w:tcPr>
          <w:p w14:paraId="372F2ABC"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0.182</w:t>
            </w:r>
          </w:p>
        </w:tc>
      </w:tr>
      <w:tr w:rsidR="00E301E9" w:rsidRPr="007508E8" w14:paraId="3A5D23C8" w14:textId="77777777" w:rsidTr="003A4B67">
        <w:tc>
          <w:tcPr>
            <w:tcW w:w="2926" w:type="dxa"/>
          </w:tcPr>
          <w:p w14:paraId="0BB37AB8"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0.3</w:t>
            </w:r>
          </w:p>
        </w:tc>
        <w:tc>
          <w:tcPr>
            <w:tcW w:w="2926" w:type="dxa"/>
          </w:tcPr>
          <w:p w14:paraId="7F779552"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0.8</w:t>
            </w:r>
          </w:p>
        </w:tc>
        <w:tc>
          <w:tcPr>
            <w:tcW w:w="2926" w:type="dxa"/>
          </w:tcPr>
          <w:p w14:paraId="29A858A3" w14:textId="77777777" w:rsidR="00E301E9" w:rsidRPr="007508E8" w:rsidRDefault="00E301E9" w:rsidP="00316915">
            <w:pPr>
              <w:spacing w:line="360" w:lineRule="auto"/>
              <w:jc w:val="center"/>
              <w:rPr>
                <w:rFonts w:ascii="Times New Roman" w:hAnsi="Times New Roman" w:cs="Times New Roman"/>
              </w:rPr>
            </w:pPr>
            <w:r w:rsidRPr="007508E8">
              <w:rPr>
                <w:rFonts w:ascii="Times New Roman" w:hAnsi="Times New Roman" w:cs="Times New Roman"/>
              </w:rPr>
              <w:t>0.36</w:t>
            </w:r>
          </w:p>
        </w:tc>
      </w:tr>
    </w:tbl>
    <w:p w14:paraId="22327CD6" w14:textId="77777777" w:rsidR="00E301E9" w:rsidRPr="007508E8" w:rsidRDefault="00E301E9" w:rsidP="00316915">
      <w:pPr>
        <w:spacing w:before="240"/>
        <w:ind w:firstLine="720"/>
        <w:rPr>
          <w:rFonts w:eastAsiaTheme="minorHAnsi" w:cs="Times New Roman"/>
        </w:rPr>
      </w:pPr>
      <w:r w:rsidRPr="007508E8">
        <w:rPr>
          <w:rFonts w:eastAsiaTheme="minorHAnsi" w:cs="Times New Roman"/>
        </w:rPr>
        <w:t>Như vậy, một bộ phân lớp với precision = recall = 0.5 tốt hơn một bộ phân lớp khác với precision = 0.3, recall = 0.8 theo cách đo này.</w:t>
      </w:r>
    </w:p>
    <w:p w14:paraId="05EBD4AB" w14:textId="77777777" w:rsidR="00E301E9" w:rsidRPr="007508E8" w:rsidRDefault="00E301E9" w:rsidP="00316915">
      <w:pPr>
        <w:rPr>
          <w:rFonts w:eastAsiaTheme="minorEastAsia" w:cs="Times New Roman"/>
        </w:rPr>
      </w:pPr>
      <w:r w:rsidRPr="007508E8">
        <w:rPr>
          <w:rFonts w:eastAsiaTheme="minorHAnsi" w:cs="Times New Roman"/>
        </w:rPr>
        <w:t>Trường hợp tổng quát của F</w:t>
      </w:r>
      <w:r w:rsidRPr="007508E8">
        <w:rPr>
          <w:rFonts w:eastAsiaTheme="minorHAnsi" w:cs="Times New Roman"/>
          <w:vertAlign w:val="subscript"/>
        </w:rPr>
        <w:t>1</w:t>
      </w:r>
      <w:r w:rsidRPr="007508E8">
        <w:rPr>
          <w:rFonts w:eastAsiaTheme="minorHAnsi" w:cs="Times New Roman"/>
        </w:rPr>
        <w:t xml:space="preserve">-score là </w:t>
      </w:r>
      <m:oMath>
        <m:sSub>
          <m:sSubPr>
            <m:ctrlPr>
              <w:rPr>
                <w:rFonts w:ascii="Cambria Math" w:eastAsiaTheme="minorHAnsi" w:hAnsi="Cambria Math" w:cs="Times New Roman"/>
                <w:i/>
              </w:rPr>
            </m:ctrlPr>
          </m:sSubPr>
          <m:e>
            <m:r>
              <w:rPr>
                <w:rFonts w:ascii="Cambria Math" w:eastAsiaTheme="minorHAnsi" w:hAnsi="Cambria Math" w:cs="Times New Roman"/>
              </w:rPr>
              <m:t>F</m:t>
            </m:r>
          </m:e>
          <m:sub>
            <m:r>
              <w:rPr>
                <w:rFonts w:ascii="Cambria Math" w:eastAsiaTheme="minorHAnsi" w:hAnsi="Cambria Math" w:cs="Times New Roman"/>
              </w:rPr>
              <m:t>β</m:t>
            </m:r>
          </m:sub>
        </m:sSub>
        <m:r>
          <w:rPr>
            <w:rFonts w:ascii="Cambria Math" w:eastAsiaTheme="minorHAnsi" w:hAnsi="Cambria Math" w:cs="Times New Roman"/>
          </w:rPr>
          <m:t xml:space="preserve"> score</m:t>
        </m:r>
      </m:oMath>
      <w:r w:rsidRPr="007508E8">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44"/>
      </w:tblGrid>
      <w:tr w:rsidR="00E301E9" w:rsidRPr="007508E8" w14:paraId="581A7B05" w14:textId="77777777" w:rsidTr="003A4B67">
        <w:tc>
          <w:tcPr>
            <w:tcW w:w="7933" w:type="dxa"/>
            <w:vAlign w:val="center"/>
          </w:tcPr>
          <w:p w14:paraId="434A5D11" w14:textId="77777777" w:rsidR="00E301E9" w:rsidRPr="007508E8" w:rsidRDefault="00192599" w:rsidP="00316915">
            <w:pPr>
              <w:spacing w:line="360" w:lineRule="auto"/>
              <w:rPr>
                <w:rFonts w:ascii="Times New Roman" w:hAnsi="Times New Roman" w:cs="Times New Roman"/>
                <w:sz w:val="26"/>
                <w:szCs w:val="26"/>
              </w:rPr>
            </w:pPr>
            <m:oMathPara>
              <m:oMath>
                <m:sSub>
                  <m:sSubPr>
                    <m:ctrlPr>
                      <w:rPr>
                        <w:rFonts w:ascii="Cambria Math" w:eastAsiaTheme="minorHAnsi" w:hAnsi="Cambria Math" w:cs="Times New Roman"/>
                        <w:i/>
                        <w:sz w:val="26"/>
                        <w:szCs w:val="26"/>
                      </w:rPr>
                    </m:ctrlPr>
                  </m:sSubPr>
                  <m:e>
                    <m:r>
                      <w:rPr>
                        <w:rFonts w:ascii="Cambria Math" w:eastAsiaTheme="minorHAnsi" w:hAnsi="Cambria Math" w:cs="Times New Roman"/>
                        <w:sz w:val="26"/>
                        <w:szCs w:val="26"/>
                      </w:rPr>
                      <m:t>F</m:t>
                    </m:r>
                  </m:e>
                  <m:sub>
                    <m:r>
                      <w:rPr>
                        <w:rFonts w:ascii="Cambria Math" w:eastAsiaTheme="minorHAnsi" w:hAnsi="Cambria Math" w:cs="Times New Roman"/>
                        <w:sz w:val="26"/>
                        <w:szCs w:val="26"/>
                      </w:rPr>
                      <m:t>β</m:t>
                    </m:r>
                  </m:sub>
                </m:sSub>
                <m:r>
                  <w:rPr>
                    <w:rFonts w:ascii="Cambria Math" w:eastAsiaTheme="minorHAnsi" w:hAnsi="Cambria Math" w:cs="Times New Roman"/>
                    <w:sz w:val="26"/>
                    <w:szCs w:val="26"/>
                  </w:rPr>
                  <m:t>=(1+</m:t>
                </m:r>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β</m:t>
                    </m:r>
                  </m:e>
                  <m:sup>
                    <m:r>
                      <w:rPr>
                        <w:rFonts w:ascii="Cambria Math" w:eastAsiaTheme="minorHAnsi" w:hAnsi="Cambria Math" w:cs="Times New Roman"/>
                        <w:sz w:val="26"/>
                        <w:szCs w:val="26"/>
                      </w:rPr>
                      <m:t>2</m:t>
                    </m:r>
                  </m:sup>
                </m:sSup>
                <m:r>
                  <w:rPr>
                    <w:rFonts w:ascii="Cambria Math" w:eastAsiaTheme="minorHAnsi" w:hAnsi="Cambria Math" w:cs="Times New Roman"/>
                    <w:sz w:val="26"/>
                    <w:szCs w:val="26"/>
                  </w:rPr>
                  <m:t>)</m:t>
                </m:r>
                <m:f>
                  <m:fPr>
                    <m:ctrlPr>
                      <w:rPr>
                        <w:rFonts w:ascii="Cambria Math" w:eastAsiaTheme="minorHAnsi" w:hAnsi="Cambria Math" w:cs="Times New Roman"/>
                        <w:i/>
                        <w:sz w:val="26"/>
                        <w:szCs w:val="26"/>
                      </w:rPr>
                    </m:ctrlPr>
                  </m:fPr>
                  <m:num>
                    <m:r>
                      <w:rPr>
                        <w:rFonts w:ascii="Cambria Math" w:eastAsiaTheme="minorHAnsi" w:hAnsi="Cambria Math" w:cs="Times New Roman"/>
                        <w:sz w:val="26"/>
                        <w:szCs w:val="26"/>
                      </w:rPr>
                      <m:t>precision.recall</m:t>
                    </m:r>
                  </m:num>
                  <m:den>
                    <m:sSup>
                      <m:sSupPr>
                        <m:ctrlPr>
                          <w:rPr>
                            <w:rFonts w:ascii="Cambria Math" w:eastAsiaTheme="minorHAnsi" w:hAnsi="Cambria Math" w:cs="Times New Roman"/>
                            <w:i/>
                            <w:sz w:val="26"/>
                            <w:szCs w:val="26"/>
                          </w:rPr>
                        </m:ctrlPr>
                      </m:sSupPr>
                      <m:e>
                        <m:r>
                          <w:rPr>
                            <w:rFonts w:ascii="Cambria Math" w:eastAsiaTheme="minorHAnsi" w:hAnsi="Cambria Math" w:cs="Times New Roman"/>
                            <w:sz w:val="26"/>
                            <w:szCs w:val="26"/>
                          </w:rPr>
                          <m:t>β</m:t>
                        </m:r>
                      </m:e>
                      <m:sup>
                        <m:r>
                          <w:rPr>
                            <w:rFonts w:ascii="Cambria Math" w:eastAsiaTheme="minorHAnsi" w:hAnsi="Cambria Math" w:cs="Times New Roman"/>
                            <w:sz w:val="26"/>
                            <w:szCs w:val="26"/>
                          </w:rPr>
                          <m:t>2</m:t>
                        </m:r>
                      </m:sup>
                    </m:sSup>
                    <m:r>
                      <w:rPr>
                        <w:rFonts w:ascii="Cambria Math" w:eastAsiaTheme="minorHAnsi" w:hAnsi="Cambria Math" w:cs="Times New Roman"/>
                        <w:sz w:val="26"/>
                        <w:szCs w:val="26"/>
                      </w:rPr>
                      <m:t>.precision+recall</m:t>
                    </m:r>
                  </m:den>
                </m:f>
              </m:oMath>
            </m:oMathPara>
          </w:p>
        </w:tc>
        <w:tc>
          <w:tcPr>
            <w:tcW w:w="844" w:type="dxa"/>
            <w:vAlign w:val="center"/>
          </w:tcPr>
          <w:p w14:paraId="16E130D1" w14:textId="77777777" w:rsidR="00E301E9" w:rsidRPr="007508E8" w:rsidRDefault="00E301E9"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(5)</w:t>
            </w:r>
          </w:p>
        </w:tc>
      </w:tr>
    </w:tbl>
    <w:p w14:paraId="0AEE5865" w14:textId="77777777" w:rsidR="00E301E9" w:rsidRPr="007508E8" w:rsidRDefault="00E301E9" w:rsidP="00316915">
      <w:pPr>
        <w:rPr>
          <w:rFonts w:cs="Times New Roman"/>
        </w:rPr>
      </w:pPr>
    </w:p>
    <w:p w14:paraId="74C1CB8B" w14:textId="77777777" w:rsidR="00E301E9" w:rsidRPr="007508E8" w:rsidRDefault="00E301E9" w:rsidP="00316915">
      <w:pPr>
        <w:ind w:firstLine="720"/>
        <w:rPr>
          <w:rFonts w:eastAsiaTheme="minorHAnsi" w:cs="Times New Roman"/>
        </w:rPr>
      </w:pPr>
      <w:r w:rsidRPr="007508E8">
        <w:rPr>
          <w:rFonts w:cs="Times New Roman"/>
        </w:rPr>
        <w:t>F</w:t>
      </w:r>
      <w:r w:rsidRPr="007508E8">
        <w:rPr>
          <w:rFonts w:cs="Times New Roman"/>
          <w:vertAlign w:val="subscript"/>
        </w:rPr>
        <w:t>1</w:t>
      </w:r>
      <w:r w:rsidRPr="007508E8">
        <w:rPr>
          <w:rFonts w:cs="Times New Roman"/>
        </w:rPr>
        <w:t xml:space="preserve"> chính là một trường hợp đặc biệt của </w:t>
      </w:r>
      <m:oMath>
        <m:sSub>
          <m:sSubPr>
            <m:ctrlPr>
              <w:rPr>
                <w:rFonts w:ascii="Cambria Math" w:eastAsiaTheme="minorHAnsi" w:hAnsi="Cambria Math" w:cs="Times New Roman"/>
                <w:i/>
              </w:rPr>
            </m:ctrlPr>
          </m:sSubPr>
          <m:e>
            <m:r>
              <w:rPr>
                <w:rFonts w:ascii="Cambria Math" w:eastAsiaTheme="minorHAnsi" w:hAnsi="Cambria Math" w:cs="Times New Roman"/>
              </w:rPr>
              <m:t>F</m:t>
            </m:r>
          </m:e>
          <m:sub>
            <m:r>
              <w:rPr>
                <w:rFonts w:ascii="Cambria Math" w:eastAsiaTheme="minorHAnsi" w:hAnsi="Cambria Math" w:cs="Times New Roman"/>
              </w:rPr>
              <m:t>β</m:t>
            </m:r>
          </m:sub>
        </m:sSub>
      </m:oMath>
      <w:r w:rsidRPr="007508E8">
        <w:rPr>
          <w:rFonts w:cs="Times New Roman"/>
        </w:rPr>
        <w:t xml:space="preserve"> khi </w:t>
      </w:r>
      <m:oMath>
        <m:r>
          <w:rPr>
            <w:rFonts w:ascii="Cambria Math" w:eastAsiaTheme="minorHAnsi" w:hAnsi="Cambria Math" w:cs="Times New Roman"/>
          </w:rPr>
          <m:t>β</m:t>
        </m:r>
      </m:oMath>
      <w:r w:rsidRPr="007508E8">
        <w:rPr>
          <w:rFonts w:eastAsiaTheme="minorHAnsi" w:cs="Times New Roman"/>
        </w:rPr>
        <w:t xml:space="preserve"> =1. Khi </w:t>
      </w:r>
      <m:oMath>
        <m:r>
          <w:rPr>
            <w:rFonts w:ascii="Cambria Math" w:eastAsiaTheme="minorHAnsi" w:hAnsi="Cambria Math" w:cs="Times New Roman"/>
          </w:rPr>
          <m:t>β</m:t>
        </m:r>
      </m:oMath>
      <w:r w:rsidRPr="007508E8">
        <w:rPr>
          <w:rFonts w:eastAsiaTheme="minorHAnsi" w:cs="Times New Roman"/>
        </w:rPr>
        <w:t xml:space="preserve"> &gt;1, recall được coi trọng hơn precision, khi </w:t>
      </w:r>
      <m:oMath>
        <m:r>
          <w:rPr>
            <w:rFonts w:ascii="Cambria Math" w:eastAsiaTheme="minorHAnsi" w:hAnsi="Cambria Math" w:cs="Times New Roman"/>
          </w:rPr>
          <m:t>β</m:t>
        </m:r>
      </m:oMath>
      <w:r w:rsidRPr="007508E8">
        <w:rPr>
          <w:rFonts w:eastAsiaTheme="minorHAnsi" w:cs="Times New Roman"/>
        </w:rPr>
        <w:t xml:space="preserve"> &lt;1, precision được coi trọng hơn. Hai đại lượng </w:t>
      </w:r>
      <m:oMath>
        <m:r>
          <w:rPr>
            <w:rFonts w:ascii="Cambria Math" w:eastAsiaTheme="minorHAnsi" w:hAnsi="Cambria Math" w:cs="Times New Roman"/>
          </w:rPr>
          <m:t>β</m:t>
        </m:r>
      </m:oMath>
      <w:r w:rsidRPr="007508E8">
        <w:rPr>
          <w:rFonts w:eastAsiaTheme="minorHAnsi" w:cs="Times New Roman"/>
        </w:rPr>
        <w:t xml:space="preserve"> thường được sử dụng là </w:t>
      </w:r>
      <m:oMath>
        <m:r>
          <w:rPr>
            <w:rFonts w:ascii="Cambria Math" w:eastAsiaTheme="minorHAnsi" w:hAnsi="Cambria Math" w:cs="Times New Roman"/>
          </w:rPr>
          <m:t>β</m:t>
        </m:r>
      </m:oMath>
      <w:r w:rsidRPr="007508E8">
        <w:rPr>
          <w:rFonts w:eastAsiaTheme="minorHAnsi" w:cs="Times New Roman"/>
        </w:rPr>
        <w:t xml:space="preserve"> =2 và </w:t>
      </w:r>
      <m:oMath>
        <m:r>
          <w:rPr>
            <w:rFonts w:ascii="Cambria Math" w:eastAsiaTheme="minorHAnsi" w:hAnsi="Cambria Math" w:cs="Times New Roman"/>
          </w:rPr>
          <m:t>β</m:t>
        </m:r>
      </m:oMath>
      <w:r w:rsidRPr="007508E8">
        <w:rPr>
          <w:rFonts w:eastAsiaTheme="minorHAnsi" w:cs="Times New Roman"/>
        </w:rPr>
        <w:t xml:space="preserve"> =0.5.</w:t>
      </w:r>
    </w:p>
    <w:p w14:paraId="49AA7DD2" w14:textId="77777777" w:rsidR="00E301E9" w:rsidRPr="007508E8" w:rsidRDefault="00E301E9" w:rsidP="00316915">
      <w:pPr>
        <w:ind w:firstLine="720"/>
        <w:rPr>
          <w:rFonts w:eastAsiaTheme="minorHAnsi" w:cs="Times New Roman"/>
        </w:rPr>
      </w:pPr>
      <w:r w:rsidRPr="007508E8">
        <w:rPr>
          <w:rFonts w:eastAsiaTheme="minorHAnsi" w:cs="Times New Roman"/>
        </w:rPr>
        <w:t>Precision-recall cho bài toán phân lớp nhiều lớp</w:t>
      </w:r>
    </w:p>
    <w:p w14:paraId="2CA9B18A" w14:textId="77777777" w:rsidR="00E301E9" w:rsidRPr="007508E8" w:rsidRDefault="00E301E9" w:rsidP="00316915">
      <w:pPr>
        <w:ind w:firstLine="720"/>
        <w:rPr>
          <w:rFonts w:eastAsiaTheme="minorHAnsi" w:cs="Times New Roman"/>
        </w:rPr>
      </w:pPr>
      <w:r w:rsidRPr="007508E8">
        <w:rPr>
          <w:rFonts w:eastAsiaTheme="minorHAnsi" w:cs="Times New Roman"/>
        </w:rPr>
        <w:t>Cũng giống như ROC curve, precision-recall curve ban đầu được định nghĩa cho bài toán phân lớp nhị phân. Để có thể áp dụng các phép đo này cho bài toán multi-class classification, các đại lượng đầu ra (ground truth và predicted output) cần được đưa về dạng nhị phân.</w:t>
      </w:r>
    </w:p>
    <w:p w14:paraId="050CC338" w14:textId="77777777" w:rsidR="00E301E9" w:rsidRPr="007508E8" w:rsidRDefault="00E301E9" w:rsidP="00316915">
      <w:pPr>
        <w:ind w:firstLine="720"/>
        <w:rPr>
          <w:rFonts w:eastAsiaTheme="minorHAnsi" w:cs="Times New Roman"/>
        </w:rPr>
      </w:pPr>
      <w:r w:rsidRPr="007508E8">
        <w:rPr>
          <w:rFonts w:eastAsiaTheme="minorHAnsi" w:cs="Times New Roman"/>
        </w:rPr>
        <w:lastRenderedPageBreak/>
        <w:t>Bằng trực giác, ta có thể đưa bài toán phân lớp nhiều lớp về bài toán phân lớp nhị phân bằng cách xem xét từng lớp. Với mỗi lớp, ta coi dữ liệu thuộc lớp đó có label là </w:t>
      </w:r>
      <w:r w:rsidRPr="007508E8">
        <w:rPr>
          <w:rFonts w:eastAsiaTheme="minorHAnsi" w:cs="Times New Roman"/>
          <w:i/>
          <w:iCs/>
        </w:rPr>
        <w:t>positive</w:t>
      </w:r>
      <w:r w:rsidRPr="007508E8">
        <w:rPr>
          <w:rFonts w:eastAsiaTheme="minorHAnsi" w:cs="Times New Roman"/>
        </w:rPr>
        <w:t>, tất cả các dữ liệu còn lại có label là </w:t>
      </w:r>
      <w:r w:rsidRPr="007508E8">
        <w:rPr>
          <w:rFonts w:eastAsiaTheme="minorHAnsi" w:cs="Times New Roman"/>
          <w:i/>
          <w:iCs/>
        </w:rPr>
        <w:t>negative</w:t>
      </w:r>
      <w:r w:rsidRPr="007508E8">
        <w:rPr>
          <w:rFonts w:eastAsiaTheme="minorHAnsi" w:cs="Times New Roman"/>
        </w:rPr>
        <w:t>. Sau đó, giá trị Precision, Recall, và PR curve được áp dụng lên từng lớp. Với mỗi lớp, ta sẽ nhận được một cặp giá trị precision và recall. Với các bài toán có ít lớp dữ liệu, ta có thể minh hoạ PR curve cho từng lớp trên cùng một đồ thị. Tuy nhiên, với các bài toán có rất nhiều lớp dữ liệu, việc này đôi khi không khả thi. Thay vào đó, hai phép đánh giá dựa trên Precision-Recall được sử dụng là </w:t>
      </w:r>
      <w:r w:rsidRPr="007508E8">
        <w:rPr>
          <w:rFonts w:eastAsiaTheme="minorHAnsi" w:cs="Times New Roman"/>
          <w:i/>
          <w:iCs/>
        </w:rPr>
        <w:t>micro-average</w:t>
      </w:r>
      <w:r w:rsidRPr="007508E8">
        <w:rPr>
          <w:rFonts w:eastAsiaTheme="minorHAnsi" w:cs="Times New Roman"/>
        </w:rPr>
        <w:t> và </w:t>
      </w:r>
      <w:r w:rsidRPr="007508E8">
        <w:rPr>
          <w:rFonts w:eastAsiaTheme="minorHAnsi" w:cs="Times New Roman"/>
          <w:i/>
          <w:iCs/>
        </w:rPr>
        <w:t>macro-average</w:t>
      </w:r>
      <w:r w:rsidRPr="007508E8">
        <w:rPr>
          <w:rFonts w:eastAsiaTheme="minorHAnsi" w:cs="Times New Roman"/>
        </w:rPr>
        <w:t>.</w:t>
      </w:r>
    </w:p>
    <w:p w14:paraId="55A9E4C7" w14:textId="77777777" w:rsidR="00E301E9" w:rsidRPr="007508E8" w:rsidRDefault="00E301E9" w:rsidP="00316915">
      <w:pPr>
        <w:rPr>
          <w:rFonts w:eastAsiaTheme="minorHAnsi" w:cs="Times New Roman"/>
          <w:b/>
          <w:bCs/>
        </w:rPr>
      </w:pPr>
      <w:r w:rsidRPr="007508E8">
        <w:rPr>
          <w:rFonts w:eastAsiaTheme="minorHAnsi" w:cs="Times New Roman"/>
          <w:b/>
          <w:bCs/>
        </w:rPr>
        <w:t xml:space="preserve">Micro-average: </w:t>
      </w:r>
      <w:r w:rsidRPr="007508E8">
        <w:rPr>
          <w:rFonts w:eastAsiaTheme="minorHAnsi" w:cs="Times New Roman"/>
        </w:rPr>
        <w:t>Micro-average precision, micro-average recall đơn giản tính bằng: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44"/>
      </w:tblGrid>
      <w:tr w:rsidR="00E301E9" w:rsidRPr="007508E8" w14:paraId="3A36FA9B" w14:textId="77777777" w:rsidTr="003A4B67">
        <w:tc>
          <w:tcPr>
            <w:tcW w:w="7933" w:type="dxa"/>
          </w:tcPr>
          <w:p w14:paraId="71BA914A" w14:textId="77777777" w:rsidR="00E301E9" w:rsidRPr="007508E8" w:rsidRDefault="00E301E9" w:rsidP="00316915">
            <w:pPr>
              <w:spacing w:line="360" w:lineRule="auto"/>
              <w:jc w:val="center"/>
              <w:rPr>
                <w:rFonts w:ascii="Times New Roman" w:eastAsiaTheme="minorHAnsi" w:hAnsi="Times New Roman" w:cs="Times New Roman"/>
                <w:sz w:val="26"/>
                <w:szCs w:val="26"/>
              </w:rPr>
            </w:pPr>
            <m:oMathPara>
              <m:oMath>
                <m:r>
                  <w:rPr>
                    <w:rFonts w:ascii="Cambria Math" w:eastAsiaTheme="minorEastAsia" w:hAnsi="Cambria Math" w:cs="Times New Roman"/>
                    <w:sz w:val="26"/>
                    <w:szCs w:val="26"/>
                  </w:rPr>
                  <m:t>m</m:t>
                </m:r>
                <m:r>
                  <w:rPr>
                    <w:rFonts w:ascii="Cambria Math" w:hAnsi="Cambria Math" w:cs="Times New Roman"/>
                    <w:sz w:val="26"/>
                    <w:szCs w:val="26"/>
                  </w:rPr>
                  <m:t>icro-average precision=</m:t>
                </m:r>
                <m:f>
                  <m:fPr>
                    <m:ctrlPr>
                      <w:rPr>
                        <w:rFonts w:ascii="Cambria Math" w:eastAsiaTheme="minorHAnsi" w:hAnsi="Cambria Math" w:cs="Times New Roman"/>
                        <w:i/>
                        <w:sz w:val="26"/>
                        <w:szCs w:val="26"/>
                      </w:rPr>
                    </m:ctrlPr>
                  </m:fPr>
                  <m:num>
                    <m:nary>
                      <m:naryPr>
                        <m:chr m:val="∑"/>
                        <m:limLoc m:val="undOvr"/>
                        <m:ctrlPr>
                          <w:rPr>
                            <w:rFonts w:ascii="Cambria Math" w:eastAsiaTheme="minorHAnsi" w:hAnsi="Cambria Math" w:cs="Times New Roman"/>
                            <w:i/>
                            <w:sz w:val="26"/>
                            <w:szCs w:val="26"/>
                          </w:rPr>
                        </m:ctrlPr>
                      </m:naryPr>
                      <m:sub>
                        <m:r>
                          <w:rPr>
                            <w:rFonts w:ascii="Cambria Math" w:eastAsiaTheme="minorHAnsi" w:hAnsi="Cambria Math" w:cs="Times New Roman"/>
                            <w:sz w:val="26"/>
                            <w:szCs w:val="26"/>
                          </w:rPr>
                          <m:t>c=1</m:t>
                        </m:r>
                      </m:sub>
                      <m:sup>
                        <m:r>
                          <w:rPr>
                            <w:rFonts w:ascii="Cambria Math" w:eastAsiaTheme="minorHAnsi" w:hAnsi="Cambria Math" w:cs="Times New Roman"/>
                            <w:sz w:val="26"/>
                            <w:szCs w:val="26"/>
                          </w:rPr>
                          <m:t>C</m:t>
                        </m:r>
                      </m:sup>
                      <m:e>
                        <m:r>
                          <w:rPr>
                            <w:rFonts w:ascii="Cambria Math" w:eastAsiaTheme="minorHAnsi" w:hAnsi="Cambria Math" w:cs="Times New Roman"/>
                            <w:sz w:val="26"/>
                            <w:szCs w:val="26"/>
                          </w:rPr>
                          <m:t>TPc</m:t>
                        </m:r>
                      </m:e>
                    </m:nary>
                  </m:num>
                  <m:den>
                    <m:nary>
                      <m:naryPr>
                        <m:chr m:val="∑"/>
                        <m:limLoc m:val="subSup"/>
                        <m:ctrlPr>
                          <w:rPr>
                            <w:rFonts w:ascii="Cambria Math" w:eastAsiaTheme="minorHAnsi" w:hAnsi="Cambria Math" w:cs="Times New Roman"/>
                            <w:i/>
                            <w:sz w:val="26"/>
                            <w:szCs w:val="26"/>
                          </w:rPr>
                        </m:ctrlPr>
                      </m:naryPr>
                      <m:sub>
                        <m:r>
                          <w:rPr>
                            <w:rFonts w:ascii="Cambria Math" w:eastAsiaTheme="minorHAnsi" w:hAnsi="Cambria Math" w:cs="Times New Roman"/>
                            <w:sz w:val="26"/>
                            <w:szCs w:val="26"/>
                          </w:rPr>
                          <m:t>c=1</m:t>
                        </m:r>
                      </m:sub>
                      <m:sup>
                        <m:r>
                          <w:rPr>
                            <w:rFonts w:ascii="Cambria Math" w:eastAsiaTheme="minorHAnsi" w:hAnsi="Cambria Math" w:cs="Times New Roman"/>
                            <w:sz w:val="26"/>
                            <w:szCs w:val="26"/>
                          </w:rPr>
                          <m:t>C</m:t>
                        </m:r>
                      </m:sup>
                      <m:e>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TPc+FPc</m:t>
                            </m:r>
                          </m:e>
                        </m:d>
                      </m:e>
                    </m:nary>
                  </m:den>
                </m:f>
              </m:oMath>
            </m:oMathPara>
          </w:p>
        </w:tc>
        <w:tc>
          <w:tcPr>
            <w:tcW w:w="844" w:type="dxa"/>
            <w:vAlign w:val="center"/>
          </w:tcPr>
          <w:p w14:paraId="1D64AC69" w14:textId="77777777" w:rsidR="00E301E9" w:rsidRPr="007508E8" w:rsidRDefault="00E301E9"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(6)</w:t>
            </w:r>
          </w:p>
        </w:tc>
      </w:tr>
      <w:tr w:rsidR="00E301E9" w:rsidRPr="007508E8" w14:paraId="1CFFB643" w14:textId="77777777" w:rsidTr="003A4B67">
        <w:tc>
          <w:tcPr>
            <w:tcW w:w="7933" w:type="dxa"/>
          </w:tcPr>
          <w:p w14:paraId="6A38EA91" w14:textId="77777777" w:rsidR="00E301E9" w:rsidRPr="007508E8" w:rsidRDefault="00E301E9" w:rsidP="00316915">
            <w:pPr>
              <w:spacing w:line="360" w:lineRule="auto"/>
              <w:jc w:val="center"/>
              <w:rPr>
                <w:rFonts w:ascii="Times New Roman" w:eastAsiaTheme="minorHAnsi" w:hAnsi="Times New Roman" w:cs="Times New Roman"/>
                <w:sz w:val="26"/>
                <w:szCs w:val="26"/>
              </w:rPr>
            </w:pPr>
            <m:oMathPara>
              <m:oMath>
                <m:r>
                  <w:rPr>
                    <w:rFonts w:ascii="Cambria Math" w:hAnsi="Cambria Math" w:cs="Times New Roman"/>
                    <w:sz w:val="26"/>
                    <w:szCs w:val="26"/>
                  </w:rPr>
                  <m:t>micro-average recall=</m:t>
                </m:r>
                <m:f>
                  <m:fPr>
                    <m:ctrlPr>
                      <w:rPr>
                        <w:rFonts w:ascii="Cambria Math" w:eastAsiaTheme="minorHAnsi" w:hAnsi="Cambria Math" w:cs="Times New Roman"/>
                        <w:i/>
                        <w:sz w:val="26"/>
                        <w:szCs w:val="26"/>
                      </w:rPr>
                    </m:ctrlPr>
                  </m:fPr>
                  <m:num>
                    <m:nary>
                      <m:naryPr>
                        <m:chr m:val="∑"/>
                        <m:limLoc m:val="undOvr"/>
                        <m:ctrlPr>
                          <w:rPr>
                            <w:rFonts w:ascii="Cambria Math" w:eastAsiaTheme="minorHAnsi" w:hAnsi="Cambria Math" w:cs="Times New Roman"/>
                            <w:i/>
                            <w:sz w:val="26"/>
                            <w:szCs w:val="26"/>
                          </w:rPr>
                        </m:ctrlPr>
                      </m:naryPr>
                      <m:sub>
                        <m:r>
                          <w:rPr>
                            <w:rFonts w:ascii="Cambria Math" w:eastAsiaTheme="minorHAnsi" w:hAnsi="Cambria Math" w:cs="Times New Roman"/>
                            <w:sz w:val="26"/>
                            <w:szCs w:val="26"/>
                          </w:rPr>
                          <m:t>c=1</m:t>
                        </m:r>
                      </m:sub>
                      <m:sup>
                        <m:r>
                          <w:rPr>
                            <w:rFonts w:ascii="Cambria Math" w:eastAsiaTheme="minorHAnsi" w:hAnsi="Cambria Math" w:cs="Times New Roman"/>
                            <w:sz w:val="26"/>
                            <w:szCs w:val="26"/>
                          </w:rPr>
                          <m:t>C</m:t>
                        </m:r>
                      </m:sup>
                      <m:e>
                        <m:r>
                          <w:rPr>
                            <w:rFonts w:ascii="Cambria Math" w:eastAsiaTheme="minorHAnsi" w:hAnsi="Cambria Math" w:cs="Times New Roman"/>
                            <w:sz w:val="26"/>
                            <w:szCs w:val="26"/>
                          </w:rPr>
                          <m:t>TPc</m:t>
                        </m:r>
                      </m:e>
                    </m:nary>
                  </m:num>
                  <m:den>
                    <m:nary>
                      <m:naryPr>
                        <m:chr m:val="∑"/>
                        <m:limLoc m:val="subSup"/>
                        <m:ctrlPr>
                          <w:rPr>
                            <w:rFonts w:ascii="Cambria Math" w:eastAsiaTheme="minorHAnsi" w:hAnsi="Cambria Math" w:cs="Times New Roman"/>
                            <w:i/>
                            <w:sz w:val="26"/>
                            <w:szCs w:val="26"/>
                          </w:rPr>
                        </m:ctrlPr>
                      </m:naryPr>
                      <m:sub>
                        <m:r>
                          <w:rPr>
                            <w:rFonts w:ascii="Cambria Math" w:eastAsiaTheme="minorHAnsi" w:hAnsi="Cambria Math" w:cs="Times New Roman"/>
                            <w:sz w:val="26"/>
                            <w:szCs w:val="26"/>
                          </w:rPr>
                          <m:t>c=1</m:t>
                        </m:r>
                      </m:sub>
                      <m:sup>
                        <m:r>
                          <w:rPr>
                            <w:rFonts w:ascii="Cambria Math" w:eastAsiaTheme="minorHAnsi" w:hAnsi="Cambria Math" w:cs="Times New Roman"/>
                            <w:sz w:val="26"/>
                            <w:szCs w:val="26"/>
                          </w:rPr>
                          <m:t>C</m:t>
                        </m:r>
                      </m:sup>
                      <m:e>
                        <m:d>
                          <m:dPr>
                            <m:ctrlPr>
                              <w:rPr>
                                <w:rFonts w:ascii="Cambria Math" w:eastAsiaTheme="minorHAnsi" w:hAnsi="Cambria Math" w:cs="Times New Roman"/>
                                <w:i/>
                                <w:sz w:val="26"/>
                                <w:szCs w:val="26"/>
                              </w:rPr>
                            </m:ctrlPr>
                          </m:dPr>
                          <m:e>
                            <m:r>
                              <w:rPr>
                                <w:rFonts w:ascii="Cambria Math" w:eastAsiaTheme="minorHAnsi" w:hAnsi="Cambria Math" w:cs="Times New Roman"/>
                                <w:sz w:val="26"/>
                                <w:szCs w:val="26"/>
                              </w:rPr>
                              <m:t>TPc+FNc</m:t>
                            </m:r>
                          </m:e>
                        </m:d>
                      </m:e>
                    </m:nary>
                  </m:den>
                </m:f>
              </m:oMath>
            </m:oMathPara>
          </w:p>
        </w:tc>
        <w:tc>
          <w:tcPr>
            <w:tcW w:w="844" w:type="dxa"/>
            <w:vAlign w:val="center"/>
          </w:tcPr>
          <w:p w14:paraId="248BA9D9" w14:textId="77777777" w:rsidR="00E301E9" w:rsidRPr="007508E8" w:rsidRDefault="00E301E9" w:rsidP="00316915">
            <w:pPr>
              <w:spacing w:line="360" w:lineRule="auto"/>
              <w:jc w:val="right"/>
              <w:rPr>
                <w:rFonts w:ascii="Times New Roman" w:eastAsiaTheme="minorHAnsi" w:hAnsi="Times New Roman" w:cs="Times New Roman"/>
                <w:sz w:val="26"/>
                <w:szCs w:val="26"/>
              </w:rPr>
            </w:pPr>
            <w:r w:rsidRPr="007508E8">
              <w:rPr>
                <w:rFonts w:ascii="Times New Roman" w:eastAsiaTheme="minorHAnsi" w:hAnsi="Times New Roman" w:cs="Times New Roman"/>
                <w:sz w:val="26"/>
                <w:szCs w:val="26"/>
              </w:rPr>
              <w:t>(7)</w:t>
            </w:r>
          </w:p>
        </w:tc>
      </w:tr>
    </w:tbl>
    <w:p w14:paraId="18FFE64F" w14:textId="77777777" w:rsidR="00E301E9" w:rsidRPr="007508E8" w:rsidRDefault="00E301E9" w:rsidP="00316915">
      <w:pPr>
        <w:rPr>
          <w:rFonts w:cs="Times New Roman"/>
        </w:rPr>
      </w:pPr>
    </w:p>
    <w:p w14:paraId="2C33207E" w14:textId="77777777" w:rsidR="00E301E9" w:rsidRPr="007508E8" w:rsidRDefault="00E301E9" w:rsidP="00316915">
      <w:pPr>
        <w:rPr>
          <w:rFonts w:eastAsiaTheme="minorHAnsi" w:cs="Times New Roman"/>
        </w:rPr>
      </w:pPr>
      <w:r w:rsidRPr="007508E8">
        <w:rPr>
          <w:rFonts w:eastAsiaTheme="minorHAnsi" w:cs="Times New Roman"/>
        </w:rPr>
        <w:t>Với TPc, FPc, FNc lần lượt là TP, FP, FN của lớp c.</w:t>
      </w:r>
    </w:p>
    <w:p w14:paraId="407259AA" w14:textId="77777777" w:rsidR="00E301E9" w:rsidRPr="007508E8" w:rsidRDefault="00E301E9" w:rsidP="00316915">
      <w:pPr>
        <w:rPr>
          <w:rFonts w:eastAsiaTheme="minorHAnsi" w:cs="Times New Roman"/>
        </w:rPr>
      </w:pPr>
      <w:r w:rsidRPr="007508E8">
        <w:rPr>
          <w:rFonts w:eastAsiaTheme="minorHAnsi" w:cs="Times New Roman"/>
        </w:rPr>
        <w:t xml:space="preserve">Tức TP được tính là tổng của toàn bộ TP của mỗi lớp. Tương tự với FP và FN. </w:t>
      </w:r>
    </w:p>
    <w:p w14:paraId="7DE6AB11" w14:textId="77777777" w:rsidR="00E301E9" w:rsidRPr="007508E8" w:rsidRDefault="00E301E9" w:rsidP="00316915">
      <w:pPr>
        <w:rPr>
          <w:rFonts w:eastAsiaTheme="minorHAnsi" w:cs="Times New Roman"/>
        </w:rPr>
      </w:pPr>
      <w:r w:rsidRPr="007508E8">
        <w:rPr>
          <w:rFonts w:eastAsiaTheme="minorHAnsi" w:cs="Times New Roman"/>
        </w:rPr>
        <w:t>Micro-average F-score cũng được tính tương tự như F-score nhưng dựa trên micro-average precision và micro-average recall.</w:t>
      </w:r>
    </w:p>
    <w:p w14:paraId="153DA2FD" w14:textId="77777777" w:rsidR="00E301E9" w:rsidRPr="007508E8" w:rsidRDefault="00E301E9" w:rsidP="00316915">
      <w:pPr>
        <w:rPr>
          <w:rFonts w:cs="Times New Roman"/>
          <w:b/>
          <w:bCs/>
        </w:rPr>
      </w:pPr>
      <w:r w:rsidRPr="007508E8">
        <w:rPr>
          <w:rFonts w:cs="Times New Roman"/>
          <w:b/>
          <w:bCs/>
        </w:rPr>
        <w:t>Macro-average:</w:t>
      </w:r>
    </w:p>
    <w:p w14:paraId="78A28877" w14:textId="77777777" w:rsidR="00E301E9" w:rsidRPr="007508E8" w:rsidRDefault="00E301E9" w:rsidP="00316915">
      <w:pPr>
        <w:pStyle w:val="ListParagraph"/>
        <w:numPr>
          <w:ilvl w:val="0"/>
          <w:numId w:val="42"/>
        </w:numPr>
      </w:pPr>
      <w:r w:rsidRPr="007508E8">
        <w:t>Macro-average precision là trung bình cộng của các precision theo class, tương tự với Macro-average recall.</w:t>
      </w:r>
    </w:p>
    <w:p w14:paraId="0E5A4527" w14:textId="77777777" w:rsidR="00E301E9" w:rsidRPr="007508E8" w:rsidRDefault="00E301E9" w:rsidP="00316915">
      <w:pPr>
        <w:pStyle w:val="ListParagraph"/>
        <w:numPr>
          <w:ilvl w:val="0"/>
          <w:numId w:val="42"/>
        </w:numPr>
      </w:pPr>
      <w:r w:rsidRPr="007508E8">
        <w:t>Macro-average F-Score cũng được tính tương tự như F-score nhưng dựa trên macro-average precision và macro-average recall.</w:t>
      </w:r>
    </w:p>
    <w:p w14:paraId="381BAFD3" w14:textId="02600C6A" w:rsidR="00E301E9" w:rsidRPr="007508E8" w:rsidRDefault="00E301E9" w:rsidP="00316915">
      <w:pPr>
        <w:rPr>
          <w:rFonts w:eastAsiaTheme="minorHAnsi" w:cs="Times New Roman"/>
        </w:rPr>
      </w:pPr>
      <w:r w:rsidRPr="007508E8">
        <w:rPr>
          <w:rFonts w:ascii="Wingdings" w:eastAsiaTheme="minorHAnsi" w:hAnsi="Wingdings" w:cs="Wingdings"/>
        </w:rPr>
        <w:sym w:font="Wingdings" w:char="F0E0"/>
      </w:r>
      <w:r w:rsidRPr="007508E8">
        <w:rPr>
          <w:rFonts w:eastAsiaTheme="minorHAnsi" w:cs="Times New Roman"/>
        </w:rPr>
        <w:t xml:space="preserve"> Sau khi thống nhất, đối với đề tài khóa luận tốt nghiệp, nhóm sẽ sử dụng ma trận tương quan (Confusion matrix) và F1-score để đánh giá hệ thống phân lớp.</w:t>
      </w:r>
    </w:p>
    <w:p w14:paraId="5DA4B391" w14:textId="427AB332" w:rsidR="00E301E9" w:rsidRDefault="00E301E9" w:rsidP="00316915">
      <w:pPr>
        <w:pStyle w:val="Heading2"/>
      </w:pPr>
      <w:bookmarkStart w:id="84" w:name="_Toc28691055"/>
      <w:bookmarkStart w:id="85" w:name="_Toc29794019"/>
      <w:r w:rsidRPr="007508E8">
        <w:t>Các phương pháp/kỹ thuật xử lý dữ liệu mất cân bằng</w:t>
      </w:r>
      <w:bookmarkEnd w:id="84"/>
      <w:bookmarkEnd w:id="85"/>
    </w:p>
    <w:p w14:paraId="78395423" w14:textId="631D62D0" w:rsidR="007508E8" w:rsidRPr="007508E8" w:rsidRDefault="007508E8" w:rsidP="00316915">
      <w:pPr>
        <w:ind w:firstLine="576"/>
      </w:pPr>
      <w:r>
        <w:t>Trong các phương pháp tiếp cận dữ liệu</w:t>
      </w:r>
      <w:r w:rsidR="00472301">
        <w:t xml:space="preserve"> rất mất cân bằng</w:t>
      </w:r>
      <w:r>
        <w:t xml:space="preserve">, bằng cách điều chỉnh sự phân bố lớp để làm giảm sự mất cân bằng dữ liệu, thì thuật toán Under-sampling (giảm phần tử) và Over-sampling (tăng phần tử) là hai thuật toán phổ biến. Bên cạnh </w:t>
      </w:r>
      <w:r>
        <w:lastRenderedPageBreak/>
        <w:t xml:space="preserve">đó, người ta cũng có thể kết hợp cả hai phương pháp trên, tức là cùng lúc giảm số phần tử ở lớp đa số và tăng phần tử ở lớp thiểu số. </w:t>
      </w:r>
    </w:p>
    <w:p w14:paraId="23454024" w14:textId="77777777" w:rsidR="00281657" w:rsidRPr="007508E8" w:rsidRDefault="00281657" w:rsidP="00316915">
      <w:pPr>
        <w:pStyle w:val="Heading3"/>
      </w:pPr>
      <w:bookmarkStart w:id="86" w:name="_Toc29794020"/>
      <w:r w:rsidRPr="007508E8">
        <w:t>Phương pháp Random Undersampling</w:t>
      </w:r>
      <w:bookmarkEnd w:id="86"/>
    </w:p>
    <w:p w14:paraId="0EA8A50A" w14:textId="3AD24CE4" w:rsidR="00474DD8" w:rsidRDefault="007508E8" w:rsidP="00316915">
      <w:pPr>
        <w:rPr>
          <w:rFonts w:cs="Times New Roman"/>
        </w:rPr>
      </w:pPr>
      <w:r>
        <w:rPr>
          <w:rFonts w:cs="Times New Roman"/>
        </w:rPr>
        <w:t xml:space="preserve">Phương pháp giảm </w:t>
      </w:r>
      <w:r w:rsidR="00474DD8">
        <w:rPr>
          <w:rFonts w:cs="Times New Roman"/>
        </w:rPr>
        <w:t>phần tử ở lớp đa số để làm giảm tính mất cân bằng dữ liệu. Cách đơn giản nhất đó là loại bỏ các phần tử ở lớp đa số một cách ngầu nhiên. Ngoài ra cũng có một số cách giảm phần tử một cách có chủ đích như: giảm phần tử nhiễu ở vùng an toàn (safe level), giảm phần tử đ</w:t>
      </w:r>
      <w:r w:rsidR="003A4B67">
        <w:rPr>
          <w:rFonts w:cs="Times New Roman"/>
        </w:rPr>
        <w:t>ườ</w:t>
      </w:r>
      <w:r w:rsidR="00474DD8">
        <w:rPr>
          <w:rFonts w:cs="Times New Roman"/>
        </w:rPr>
        <w:t>ng biên (borderline).</w:t>
      </w:r>
    </w:p>
    <w:p w14:paraId="0DE7296B" w14:textId="77777777" w:rsidR="00797B9E" w:rsidRDefault="003A4B67" w:rsidP="00316915">
      <w:pPr>
        <w:rPr>
          <w:rFonts w:cs="Times New Roman"/>
        </w:rPr>
      </w:pPr>
      <w:r>
        <w:rPr>
          <w:rFonts w:cs="Times New Roman"/>
        </w:rPr>
        <w:t>Trong random undersampling, thực hiện ngẫu nhiên loại bỏ phần tử của lớp đa số trong tập dữ liệu huấn luyện cho đến khi ra tỉ số giữa đa số và lớp thiểu số phù hợp. Do đó tổng số dữ liệu huấn luyện được giảm đáng kể.</w:t>
      </w:r>
    </w:p>
    <w:p w14:paraId="204CE6CF" w14:textId="373BC1D8" w:rsidR="00797B9E" w:rsidRDefault="00797B9E" w:rsidP="00316915">
      <w:pPr>
        <w:pStyle w:val="Heading3"/>
      </w:pPr>
      <w:bookmarkStart w:id="87" w:name="_Toc29794021"/>
      <w:r>
        <w:t>Phương pháp Random Oversampling – SMOTE</w:t>
      </w:r>
      <w:bookmarkEnd w:id="87"/>
    </w:p>
    <w:p w14:paraId="735B640D" w14:textId="77777777" w:rsidR="00797B9E" w:rsidRPr="00C53BC5" w:rsidRDefault="00797B9E" w:rsidP="00316915">
      <w:r w:rsidRPr="00C53BC5">
        <w:t>SMOTE là viết tắt cuả Synthetic Minority Over-sampling Technique. Không giống như Random UnderSampling, SMOTE tạo các điểm tổng hợp mới để có sự cân bằng của các lớp. Đây là một cách khác để giải quyết “các vấn đề mất cân bằng”.</w:t>
      </w:r>
    </w:p>
    <w:p w14:paraId="141A37CB" w14:textId="77777777" w:rsidR="00797B9E" w:rsidRPr="00C53BC5" w:rsidRDefault="00797B9E" w:rsidP="00316915">
      <w:r w:rsidRPr="00C53BC5">
        <w:rPr>
          <w:b/>
          <w:bCs/>
        </w:rPr>
        <w:t>Hiểu về SMOTE:</w:t>
      </w:r>
    </w:p>
    <w:p w14:paraId="4CDB1DF8" w14:textId="48344F68" w:rsidR="00797B9E" w:rsidRPr="00C53BC5" w:rsidRDefault="00797B9E" w:rsidP="00316915">
      <w:pPr>
        <w:pStyle w:val="ListParagraph"/>
        <w:numPr>
          <w:ilvl w:val="0"/>
          <w:numId w:val="43"/>
        </w:numPr>
      </w:pPr>
      <w:r w:rsidRPr="00C53BC5">
        <w:t>SMOTE tạo ra các dữ liệu tổng hợp</w:t>
      </w:r>
      <w:r>
        <w:t xml:space="preserve"> </w:t>
      </w:r>
      <w:r w:rsidRPr="00C53BC5">
        <w:t>(synthetic points) từ lớp thiểu số để đạt được sự cân bằng giữa nhóm thiểu số và đa số.</w:t>
      </w:r>
    </w:p>
    <w:p w14:paraId="0D1987EA" w14:textId="77777777" w:rsidR="00797B9E" w:rsidRPr="00C53BC5" w:rsidRDefault="00797B9E" w:rsidP="00316915">
      <w:pPr>
        <w:pStyle w:val="ListParagraph"/>
        <w:numPr>
          <w:ilvl w:val="0"/>
          <w:numId w:val="43"/>
        </w:numPr>
      </w:pPr>
      <w:r w:rsidRPr="00C53BC5">
        <w:t>Vị trí của các synthetic points: SMOTE chọn khoảng cách giữa các lân cận gần nhất của nhóm thiểu số, ở giữa các khoảng cách này, nó tạo ra các điểm tổng hợp.</w:t>
      </w:r>
    </w:p>
    <w:p w14:paraId="277FE72A" w14:textId="77777777" w:rsidR="00797B9E" w:rsidRPr="00C53BC5" w:rsidRDefault="00797B9E" w:rsidP="00316915">
      <w:pPr>
        <w:pStyle w:val="ListParagraph"/>
        <w:numPr>
          <w:ilvl w:val="0"/>
          <w:numId w:val="43"/>
        </w:numPr>
      </w:pPr>
      <w:r w:rsidRPr="00C53BC5">
        <w:t>Nhiều thông tin được giữ lại vì chúng tôi không phải xóa bất kỳ hàng nào không giống như trong việc lấy mẫu ngẫu nhiên.</w:t>
      </w:r>
    </w:p>
    <w:p w14:paraId="70D3F0D9" w14:textId="77777777" w:rsidR="00797B9E" w:rsidRPr="00C53BC5" w:rsidRDefault="00797B9E" w:rsidP="00316915">
      <w:pPr>
        <w:pStyle w:val="ListParagraph"/>
        <w:numPr>
          <w:ilvl w:val="0"/>
          <w:numId w:val="43"/>
        </w:numPr>
      </w:pPr>
      <w:r w:rsidRPr="00C53BC5">
        <w:t>Mặc dù có khả năng SMOTE sẽ chính xác hơn so với ly mẫu ngẫu nhiên, nhưng sẽ mất nhiều thời gian hơn để đào tạo vì không có hàng nào bị loại bỏ như đã nêu trước đây.</w:t>
      </w:r>
    </w:p>
    <w:p w14:paraId="51E44B29" w14:textId="0DFC42CA" w:rsidR="00467028" w:rsidRDefault="00797B9E" w:rsidP="00316915">
      <w:pPr>
        <w:pStyle w:val="Heading3"/>
      </w:pPr>
      <w:bookmarkStart w:id="88" w:name="_Toc29794022"/>
      <w:r>
        <w:t>Phương pháp kết hợp SMOTE</w:t>
      </w:r>
      <w:r w:rsidR="00467028">
        <w:t xml:space="preserve"> + ENN</w:t>
      </w:r>
      <w:bookmarkEnd w:id="88"/>
    </w:p>
    <w:p w14:paraId="4B2B1B5B" w14:textId="77777777" w:rsidR="005D3184" w:rsidRDefault="005D3184" w:rsidP="00316915">
      <w:r>
        <w:t xml:space="preserve">- Sử dụng Smote để oversampling và sử dụng ENN để làm sạch dữ liệu </w:t>
      </w:r>
    </w:p>
    <w:p w14:paraId="4FC550D8" w14:textId="77777777" w:rsidR="005D3184" w:rsidRDefault="005D3184" w:rsidP="00316915">
      <w:r>
        <w:t xml:space="preserve">- ENN là viết tắt của (Edited Nearest Neighbours) </w:t>
      </w:r>
    </w:p>
    <w:p w14:paraId="5FBB3FB0" w14:textId="77777777" w:rsidR="005D3184" w:rsidRDefault="005D3184" w:rsidP="00316915">
      <w:r>
        <w:lastRenderedPageBreak/>
        <w:t xml:space="preserve">- ENN được sử dụng để loại bỏ các ví dụ từ cả hai lớp. Do đó, bất kỳ ví dụ nào bị phân loại sai bởi ba hàng xóm gần nhất của nó sẽ bị xóa khỏi tập huấn luyện.  </w:t>
      </w:r>
    </w:p>
    <w:p w14:paraId="05546C05" w14:textId="1107F179" w:rsidR="00467028" w:rsidRDefault="005D3184" w:rsidP="00316915">
      <w:r>
        <w:t>- Phương pháp ENN có thể loại bỏ cả các ví dụ nhiễu như các ví dụ đường biên, cung cấp bề mặt quyết định mượt mà hơn.  do đó, nó sẽ cung cấp khả năng làm sạch dữ liệu chuyên sâu hơn.</w:t>
      </w:r>
    </w:p>
    <w:p w14:paraId="085CFFBE" w14:textId="77777777" w:rsidR="00467028" w:rsidRDefault="00467028" w:rsidP="00316915">
      <w:pPr>
        <w:jc w:val="center"/>
      </w:pPr>
      <w:r>
        <w:rPr>
          <w:noProof/>
        </w:rPr>
        <w:drawing>
          <wp:inline distT="0" distB="0" distL="0" distR="0" wp14:anchorId="04BF0A54" wp14:editId="0E8412E6">
            <wp:extent cx="3494322" cy="4194534"/>
            <wp:effectExtent l="0" t="0" r="0" b="0"/>
            <wp:docPr id="2265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509487" cy="4212738"/>
                    </a:xfrm>
                    <a:prstGeom prst="rect">
                      <a:avLst/>
                    </a:prstGeom>
                  </pic:spPr>
                </pic:pic>
              </a:graphicData>
            </a:graphic>
          </wp:inline>
        </w:drawing>
      </w:r>
    </w:p>
    <w:p w14:paraId="4CDFE883" w14:textId="6A9AB9E1" w:rsidR="005D3184" w:rsidRDefault="005D3184" w:rsidP="00CB1937">
      <w:pPr>
        <w:pStyle w:val="Caption"/>
      </w:pPr>
      <w:bookmarkStart w:id="89" w:name="_Toc29794187"/>
      <w:r>
        <w:t xml:space="preserve">Hình </w:t>
      </w:r>
      <w:r w:rsidR="00192599">
        <w:fldChar w:fldCharType="begin"/>
      </w:r>
      <w:r w:rsidR="00192599">
        <w:instrText xml:space="preserve"> STYLEREF 1 \s </w:instrText>
      </w:r>
      <w:r w:rsidR="00192599">
        <w:fldChar w:fldCharType="separate"/>
      </w:r>
      <w:r w:rsidR="003A68B0">
        <w:rPr>
          <w:noProof/>
        </w:rPr>
        <w:t>2</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12</w:t>
      </w:r>
      <w:r w:rsidR="00192599">
        <w:rPr>
          <w:noProof/>
        </w:rPr>
        <w:fldChar w:fldCharType="end"/>
      </w:r>
      <w:r>
        <w:t>. Quy trình thực hiện của thuật toán SMOTE + ENN</w:t>
      </w:r>
      <w:r>
        <w:rPr>
          <w:rStyle w:val="FootnoteReference"/>
        </w:rPr>
        <w:footnoteReference w:id="12"/>
      </w:r>
      <w:bookmarkEnd w:id="89"/>
    </w:p>
    <w:p w14:paraId="523B124F" w14:textId="77777777" w:rsidR="00CF7C7A" w:rsidRDefault="00CF7C7A">
      <w:pPr>
        <w:rPr>
          <w:rFonts w:eastAsiaTheme="majorEastAsia" w:cstheme="majorBidi"/>
          <w:b/>
          <w:sz w:val="28"/>
          <w:szCs w:val="32"/>
        </w:rPr>
      </w:pPr>
      <w:r>
        <w:br w:type="page"/>
      </w:r>
    </w:p>
    <w:p w14:paraId="6AF4535B" w14:textId="7BD5C031" w:rsidR="00467028" w:rsidRDefault="00467028" w:rsidP="00316915">
      <w:pPr>
        <w:pStyle w:val="Heading1"/>
      </w:pPr>
      <w:bookmarkStart w:id="90" w:name="_Toc29794023"/>
      <w:r>
        <w:lastRenderedPageBreak/>
        <w:t>MÔ HÌNH ĐỀ XUẤT</w:t>
      </w:r>
      <w:bookmarkEnd w:id="90"/>
    </w:p>
    <w:p w14:paraId="5DD4AB27" w14:textId="77777777" w:rsidR="00467028" w:rsidRPr="00C53BC5" w:rsidRDefault="00467028" w:rsidP="00316915">
      <w:pPr>
        <w:rPr>
          <w:rFonts w:eastAsiaTheme="minorHAnsi"/>
          <w:lang w:eastAsia="zh-CN"/>
        </w:rPr>
      </w:pPr>
      <w:r w:rsidRPr="00C53BC5">
        <w:rPr>
          <w:rFonts w:eastAsiaTheme="minorHAnsi"/>
          <w:lang w:eastAsia="zh-CN"/>
        </w:rPr>
        <w:t>Qua quá trình tìm hiểu và nghiên cứu, nhóm tác giả sử dụng hai bộ dữ liệu được cung cấp bởi Kaggle:</w:t>
      </w:r>
    </w:p>
    <w:p w14:paraId="42B6D773" w14:textId="58613A02" w:rsidR="00467028" w:rsidRPr="00C53BC5" w:rsidRDefault="00467028" w:rsidP="00316915">
      <w:pPr>
        <w:numPr>
          <w:ilvl w:val="0"/>
          <w:numId w:val="44"/>
        </w:numPr>
        <w:spacing w:after="160"/>
        <w:contextualSpacing/>
        <w:rPr>
          <w:rFonts w:eastAsiaTheme="minorHAnsi"/>
          <w:lang w:eastAsia="zh-CN"/>
        </w:rPr>
      </w:pPr>
      <w:r w:rsidRPr="00C53BC5">
        <w:rPr>
          <w:rFonts w:eastAsiaTheme="minorHAnsi"/>
          <w:lang w:eastAsia="zh-CN"/>
        </w:rPr>
        <w:t>Các giao dịch thanh toán mô phỏng trên thiết bị di động – Paysim</w:t>
      </w:r>
      <w:sdt>
        <w:sdtPr>
          <w:rPr>
            <w:rFonts w:eastAsiaTheme="minorHAnsi"/>
            <w:lang w:eastAsia="zh-CN"/>
          </w:rPr>
          <w:id w:val="536241685"/>
          <w:citation/>
        </w:sdtPr>
        <w:sdtEndPr/>
        <w:sdtContent>
          <w:r w:rsidRPr="00C53BC5">
            <w:rPr>
              <w:rFonts w:eastAsiaTheme="minorHAnsi"/>
              <w:lang w:eastAsia="zh-CN"/>
            </w:rPr>
            <w:fldChar w:fldCharType="begin"/>
          </w:r>
          <w:r>
            <w:rPr>
              <w:rFonts w:eastAsiaTheme="minorHAnsi"/>
              <w:lang w:eastAsia="zh-CN"/>
            </w:rPr>
            <w:instrText xml:space="preserve">CITATION NTN17 \l 1033 </w:instrText>
          </w:r>
          <w:r w:rsidRPr="00C53BC5">
            <w:rPr>
              <w:rFonts w:eastAsiaTheme="minorHAnsi"/>
              <w:lang w:eastAsia="zh-CN"/>
            </w:rPr>
            <w:fldChar w:fldCharType="separate"/>
          </w:r>
          <w:r w:rsidR="00CB1937">
            <w:rPr>
              <w:rFonts w:eastAsiaTheme="minorHAnsi"/>
              <w:noProof/>
              <w:lang w:eastAsia="zh-CN"/>
            </w:rPr>
            <w:t xml:space="preserve"> </w:t>
          </w:r>
          <w:r w:rsidR="00CB1937" w:rsidRPr="00CB1937">
            <w:rPr>
              <w:rFonts w:eastAsiaTheme="minorHAnsi"/>
              <w:noProof/>
              <w:lang w:eastAsia="zh-CN"/>
            </w:rPr>
            <w:t>[6]</w:t>
          </w:r>
          <w:r w:rsidRPr="00C53BC5">
            <w:rPr>
              <w:rFonts w:eastAsiaTheme="minorHAnsi"/>
              <w:lang w:eastAsia="zh-CN"/>
            </w:rPr>
            <w:fldChar w:fldCharType="end"/>
          </w:r>
        </w:sdtContent>
      </w:sdt>
      <w:r w:rsidRPr="00C53BC5">
        <w:rPr>
          <w:rFonts w:eastAsiaTheme="minorHAnsi"/>
          <w:lang w:eastAsia="zh-CN"/>
        </w:rPr>
        <w:t>.</w:t>
      </w:r>
    </w:p>
    <w:p w14:paraId="7B744046" w14:textId="6C939D83" w:rsidR="00467028" w:rsidRPr="00C53BC5" w:rsidRDefault="00467028" w:rsidP="00316915">
      <w:pPr>
        <w:numPr>
          <w:ilvl w:val="0"/>
          <w:numId w:val="44"/>
        </w:numPr>
        <w:spacing w:after="160"/>
        <w:contextualSpacing/>
        <w:rPr>
          <w:rFonts w:eastAsiaTheme="minorHAnsi"/>
          <w:lang w:eastAsia="zh-CN"/>
        </w:rPr>
      </w:pPr>
      <w:r w:rsidRPr="00C53BC5">
        <w:rPr>
          <w:rFonts w:eastAsiaTheme="minorHAnsi"/>
          <w:lang w:eastAsia="zh-CN"/>
        </w:rPr>
        <w:t>Bộ dữ liệu về các giao dịch được thực hiện bằng thẻ tín dụng vào tháng 9 năm 2013 bởi các chủ thẻ châu Âu: Credit Card Fraud Detection</w:t>
      </w:r>
      <w:sdt>
        <w:sdtPr>
          <w:rPr>
            <w:rFonts w:eastAsiaTheme="minorHAnsi"/>
            <w:lang w:eastAsia="zh-CN"/>
          </w:rPr>
          <w:id w:val="680238833"/>
          <w:citation/>
        </w:sdtPr>
        <w:sdtEndPr/>
        <w:sdtContent>
          <w:r w:rsidRPr="00C53BC5">
            <w:rPr>
              <w:rFonts w:eastAsiaTheme="minorHAnsi"/>
              <w:lang w:eastAsia="zh-CN"/>
            </w:rPr>
            <w:fldChar w:fldCharType="begin"/>
          </w:r>
          <w:r w:rsidRPr="00C53BC5">
            <w:rPr>
              <w:rFonts w:eastAsiaTheme="minorHAnsi"/>
              <w:lang w:eastAsia="zh-CN"/>
            </w:rPr>
            <w:instrText xml:space="preserve"> CITATION Mac18 \l 1033 </w:instrText>
          </w:r>
          <w:r w:rsidRPr="00C53BC5">
            <w:rPr>
              <w:rFonts w:eastAsiaTheme="minorHAnsi"/>
              <w:lang w:eastAsia="zh-CN"/>
            </w:rPr>
            <w:fldChar w:fldCharType="separate"/>
          </w:r>
          <w:r w:rsidR="00CB1937">
            <w:rPr>
              <w:rFonts w:eastAsiaTheme="minorHAnsi"/>
              <w:noProof/>
              <w:lang w:eastAsia="zh-CN"/>
            </w:rPr>
            <w:t xml:space="preserve"> </w:t>
          </w:r>
          <w:r w:rsidR="00CB1937" w:rsidRPr="00CB1937">
            <w:rPr>
              <w:rFonts w:eastAsiaTheme="minorHAnsi"/>
              <w:noProof/>
              <w:lang w:eastAsia="zh-CN"/>
            </w:rPr>
            <w:t>[5]</w:t>
          </w:r>
          <w:r w:rsidRPr="00C53BC5">
            <w:rPr>
              <w:rFonts w:eastAsiaTheme="minorHAnsi"/>
              <w:lang w:eastAsia="zh-CN"/>
            </w:rPr>
            <w:fldChar w:fldCharType="end"/>
          </w:r>
        </w:sdtContent>
      </w:sdt>
      <w:r w:rsidRPr="00C53BC5">
        <w:rPr>
          <w:rFonts w:eastAsiaTheme="minorHAnsi"/>
          <w:lang w:eastAsia="zh-CN"/>
        </w:rPr>
        <w:t>.</w:t>
      </w:r>
    </w:p>
    <w:p w14:paraId="06324D1F" w14:textId="77777777" w:rsidR="00467028" w:rsidRDefault="00467028" w:rsidP="00316915">
      <w:pPr>
        <w:pStyle w:val="Heading2"/>
      </w:pPr>
      <w:bookmarkStart w:id="91" w:name="_Toc29794024"/>
      <w:r>
        <w:t>Giới thiệu về bộ dữ liệu</w:t>
      </w:r>
      <w:bookmarkEnd w:id="91"/>
    </w:p>
    <w:p w14:paraId="714AFAE6" w14:textId="77777777" w:rsidR="00467028" w:rsidRDefault="00467028" w:rsidP="00316915">
      <w:pPr>
        <w:pStyle w:val="Heading3"/>
      </w:pPr>
      <w:bookmarkStart w:id="92" w:name="_Toc29794025"/>
      <w:r>
        <w:t>Bộ dữ liệu Paysim</w:t>
      </w:r>
      <w:bookmarkEnd w:id="92"/>
    </w:p>
    <w:p w14:paraId="54DAC5ED" w14:textId="77777777" w:rsidR="00467028" w:rsidRPr="00C53BC5" w:rsidRDefault="00467028" w:rsidP="00316915">
      <w:pPr>
        <w:ind w:firstLine="720"/>
        <w:rPr>
          <w:rFonts w:eastAsiaTheme="minorHAnsi"/>
          <w:lang w:eastAsia="zh-CN"/>
        </w:rPr>
      </w:pPr>
      <w:r w:rsidRPr="00C53BC5">
        <w:rPr>
          <w:rFonts w:eastAsiaTheme="minorHAnsi"/>
          <w:lang w:eastAsia="zh-CN"/>
        </w:rPr>
        <w:t>Trong bối cảnh thiếu các bộ dữ liệu có sẵn công khai về các dịch vụ tài chính và đặc biệt trong lĩnh vực giao dịch tiền điện thoại di động. Các bộ dữ liệu tài chính rất quan trọng đối với nhiều nhà nghiên cứu và đặc biệt là trong việc phát hiện bất thường trong giao dịch tài chính. Một phần của vấn đề là bản chất riêng tư của các giao dịch tài chính, dẫn đến việc không có các bộ dữ liệu công khai.</w:t>
      </w:r>
    </w:p>
    <w:p w14:paraId="67E7F647" w14:textId="77777777" w:rsidR="00467028" w:rsidRPr="00C53BC5" w:rsidRDefault="00467028" w:rsidP="00316915">
      <w:pPr>
        <w:ind w:firstLine="720"/>
        <w:rPr>
          <w:rFonts w:eastAsiaTheme="minorHAnsi"/>
          <w:lang w:eastAsia="zh-CN"/>
        </w:rPr>
      </w:pPr>
      <w:r w:rsidRPr="00C53BC5">
        <w:rPr>
          <w:rFonts w:eastAsiaTheme="minorHAnsi"/>
          <w:lang w:eastAsia="zh-CN"/>
        </w:rPr>
        <w:t xml:space="preserve">Nhóm tác giả sử dụng bộ dữ liệu tổng hợp được tạo bằng trình giả lập PaySim – bộ dữ liệu được cung cấp bởi Kaggle. PaySim sử dụng dữ liệu được tổng hợp từ bộ dữ liệu riêng để tạo ra bộ dữ liệu tổng hợp giống với hai loại hoạt động của các giao dịch đó là: giao dịch hoạt động bình thường và thực hiện hành vi bất thường để sau đó đánh giá hiệu suất của phương pháp phát hiện bất thường trong giao dịch tài chính. </w:t>
      </w:r>
    </w:p>
    <w:p w14:paraId="48DFF22F" w14:textId="77777777" w:rsidR="00467028" w:rsidRPr="00C53BC5" w:rsidRDefault="00467028" w:rsidP="00316915">
      <w:pPr>
        <w:ind w:firstLine="720"/>
        <w:rPr>
          <w:rFonts w:eastAsiaTheme="minorHAnsi"/>
          <w:lang w:eastAsia="zh-CN"/>
        </w:rPr>
      </w:pPr>
      <w:r w:rsidRPr="00C53BC5">
        <w:rPr>
          <w:rFonts w:eastAsiaTheme="minorHAnsi"/>
          <w:lang w:eastAsia="zh-CN"/>
        </w:rPr>
        <w:t>PaySim mô phỏng các giao dịch tiền điện thoại di động dựa trên một mẫu các giao dịch thực được trích từ một tháng nhật ký tài chính từ một dịch vụ tiền điện thoại di động được thực hiện ở một quốc gia châu Phi. Nhật ký ban đầu được cung cấp bởi một công ty đa quốc gia, nhà cung cấp dịch vụ tài chính di động hiện đang hoạt động tại hơn 14 quốc gia trên toàn thế giới.</w:t>
      </w:r>
    </w:p>
    <w:p w14:paraId="525AE098" w14:textId="77777777" w:rsidR="00467028" w:rsidRPr="00C53BC5" w:rsidRDefault="00467028" w:rsidP="00316915">
      <w:pPr>
        <w:ind w:firstLine="720"/>
        <w:rPr>
          <w:rFonts w:eastAsiaTheme="minorHAnsi"/>
          <w:lang w:eastAsia="zh-CN"/>
        </w:rPr>
      </w:pPr>
      <w:r w:rsidRPr="00C53BC5">
        <w:rPr>
          <w:rFonts w:eastAsiaTheme="minorHAnsi"/>
          <w:lang w:eastAsia="zh-CN"/>
        </w:rPr>
        <w:t>Bộ dữ liệu tổng hợp này được thu nhỏ lại 1/4 bộ dữ liệu ban đầu và nó được tạo ra chỉ dành cho Kaggle.</w:t>
      </w:r>
    </w:p>
    <w:p w14:paraId="5076A7A8" w14:textId="77777777" w:rsidR="00A00BAD" w:rsidRDefault="00467028" w:rsidP="00316915">
      <w:pPr>
        <w:rPr>
          <w:rFonts w:eastAsiaTheme="minorHAnsi"/>
          <w:lang w:eastAsia="zh-CN"/>
        </w:rPr>
      </w:pPr>
      <w:r w:rsidRPr="00C53BC5">
        <w:rPr>
          <w:rFonts w:eastAsiaTheme="minorHAnsi"/>
          <w:lang w:eastAsia="zh-CN"/>
        </w:rPr>
        <w:t xml:space="preserve"> </w:t>
      </w:r>
    </w:p>
    <w:p w14:paraId="7AF219B7" w14:textId="77777777" w:rsidR="00A00BAD" w:rsidRDefault="00A00BAD" w:rsidP="00316915">
      <w:pPr>
        <w:rPr>
          <w:rFonts w:eastAsiaTheme="minorHAnsi"/>
          <w:lang w:eastAsia="zh-CN"/>
        </w:rPr>
      </w:pPr>
      <w:r>
        <w:rPr>
          <w:rFonts w:eastAsiaTheme="minorHAnsi"/>
          <w:lang w:eastAsia="zh-CN"/>
        </w:rPr>
        <w:br w:type="page"/>
      </w:r>
    </w:p>
    <w:p w14:paraId="03671A2A" w14:textId="730AA894" w:rsidR="00467028" w:rsidRPr="00C53BC5" w:rsidRDefault="00467028" w:rsidP="00316915">
      <w:pPr>
        <w:rPr>
          <w:rFonts w:eastAsiaTheme="minorHAnsi"/>
          <w:lang w:eastAsia="zh-CN"/>
        </w:rPr>
      </w:pPr>
      <w:r w:rsidRPr="00C53BC5">
        <w:rPr>
          <w:rFonts w:eastAsiaTheme="minorHAnsi"/>
          <w:lang w:eastAsia="zh-CN"/>
        </w:rPr>
        <w:lastRenderedPageBreak/>
        <w:t>Các thuộc tính và mô tả:</w:t>
      </w:r>
    </w:p>
    <w:p w14:paraId="026F25E4" w14:textId="36C5A97B" w:rsidR="00467028" w:rsidRDefault="00467028" w:rsidP="00CB1937">
      <w:pPr>
        <w:pStyle w:val="Caption"/>
      </w:pPr>
      <w:bookmarkStart w:id="93" w:name="_Toc29794250"/>
      <w:r>
        <w:t xml:space="preserve">Bảng </w:t>
      </w:r>
      <w:r w:rsidR="00192599">
        <w:fldChar w:fldCharType="begin"/>
      </w:r>
      <w:r w:rsidR="00192599">
        <w:instrText xml:space="preserve"> STYLEREF 1 \s </w:instrText>
      </w:r>
      <w:r w:rsidR="00192599">
        <w:fldChar w:fldCharType="separate"/>
      </w:r>
      <w:r w:rsidR="003A68B0">
        <w:rPr>
          <w:noProof/>
        </w:rPr>
        <w:t>3</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w:t>
      </w:r>
      <w:r w:rsidR="00192599">
        <w:rPr>
          <w:noProof/>
        </w:rPr>
        <w:fldChar w:fldCharType="end"/>
      </w:r>
      <w:r>
        <w:t xml:space="preserve">. </w:t>
      </w:r>
      <w:r w:rsidRPr="00C53BC5">
        <w:t>Mô tả các thuộc tính của bộ dữ liệu Paysim</w:t>
      </w:r>
      <w:bookmarkEnd w:id="93"/>
      <w:r w:rsidRPr="007508E8">
        <w:t xml:space="preserve"> </w:t>
      </w:r>
    </w:p>
    <w:tbl>
      <w:tblPr>
        <w:tblStyle w:val="TableGrid"/>
        <w:tblW w:w="0" w:type="auto"/>
        <w:jc w:val="center"/>
        <w:tblLook w:val="04A0" w:firstRow="1" w:lastRow="0" w:firstColumn="1" w:lastColumn="0" w:noHBand="0" w:noVBand="1"/>
      </w:tblPr>
      <w:tblGrid>
        <w:gridCol w:w="846"/>
        <w:gridCol w:w="2410"/>
        <w:gridCol w:w="5522"/>
      </w:tblGrid>
      <w:tr w:rsidR="00467028" w:rsidRPr="00467028" w14:paraId="3ABEEF8B" w14:textId="77777777" w:rsidTr="00467028">
        <w:trPr>
          <w:jc w:val="center"/>
        </w:trPr>
        <w:tc>
          <w:tcPr>
            <w:tcW w:w="846" w:type="dxa"/>
          </w:tcPr>
          <w:p w14:paraId="5637614B" w14:textId="77777777" w:rsidR="00467028" w:rsidRPr="00467028" w:rsidRDefault="00467028" w:rsidP="00316915">
            <w:pPr>
              <w:spacing w:line="360" w:lineRule="auto"/>
              <w:jc w:val="center"/>
              <w:rPr>
                <w:rFonts w:ascii="Times New Roman" w:hAnsi="Times New Roman" w:cs="Times New Roman"/>
                <w:b/>
                <w:bCs/>
                <w:sz w:val="26"/>
                <w:szCs w:val="26"/>
              </w:rPr>
            </w:pPr>
            <w:r w:rsidRPr="00467028">
              <w:rPr>
                <w:rFonts w:ascii="Times New Roman" w:hAnsi="Times New Roman" w:cs="Times New Roman"/>
                <w:b/>
                <w:bCs/>
                <w:sz w:val="26"/>
                <w:szCs w:val="26"/>
              </w:rPr>
              <w:t>STT</w:t>
            </w:r>
          </w:p>
        </w:tc>
        <w:tc>
          <w:tcPr>
            <w:tcW w:w="2410" w:type="dxa"/>
          </w:tcPr>
          <w:p w14:paraId="259C5B5B" w14:textId="77777777" w:rsidR="00467028" w:rsidRPr="00467028" w:rsidRDefault="00467028" w:rsidP="00316915">
            <w:pPr>
              <w:spacing w:line="360" w:lineRule="auto"/>
              <w:jc w:val="center"/>
              <w:rPr>
                <w:rFonts w:ascii="Times New Roman" w:hAnsi="Times New Roman" w:cs="Times New Roman"/>
                <w:b/>
                <w:bCs/>
                <w:sz w:val="26"/>
                <w:szCs w:val="26"/>
              </w:rPr>
            </w:pPr>
            <w:r w:rsidRPr="00467028">
              <w:rPr>
                <w:rFonts w:ascii="Times New Roman" w:hAnsi="Times New Roman" w:cs="Times New Roman"/>
                <w:b/>
                <w:bCs/>
                <w:sz w:val="26"/>
                <w:szCs w:val="26"/>
              </w:rPr>
              <w:t>Tên thuộc tính</w:t>
            </w:r>
          </w:p>
        </w:tc>
        <w:tc>
          <w:tcPr>
            <w:tcW w:w="5522" w:type="dxa"/>
          </w:tcPr>
          <w:p w14:paraId="7A69751E" w14:textId="77777777" w:rsidR="00467028" w:rsidRPr="00467028" w:rsidRDefault="00467028" w:rsidP="00316915">
            <w:pPr>
              <w:spacing w:line="360" w:lineRule="auto"/>
              <w:jc w:val="center"/>
              <w:rPr>
                <w:rFonts w:ascii="Times New Roman" w:hAnsi="Times New Roman" w:cs="Times New Roman"/>
                <w:b/>
                <w:bCs/>
                <w:sz w:val="26"/>
                <w:szCs w:val="26"/>
              </w:rPr>
            </w:pPr>
            <w:r w:rsidRPr="00467028">
              <w:rPr>
                <w:rFonts w:ascii="Times New Roman" w:hAnsi="Times New Roman" w:cs="Times New Roman"/>
                <w:b/>
                <w:bCs/>
                <w:sz w:val="26"/>
                <w:szCs w:val="26"/>
              </w:rPr>
              <w:t>Mô tả</w:t>
            </w:r>
          </w:p>
        </w:tc>
      </w:tr>
      <w:tr w:rsidR="00467028" w:rsidRPr="00467028" w14:paraId="3D4C8DC8" w14:textId="77777777" w:rsidTr="009816F5">
        <w:trPr>
          <w:jc w:val="center"/>
        </w:trPr>
        <w:tc>
          <w:tcPr>
            <w:tcW w:w="846" w:type="dxa"/>
            <w:vAlign w:val="center"/>
          </w:tcPr>
          <w:p w14:paraId="49F873D9"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1</w:t>
            </w:r>
          </w:p>
        </w:tc>
        <w:tc>
          <w:tcPr>
            <w:tcW w:w="2410" w:type="dxa"/>
          </w:tcPr>
          <w:p w14:paraId="5B812931"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step</w:t>
            </w:r>
          </w:p>
        </w:tc>
        <w:tc>
          <w:tcPr>
            <w:tcW w:w="5522" w:type="dxa"/>
          </w:tcPr>
          <w:p w14:paraId="05162315"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Ánh xạ một đơn vị thời gian trong thế giới thực. Trong trường hợp này, step = 1 là 1 giờ. Tổng số step là 744 (mô phỏng trong 30 ngày)</w:t>
            </w:r>
          </w:p>
        </w:tc>
      </w:tr>
      <w:tr w:rsidR="00467028" w:rsidRPr="00467028" w14:paraId="4536BD4D" w14:textId="77777777" w:rsidTr="009816F5">
        <w:trPr>
          <w:jc w:val="center"/>
        </w:trPr>
        <w:tc>
          <w:tcPr>
            <w:tcW w:w="846" w:type="dxa"/>
            <w:vAlign w:val="center"/>
          </w:tcPr>
          <w:p w14:paraId="3CE8117D"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2</w:t>
            </w:r>
          </w:p>
        </w:tc>
        <w:tc>
          <w:tcPr>
            <w:tcW w:w="2410" w:type="dxa"/>
          </w:tcPr>
          <w:p w14:paraId="2DF3CE77"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type</w:t>
            </w:r>
          </w:p>
        </w:tc>
        <w:tc>
          <w:tcPr>
            <w:tcW w:w="5522" w:type="dxa"/>
          </w:tcPr>
          <w:p w14:paraId="7D446DD7" w14:textId="45066DCB"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 xml:space="preserve">Hình thức giao dịch, bao gồm: </w:t>
            </w:r>
            <w:r w:rsidR="00AA39F6">
              <w:rPr>
                <w:rFonts w:ascii="Times New Roman" w:hAnsi="Times New Roman" w:cs="Times New Roman"/>
                <w:sz w:val="26"/>
                <w:szCs w:val="26"/>
              </w:rPr>
              <w:t>gởi tiền mặt</w:t>
            </w:r>
            <w:r w:rsidRPr="00467028">
              <w:rPr>
                <w:rFonts w:ascii="Times New Roman" w:hAnsi="Times New Roman" w:cs="Times New Roman"/>
                <w:sz w:val="26"/>
                <w:szCs w:val="26"/>
              </w:rPr>
              <w:t xml:space="preserve">, </w:t>
            </w:r>
            <w:r w:rsidR="00AA39F6">
              <w:rPr>
                <w:rFonts w:ascii="Times New Roman" w:hAnsi="Times New Roman" w:cs="Times New Roman"/>
                <w:sz w:val="26"/>
                <w:szCs w:val="26"/>
              </w:rPr>
              <w:t>rút tiền mặt</w:t>
            </w:r>
            <w:r w:rsidRPr="00467028">
              <w:rPr>
                <w:rFonts w:ascii="Times New Roman" w:hAnsi="Times New Roman" w:cs="Times New Roman"/>
                <w:sz w:val="26"/>
                <w:szCs w:val="26"/>
              </w:rPr>
              <w:t>,</w:t>
            </w:r>
            <w:r w:rsidR="00AA39F6">
              <w:rPr>
                <w:rFonts w:ascii="Times New Roman" w:hAnsi="Times New Roman" w:cs="Times New Roman"/>
                <w:sz w:val="26"/>
                <w:szCs w:val="26"/>
              </w:rPr>
              <w:t xml:space="preserve"> </w:t>
            </w:r>
            <w:r w:rsidR="00D46D57">
              <w:rPr>
                <w:rFonts w:ascii="Times New Roman" w:hAnsi="Times New Roman" w:cs="Times New Roman"/>
                <w:sz w:val="26"/>
                <w:szCs w:val="26"/>
              </w:rPr>
              <w:t>ghi nợ</w:t>
            </w:r>
            <w:r w:rsidRPr="00467028">
              <w:rPr>
                <w:rFonts w:ascii="Times New Roman" w:hAnsi="Times New Roman" w:cs="Times New Roman"/>
                <w:sz w:val="26"/>
                <w:szCs w:val="26"/>
              </w:rPr>
              <w:t xml:space="preserve">, </w:t>
            </w:r>
            <w:r w:rsidR="00D46D57">
              <w:rPr>
                <w:rFonts w:ascii="Times New Roman" w:hAnsi="Times New Roman" w:cs="Times New Roman"/>
                <w:sz w:val="26"/>
                <w:szCs w:val="26"/>
              </w:rPr>
              <w:t xml:space="preserve">thanh toán </w:t>
            </w:r>
            <w:r w:rsidRPr="00467028">
              <w:rPr>
                <w:rFonts w:ascii="Times New Roman" w:hAnsi="Times New Roman" w:cs="Times New Roman"/>
                <w:sz w:val="26"/>
                <w:szCs w:val="26"/>
              </w:rPr>
              <w:t xml:space="preserve">và </w:t>
            </w:r>
            <w:r w:rsidR="00D46D57">
              <w:rPr>
                <w:rFonts w:ascii="Times New Roman" w:hAnsi="Times New Roman" w:cs="Times New Roman"/>
                <w:sz w:val="26"/>
                <w:szCs w:val="26"/>
              </w:rPr>
              <w:t>chuyển tiền.</w:t>
            </w:r>
          </w:p>
        </w:tc>
      </w:tr>
      <w:tr w:rsidR="00467028" w:rsidRPr="00467028" w14:paraId="7FEB59AB" w14:textId="77777777" w:rsidTr="009816F5">
        <w:trPr>
          <w:jc w:val="center"/>
        </w:trPr>
        <w:tc>
          <w:tcPr>
            <w:tcW w:w="846" w:type="dxa"/>
            <w:vAlign w:val="center"/>
          </w:tcPr>
          <w:p w14:paraId="600917E6"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3</w:t>
            </w:r>
          </w:p>
        </w:tc>
        <w:tc>
          <w:tcPr>
            <w:tcW w:w="2410" w:type="dxa"/>
          </w:tcPr>
          <w:p w14:paraId="57E6C618"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amount</w:t>
            </w:r>
          </w:p>
        </w:tc>
        <w:tc>
          <w:tcPr>
            <w:tcW w:w="5522" w:type="dxa"/>
          </w:tcPr>
          <w:p w14:paraId="4B4A6401" w14:textId="2E4424B9"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Số tiền của giao dịch bằng nội tệ</w:t>
            </w:r>
            <w:r w:rsidR="007007E9">
              <w:rPr>
                <w:rFonts w:ascii="Times New Roman" w:hAnsi="Times New Roman" w:cs="Times New Roman"/>
                <w:sz w:val="26"/>
                <w:szCs w:val="26"/>
              </w:rPr>
              <w:t>.</w:t>
            </w:r>
          </w:p>
        </w:tc>
      </w:tr>
      <w:tr w:rsidR="00467028" w:rsidRPr="00467028" w14:paraId="10F8E3FC" w14:textId="77777777" w:rsidTr="009816F5">
        <w:trPr>
          <w:jc w:val="center"/>
        </w:trPr>
        <w:tc>
          <w:tcPr>
            <w:tcW w:w="846" w:type="dxa"/>
            <w:vAlign w:val="center"/>
          </w:tcPr>
          <w:p w14:paraId="02DBF720"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4</w:t>
            </w:r>
          </w:p>
        </w:tc>
        <w:tc>
          <w:tcPr>
            <w:tcW w:w="2410" w:type="dxa"/>
          </w:tcPr>
          <w:p w14:paraId="4BA43FCB"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nameOrig</w:t>
            </w:r>
          </w:p>
        </w:tc>
        <w:tc>
          <w:tcPr>
            <w:tcW w:w="5522" w:type="dxa"/>
          </w:tcPr>
          <w:p w14:paraId="77303F4A" w14:textId="381BAE2E"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 xml:space="preserve">Khách hàng </w:t>
            </w:r>
            <w:r w:rsidR="00445BD1">
              <w:rPr>
                <w:rFonts w:ascii="Times New Roman" w:hAnsi="Times New Roman" w:cs="Times New Roman"/>
                <w:sz w:val="26"/>
                <w:szCs w:val="26"/>
              </w:rPr>
              <w:t>ở tài khoản nguồn</w:t>
            </w:r>
            <w:r w:rsidRPr="00467028">
              <w:rPr>
                <w:rFonts w:ascii="Times New Roman" w:hAnsi="Times New Roman" w:cs="Times New Roman"/>
                <w:sz w:val="26"/>
                <w:szCs w:val="26"/>
              </w:rPr>
              <w:t xml:space="preserve"> giao dịch</w:t>
            </w:r>
          </w:p>
        </w:tc>
      </w:tr>
      <w:tr w:rsidR="00467028" w:rsidRPr="00467028" w14:paraId="629F26E1" w14:textId="77777777" w:rsidTr="009816F5">
        <w:trPr>
          <w:jc w:val="center"/>
        </w:trPr>
        <w:tc>
          <w:tcPr>
            <w:tcW w:w="846" w:type="dxa"/>
            <w:vAlign w:val="center"/>
          </w:tcPr>
          <w:p w14:paraId="374EF5D1"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5</w:t>
            </w:r>
          </w:p>
        </w:tc>
        <w:tc>
          <w:tcPr>
            <w:tcW w:w="2410" w:type="dxa"/>
          </w:tcPr>
          <w:p w14:paraId="6B392066"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oldbalanceOrg</w:t>
            </w:r>
          </w:p>
        </w:tc>
        <w:tc>
          <w:tcPr>
            <w:tcW w:w="5522" w:type="dxa"/>
          </w:tcPr>
          <w:p w14:paraId="099CE238"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Số dư ban đầu trước khi giao dịch</w:t>
            </w:r>
          </w:p>
        </w:tc>
      </w:tr>
      <w:tr w:rsidR="00467028" w:rsidRPr="00467028" w14:paraId="3CDCA545" w14:textId="77777777" w:rsidTr="009816F5">
        <w:trPr>
          <w:jc w:val="center"/>
        </w:trPr>
        <w:tc>
          <w:tcPr>
            <w:tcW w:w="846" w:type="dxa"/>
            <w:vAlign w:val="center"/>
          </w:tcPr>
          <w:p w14:paraId="0EA369D9"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6</w:t>
            </w:r>
          </w:p>
        </w:tc>
        <w:tc>
          <w:tcPr>
            <w:tcW w:w="2410" w:type="dxa"/>
          </w:tcPr>
          <w:p w14:paraId="2E2050B9"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newbalanceOrig</w:t>
            </w:r>
          </w:p>
        </w:tc>
        <w:tc>
          <w:tcPr>
            <w:tcW w:w="5522" w:type="dxa"/>
          </w:tcPr>
          <w:p w14:paraId="28C58719"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Số dư mới sau khi thực hiện giao dịch</w:t>
            </w:r>
          </w:p>
        </w:tc>
      </w:tr>
      <w:tr w:rsidR="00467028" w:rsidRPr="00467028" w14:paraId="213C1AE2" w14:textId="77777777" w:rsidTr="009816F5">
        <w:trPr>
          <w:jc w:val="center"/>
        </w:trPr>
        <w:tc>
          <w:tcPr>
            <w:tcW w:w="846" w:type="dxa"/>
            <w:vAlign w:val="center"/>
          </w:tcPr>
          <w:p w14:paraId="77BD2413"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7</w:t>
            </w:r>
          </w:p>
        </w:tc>
        <w:tc>
          <w:tcPr>
            <w:tcW w:w="2410" w:type="dxa"/>
          </w:tcPr>
          <w:p w14:paraId="2E1DEF34"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nameDest</w:t>
            </w:r>
          </w:p>
        </w:tc>
        <w:tc>
          <w:tcPr>
            <w:tcW w:w="5522" w:type="dxa"/>
          </w:tcPr>
          <w:p w14:paraId="4D6E72EF"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Khách hàng là người nhận giao dịch</w:t>
            </w:r>
          </w:p>
        </w:tc>
      </w:tr>
      <w:tr w:rsidR="00467028" w:rsidRPr="00467028" w14:paraId="6F17671C" w14:textId="77777777" w:rsidTr="009816F5">
        <w:trPr>
          <w:jc w:val="center"/>
        </w:trPr>
        <w:tc>
          <w:tcPr>
            <w:tcW w:w="846" w:type="dxa"/>
            <w:vAlign w:val="center"/>
          </w:tcPr>
          <w:p w14:paraId="19E024B3"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8</w:t>
            </w:r>
          </w:p>
        </w:tc>
        <w:tc>
          <w:tcPr>
            <w:tcW w:w="2410" w:type="dxa"/>
          </w:tcPr>
          <w:p w14:paraId="46EC9D46"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oldbalanceDest</w:t>
            </w:r>
          </w:p>
        </w:tc>
        <w:tc>
          <w:tcPr>
            <w:tcW w:w="5522" w:type="dxa"/>
          </w:tcPr>
          <w:p w14:paraId="7E5A73BF" w14:textId="67FE9892" w:rsidR="00467028" w:rsidRPr="00467028" w:rsidRDefault="006E2A4D" w:rsidP="00316915">
            <w:pPr>
              <w:spacing w:line="360" w:lineRule="auto"/>
              <w:rPr>
                <w:rFonts w:ascii="Times New Roman" w:hAnsi="Times New Roman" w:cs="Times New Roman"/>
                <w:sz w:val="26"/>
                <w:szCs w:val="26"/>
              </w:rPr>
            </w:pPr>
            <w:r>
              <w:rPr>
                <w:rFonts w:ascii="Times New Roman" w:hAnsi="Times New Roman" w:cs="Times New Roman"/>
                <w:sz w:val="26"/>
                <w:szCs w:val="26"/>
              </w:rPr>
              <w:t xml:space="preserve">Số dư </w:t>
            </w:r>
            <w:r w:rsidR="00C07C71">
              <w:rPr>
                <w:rFonts w:ascii="Times New Roman" w:hAnsi="Times New Roman" w:cs="Times New Roman"/>
                <w:sz w:val="26"/>
                <w:szCs w:val="26"/>
              </w:rPr>
              <w:t>trước khi giao dịch của tài khoản đích</w:t>
            </w:r>
            <w:r w:rsidR="00467028" w:rsidRPr="00467028">
              <w:rPr>
                <w:rFonts w:ascii="Times New Roman" w:hAnsi="Times New Roman" w:cs="Times New Roman"/>
                <w:sz w:val="26"/>
                <w:szCs w:val="26"/>
              </w:rPr>
              <w:t>. Lưu ý đối với khách hàng bắt đầu bằng M (thương gia) thì oldbalanceDest = 0</w:t>
            </w:r>
          </w:p>
        </w:tc>
      </w:tr>
      <w:tr w:rsidR="00467028" w:rsidRPr="00467028" w14:paraId="265D9EBA" w14:textId="77777777" w:rsidTr="009816F5">
        <w:trPr>
          <w:trHeight w:val="1442"/>
          <w:jc w:val="center"/>
        </w:trPr>
        <w:tc>
          <w:tcPr>
            <w:tcW w:w="846" w:type="dxa"/>
            <w:vAlign w:val="center"/>
          </w:tcPr>
          <w:p w14:paraId="6FDB9FC5"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9</w:t>
            </w:r>
          </w:p>
        </w:tc>
        <w:tc>
          <w:tcPr>
            <w:tcW w:w="2410" w:type="dxa"/>
          </w:tcPr>
          <w:p w14:paraId="578D397B"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newbalanceDest</w:t>
            </w:r>
          </w:p>
        </w:tc>
        <w:tc>
          <w:tcPr>
            <w:tcW w:w="5522" w:type="dxa"/>
          </w:tcPr>
          <w:p w14:paraId="5FE319B2" w14:textId="19580069" w:rsidR="00467028" w:rsidRPr="00467028" w:rsidRDefault="00C07C71" w:rsidP="00316915">
            <w:pPr>
              <w:spacing w:line="360" w:lineRule="auto"/>
              <w:rPr>
                <w:rFonts w:ascii="Times New Roman" w:hAnsi="Times New Roman" w:cs="Times New Roman"/>
                <w:sz w:val="26"/>
                <w:szCs w:val="26"/>
              </w:rPr>
            </w:pPr>
            <w:r>
              <w:rPr>
                <w:rFonts w:ascii="Times New Roman" w:hAnsi="Times New Roman" w:cs="Times New Roman"/>
                <w:sz w:val="26"/>
                <w:szCs w:val="26"/>
              </w:rPr>
              <w:t xml:space="preserve">Số dư </w:t>
            </w:r>
            <w:r w:rsidR="0034340F">
              <w:rPr>
                <w:rFonts w:ascii="Times New Roman" w:hAnsi="Times New Roman" w:cs="Times New Roman"/>
                <w:sz w:val="26"/>
                <w:szCs w:val="26"/>
              </w:rPr>
              <w:t>sau khi giao dịch của tài khoản đích.</w:t>
            </w:r>
            <w:r w:rsidR="00467028" w:rsidRPr="00467028">
              <w:rPr>
                <w:rFonts w:ascii="Times New Roman" w:hAnsi="Times New Roman" w:cs="Times New Roman"/>
                <w:sz w:val="26"/>
                <w:szCs w:val="26"/>
              </w:rPr>
              <w:t xml:space="preserve"> Lưu ý đối với khách hàng bắt đầu bằng M (thương gia) thì newbalanceDest = 0</w:t>
            </w:r>
          </w:p>
        </w:tc>
      </w:tr>
      <w:tr w:rsidR="00467028" w:rsidRPr="00467028" w14:paraId="01F556E3" w14:textId="77777777" w:rsidTr="009816F5">
        <w:trPr>
          <w:jc w:val="center"/>
        </w:trPr>
        <w:tc>
          <w:tcPr>
            <w:tcW w:w="846" w:type="dxa"/>
            <w:vAlign w:val="center"/>
          </w:tcPr>
          <w:p w14:paraId="709F0FF9"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10</w:t>
            </w:r>
          </w:p>
        </w:tc>
        <w:tc>
          <w:tcPr>
            <w:tcW w:w="2410" w:type="dxa"/>
          </w:tcPr>
          <w:p w14:paraId="2134AB76"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isFraud</w:t>
            </w:r>
          </w:p>
        </w:tc>
        <w:tc>
          <w:tcPr>
            <w:tcW w:w="5522" w:type="dxa"/>
          </w:tcPr>
          <w:p w14:paraId="7CA285D6"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Hiển thị nhận biết là giao dịch bất thường hay không, với isFraud=1 là giao dịch bất thường, isFraud=0 là giao dịch bình thường.</w:t>
            </w:r>
          </w:p>
        </w:tc>
      </w:tr>
      <w:tr w:rsidR="00467028" w:rsidRPr="00467028" w14:paraId="5A9D1A90" w14:textId="77777777" w:rsidTr="009816F5">
        <w:trPr>
          <w:jc w:val="center"/>
        </w:trPr>
        <w:tc>
          <w:tcPr>
            <w:tcW w:w="846" w:type="dxa"/>
            <w:vAlign w:val="center"/>
          </w:tcPr>
          <w:p w14:paraId="3C12E48F" w14:textId="77777777" w:rsidR="00467028" w:rsidRPr="00467028" w:rsidRDefault="00467028" w:rsidP="009816F5">
            <w:pPr>
              <w:spacing w:line="360" w:lineRule="auto"/>
              <w:jc w:val="center"/>
              <w:rPr>
                <w:rFonts w:ascii="Times New Roman" w:hAnsi="Times New Roman" w:cs="Times New Roman"/>
                <w:sz w:val="26"/>
                <w:szCs w:val="26"/>
              </w:rPr>
            </w:pPr>
            <w:r w:rsidRPr="00467028">
              <w:rPr>
                <w:rFonts w:ascii="Times New Roman" w:hAnsi="Times New Roman" w:cs="Times New Roman"/>
                <w:sz w:val="26"/>
                <w:szCs w:val="26"/>
              </w:rPr>
              <w:t>11</w:t>
            </w:r>
          </w:p>
        </w:tc>
        <w:tc>
          <w:tcPr>
            <w:tcW w:w="2410" w:type="dxa"/>
          </w:tcPr>
          <w:p w14:paraId="3BD70E3B"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isFlaggedFraud</w:t>
            </w:r>
          </w:p>
        </w:tc>
        <w:tc>
          <w:tcPr>
            <w:tcW w:w="5522" w:type="dxa"/>
          </w:tcPr>
          <w:p w14:paraId="4449B477" w14:textId="77777777" w:rsidR="00467028" w:rsidRPr="00467028" w:rsidRDefault="00467028" w:rsidP="00316915">
            <w:pPr>
              <w:spacing w:line="360" w:lineRule="auto"/>
              <w:rPr>
                <w:rFonts w:ascii="Times New Roman" w:hAnsi="Times New Roman" w:cs="Times New Roman"/>
                <w:sz w:val="26"/>
                <w:szCs w:val="26"/>
              </w:rPr>
            </w:pPr>
            <w:r w:rsidRPr="00467028">
              <w:rPr>
                <w:rFonts w:ascii="Times New Roman" w:hAnsi="Times New Roman" w:cs="Times New Roman"/>
                <w:sz w:val="26"/>
                <w:szCs w:val="26"/>
              </w:rPr>
              <w:t>isFlaggedFraud = 1 khi giao dịch chuyển tiền bất hợp pháp với số tiền chuyển hơn 200000 trong một giao dịch duy nhất. Trường này với mục đích kiểm soát việc chuyển tiền ồ ạt sang một tài khoản khác và đánh dấu sự bất hợp pháp của giao dịch</w:t>
            </w:r>
          </w:p>
        </w:tc>
      </w:tr>
    </w:tbl>
    <w:p w14:paraId="6B1DDF97" w14:textId="77777777" w:rsidR="00A00BAD" w:rsidRDefault="00A00BAD" w:rsidP="00316915">
      <w:pPr>
        <w:pStyle w:val="Heading3"/>
      </w:pPr>
      <w:bookmarkStart w:id="94" w:name="_Toc29794026"/>
      <w:r>
        <w:lastRenderedPageBreak/>
        <w:t>Bộ dữ liệu Credit Card Fraud Detection</w:t>
      </w:r>
      <w:bookmarkEnd w:id="94"/>
    </w:p>
    <w:p w14:paraId="38733C14" w14:textId="77777777" w:rsidR="00A00BAD" w:rsidRPr="00C53BC5" w:rsidRDefault="00A00BAD" w:rsidP="00316915">
      <w:pPr>
        <w:ind w:firstLine="720"/>
        <w:rPr>
          <w:rFonts w:eastAsiaTheme="minorHAnsi"/>
          <w:lang w:eastAsia="zh-CN"/>
        </w:rPr>
      </w:pPr>
      <w:r w:rsidRPr="00C53BC5">
        <w:rPr>
          <w:rFonts w:eastAsiaTheme="minorHAnsi"/>
          <w:lang w:eastAsia="zh-CN"/>
        </w:rPr>
        <w:t>Bộ dữ liệu Credit Card Fraud Detection được chia sẻ trên Kaggle.</w:t>
      </w:r>
    </w:p>
    <w:p w14:paraId="37D48DBA" w14:textId="77777777" w:rsidR="00A00BAD" w:rsidRPr="00C53BC5" w:rsidRDefault="00A00BAD" w:rsidP="00316915">
      <w:pPr>
        <w:ind w:firstLine="720"/>
        <w:rPr>
          <w:rFonts w:eastAsiaTheme="minorHAnsi"/>
          <w:lang w:eastAsia="zh-CN"/>
        </w:rPr>
      </w:pPr>
      <w:r w:rsidRPr="00C53BC5">
        <w:rPr>
          <w:rFonts w:eastAsiaTheme="minorHAnsi"/>
          <w:lang w:eastAsia="zh-CN"/>
        </w:rPr>
        <w:t>Bộ dữ liệu chứa các giao dịch được thực hiện bằng thẻ tín dụng vào tháng 9 năm 2013 bởi các chủ thẻ châu Âu. Bộ dữ liệu này trình bày các giao dịch xảy ra trong hai ngày, trong đó có 492 vụ lừa đảo trong số 284807 giao dịch. Bộ dữ liệu rất mất cân bằng, lớp posstive (bất thường) chiếm 0,172% của tất cả các giao dịch.</w:t>
      </w:r>
    </w:p>
    <w:p w14:paraId="704DF6D4" w14:textId="77777777" w:rsidR="00A00BAD" w:rsidRPr="00C53BC5" w:rsidRDefault="00A00BAD" w:rsidP="00316915">
      <w:pPr>
        <w:ind w:firstLine="720"/>
        <w:rPr>
          <w:rFonts w:eastAsiaTheme="minorHAnsi"/>
          <w:lang w:eastAsia="zh-CN"/>
        </w:rPr>
      </w:pPr>
      <w:r w:rsidRPr="00C53BC5">
        <w:rPr>
          <w:rFonts w:eastAsiaTheme="minorHAnsi"/>
          <w:lang w:eastAsia="zh-CN"/>
        </w:rPr>
        <w:t>Dữ liệu chỉ chứa các biến đầu vào số là kết quả của chuyển đổi PCA. Thật không may, do vấn đề bảo mật, không thể cung cấp các tính năng gốc và thông tin cơ bản hơn về dữ liệu. Các tính năng V1, V2, ... V28 là các thành phần chính thu được với PCA, các tính năng duy nhất chưa được chuyển đổi với PCA là ‘Time’ (thời gian) và 'Amount' (số tiền). Thuộc tính 'Time' chứa các giây trôi qua giữa mỗi giao dịch và giao dịch đầu tiên trong bộ dữ liệu. Thuộc tính 'Amount' là Số tiền giao dịch, thuộc tính này có thể được sử dụng cho việc học tập dựa trên chi phí phụ thuộc vào ví dụ. Thuộc tính 'Class' là biến phản hồi và nó nhận giá trị 1 trong trường hợp giao dịch bất thường và 0 là giao dịch bình thường.</w:t>
      </w:r>
    </w:p>
    <w:p w14:paraId="7A03102F" w14:textId="77777777" w:rsidR="00A00BAD" w:rsidRPr="00C53BC5" w:rsidRDefault="00A00BAD" w:rsidP="00316915">
      <w:pPr>
        <w:ind w:firstLine="720"/>
        <w:rPr>
          <w:rFonts w:eastAsiaTheme="minorHAnsi"/>
          <w:lang w:eastAsia="zh-CN"/>
        </w:rPr>
      </w:pPr>
      <w:r w:rsidRPr="00C53BC5">
        <w:rPr>
          <w:rFonts w:eastAsiaTheme="minorHAnsi"/>
          <w:lang w:eastAsia="zh-CN"/>
        </w:rPr>
        <w:t>Bộ dữ liệu chứa 284807 giao dịch. Giá trị trung bình của tất cả các giao dịch là 88,35$ trong khi giao dịch lớn nhất được ghi lại trong bộ dữ liệu này lên tới 25691.16 $.</w:t>
      </w:r>
    </w:p>
    <w:p w14:paraId="6290CDF0" w14:textId="77777777" w:rsidR="00A00BAD" w:rsidRPr="00C53BC5" w:rsidRDefault="00A00BAD" w:rsidP="00316915">
      <w:pPr>
        <w:rPr>
          <w:rFonts w:eastAsiaTheme="minorHAnsi"/>
          <w:lang w:eastAsia="zh-CN"/>
        </w:rPr>
      </w:pPr>
      <w:r w:rsidRPr="00C53BC5">
        <w:rPr>
          <w:rFonts w:eastAsiaTheme="minorHAnsi"/>
          <w:lang w:eastAsia="zh-CN"/>
        </w:rPr>
        <w:t>Các thuộc tính và mô tả:</w:t>
      </w:r>
    </w:p>
    <w:p w14:paraId="68395B8F" w14:textId="7BC71407" w:rsidR="00A00BAD" w:rsidRPr="00C53BC5" w:rsidRDefault="00A00BAD" w:rsidP="00CB1937">
      <w:pPr>
        <w:pStyle w:val="Caption"/>
        <w:rPr>
          <w:rFonts w:eastAsiaTheme="minorHAnsi"/>
          <w:lang w:eastAsia="zh-CN"/>
        </w:rPr>
      </w:pPr>
      <w:bookmarkStart w:id="95" w:name="_Toc28691284"/>
      <w:bookmarkStart w:id="96" w:name="_Toc28691323"/>
      <w:bookmarkStart w:id="97" w:name="_Toc29794251"/>
      <w:r w:rsidRPr="00C53BC5">
        <w:t xml:space="preserve">Bảng </w:t>
      </w:r>
      <w:r w:rsidR="00192599">
        <w:fldChar w:fldCharType="begin"/>
      </w:r>
      <w:r w:rsidR="00192599">
        <w:instrText xml:space="preserve"> STYLEREF 1 \s </w:instrText>
      </w:r>
      <w:r w:rsidR="00192599">
        <w:fldChar w:fldCharType="separate"/>
      </w:r>
      <w:r w:rsidR="003A68B0">
        <w:rPr>
          <w:noProof/>
        </w:rPr>
        <w:t>3</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w:t>
      </w:r>
      <w:r w:rsidR="00192599">
        <w:rPr>
          <w:noProof/>
        </w:rPr>
        <w:fldChar w:fldCharType="end"/>
      </w:r>
      <w:r w:rsidRPr="00C53BC5">
        <w:t>. Mô tả các thuộc tính của bộ dữ liệu Credit Card Fraud Detection</w:t>
      </w:r>
      <w:bookmarkEnd w:id="95"/>
      <w:bookmarkEnd w:id="96"/>
      <w:bookmarkEnd w:id="97"/>
    </w:p>
    <w:tbl>
      <w:tblPr>
        <w:tblStyle w:val="TableGrid"/>
        <w:tblW w:w="0" w:type="auto"/>
        <w:tblLook w:val="04A0" w:firstRow="1" w:lastRow="0" w:firstColumn="1" w:lastColumn="0" w:noHBand="0" w:noVBand="1"/>
      </w:tblPr>
      <w:tblGrid>
        <w:gridCol w:w="846"/>
        <w:gridCol w:w="2410"/>
        <w:gridCol w:w="5521"/>
      </w:tblGrid>
      <w:tr w:rsidR="00A00BAD" w:rsidRPr="00A00BAD" w14:paraId="3F4A4BA1" w14:textId="77777777" w:rsidTr="00F12170">
        <w:tc>
          <w:tcPr>
            <w:tcW w:w="846" w:type="dxa"/>
          </w:tcPr>
          <w:p w14:paraId="7B7A61F3" w14:textId="77777777" w:rsidR="00A00BAD" w:rsidRPr="00A00BAD" w:rsidRDefault="00A00BAD" w:rsidP="00316915">
            <w:pPr>
              <w:spacing w:line="360" w:lineRule="auto"/>
              <w:jc w:val="center"/>
              <w:rPr>
                <w:rFonts w:ascii="Times New Roman" w:hAnsi="Times New Roman" w:cs="Times New Roman"/>
                <w:b/>
                <w:bCs/>
                <w:sz w:val="26"/>
                <w:szCs w:val="26"/>
                <w:lang w:eastAsia="zh-CN"/>
              </w:rPr>
            </w:pPr>
            <w:r w:rsidRPr="00A00BAD">
              <w:rPr>
                <w:rFonts w:ascii="Times New Roman" w:hAnsi="Times New Roman" w:cs="Times New Roman"/>
                <w:b/>
                <w:bCs/>
                <w:sz w:val="26"/>
                <w:szCs w:val="26"/>
                <w:lang w:eastAsia="zh-CN"/>
              </w:rPr>
              <w:t>STT</w:t>
            </w:r>
          </w:p>
        </w:tc>
        <w:tc>
          <w:tcPr>
            <w:tcW w:w="2410" w:type="dxa"/>
          </w:tcPr>
          <w:p w14:paraId="210CA1CA" w14:textId="77777777" w:rsidR="00A00BAD" w:rsidRPr="00A00BAD" w:rsidRDefault="00A00BAD" w:rsidP="00316915">
            <w:pPr>
              <w:spacing w:line="360" w:lineRule="auto"/>
              <w:jc w:val="center"/>
              <w:rPr>
                <w:rFonts w:ascii="Times New Roman" w:hAnsi="Times New Roman" w:cs="Times New Roman"/>
                <w:b/>
                <w:bCs/>
                <w:sz w:val="26"/>
                <w:szCs w:val="26"/>
                <w:lang w:eastAsia="zh-CN"/>
              </w:rPr>
            </w:pPr>
            <w:r w:rsidRPr="00A00BAD">
              <w:rPr>
                <w:rFonts w:ascii="Times New Roman" w:hAnsi="Times New Roman" w:cs="Times New Roman"/>
                <w:b/>
                <w:bCs/>
                <w:sz w:val="26"/>
                <w:szCs w:val="26"/>
                <w:lang w:eastAsia="zh-CN"/>
              </w:rPr>
              <w:t>Tên thuộc tính</w:t>
            </w:r>
          </w:p>
        </w:tc>
        <w:tc>
          <w:tcPr>
            <w:tcW w:w="5521" w:type="dxa"/>
          </w:tcPr>
          <w:p w14:paraId="7CA77541" w14:textId="77777777" w:rsidR="00A00BAD" w:rsidRPr="00A00BAD" w:rsidRDefault="00A00BAD" w:rsidP="00316915">
            <w:pPr>
              <w:spacing w:line="360" w:lineRule="auto"/>
              <w:jc w:val="center"/>
              <w:rPr>
                <w:rFonts w:ascii="Times New Roman" w:hAnsi="Times New Roman" w:cs="Times New Roman"/>
                <w:b/>
                <w:bCs/>
                <w:sz w:val="26"/>
                <w:szCs w:val="26"/>
                <w:lang w:eastAsia="zh-CN"/>
              </w:rPr>
            </w:pPr>
            <w:r w:rsidRPr="00A00BAD">
              <w:rPr>
                <w:rFonts w:ascii="Times New Roman" w:hAnsi="Times New Roman" w:cs="Times New Roman"/>
                <w:b/>
                <w:bCs/>
                <w:sz w:val="26"/>
                <w:szCs w:val="26"/>
                <w:lang w:eastAsia="zh-CN"/>
              </w:rPr>
              <w:t>Mô tả</w:t>
            </w:r>
          </w:p>
        </w:tc>
      </w:tr>
      <w:tr w:rsidR="00A00BAD" w:rsidRPr="00A00BAD" w14:paraId="79E02AE7" w14:textId="77777777" w:rsidTr="009816F5">
        <w:tc>
          <w:tcPr>
            <w:tcW w:w="846" w:type="dxa"/>
            <w:vAlign w:val="center"/>
          </w:tcPr>
          <w:p w14:paraId="204433A3" w14:textId="77777777" w:rsidR="00A00BAD" w:rsidRPr="00A00BAD" w:rsidRDefault="00A00BAD" w:rsidP="009816F5">
            <w:pPr>
              <w:spacing w:line="360" w:lineRule="auto"/>
              <w:jc w:val="center"/>
              <w:rPr>
                <w:rFonts w:ascii="Times New Roman" w:hAnsi="Times New Roman" w:cs="Times New Roman"/>
                <w:sz w:val="26"/>
                <w:szCs w:val="26"/>
                <w:lang w:eastAsia="zh-CN"/>
              </w:rPr>
            </w:pPr>
            <w:r w:rsidRPr="00A00BAD">
              <w:rPr>
                <w:rFonts w:ascii="Times New Roman" w:hAnsi="Times New Roman" w:cs="Times New Roman"/>
                <w:sz w:val="26"/>
                <w:szCs w:val="26"/>
                <w:lang w:eastAsia="zh-CN"/>
              </w:rPr>
              <w:t>1</w:t>
            </w:r>
          </w:p>
        </w:tc>
        <w:tc>
          <w:tcPr>
            <w:tcW w:w="2410" w:type="dxa"/>
          </w:tcPr>
          <w:p w14:paraId="737DA703"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class</w:t>
            </w:r>
          </w:p>
        </w:tc>
        <w:tc>
          <w:tcPr>
            <w:tcW w:w="5521" w:type="dxa"/>
          </w:tcPr>
          <w:p w14:paraId="367D2423"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Có hai giá trị: 0 là giao dịch bình thường, 1 là giao dịch bất thường.</w:t>
            </w:r>
          </w:p>
        </w:tc>
      </w:tr>
      <w:tr w:rsidR="00A00BAD" w:rsidRPr="00A00BAD" w14:paraId="69334E82" w14:textId="77777777" w:rsidTr="009816F5">
        <w:tc>
          <w:tcPr>
            <w:tcW w:w="846" w:type="dxa"/>
            <w:vAlign w:val="center"/>
          </w:tcPr>
          <w:p w14:paraId="27DAD81B" w14:textId="77777777" w:rsidR="00A00BAD" w:rsidRPr="00A00BAD" w:rsidRDefault="00A00BAD" w:rsidP="009816F5">
            <w:pPr>
              <w:spacing w:line="360" w:lineRule="auto"/>
              <w:jc w:val="center"/>
              <w:rPr>
                <w:rFonts w:ascii="Times New Roman" w:hAnsi="Times New Roman" w:cs="Times New Roman"/>
                <w:sz w:val="26"/>
                <w:szCs w:val="26"/>
                <w:lang w:eastAsia="zh-CN"/>
              </w:rPr>
            </w:pPr>
            <w:r w:rsidRPr="00A00BAD">
              <w:rPr>
                <w:rFonts w:ascii="Times New Roman" w:hAnsi="Times New Roman" w:cs="Times New Roman"/>
                <w:sz w:val="26"/>
                <w:szCs w:val="26"/>
                <w:lang w:eastAsia="zh-CN"/>
              </w:rPr>
              <w:t>2</w:t>
            </w:r>
          </w:p>
        </w:tc>
        <w:tc>
          <w:tcPr>
            <w:tcW w:w="2410" w:type="dxa"/>
          </w:tcPr>
          <w:p w14:paraId="11A144C6"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Amount</w:t>
            </w:r>
          </w:p>
        </w:tc>
        <w:tc>
          <w:tcPr>
            <w:tcW w:w="5521" w:type="dxa"/>
          </w:tcPr>
          <w:p w14:paraId="72D825E9"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Số tiền thực hiện giao dịch</w:t>
            </w:r>
          </w:p>
        </w:tc>
      </w:tr>
      <w:tr w:rsidR="00A00BAD" w:rsidRPr="00A00BAD" w14:paraId="544D2A74" w14:textId="77777777" w:rsidTr="009816F5">
        <w:tc>
          <w:tcPr>
            <w:tcW w:w="846" w:type="dxa"/>
            <w:vAlign w:val="center"/>
          </w:tcPr>
          <w:p w14:paraId="7057BC99" w14:textId="77777777" w:rsidR="00A00BAD" w:rsidRPr="00A00BAD" w:rsidRDefault="00A00BAD" w:rsidP="009816F5">
            <w:pPr>
              <w:spacing w:line="360" w:lineRule="auto"/>
              <w:jc w:val="center"/>
              <w:rPr>
                <w:rFonts w:ascii="Times New Roman" w:hAnsi="Times New Roman" w:cs="Times New Roman"/>
                <w:sz w:val="26"/>
                <w:szCs w:val="26"/>
                <w:lang w:eastAsia="zh-CN"/>
              </w:rPr>
            </w:pPr>
            <w:r w:rsidRPr="00A00BAD">
              <w:rPr>
                <w:rFonts w:ascii="Times New Roman" w:hAnsi="Times New Roman" w:cs="Times New Roman"/>
                <w:sz w:val="26"/>
                <w:szCs w:val="26"/>
                <w:lang w:eastAsia="zh-CN"/>
              </w:rPr>
              <w:t>3</w:t>
            </w:r>
          </w:p>
        </w:tc>
        <w:tc>
          <w:tcPr>
            <w:tcW w:w="2410" w:type="dxa"/>
          </w:tcPr>
          <w:p w14:paraId="70EB1E95"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V1, V2, …, V28</w:t>
            </w:r>
          </w:p>
        </w:tc>
        <w:tc>
          <w:tcPr>
            <w:tcW w:w="5521" w:type="dxa"/>
          </w:tcPr>
          <w:p w14:paraId="070134A4"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 xml:space="preserve">Các thuộc tính ẩn danh do sự riêng tư. Giá trị của các thuộc tính này là số, là kết quả của quá trình chuyển đổi PCA. </w:t>
            </w:r>
          </w:p>
        </w:tc>
      </w:tr>
      <w:tr w:rsidR="00A00BAD" w:rsidRPr="00A00BAD" w14:paraId="03605C2E" w14:textId="77777777" w:rsidTr="009816F5">
        <w:tc>
          <w:tcPr>
            <w:tcW w:w="846" w:type="dxa"/>
            <w:vAlign w:val="center"/>
          </w:tcPr>
          <w:p w14:paraId="2F628ACB" w14:textId="77777777" w:rsidR="00A00BAD" w:rsidRPr="00A00BAD" w:rsidRDefault="00A00BAD" w:rsidP="009816F5">
            <w:pPr>
              <w:spacing w:line="360" w:lineRule="auto"/>
              <w:jc w:val="center"/>
              <w:rPr>
                <w:rFonts w:ascii="Times New Roman" w:hAnsi="Times New Roman" w:cs="Times New Roman"/>
                <w:sz w:val="26"/>
                <w:szCs w:val="26"/>
                <w:lang w:eastAsia="zh-CN"/>
              </w:rPr>
            </w:pPr>
            <w:r w:rsidRPr="00A00BAD">
              <w:rPr>
                <w:rFonts w:ascii="Times New Roman" w:hAnsi="Times New Roman" w:cs="Times New Roman"/>
                <w:sz w:val="26"/>
                <w:szCs w:val="26"/>
                <w:lang w:eastAsia="zh-CN"/>
              </w:rPr>
              <w:lastRenderedPageBreak/>
              <w:t>4</w:t>
            </w:r>
          </w:p>
        </w:tc>
        <w:tc>
          <w:tcPr>
            <w:tcW w:w="2410" w:type="dxa"/>
          </w:tcPr>
          <w:p w14:paraId="727361BD"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Time</w:t>
            </w:r>
          </w:p>
        </w:tc>
        <w:tc>
          <w:tcPr>
            <w:tcW w:w="5521" w:type="dxa"/>
          </w:tcPr>
          <w:p w14:paraId="4F798140" w14:textId="77777777" w:rsidR="00A00BAD" w:rsidRPr="00A00BAD" w:rsidRDefault="00A00BAD" w:rsidP="00316915">
            <w:pPr>
              <w:spacing w:line="360" w:lineRule="auto"/>
              <w:rPr>
                <w:rFonts w:ascii="Times New Roman" w:hAnsi="Times New Roman" w:cs="Times New Roman"/>
                <w:sz w:val="26"/>
                <w:szCs w:val="26"/>
                <w:lang w:eastAsia="zh-CN"/>
              </w:rPr>
            </w:pPr>
            <w:r w:rsidRPr="00A00BAD">
              <w:rPr>
                <w:rFonts w:ascii="Times New Roman" w:hAnsi="Times New Roman" w:cs="Times New Roman"/>
                <w:sz w:val="26"/>
                <w:szCs w:val="26"/>
                <w:lang w:eastAsia="zh-CN"/>
              </w:rPr>
              <w:t>Lượng giây trôi qua giữa mỗi giao dịch, và giao dịch đầu tiên trong bộ dữ liệu.</w:t>
            </w:r>
          </w:p>
        </w:tc>
      </w:tr>
    </w:tbl>
    <w:p w14:paraId="0D133AB2" w14:textId="77777777" w:rsidR="00A00BAD" w:rsidRDefault="00A00BAD" w:rsidP="00316915">
      <w:pPr>
        <w:pStyle w:val="Heading3"/>
      </w:pPr>
      <w:bookmarkStart w:id="98" w:name="_Toc29794027"/>
      <w:r>
        <w:t>Thao tác tiền xử lý dữ liệu</w:t>
      </w:r>
      <w:bookmarkEnd w:id="98"/>
    </w:p>
    <w:p w14:paraId="63786470" w14:textId="77777777" w:rsidR="00F95081" w:rsidRDefault="00A00BAD" w:rsidP="00316915">
      <w:r>
        <w:t xml:space="preserve">Đối với hai bộ dữ liệu đề cập ở trên, nhóm sẽ thực hiện quá trình tiền xử lý dữ liệu bằng việc phân tích, </w:t>
      </w:r>
      <w:r w:rsidR="00F95081">
        <w:t>tách dữ liệu và lựa chọn các thuộc tính phù hợp với quá trình nghiên cứu.</w:t>
      </w:r>
    </w:p>
    <w:p w14:paraId="3A709011" w14:textId="57B28186" w:rsidR="00F95081" w:rsidRDefault="00F95081" w:rsidP="00316915">
      <w:r>
        <w:t>Qua quá trình nghiên cứu, đối với bài toán phát hiện bất thường trong giao dịch tài chính này, nhóm sẽ sử dụng: Đối với dữ liệu mất cân bằng, tiền hành xử lý tiền dữ liệu bằng việc sử dụng một trong các phương pháp sau dành cho hai bộ dữ liệu trên:</w:t>
      </w:r>
    </w:p>
    <w:p w14:paraId="1CF56A05" w14:textId="77777777" w:rsidR="00F95081" w:rsidRDefault="00F95081" w:rsidP="00316915">
      <w:pPr>
        <w:pStyle w:val="ListParagraph"/>
        <w:numPr>
          <w:ilvl w:val="0"/>
          <w:numId w:val="45"/>
        </w:numPr>
      </w:pPr>
      <w:r>
        <w:t>Random Undersampling.</w:t>
      </w:r>
    </w:p>
    <w:p w14:paraId="3B6E8D6F" w14:textId="77777777" w:rsidR="00F95081" w:rsidRDefault="00F95081" w:rsidP="00316915">
      <w:pPr>
        <w:pStyle w:val="ListParagraph"/>
        <w:numPr>
          <w:ilvl w:val="0"/>
          <w:numId w:val="45"/>
        </w:numPr>
      </w:pPr>
      <w:r>
        <w:t>Random Oversampling.</w:t>
      </w:r>
    </w:p>
    <w:p w14:paraId="1D8DE794" w14:textId="77777777" w:rsidR="00F95081" w:rsidRDefault="00F95081" w:rsidP="00316915">
      <w:pPr>
        <w:pStyle w:val="ListParagraph"/>
        <w:numPr>
          <w:ilvl w:val="0"/>
          <w:numId w:val="45"/>
        </w:numPr>
      </w:pPr>
      <w:r>
        <w:t>Phương pháp kết hợp sử dụng SMOTE + ENN.</w:t>
      </w:r>
    </w:p>
    <w:p w14:paraId="117AC4F6" w14:textId="30BB779C" w:rsidR="00F95081" w:rsidRDefault="00F95081" w:rsidP="00316915">
      <w:pPr>
        <w:pStyle w:val="Heading2"/>
      </w:pPr>
      <w:bookmarkStart w:id="99" w:name="_Toc29794028"/>
      <w:r>
        <w:t>Ngôn ngữ lập trình được lựa chọn</w:t>
      </w:r>
      <w:bookmarkEnd w:id="99"/>
    </w:p>
    <w:p w14:paraId="4CC5850D" w14:textId="77777777" w:rsidR="00F95081" w:rsidRDefault="00F95081" w:rsidP="00316915">
      <w:pPr>
        <w:pStyle w:val="Heading3"/>
      </w:pPr>
      <w:bookmarkStart w:id="100" w:name="_Toc29794029"/>
      <w:r>
        <w:t>Python</w:t>
      </w:r>
      <w:bookmarkEnd w:id="100"/>
    </w:p>
    <w:p w14:paraId="31A72F8B" w14:textId="77777777" w:rsidR="00F95081" w:rsidRPr="00C53BC5" w:rsidRDefault="00F95081" w:rsidP="00316915">
      <w:pPr>
        <w:ind w:firstLine="720"/>
        <w:rPr>
          <w:rFonts w:eastAsiaTheme="minorHAnsi"/>
          <w:lang w:eastAsia="zh-CN"/>
        </w:rPr>
      </w:pPr>
      <w:r w:rsidRPr="00C53BC5">
        <w:rPr>
          <w:rFonts w:eastAsiaTheme="minorHAnsi"/>
          <w:lang w:eastAsia="zh-CN"/>
        </w:rPr>
        <w:t xml:space="preserve">Python là ngôn ngữ lập trình thông dịch, hướng đối tượng, ngôn ngữ lập trình, cấp cao được giải thích với ngữ nghĩa rộng lớn. Là một ngôn ngữ lập trình phổ biến, được tạo ra bởi Guido van và Ross vào năm 1991. </w:t>
      </w:r>
    </w:p>
    <w:p w14:paraId="75D7C3E1" w14:textId="6A80211F" w:rsidR="00F95081" w:rsidRPr="00C53BC5" w:rsidRDefault="00F95081" w:rsidP="00316915">
      <w:pPr>
        <w:rPr>
          <w:rFonts w:eastAsiaTheme="minorHAnsi"/>
          <w:lang w:eastAsia="zh-CN"/>
        </w:rPr>
      </w:pPr>
      <w:r w:rsidRPr="00C53BC5">
        <w:rPr>
          <w:rFonts w:eastAsiaTheme="minorHAnsi"/>
          <w:lang w:eastAsia="zh-CN"/>
        </w:rPr>
        <w:t>Theo thống kê đến thời điểm hiện tại của thì ngôn ngữ Python đang dẫn đầu so với các ngôn ngữ lập trình còn lại</w:t>
      </w:r>
      <w:sdt>
        <w:sdtPr>
          <w:rPr>
            <w:rFonts w:eastAsiaTheme="minorHAnsi"/>
            <w:lang w:eastAsia="zh-CN"/>
          </w:rPr>
          <w:id w:val="-645968399"/>
          <w:citation/>
        </w:sdtPr>
        <w:sdtEndPr/>
        <w:sdtContent>
          <w:r w:rsidRPr="00C53BC5">
            <w:rPr>
              <w:rFonts w:eastAsiaTheme="minorHAnsi"/>
              <w:lang w:eastAsia="zh-CN"/>
            </w:rPr>
            <w:fldChar w:fldCharType="begin"/>
          </w:r>
          <w:r w:rsidRPr="00C53BC5">
            <w:rPr>
              <w:rFonts w:eastAsiaTheme="minorHAnsi"/>
              <w:lang w:eastAsia="zh-CN"/>
            </w:rPr>
            <w:instrText xml:space="preserve"> CITATION Pie19 \l 1033 </w:instrText>
          </w:r>
          <w:r w:rsidRPr="00C53BC5">
            <w:rPr>
              <w:rFonts w:eastAsiaTheme="minorHAnsi"/>
              <w:lang w:eastAsia="zh-CN"/>
            </w:rPr>
            <w:fldChar w:fldCharType="separate"/>
          </w:r>
          <w:r w:rsidR="00CB1937">
            <w:rPr>
              <w:rFonts w:eastAsiaTheme="minorHAnsi"/>
              <w:noProof/>
              <w:lang w:eastAsia="zh-CN"/>
            </w:rPr>
            <w:t xml:space="preserve"> </w:t>
          </w:r>
          <w:r w:rsidR="00CB1937" w:rsidRPr="00CB1937">
            <w:rPr>
              <w:rFonts w:eastAsiaTheme="minorHAnsi"/>
              <w:noProof/>
              <w:lang w:eastAsia="zh-CN"/>
            </w:rPr>
            <w:t>[13]</w:t>
          </w:r>
          <w:r w:rsidRPr="00C53BC5">
            <w:rPr>
              <w:rFonts w:eastAsiaTheme="minorHAnsi"/>
              <w:lang w:eastAsia="zh-CN"/>
            </w:rPr>
            <w:fldChar w:fldCharType="end"/>
          </w:r>
        </w:sdtContent>
      </w:sdt>
      <w:r w:rsidRPr="00C53BC5">
        <w:rPr>
          <w:rFonts w:eastAsiaTheme="minorHAnsi"/>
          <w:lang w:eastAsia="zh-CN"/>
        </w:rPr>
        <w:t>:</w:t>
      </w:r>
    </w:p>
    <w:p w14:paraId="131712CA" w14:textId="77777777" w:rsidR="00F95081" w:rsidRDefault="00F95081" w:rsidP="00316915">
      <w:pPr>
        <w:jc w:val="center"/>
      </w:pPr>
      <w:ins w:id="101" w:author="TRẦN HOÀNG LUÂN" w:date="2019-12-30T16:00:00Z">
        <w:r w:rsidRPr="00C53BC5">
          <w:rPr>
            <w:noProof/>
          </w:rPr>
          <w:lastRenderedPageBreak/>
          <w:drawing>
            <wp:inline distT="0" distB="0" distL="0" distR="0" wp14:anchorId="09054217" wp14:editId="789003FE">
              <wp:extent cx="3015954" cy="296883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1499" cy="2993977"/>
                      </a:xfrm>
                      <a:prstGeom prst="rect">
                        <a:avLst/>
                      </a:prstGeom>
                    </pic:spPr>
                  </pic:pic>
                </a:graphicData>
              </a:graphic>
            </wp:inline>
          </w:drawing>
        </w:r>
      </w:ins>
    </w:p>
    <w:p w14:paraId="2C9ABA46" w14:textId="1CDC638D" w:rsidR="00F95081" w:rsidRDefault="00F95081" w:rsidP="00CB1937">
      <w:pPr>
        <w:pStyle w:val="Caption"/>
        <w:rPr>
          <w:rFonts w:eastAsiaTheme="minorHAnsi"/>
        </w:rPr>
      </w:pPr>
      <w:bookmarkStart w:id="102" w:name="_Toc29794188"/>
      <w:r>
        <w:t xml:space="preserve">Hình </w:t>
      </w:r>
      <w:r w:rsidR="00192599">
        <w:fldChar w:fldCharType="begin"/>
      </w:r>
      <w:r w:rsidR="00192599">
        <w:instrText xml:space="preserve"> STYLEREF 1 \s </w:instrText>
      </w:r>
      <w:r w:rsidR="00192599">
        <w:fldChar w:fldCharType="separate"/>
      </w:r>
      <w:r w:rsidR="003A68B0">
        <w:rPr>
          <w:noProof/>
        </w:rPr>
        <w:t>3</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w:t>
      </w:r>
      <w:r w:rsidR="00192599">
        <w:rPr>
          <w:noProof/>
        </w:rPr>
        <w:fldChar w:fldCharType="end"/>
      </w:r>
      <w:r>
        <w:t xml:space="preserve">. </w:t>
      </w:r>
      <w:r w:rsidRPr="00142412">
        <w:rPr>
          <w:rFonts w:eastAsiaTheme="minorHAnsi"/>
        </w:rPr>
        <w:t>So sánh các ngôn ngữ lập trình</w:t>
      </w:r>
      <w:r w:rsidRPr="00142412">
        <w:rPr>
          <w:rStyle w:val="FootnoteReference"/>
          <w:rFonts w:eastAsiaTheme="minorHAnsi"/>
        </w:rPr>
        <w:footnoteReference w:id="13"/>
      </w:r>
      <w:bookmarkEnd w:id="102"/>
    </w:p>
    <w:p w14:paraId="00F604BB" w14:textId="77777777" w:rsidR="00F95081" w:rsidRPr="00C53BC5" w:rsidRDefault="00F95081" w:rsidP="00316915">
      <w:pPr>
        <w:ind w:firstLine="720"/>
        <w:rPr>
          <w:rFonts w:eastAsiaTheme="minorHAnsi"/>
          <w:lang w:eastAsia="zh-CN"/>
        </w:rPr>
      </w:pPr>
      <w:r w:rsidRPr="00C53BC5">
        <w:rPr>
          <w:rFonts w:eastAsiaTheme="minorHAnsi"/>
          <w:lang w:eastAsia="zh-CN"/>
        </w:rPr>
        <w:t>Hiện nay với khả năng xử lý các phép toán phức tạp của mình, Python đang được sử dụng nhiều trong việc phát triển trí tuệ nhân tạo và các nghiên cứu trong lĩnh vực machine learning vì tính đơn giản và nhỏ gọn của nó.</w:t>
      </w:r>
    </w:p>
    <w:p w14:paraId="792019ED" w14:textId="77777777" w:rsidR="00F95081" w:rsidRPr="00C53BC5" w:rsidRDefault="00F95081" w:rsidP="00316915">
      <w:pPr>
        <w:rPr>
          <w:rFonts w:eastAsiaTheme="minorHAnsi"/>
          <w:lang w:eastAsia="zh-CN"/>
        </w:rPr>
      </w:pPr>
      <w:r w:rsidRPr="00C53BC5">
        <w:rPr>
          <w:rFonts w:eastAsiaTheme="minorHAnsi"/>
          <w:lang w:eastAsia="zh-CN"/>
        </w:rPr>
        <w:t xml:space="preserve">Ưu điểm khi sử dụng Python: </w:t>
      </w:r>
    </w:p>
    <w:p w14:paraId="5F8F8871" w14:textId="77777777" w:rsidR="00F95081" w:rsidRPr="00C53BC5" w:rsidRDefault="00F95081" w:rsidP="00316915">
      <w:pPr>
        <w:numPr>
          <w:ilvl w:val="0"/>
          <w:numId w:val="46"/>
        </w:numPr>
        <w:spacing w:after="160"/>
        <w:contextualSpacing/>
        <w:rPr>
          <w:rFonts w:eastAsiaTheme="minorHAnsi"/>
          <w:lang w:eastAsia="zh-CN"/>
        </w:rPr>
      </w:pPr>
      <w:r w:rsidRPr="00C53BC5">
        <w:rPr>
          <w:rFonts w:eastAsiaTheme="minorHAnsi"/>
          <w:lang w:eastAsia="zh-CN"/>
        </w:rPr>
        <w:t>Là ngôn ngữ dễ hiểu, cấu trúc rõ ràng, cú pháp ngắn gọn.</w:t>
      </w:r>
    </w:p>
    <w:p w14:paraId="20723949" w14:textId="77777777" w:rsidR="00F95081" w:rsidRPr="00C53BC5" w:rsidRDefault="00F95081" w:rsidP="00316915">
      <w:pPr>
        <w:numPr>
          <w:ilvl w:val="0"/>
          <w:numId w:val="46"/>
        </w:numPr>
        <w:spacing w:after="160"/>
        <w:contextualSpacing/>
        <w:rPr>
          <w:rFonts w:eastAsiaTheme="minorHAnsi"/>
          <w:lang w:eastAsia="zh-CN"/>
        </w:rPr>
      </w:pPr>
      <w:r w:rsidRPr="00C53BC5">
        <w:rPr>
          <w:rFonts w:eastAsiaTheme="minorHAnsi"/>
          <w:lang w:eastAsia="zh-CN"/>
        </w:rPr>
        <w:t>Có trên tất cả các nền tảng hệ điều hành từ UNIX, MS – DOS, Mac OS, Windows và Linux và các OS khác thuộc Unix.</w:t>
      </w:r>
    </w:p>
    <w:p w14:paraId="590C5E04" w14:textId="77777777" w:rsidR="00F95081" w:rsidRPr="00C53BC5" w:rsidRDefault="00F95081" w:rsidP="00316915">
      <w:pPr>
        <w:numPr>
          <w:ilvl w:val="0"/>
          <w:numId w:val="46"/>
        </w:numPr>
        <w:spacing w:after="160"/>
        <w:contextualSpacing/>
        <w:rPr>
          <w:rFonts w:eastAsiaTheme="minorHAnsi"/>
          <w:lang w:eastAsia="zh-CN"/>
        </w:rPr>
      </w:pPr>
      <w:r w:rsidRPr="00C53BC5">
        <w:rPr>
          <w:rFonts w:eastAsiaTheme="minorHAnsi"/>
          <w:lang w:eastAsia="zh-CN"/>
        </w:rPr>
        <w:t>Tương thích mạnh mẽ với Unix, hardware, third-party software với số lượng thư viện khổng lồ và mạnh mẽ để tính toán cũng như làm Machine learning như Numpy, Sympy, Scipy, Matplotlib, Pandas, TensorFlow, Keras, …</w:t>
      </w:r>
    </w:p>
    <w:p w14:paraId="4A7F97A5" w14:textId="77777777" w:rsidR="00F95081" w:rsidRPr="00C53BC5" w:rsidRDefault="00F95081" w:rsidP="00316915">
      <w:pPr>
        <w:rPr>
          <w:rFonts w:eastAsiaTheme="minorHAnsi"/>
          <w:lang w:eastAsia="zh-CN"/>
        </w:rPr>
      </w:pPr>
      <w:r w:rsidRPr="00C53BC5">
        <w:rPr>
          <w:rFonts w:eastAsiaTheme="minorHAnsi"/>
          <w:lang w:eastAsia="zh-CN"/>
        </w:rPr>
        <w:t>Nhược điểm của Python:</w:t>
      </w:r>
    </w:p>
    <w:p w14:paraId="1BE966C4" w14:textId="77777777" w:rsidR="00F95081" w:rsidRPr="00C53BC5" w:rsidRDefault="00F95081" w:rsidP="00316915">
      <w:pPr>
        <w:numPr>
          <w:ilvl w:val="0"/>
          <w:numId w:val="47"/>
        </w:numPr>
        <w:spacing w:after="160"/>
        <w:contextualSpacing/>
        <w:rPr>
          <w:rFonts w:eastAsiaTheme="minorHAnsi"/>
          <w:lang w:eastAsia="zh-CN"/>
        </w:rPr>
      </w:pPr>
      <w:r w:rsidRPr="00C53BC5">
        <w:rPr>
          <w:rFonts w:eastAsiaTheme="minorHAnsi"/>
          <w:lang w:eastAsia="zh-CN"/>
        </w:rPr>
        <w:t>Mang đầy đủ điểm yếu của các ngôn ngữ thông dịch như tốc độ chậm, tiềm tàng lỗi trong quá trình thông dịch, source code dễ dàng bị dịch ngược.</w:t>
      </w:r>
    </w:p>
    <w:p w14:paraId="64182E2A" w14:textId="77777777" w:rsidR="00F95081" w:rsidRPr="00C53BC5" w:rsidRDefault="00F95081" w:rsidP="00316915">
      <w:pPr>
        <w:numPr>
          <w:ilvl w:val="0"/>
          <w:numId w:val="47"/>
        </w:numPr>
        <w:spacing w:after="160"/>
        <w:contextualSpacing/>
        <w:rPr>
          <w:rFonts w:eastAsiaTheme="minorHAnsi"/>
          <w:lang w:eastAsia="zh-CN"/>
        </w:rPr>
      </w:pPr>
      <w:r w:rsidRPr="00C53BC5">
        <w:rPr>
          <w:rFonts w:eastAsiaTheme="minorHAnsi"/>
          <w:lang w:eastAsia="zh-CN"/>
        </w:rPr>
        <w:t xml:space="preserve">Ngôn ngữ có tính linh hoạt cao nên thiếu chặt chẽ. </w:t>
      </w:r>
    </w:p>
    <w:p w14:paraId="3B48E0C0" w14:textId="77777777" w:rsidR="00F95081" w:rsidRDefault="00F95081" w:rsidP="00316915">
      <w:pPr>
        <w:pStyle w:val="Heading2"/>
      </w:pPr>
      <w:bookmarkStart w:id="103" w:name="_Toc29794030"/>
      <w:r>
        <w:lastRenderedPageBreak/>
        <w:t>Google Colab</w:t>
      </w:r>
      <w:bookmarkEnd w:id="103"/>
    </w:p>
    <w:p w14:paraId="3230EAB4" w14:textId="77777777" w:rsidR="00F95081" w:rsidRPr="00C53BC5" w:rsidRDefault="00F95081" w:rsidP="00316915">
      <w:pPr>
        <w:ind w:firstLine="720"/>
        <w:rPr>
          <w:rFonts w:eastAsiaTheme="minorHAnsi"/>
        </w:rPr>
      </w:pPr>
      <w:r w:rsidRPr="00C53BC5">
        <w:rPr>
          <w:rFonts w:eastAsiaTheme="minorHAnsi"/>
        </w:rPr>
        <w:t xml:space="preserve">Machine learning/Deep learning đang phát triển với tốc độ rất nhanh. Để viết một chương trình sử dụng framework về Deeplearning như TensorFlow, Kere hay Pytorch, chúng ta có thể sử dụng bất kỳ Python IDE nào như PyCharm, Jupyter Notebook hay Atom. Tuy nhiên, do những thuật toán Machine learning/Deep learning yêu cầu hệ thống phải có tốc độ và khả năng xử lý cao (thông thường dựa trên GPU), mà máy tính của chúng ta thông thường không được trang bị GPU. Rất nhiều người học và nghiên cứu chọn giải pháp là thuê những dịch vụ tính toán trên Amazon Web Servies (AWS). </w:t>
      </w:r>
    </w:p>
    <w:p w14:paraId="19A8CBF1" w14:textId="77777777" w:rsidR="00F95081" w:rsidRPr="00C53BC5" w:rsidRDefault="00F95081" w:rsidP="00316915">
      <w:pPr>
        <w:ind w:firstLine="720"/>
        <w:rPr>
          <w:rFonts w:eastAsiaTheme="minorHAnsi"/>
        </w:rPr>
      </w:pPr>
      <w:r w:rsidRPr="00C53BC5">
        <w:rPr>
          <w:rFonts w:eastAsiaTheme="minorHAnsi"/>
        </w:rPr>
        <w:t xml:space="preserve">Từ đó, Google cho ra đời một dịch vụ hoàn toàn miễn phí dành cho cộng đồng nghiên cứu AI, phát triển các ứng dụng Deep learning bằng việc cung cấp GPU và TPU miễn phí: Google Colab. </w:t>
      </w:r>
    </w:p>
    <w:p w14:paraId="7BA49A23" w14:textId="77777777" w:rsidR="00F95081" w:rsidRPr="00C53BC5" w:rsidRDefault="00F95081" w:rsidP="00316915">
      <w:pPr>
        <w:ind w:firstLine="720"/>
        <w:rPr>
          <w:rFonts w:eastAsiaTheme="minorHAnsi"/>
        </w:rPr>
      </w:pPr>
      <w:r w:rsidRPr="00C53BC5">
        <w:rPr>
          <w:rFonts w:eastAsiaTheme="minorHAnsi"/>
        </w:rPr>
        <w:t>Google colab là một dich vụ đám mây miễn phí, hiện nay có hỗ trợ GPU (Tesla K80) và TPU (TPUv2). Do được phát triển dựa trên Jupiter Notebook nên việc sử dụng Google Colab cũng tương tự như việc sử dụng Jupyter Notebook. Google Colab là một công cụ lý tưởng để chúng ta rèn luyện kĩ năng lập trình với ngôn ngữ Python thông qua các thư viện của deep learning. Google Colab cài đặt sẵn cho chúng ta những thư viện rất phổ biến trong nghiên cứu Deep Learning như PyTorch, TensorFlow, Keras và OpenCV.</w:t>
      </w:r>
    </w:p>
    <w:p w14:paraId="74BA3CC1" w14:textId="77777777" w:rsidR="00F95081" w:rsidRPr="00C53BC5" w:rsidRDefault="00F95081" w:rsidP="00316915">
      <w:pPr>
        <w:ind w:firstLine="720"/>
        <w:rPr>
          <w:rFonts w:eastAsiaTheme="minorHAnsi"/>
        </w:rPr>
      </w:pPr>
      <w:r w:rsidRPr="00C53BC5">
        <w:rPr>
          <w:rFonts w:eastAsiaTheme="minorHAnsi"/>
        </w:rPr>
        <w:t>Hình 3.2 sau đây là Benchmark so sánh giữa tốc độ xử lý của CPU, GPU và TPU trong Google Colab. Căn cứ vào kết quả so sánh, ta thấy rằng TPU đạt tốc độ nhanh gần gấp đôi GPU và nhanh hơn gấp 10 lần so với CPU.</w:t>
      </w:r>
    </w:p>
    <w:p w14:paraId="27B9A4B0" w14:textId="77777777" w:rsidR="00F95081" w:rsidRPr="00C53BC5" w:rsidRDefault="00F95081" w:rsidP="00316915">
      <w:pPr>
        <w:jc w:val="center"/>
        <w:rPr>
          <w:rFonts w:eastAsiaTheme="minorHAnsi"/>
        </w:rPr>
      </w:pPr>
      <w:r w:rsidRPr="00C53BC5">
        <w:rPr>
          <w:noProof/>
        </w:rPr>
        <w:lastRenderedPageBreak/>
        <w:drawing>
          <wp:inline distT="0" distB="0" distL="0" distR="0" wp14:anchorId="79BC71F2" wp14:editId="65796CB9">
            <wp:extent cx="2400576" cy="2819400"/>
            <wp:effectExtent l="0" t="0" r="1270" b="0"/>
            <wp:docPr id="223917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2400576" cy="2819400"/>
                    </a:xfrm>
                    <a:prstGeom prst="rect">
                      <a:avLst/>
                    </a:prstGeom>
                  </pic:spPr>
                </pic:pic>
              </a:graphicData>
            </a:graphic>
          </wp:inline>
        </w:drawing>
      </w:r>
    </w:p>
    <w:p w14:paraId="17EFAF0F" w14:textId="14079806" w:rsidR="00F95081" w:rsidRPr="00142412" w:rsidRDefault="00F95081" w:rsidP="00CB1937">
      <w:pPr>
        <w:pStyle w:val="Caption"/>
      </w:pPr>
      <w:bookmarkStart w:id="104" w:name="_Toc28640791"/>
      <w:bookmarkStart w:id="105" w:name="_Toc28676312"/>
      <w:bookmarkStart w:id="106" w:name="_Toc28691371"/>
      <w:bookmarkStart w:id="107" w:name="_Toc29794189"/>
      <w:r w:rsidRPr="00C53BC5">
        <w:t xml:space="preserve">Hình </w:t>
      </w:r>
      <w:r w:rsidR="00192599">
        <w:fldChar w:fldCharType="begin"/>
      </w:r>
      <w:r w:rsidR="00192599">
        <w:instrText xml:space="preserve"> STYLEREF 1 \s </w:instrText>
      </w:r>
      <w:r w:rsidR="00192599">
        <w:fldChar w:fldCharType="separate"/>
      </w:r>
      <w:r w:rsidR="003A68B0">
        <w:rPr>
          <w:noProof/>
        </w:rPr>
        <w:t>3</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w:t>
      </w:r>
      <w:r w:rsidR="00192599">
        <w:rPr>
          <w:noProof/>
        </w:rPr>
        <w:fldChar w:fldCharType="end"/>
      </w:r>
      <w:r w:rsidRPr="00C53BC5">
        <w:t>. Bảng s</w:t>
      </w:r>
      <w:r w:rsidRPr="00142412">
        <w:rPr>
          <w:rFonts w:eastAsiaTheme="minorHAnsi"/>
        </w:rPr>
        <w:t>o sánh giữa tốc độ xử lý của CPU, GPU và TPU</w:t>
      </w:r>
      <w:bookmarkEnd w:id="104"/>
      <w:bookmarkEnd w:id="105"/>
      <w:bookmarkEnd w:id="106"/>
      <w:bookmarkEnd w:id="107"/>
    </w:p>
    <w:p w14:paraId="611B91FD" w14:textId="77777777" w:rsidR="00F95081" w:rsidRPr="00C53BC5" w:rsidRDefault="00F95081" w:rsidP="00316915">
      <w:pPr>
        <w:ind w:firstLine="720"/>
        <w:rPr>
          <w:rFonts w:eastAsiaTheme="minorHAnsi"/>
        </w:rPr>
      </w:pPr>
      <w:r w:rsidRPr="00C53BC5">
        <w:rPr>
          <w:rFonts w:eastAsiaTheme="minorHAnsi"/>
        </w:rPr>
        <w:t xml:space="preserve">Do được phát triển dựa trên Jupyter Notebook nên việc sử dụng Google Colab cũng tương tự như khi sử dụng Jupyter Notebook (flie tạo ra trong Google Colab cũng có đuôi .ipynb như trong Jupyter Notebook). </w:t>
      </w:r>
    </w:p>
    <w:p w14:paraId="3862E5BB" w14:textId="77777777" w:rsidR="00F95081" w:rsidRDefault="00F95081" w:rsidP="00316915">
      <w:pPr>
        <w:pStyle w:val="Heading3"/>
      </w:pPr>
      <w:bookmarkStart w:id="108" w:name="_Toc29794031"/>
      <w:r>
        <w:t>Lý do chọn Google colab</w:t>
      </w:r>
      <w:bookmarkEnd w:id="108"/>
    </w:p>
    <w:p w14:paraId="0C11CF1E" w14:textId="77777777" w:rsidR="00F95081" w:rsidRPr="00C53BC5" w:rsidRDefault="00F95081" w:rsidP="00316915">
      <w:pPr>
        <w:rPr>
          <w:rFonts w:eastAsiaTheme="minorHAnsi"/>
        </w:rPr>
      </w:pPr>
      <w:r w:rsidRPr="00C53BC5">
        <w:rPr>
          <w:rFonts w:eastAsia="Times New Roman" w:cs="Times New Roman"/>
        </w:rPr>
        <w:t>Cung cấp máy ảo miễn phí:</w:t>
      </w:r>
    </w:p>
    <w:p w14:paraId="2243666D" w14:textId="23A0E052" w:rsidR="00F95081" w:rsidRPr="00C53BC5" w:rsidRDefault="00F95081" w:rsidP="00316915">
      <w:pPr>
        <w:numPr>
          <w:ilvl w:val="0"/>
          <w:numId w:val="48"/>
        </w:numPr>
        <w:spacing w:after="160"/>
        <w:contextualSpacing/>
        <w:rPr>
          <w:rFonts w:eastAsiaTheme="minorHAnsi"/>
        </w:rPr>
      </w:pPr>
      <w:r w:rsidRPr="00C53BC5">
        <w:rPr>
          <w:rFonts w:eastAsia="Times New Roman" w:cs="Times New Roman"/>
        </w:rPr>
        <w:t>Lên đến 12gb ram</w:t>
      </w:r>
      <w:r>
        <w:rPr>
          <w:rFonts w:eastAsia="Times New Roman" w:cs="Times New Roman"/>
        </w:rPr>
        <w:t>.</w:t>
      </w:r>
    </w:p>
    <w:p w14:paraId="0EBD23BD" w14:textId="6DCA6F52" w:rsidR="00F95081" w:rsidRPr="00C53BC5" w:rsidRDefault="00F95081" w:rsidP="00316915">
      <w:pPr>
        <w:numPr>
          <w:ilvl w:val="0"/>
          <w:numId w:val="48"/>
        </w:numPr>
        <w:spacing w:after="160"/>
        <w:contextualSpacing/>
        <w:rPr>
          <w:rFonts w:eastAsiaTheme="minorHAnsi"/>
        </w:rPr>
      </w:pPr>
      <w:r w:rsidRPr="00C53BC5">
        <w:rPr>
          <w:rFonts w:eastAsia="Times New Roman" w:cs="Times New Roman"/>
        </w:rPr>
        <w:t>50gb dung lượng ổ cứng</w:t>
      </w:r>
      <w:r>
        <w:rPr>
          <w:rFonts w:eastAsia="Times New Roman" w:cs="Times New Roman"/>
        </w:rPr>
        <w:t>.</w:t>
      </w:r>
    </w:p>
    <w:p w14:paraId="0910CFB9" w14:textId="77777777" w:rsidR="00F95081" w:rsidRPr="00C53BC5" w:rsidRDefault="00F95081" w:rsidP="00316915">
      <w:pPr>
        <w:numPr>
          <w:ilvl w:val="0"/>
          <w:numId w:val="48"/>
        </w:numPr>
        <w:spacing w:after="160"/>
        <w:contextualSpacing/>
        <w:rPr>
          <w:rFonts w:eastAsiaTheme="minorHAnsi"/>
        </w:rPr>
      </w:pPr>
      <w:r w:rsidRPr="00C53BC5">
        <w:rPr>
          <w:rFonts w:eastAsia="Times New Roman" w:cs="Times New Roman"/>
        </w:rPr>
        <w:t>Cài đặt sẵn một số thư viện phổ biến: Numpy, Pandas, TensorFlow, ...</w:t>
      </w:r>
    </w:p>
    <w:p w14:paraId="64FD9950" w14:textId="77777777" w:rsidR="00F95081" w:rsidRPr="00C53BC5" w:rsidRDefault="00F95081" w:rsidP="00316915">
      <w:pPr>
        <w:numPr>
          <w:ilvl w:val="0"/>
          <w:numId w:val="48"/>
        </w:numPr>
        <w:spacing w:after="160"/>
        <w:contextualSpacing/>
        <w:rPr>
          <w:rFonts w:eastAsiaTheme="minorHAnsi"/>
        </w:rPr>
      </w:pPr>
      <w:r w:rsidRPr="00C53BC5">
        <w:rPr>
          <w:rFonts w:eastAsia="Times New Roman" w:cs="Times New Roman"/>
        </w:rPr>
        <w:t xml:space="preserve">Truy cập GPU, TPU miễn phí: GPU </w:t>
      </w:r>
      <w:r>
        <w:rPr>
          <w:rFonts w:eastAsia="Times New Roman" w:cs="Times New Roman"/>
        </w:rPr>
        <w:t>“</w:t>
      </w:r>
      <w:r w:rsidRPr="00C53BC5">
        <w:rPr>
          <w:rFonts w:eastAsia="Times New Roman" w:cs="Times New Roman"/>
        </w:rPr>
        <w:t>NVIDIA Tesla K80</w:t>
      </w:r>
      <w:r>
        <w:rPr>
          <w:rFonts w:eastAsia="Times New Roman" w:cs="Times New Roman"/>
        </w:rPr>
        <w:t>”</w:t>
      </w:r>
      <w:r w:rsidRPr="00C53BC5">
        <w:rPr>
          <w:rFonts w:eastAsia="Times New Roman" w:cs="Times New Roman"/>
        </w:rPr>
        <w:t>.</w:t>
      </w:r>
    </w:p>
    <w:p w14:paraId="6FEF793C" w14:textId="77777777" w:rsidR="00F95081" w:rsidRPr="00C53BC5" w:rsidRDefault="00F95081" w:rsidP="00316915">
      <w:pPr>
        <w:numPr>
          <w:ilvl w:val="0"/>
          <w:numId w:val="48"/>
        </w:numPr>
        <w:spacing w:after="160"/>
        <w:contextualSpacing/>
        <w:rPr>
          <w:rFonts w:eastAsiaTheme="minorHAnsi"/>
        </w:rPr>
      </w:pPr>
      <w:r w:rsidRPr="00C53BC5">
        <w:rPr>
          <w:rFonts w:eastAsia="Times New Roman" w:cs="Times New Roman"/>
        </w:rPr>
        <w:t>Có hỗ trợ Python 3 và cả Python 2.</w:t>
      </w:r>
    </w:p>
    <w:p w14:paraId="510AF792" w14:textId="77777777" w:rsidR="00F95081" w:rsidRPr="00C53BC5" w:rsidRDefault="00F95081" w:rsidP="00316915">
      <w:pPr>
        <w:numPr>
          <w:ilvl w:val="0"/>
          <w:numId w:val="48"/>
        </w:numPr>
        <w:spacing w:after="160"/>
        <w:contextualSpacing/>
        <w:rPr>
          <w:rFonts w:eastAsiaTheme="minorHAnsi"/>
        </w:rPr>
      </w:pPr>
      <w:r w:rsidRPr="00C53BC5">
        <w:rPr>
          <w:rFonts w:eastAsia="Times New Roman" w:cs="Times New Roman"/>
        </w:rPr>
        <w:t>Có hỗ trợ kết nối với local để làm việc.</w:t>
      </w:r>
    </w:p>
    <w:p w14:paraId="2CC870C9" w14:textId="77777777" w:rsidR="00F95081" w:rsidRPr="00C53BC5" w:rsidRDefault="00F95081" w:rsidP="00316915">
      <w:pPr>
        <w:numPr>
          <w:ilvl w:val="0"/>
          <w:numId w:val="48"/>
        </w:numPr>
        <w:spacing w:after="160"/>
        <w:contextualSpacing/>
        <w:rPr>
          <w:rFonts w:eastAsia="Times New Roman" w:cs="Times New Roman"/>
        </w:rPr>
      </w:pPr>
      <w:r w:rsidRPr="00C53BC5">
        <w:rPr>
          <w:rFonts w:eastAsia="Times New Roman" w:cs="Times New Roman"/>
        </w:rPr>
        <w:t>Cung cấp thư viện code example phong phú.</w:t>
      </w:r>
    </w:p>
    <w:p w14:paraId="209B9335" w14:textId="77777777" w:rsidR="00F95081" w:rsidRPr="00C53BC5" w:rsidRDefault="00F95081" w:rsidP="00316915">
      <w:pPr>
        <w:numPr>
          <w:ilvl w:val="0"/>
          <w:numId w:val="48"/>
        </w:numPr>
        <w:spacing w:after="160"/>
        <w:contextualSpacing/>
        <w:rPr>
          <w:rFonts w:eastAsiaTheme="minorHAnsi"/>
        </w:rPr>
      </w:pPr>
      <w:r w:rsidRPr="00C53BC5">
        <w:rPr>
          <w:rFonts w:eastAsia="Times New Roman" w:cs="Times New Roman"/>
        </w:rPr>
        <w:t>Có tích hợp với Google Drive, Github.</w:t>
      </w:r>
    </w:p>
    <w:p w14:paraId="0B6B16F9" w14:textId="77777777" w:rsidR="00F95081" w:rsidRPr="00C53BC5" w:rsidRDefault="00F95081" w:rsidP="00316915">
      <w:pPr>
        <w:numPr>
          <w:ilvl w:val="0"/>
          <w:numId w:val="48"/>
        </w:numPr>
        <w:spacing w:after="160"/>
        <w:contextualSpacing/>
        <w:rPr>
          <w:rFonts w:eastAsia="Times New Roman" w:cs="Times New Roman"/>
        </w:rPr>
      </w:pPr>
      <w:r w:rsidRPr="00C53BC5">
        <w:rPr>
          <w:rFonts w:eastAsia="Times New Roman" w:cs="Times New Roman"/>
        </w:rPr>
        <w:t>Có thể chia sẻ kiểm soát quyền và bạn sẽ có thể thấy các cộng tác viên khác làm việc ngay lập tức.</w:t>
      </w:r>
    </w:p>
    <w:p w14:paraId="265D0335" w14:textId="77777777" w:rsidR="00F95081" w:rsidRPr="00C53BC5" w:rsidRDefault="00F95081" w:rsidP="00316915">
      <w:pPr>
        <w:numPr>
          <w:ilvl w:val="0"/>
          <w:numId w:val="48"/>
        </w:numPr>
        <w:spacing w:after="160"/>
        <w:contextualSpacing/>
        <w:rPr>
          <w:rFonts w:eastAsia="Times New Roman" w:cs="Times New Roman"/>
        </w:rPr>
      </w:pPr>
      <w:r w:rsidRPr="00C53BC5">
        <w:rPr>
          <w:rFonts w:eastAsia="Times New Roman" w:cs="Times New Roman"/>
        </w:rPr>
        <w:t>Có lưu lại lịch sử thay đổi, một tính năng cực kỳ hữu ích khi làm việc nhóm.</w:t>
      </w:r>
    </w:p>
    <w:p w14:paraId="5950DD4C" w14:textId="77777777" w:rsidR="00F95081" w:rsidRPr="00C53BC5" w:rsidRDefault="00F95081" w:rsidP="00316915">
      <w:pPr>
        <w:numPr>
          <w:ilvl w:val="0"/>
          <w:numId w:val="48"/>
        </w:numPr>
        <w:spacing w:after="160"/>
        <w:contextualSpacing/>
        <w:rPr>
          <w:rFonts w:eastAsia="Times New Roman" w:cs="Times New Roman"/>
        </w:rPr>
      </w:pPr>
      <w:r w:rsidRPr="00C53BC5">
        <w:rPr>
          <w:rFonts w:eastAsia="Times New Roman" w:cs="Times New Roman"/>
        </w:rPr>
        <w:lastRenderedPageBreak/>
        <w:t>Bạn cũng có thể nhận xét trên từng ô, ví dụ ai đó được cấp quyền “comment-only”.</w:t>
      </w:r>
    </w:p>
    <w:p w14:paraId="0E468CAC" w14:textId="77777777" w:rsidR="00F95081" w:rsidRPr="00C53BC5" w:rsidRDefault="00F95081" w:rsidP="00316915">
      <w:pPr>
        <w:numPr>
          <w:ilvl w:val="0"/>
          <w:numId w:val="48"/>
        </w:numPr>
        <w:spacing w:after="160"/>
        <w:contextualSpacing/>
        <w:rPr>
          <w:rFonts w:eastAsia="Times New Roman" w:cs="Times New Roman"/>
        </w:rPr>
      </w:pPr>
      <w:r w:rsidRPr="00C53BC5">
        <w:rPr>
          <w:rFonts w:eastAsia="Times New Roman" w:cs="Times New Roman"/>
        </w:rPr>
        <w:t>Import Jupyter/IPython notebooks cá nhân vào.</w:t>
      </w:r>
    </w:p>
    <w:p w14:paraId="1278A548" w14:textId="77777777" w:rsidR="00F95081" w:rsidRDefault="00F95081" w:rsidP="00316915">
      <w:pPr>
        <w:pStyle w:val="Heading3"/>
      </w:pPr>
      <w:bookmarkStart w:id="109" w:name="_Toc29794032"/>
      <w:r>
        <w:t>Hạn chế</w:t>
      </w:r>
      <w:bookmarkEnd w:id="109"/>
    </w:p>
    <w:p w14:paraId="4D6EEE9C" w14:textId="77777777" w:rsidR="00F95081" w:rsidRPr="00C53BC5" w:rsidRDefault="00F95081" w:rsidP="00316915">
      <w:pPr>
        <w:ind w:firstLine="720"/>
        <w:rPr>
          <w:rFonts w:eastAsiaTheme="minorHAnsi"/>
        </w:rPr>
      </w:pPr>
      <w:r w:rsidRPr="00C53BC5">
        <w:rPr>
          <w:rFonts w:eastAsia="Times New Roman" w:cs="Times New Roman"/>
        </w:rPr>
        <w:t>Tất cả các sổ ghi chép Colaboratory phải được lưu trữ trong Google Drive - vì vậy bạn sẽ cần phải đăng nhập vào tài khoản Google trước khi bạn có thể truy cập công cụ.</w:t>
      </w:r>
    </w:p>
    <w:p w14:paraId="33C4B5FB" w14:textId="77777777" w:rsidR="00F95081" w:rsidRPr="00C53BC5" w:rsidRDefault="00F95081" w:rsidP="00316915">
      <w:pPr>
        <w:ind w:firstLine="720"/>
        <w:rPr>
          <w:rFonts w:eastAsiaTheme="minorHAnsi"/>
        </w:rPr>
      </w:pPr>
      <w:r w:rsidRPr="00C53BC5">
        <w:rPr>
          <w:rFonts w:eastAsia="Times New Roman" w:cs="Times New Roman"/>
        </w:rPr>
        <w:t>Việc tính toán nền chạy dài có thể bị dừng, người dùng muốn chạy tính toán liên tục hoặc chạy dài thì nên chạy thông qua giao diện người dùng của Colaboratory để sử dụng thời gian chạy cục bộ".</w:t>
      </w:r>
    </w:p>
    <w:p w14:paraId="1C8639D3" w14:textId="77777777" w:rsidR="00F95081" w:rsidRPr="00C53BC5" w:rsidRDefault="00F95081" w:rsidP="00316915">
      <w:pPr>
        <w:ind w:firstLine="720"/>
        <w:rPr>
          <w:rFonts w:eastAsia="Times New Roman" w:cs="Times New Roman"/>
        </w:rPr>
      </w:pPr>
      <w:r w:rsidRPr="00C53BC5">
        <w:rPr>
          <w:rFonts w:eastAsia="Times New Roman" w:cs="Times New Roman"/>
        </w:rPr>
        <w:t>Bạn cần phải cài đặt 1 số thư viện python không phổ biến mà bạn cần dùng đến, và bạn phải lặp lại mỗi lẩn reset session.</w:t>
      </w:r>
    </w:p>
    <w:p w14:paraId="64650CBF" w14:textId="77777777" w:rsidR="00F95081" w:rsidRPr="00C53BC5" w:rsidRDefault="00F95081" w:rsidP="00316915">
      <w:pPr>
        <w:ind w:firstLine="720"/>
        <w:rPr>
          <w:rFonts w:eastAsiaTheme="minorHAnsi"/>
        </w:rPr>
      </w:pPr>
      <w:r w:rsidRPr="00C53BC5">
        <w:rPr>
          <w:rFonts w:eastAsia="Times New Roman" w:cs="Times New Roman"/>
        </w:rPr>
        <w:t>Google Storage được sử dụng với session hiện tại của bạn, vì vậy muốn lưu trữ dữ liệu thì phải chuyển qua Google Driver trước khi đóng session.</w:t>
      </w:r>
    </w:p>
    <w:p w14:paraId="13A6E4F7" w14:textId="77777777" w:rsidR="00F95081" w:rsidRPr="00C53BC5" w:rsidRDefault="00F95081" w:rsidP="00316915">
      <w:pPr>
        <w:ind w:firstLine="720"/>
        <w:rPr>
          <w:rFonts w:eastAsiaTheme="minorHAnsi"/>
        </w:rPr>
      </w:pPr>
      <w:r w:rsidRPr="00C53BC5">
        <w:rPr>
          <w:rFonts w:eastAsia="Times New Roman" w:cs="Times New Roman"/>
        </w:rPr>
        <w:t>Có thể khó khăn (và có khả năng tốn kém) khi làm việc với các bộ dữ liệu lớn hơn khi bạn phải tải xuống và lưu trữ chúng trong ổ Google (chỉ 15 GB là miễn phí trong Google Drive).</w:t>
      </w:r>
    </w:p>
    <w:p w14:paraId="04AA8896" w14:textId="77777777" w:rsidR="00F95081" w:rsidRPr="00C53BC5" w:rsidRDefault="00F95081" w:rsidP="00782128">
      <w:pPr>
        <w:jc w:val="center"/>
        <w:rPr>
          <w:rFonts w:eastAsiaTheme="minorHAnsi"/>
        </w:rPr>
      </w:pPr>
      <w:r w:rsidRPr="00C53BC5">
        <w:rPr>
          <w:noProof/>
        </w:rPr>
        <w:drawing>
          <wp:inline distT="0" distB="0" distL="0" distR="0" wp14:anchorId="1EB4D60E" wp14:editId="2CD63C52">
            <wp:extent cx="4812163" cy="2921624"/>
            <wp:effectExtent l="0" t="0" r="7620" b="0"/>
            <wp:docPr id="770034457" name="Picture 82619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1918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12163" cy="2921624"/>
                    </a:xfrm>
                    <a:prstGeom prst="rect">
                      <a:avLst/>
                    </a:prstGeom>
                  </pic:spPr>
                </pic:pic>
              </a:graphicData>
            </a:graphic>
          </wp:inline>
        </w:drawing>
      </w:r>
    </w:p>
    <w:p w14:paraId="1D46A674" w14:textId="30948A5B" w:rsidR="00F95081" w:rsidRPr="00142412" w:rsidRDefault="00F95081" w:rsidP="00CB1937">
      <w:pPr>
        <w:pStyle w:val="Caption"/>
        <w:rPr>
          <w:rFonts w:eastAsiaTheme="minorHAnsi"/>
        </w:rPr>
      </w:pPr>
      <w:bookmarkStart w:id="110" w:name="_Toc28640792"/>
      <w:bookmarkStart w:id="111" w:name="_Toc28676313"/>
      <w:bookmarkStart w:id="112" w:name="_Toc28691372"/>
      <w:bookmarkStart w:id="113" w:name="_Toc29794190"/>
      <w:r w:rsidRPr="00C53BC5">
        <w:t xml:space="preserve">Hình </w:t>
      </w:r>
      <w:r w:rsidR="00192599">
        <w:fldChar w:fldCharType="begin"/>
      </w:r>
      <w:r w:rsidR="00192599">
        <w:instrText xml:space="preserve"> STYLEREF 1 \s </w:instrText>
      </w:r>
      <w:r w:rsidR="00192599">
        <w:fldChar w:fldCharType="separate"/>
      </w:r>
      <w:r w:rsidR="003A68B0">
        <w:rPr>
          <w:noProof/>
        </w:rPr>
        <w:t>3</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w:t>
      </w:r>
      <w:r w:rsidR="00192599">
        <w:rPr>
          <w:noProof/>
        </w:rPr>
        <w:fldChar w:fldCharType="end"/>
      </w:r>
      <w:r w:rsidRPr="00C53BC5">
        <w:t xml:space="preserve">. </w:t>
      </w:r>
      <w:r w:rsidRPr="00142412">
        <w:rPr>
          <w:rFonts w:eastAsiaTheme="minorHAnsi"/>
        </w:rPr>
        <w:t>Giới thiệu về Colaboratory 1</w:t>
      </w:r>
      <w:bookmarkEnd w:id="110"/>
      <w:bookmarkEnd w:id="111"/>
      <w:bookmarkEnd w:id="112"/>
      <w:bookmarkEnd w:id="113"/>
    </w:p>
    <w:p w14:paraId="3A6C8051" w14:textId="77777777" w:rsidR="00F95081" w:rsidRPr="00C53BC5" w:rsidRDefault="00F95081" w:rsidP="00CF7C7A">
      <w:pPr>
        <w:jc w:val="center"/>
        <w:rPr>
          <w:rFonts w:eastAsiaTheme="minorHAnsi"/>
          <w:lang w:eastAsia="zh-CN"/>
        </w:rPr>
      </w:pPr>
      <w:r w:rsidRPr="00C53BC5">
        <w:rPr>
          <w:noProof/>
        </w:rPr>
        <w:lastRenderedPageBreak/>
        <w:drawing>
          <wp:inline distT="0" distB="0" distL="0" distR="0" wp14:anchorId="6C486B03" wp14:editId="30C8CEEE">
            <wp:extent cx="4769427" cy="2135427"/>
            <wp:effectExtent l="0" t="0" r="0" b="0"/>
            <wp:docPr id="629970126" name="Picture 39541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139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5481" cy="2138138"/>
                    </a:xfrm>
                    <a:prstGeom prst="rect">
                      <a:avLst/>
                    </a:prstGeom>
                  </pic:spPr>
                </pic:pic>
              </a:graphicData>
            </a:graphic>
          </wp:inline>
        </w:drawing>
      </w:r>
    </w:p>
    <w:p w14:paraId="6F836489" w14:textId="4075FF13" w:rsidR="00F95081" w:rsidRPr="00142412" w:rsidRDefault="00F95081" w:rsidP="00CB1937">
      <w:pPr>
        <w:pStyle w:val="Caption"/>
        <w:rPr>
          <w:rFonts w:eastAsiaTheme="minorHAnsi"/>
          <w:lang w:eastAsia="zh-CN"/>
        </w:rPr>
      </w:pPr>
      <w:bookmarkStart w:id="114" w:name="_Toc28640793"/>
      <w:bookmarkStart w:id="115" w:name="_Toc28676314"/>
      <w:bookmarkStart w:id="116" w:name="_Toc28691373"/>
      <w:bookmarkStart w:id="117" w:name="_Toc29794191"/>
      <w:r w:rsidRPr="00C53BC5">
        <w:t xml:space="preserve">Hình </w:t>
      </w:r>
      <w:r w:rsidR="00192599">
        <w:fldChar w:fldCharType="begin"/>
      </w:r>
      <w:r w:rsidR="00192599">
        <w:instrText xml:space="preserve"> STYLEREF 1 \s </w:instrText>
      </w:r>
      <w:r w:rsidR="00192599">
        <w:fldChar w:fldCharType="separate"/>
      </w:r>
      <w:r w:rsidR="003A68B0">
        <w:rPr>
          <w:noProof/>
        </w:rPr>
        <w:t>3</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w:t>
      </w:r>
      <w:r w:rsidR="00192599">
        <w:rPr>
          <w:noProof/>
        </w:rPr>
        <w:fldChar w:fldCharType="end"/>
      </w:r>
      <w:r w:rsidRPr="00C53BC5">
        <w:t xml:space="preserve">. </w:t>
      </w:r>
      <w:r w:rsidRPr="00142412">
        <w:rPr>
          <w:rFonts w:eastAsiaTheme="minorHAnsi"/>
        </w:rPr>
        <w:t>Giới thiệu về colaboratory 2</w:t>
      </w:r>
      <w:bookmarkEnd w:id="114"/>
      <w:bookmarkEnd w:id="115"/>
      <w:bookmarkEnd w:id="116"/>
      <w:bookmarkEnd w:id="117"/>
    </w:p>
    <w:p w14:paraId="0FCEDD4C" w14:textId="77777777" w:rsidR="00CF2F1C" w:rsidRDefault="00CF2F1C" w:rsidP="00ED4C4B"/>
    <w:p w14:paraId="3B9FDA22" w14:textId="77777777" w:rsidR="00ED4C4B" w:rsidRDefault="00ED4C4B" w:rsidP="00CF7C7A"/>
    <w:p w14:paraId="0225318D" w14:textId="17949EE1" w:rsidR="00F95081" w:rsidRDefault="00B42250" w:rsidP="00CF7C7A">
      <w:pPr>
        <w:pStyle w:val="Heading1"/>
      </w:pPr>
      <w:r w:rsidRPr="00ED4C4B">
        <w:br w:type="page"/>
      </w:r>
      <w:bookmarkStart w:id="118" w:name="_Toc29794033"/>
      <w:r w:rsidR="00F95081">
        <w:lastRenderedPageBreak/>
        <w:t>THỰC NGHIỆM</w:t>
      </w:r>
      <w:bookmarkEnd w:id="118"/>
    </w:p>
    <w:p w14:paraId="2D7876A7" w14:textId="77777777" w:rsidR="00F95081" w:rsidRPr="00C53BC5" w:rsidRDefault="00F95081" w:rsidP="00316915">
      <w:pPr>
        <w:ind w:firstLine="720"/>
        <w:rPr>
          <w:rFonts w:eastAsiaTheme="minorHAnsi"/>
          <w:lang w:eastAsia="zh-CN"/>
        </w:rPr>
      </w:pPr>
      <w:r w:rsidRPr="00C53BC5">
        <w:rPr>
          <w:rFonts w:eastAsiaTheme="minorHAnsi"/>
          <w:lang w:eastAsia="zh-CN"/>
        </w:rPr>
        <w:t>Đề tài nghiên cứu được trình bày như đã nói sử dụng Google Colab, do đó quá trình thực nghiệm và mô phỏng đề tài sẽ sử dụng Googlee Colab để trình bày.</w:t>
      </w:r>
    </w:p>
    <w:p w14:paraId="11B0F907" w14:textId="77777777" w:rsidR="00F95081" w:rsidRDefault="00F95081" w:rsidP="00316915">
      <w:pPr>
        <w:pStyle w:val="Heading2"/>
      </w:pPr>
      <w:bookmarkStart w:id="119" w:name="_Toc29794034"/>
      <w:r>
        <w:t>Bộ dữ liệu Paysim</w:t>
      </w:r>
      <w:bookmarkEnd w:id="119"/>
    </w:p>
    <w:p w14:paraId="67B22F45" w14:textId="77777777" w:rsidR="00F95081" w:rsidRDefault="00F95081" w:rsidP="00316915">
      <w:pPr>
        <w:pStyle w:val="Heading3"/>
      </w:pPr>
      <w:bookmarkStart w:id="120" w:name="_Ref29153548"/>
      <w:bookmarkStart w:id="121" w:name="_Toc29794035"/>
      <w:r>
        <w:t>Các bước thực hiện</w:t>
      </w:r>
      <w:bookmarkEnd w:id="120"/>
      <w:bookmarkEnd w:id="121"/>
    </w:p>
    <w:p w14:paraId="03E04AFA" w14:textId="77777777" w:rsidR="00F12170" w:rsidRPr="00142412" w:rsidRDefault="00F12170" w:rsidP="00316915">
      <w:pPr>
        <w:pStyle w:val="ListParagraph"/>
        <w:numPr>
          <w:ilvl w:val="0"/>
          <w:numId w:val="49"/>
        </w:numPr>
        <w:rPr>
          <w:lang w:eastAsia="zh-CN"/>
        </w:rPr>
      </w:pPr>
      <w:r w:rsidRPr="00142412">
        <w:rPr>
          <w:lang w:eastAsia="zh-CN"/>
        </w:rPr>
        <w:t>Bước 1: Import Library</w:t>
      </w:r>
    </w:p>
    <w:p w14:paraId="2F7CB2B6" w14:textId="77777777" w:rsidR="00F12170" w:rsidRDefault="00F12170" w:rsidP="00316915">
      <w:pPr>
        <w:pStyle w:val="ListParagraph"/>
        <w:numPr>
          <w:ilvl w:val="0"/>
          <w:numId w:val="49"/>
        </w:numPr>
        <w:rPr>
          <w:lang w:eastAsia="zh-CN"/>
        </w:rPr>
      </w:pPr>
      <w:bookmarkStart w:id="122" w:name="_Hlk28203078"/>
      <w:r w:rsidRPr="00142412">
        <w:rPr>
          <w:lang w:eastAsia="zh-CN"/>
        </w:rPr>
        <w:t>Bước 2: Connect to google drive</w:t>
      </w:r>
      <w:bookmarkStart w:id="123" w:name="_Hlk28203106"/>
      <w:bookmarkEnd w:id="122"/>
      <w:r>
        <w:rPr>
          <w:lang w:eastAsia="zh-CN"/>
        </w:rPr>
        <w:t>.</w:t>
      </w:r>
    </w:p>
    <w:p w14:paraId="4EA90793" w14:textId="34B8C57A" w:rsidR="00F12170" w:rsidRPr="00142412" w:rsidRDefault="00F12170" w:rsidP="00316915">
      <w:pPr>
        <w:pStyle w:val="ListParagraph"/>
        <w:numPr>
          <w:ilvl w:val="0"/>
          <w:numId w:val="49"/>
        </w:numPr>
        <w:rPr>
          <w:lang w:eastAsia="zh-CN"/>
        </w:rPr>
      </w:pPr>
      <w:r w:rsidRPr="00142412">
        <w:rPr>
          <w:lang w:eastAsia="zh-CN"/>
        </w:rPr>
        <w:t>Bước 3: Đọc dữ liệu vừa kết nối</w:t>
      </w:r>
    </w:p>
    <w:bookmarkEnd w:id="123"/>
    <w:p w14:paraId="4594796E" w14:textId="77777777" w:rsidR="00F12170" w:rsidRPr="00C53BC5" w:rsidRDefault="00F12170" w:rsidP="00316915">
      <w:pPr>
        <w:rPr>
          <w:rFonts w:eastAsiaTheme="minorHAnsi"/>
          <w:lang w:eastAsia="zh-CN"/>
        </w:rPr>
      </w:pPr>
      <w:r w:rsidRPr="00C53BC5">
        <w:rPr>
          <w:rFonts w:eastAsiaTheme="minorHAnsi"/>
          <w:lang w:eastAsia="zh-CN"/>
        </w:rPr>
        <w:t>Chi tiết lệnh thực hiện xem phần phụ lục.</w:t>
      </w:r>
    </w:p>
    <w:p w14:paraId="6C03416E" w14:textId="77777777" w:rsidR="00F12170" w:rsidRPr="00142412" w:rsidRDefault="00F12170" w:rsidP="00316915">
      <w:pPr>
        <w:rPr>
          <w:rFonts w:eastAsiaTheme="minorHAnsi"/>
          <w:lang w:val="fr-FR" w:eastAsia="zh-CN"/>
        </w:rPr>
      </w:pPr>
      <w:r w:rsidRPr="00142412">
        <w:rPr>
          <w:rFonts w:eastAsiaTheme="minorHAnsi"/>
          <w:lang w:val="fr-FR" w:eastAsia="zh-CN"/>
        </w:rPr>
        <w:t>Ta được kết quả như sau:</w:t>
      </w:r>
    </w:p>
    <w:p w14:paraId="53F21C4F" w14:textId="77777777" w:rsidR="00F12170" w:rsidRPr="00C53BC5" w:rsidRDefault="00F12170" w:rsidP="00316915">
      <w:pPr>
        <w:spacing w:before="240"/>
        <w:rPr>
          <w:rFonts w:eastAsiaTheme="minorHAnsi"/>
          <w:lang w:eastAsia="zh-CN"/>
        </w:rPr>
      </w:pPr>
      <w:r w:rsidRPr="00C53BC5">
        <w:rPr>
          <w:noProof/>
        </w:rPr>
        <w:drawing>
          <wp:inline distT="0" distB="0" distL="0" distR="0" wp14:anchorId="2B649021" wp14:editId="4BFA1BD4">
            <wp:extent cx="5580382" cy="994410"/>
            <wp:effectExtent l="0" t="0" r="1270" b="0"/>
            <wp:docPr id="1953505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580382" cy="994410"/>
                    </a:xfrm>
                    <a:prstGeom prst="rect">
                      <a:avLst/>
                    </a:prstGeom>
                  </pic:spPr>
                </pic:pic>
              </a:graphicData>
            </a:graphic>
          </wp:inline>
        </w:drawing>
      </w:r>
    </w:p>
    <w:p w14:paraId="61910FC7" w14:textId="077F0BAA" w:rsidR="00F12170" w:rsidRDefault="00F12170" w:rsidP="00CB1937">
      <w:pPr>
        <w:pStyle w:val="Caption"/>
      </w:pPr>
      <w:bookmarkStart w:id="124" w:name="_Toc28640794"/>
      <w:bookmarkStart w:id="125" w:name="_Toc28676315"/>
      <w:bookmarkStart w:id="126" w:name="_Toc28691374"/>
      <w:bookmarkStart w:id="127" w:name="_Toc29794192"/>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w:t>
      </w:r>
      <w:r w:rsidR="00192599">
        <w:rPr>
          <w:noProof/>
        </w:rPr>
        <w:fldChar w:fldCharType="end"/>
      </w:r>
      <w:r w:rsidRPr="00C53BC5">
        <w:t>. Kết quả đọc bộ dữ liệu Paysim sau khi kết nối</w:t>
      </w:r>
      <w:bookmarkEnd w:id="124"/>
      <w:bookmarkEnd w:id="125"/>
      <w:bookmarkEnd w:id="126"/>
      <w:bookmarkEnd w:id="127"/>
    </w:p>
    <w:p w14:paraId="019E374A" w14:textId="68D86A7C" w:rsidR="00F12170" w:rsidRDefault="00F12170" w:rsidP="00316915">
      <w:pPr>
        <w:pStyle w:val="Heading3"/>
      </w:pPr>
      <w:bookmarkStart w:id="128" w:name="_Toc29794036"/>
      <w:r>
        <w:t>Tìm hiểu tổng quan dữ liệu</w:t>
      </w:r>
      <w:bookmarkEnd w:id="128"/>
    </w:p>
    <w:p w14:paraId="082623F1" w14:textId="77777777" w:rsidR="00F12170" w:rsidRDefault="00F12170" w:rsidP="00316915">
      <w:pPr>
        <w:pStyle w:val="ListParagraph"/>
        <w:numPr>
          <w:ilvl w:val="0"/>
          <w:numId w:val="50"/>
        </w:numPr>
      </w:pPr>
      <w:r>
        <w:t>Kiểu dữ liệu các thuộc tính</w:t>
      </w:r>
    </w:p>
    <w:p w14:paraId="74759B08" w14:textId="77777777" w:rsidR="00F12170" w:rsidRDefault="00F12170" w:rsidP="00316915">
      <w:r>
        <w:t>Kiểu dữ liệu được mô tả như bảng dưới đây:</w:t>
      </w:r>
    </w:p>
    <w:p w14:paraId="19DB63C8" w14:textId="0B0140E5" w:rsidR="00F12170" w:rsidRDefault="00F12170" w:rsidP="00CB1937">
      <w:pPr>
        <w:pStyle w:val="Caption"/>
      </w:pPr>
      <w:bookmarkStart w:id="129" w:name="_Toc29794252"/>
      <w:r>
        <w:t xml:space="preserve">Bảng </w:t>
      </w:r>
      <w:r w:rsidR="00192599">
        <w:fldChar w:fldCharType="begin"/>
      </w:r>
      <w:r w:rsidR="00192599">
        <w:instrText xml:space="preserve"> STYLERE</w:instrText>
      </w:r>
      <w:r w:rsidR="00192599">
        <w:instrText xml:space="preserv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w:t>
      </w:r>
      <w:r w:rsidR="00192599">
        <w:rPr>
          <w:noProof/>
        </w:rPr>
        <w:fldChar w:fldCharType="end"/>
      </w:r>
      <w:r>
        <w:t xml:space="preserve">. </w:t>
      </w:r>
      <w:r w:rsidRPr="00C53BC5">
        <w:t>Kiểu dữ liệu của các thuộc tính trong bộ dữ liệu</w:t>
      </w:r>
      <w:r>
        <w:t xml:space="preserve"> Paysim</w:t>
      </w:r>
      <w:bookmarkEnd w:id="129"/>
    </w:p>
    <w:tbl>
      <w:tblPr>
        <w:tblStyle w:val="TableGrid"/>
        <w:tblW w:w="0" w:type="auto"/>
        <w:tblLook w:val="04A0" w:firstRow="1" w:lastRow="0" w:firstColumn="1" w:lastColumn="0" w:noHBand="0" w:noVBand="1"/>
      </w:tblPr>
      <w:tblGrid>
        <w:gridCol w:w="2591"/>
        <w:gridCol w:w="3324"/>
        <w:gridCol w:w="2863"/>
      </w:tblGrid>
      <w:tr w:rsidR="00F12170" w:rsidRPr="00F12170" w14:paraId="75986C0C" w14:textId="77777777" w:rsidTr="00F12170">
        <w:tc>
          <w:tcPr>
            <w:tcW w:w="2591" w:type="dxa"/>
          </w:tcPr>
          <w:p w14:paraId="07B31FC9" w14:textId="77777777" w:rsidR="00F12170" w:rsidRPr="00F12170" w:rsidRDefault="00F12170" w:rsidP="00316915">
            <w:pPr>
              <w:spacing w:line="360" w:lineRule="auto"/>
              <w:jc w:val="center"/>
              <w:rPr>
                <w:rFonts w:ascii="Times New Roman" w:hAnsi="Times New Roman" w:cs="Times New Roman"/>
                <w:b/>
                <w:sz w:val="26"/>
                <w:szCs w:val="26"/>
              </w:rPr>
            </w:pPr>
            <w:r w:rsidRPr="00F12170">
              <w:rPr>
                <w:rFonts w:ascii="Times New Roman" w:hAnsi="Times New Roman" w:cs="Times New Roman"/>
                <w:b/>
                <w:sz w:val="26"/>
                <w:szCs w:val="26"/>
              </w:rPr>
              <w:t>Lệnh</w:t>
            </w:r>
          </w:p>
        </w:tc>
        <w:tc>
          <w:tcPr>
            <w:tcW w:w="3324" w:type="dxa"/>
          </w:tcPr>
          <w:p w14:paraId="7DD70994" w14:textId="77777777" w:rsidR="00F12170" w:rsidRPr="00F12170" w:rsidRDefault="00F12170" w:rsidP="00316915">
            <w:pPr>
              <w:spacing w:line="360" w:lineRule="auto"/>
              <w:jc w:val="center"/>
              <w:rPr>
                <w:rFonts w:ascii="Times New Roman" w:hAnsi="Times New Roman" w:cs="Times New Roman"/>
                <w:b/>
                <w:sz w:val="26"/>
                <w:szCs w:val="26"/>
              </w:rPr>
            </w:pPr>
            <w:r w:rsidRPr="00F12170">
              <w:rPr>
                <w:rFonts w:ascii="Times New Roman" w:hAnsi="Times New Roman" w:cs="Times New Roman"/>
                <w:b/>
                <w:sz w:val="26"/>
                <w:szCs w:val="26"/>
              </w:rPr>
              <w:t>Thuộc tính</w:t>
            </w:r>
          </w:p>
        </w:tc>
        <w:tc>
          <w:tcPr>
            <w:tcW w:w="2863" w:type="dxa"/>
          </w:tcPr>
          <w:p w14:paraId="3D976F5F" w14:textId="77777777" w:rsidR="00F12170" w:rsidRPr="00F12170" w:rsidRDefault="00F12170" w:rsidP="00316915">
            <w:pPr>
              <w:spacing w:line="360" w:lineRule="auto"/>
              <w:jc w:val="center"/>
              <w:rPr>
                <w:rFonts w:ascii="Times New Roman" w:hAnsi="Times New Roman" w:cs="Times New Roman"/>
                <w:b/>
                <w:sz w:val="26"/>
                <w:szCs w:val="26"/>
              </w:rPr>
            </w:pPr>
            <w:r w:rsidRPr="00F12170">
              <w:rPr>
                <w:rFonts w:ascii="Times New Roman" w:hAnsi="Times New Roman" w:cs="Times New Roman"/>
                <w:b/>
                <w:sz w:val="26"/>
                <w:szCs w:val="26"/>
              </w:rPr>
              <w:t>Kiểu dữ liệu</w:t>
            </w:r>
          </w:p>
        </w:tc>
      </w:tr>
      <w:tr w:rsidR="00F12170" w:rsidRPr="00F12170" w14:paraId="41400841" w14:textId="77777777" w:rsidTr="00F12170">
        <w:tc>
          <w:tcPr>
            <w:tcW w:w="2591" w:type="dxa"/>
            <w:vMerge w:val="restart"/>
          </w:tcPr>
          <w:p w14:paraId="7375EEB5"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#Hiển thị kiểu dữ liệu của các thuộc tính</w:t>
            </w:r>
          </w:p>
          <w:p w14:paraId="0E539AC1"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data.dtypes</w:t>
            </w:r>
          </w:p>
        </w:tc>
        <w:tc>
          <w:tcPr>
            <w:tcW w:w="3324" w:type="dxa"/>
          </w:tcPr>
          <w:p w14:paraId="3864A179"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step</w:t>
            </w:r>
          </w:p>
        </w:tc>
        <w:tc>
          <w:tcPr>
            <w:tcW w:w="2863" w:type="dxa"/>
          </w:tcPr>
          <w:p w14:paraId="0793841D"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int (64)</w:t>
            </w:r>
          </w:p>
        </w:tc>
      </w:tr>
      <w:tr w:rsidR="00F12170" w:rsidRPr="00F12170" w14:paraId="489210BD" w14:textId="77777777" w:rsidTr="00F12170">
        <w:tc>
          <w:tcPr>
            <w:tcW w:w="2591" w:type="dxa"/>
            <w:vMerge/>
          </w:tcPr>
          <w:p w14:paraId="50897689"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44954634"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type</w:t>
            </w:r>
          </w:p>
        </w:tc>
        <w:tc>
          <w:tcPr>
            <w:tcW w:w="2863" w:type="dxa"/>
          </w:tcPr>
          <w:p w14:paraId="2DB309F7"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object</w:t>
            </w:r>
          </w:p>
        </w:tc>
      </w:tr>
      <w:tr w:rsidR="00F12170" w:rsidRPr="00F12170" w14:paraId="4D430C12" w14:textId="77777777" w:rsidTr="00F12170">
        <w:tc>
          <w:tcPr>
            <w:tcW w:w="2591" w:type="dxa"/>
            <w:vMerge/>
          </w:tcPr>
          <w:p w14:paraId="2698EB7E"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538F0987"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amount</w:t>
            </w:r>
          </w:p>
        </w:tc>
        <w:tc>
          <w:tcPr>
            <w:tcW w:w="2863" w:type="dxa"/>
          </w:tcPr>
          <w:p w14:paraId="316D6832"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float (64)</w:t>
            </w:r>
          </w:p>
        </w:tc>
      </w:tr>
      <w:tr w:rsidR="00F12170" w:rsidRPr="00F12170" w14:paraId="6B820E5C" w14:textId="77777777" w:rsidTr="00F12170">
        <w:tc>
          <w:tcPr>
            <w:tcW w:w="2591" w:type="dxa"/>
            <w:vMerge/>
          </w:tcPr>
          <w:p w14:paraId="2032FA70"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5EBE63BE"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nameOrig</w:t>
            </w:r>
          </w:p>
        </w:tc>
        <w:tc>
          <w:tcPr>
            <w:tcW w:w="2863" w:type="dxa"/>
          </w:tcPr>
          <w:p w14:paraId="49054DAF"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object</w:t>
            </w:r>
          </w:p>
        </w:tc>
      </w:tr>
      <w:tr w:rsidR="00F12170" w:rsidRPr="00F12170" w14:paraId="1717D6B4" w14:textId="77777777" w:rsidTr="00F12170">
        <w:tc>
          <w:tcPr>
            <w:tcW w:w="2591" w:type="dxa"/>
            <w:vMerge/>
          </w:tcPr>
          <w:p w14:paraId="776DCCD0"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4A574F42"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oldbalanceOrg</w:t>
            </w:r>
          </w:p>
        </w:tc>
        <w:tc>
          <w:tcPr>
            <w:tcW w:w="2863" w:type="dxa"/>
          </w:tcPr>
          <w:p w14:paraId="12886F05"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float (64)</w:t>
            </w:r>
          </w:p>
        </w:tc>
      </w:tr>
      <w:tr w:rsidR="00F12170" w:rsidRPr="00F12170" w14:paraId="2DFD9CBD" w14:textId="77777777" w:rsidTr="00F12170">
        <w:tc>
          <w:tcPr>
            <w:tcW w:w="2591" w:type="dxa"/>
            <w:vMerge/>
          </w:tcPr>
          <w:p w14:paraId="08948099"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441632D1"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nameDest</w:t>
            </w:r>
          </w:p>
        </w:tc>
        <w:tc>
          <w:tcPr>
            <w:tcW w:w="2863" w:type="dxa"/>
          </w:tcPr>
          <w:p w14:paraId="22A84F79"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object</w:t>
            </w:r>
          </w:p>
        </w:tc>
      </w:tr>
      <w:tr w:rsidR="00F12170" w:rsidRPr="00F12170" w14:paraId="5FD95751" w14:textId="77777777" w:rsidTr="00F12170">
        <w:tc>
          <w:tcPr>
            <w:tcW w:w="2591" w:type="dxa"/>
            <w:vMerge/>
          </w:tcPr>
          <w:p w14:paraId="7572D8F2"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51F9B765"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oldbalanceDest</w:t>
            </w:r>
          </w:p>
        </w:tc>
        <w:tc>
          <w:tcPr>
            <w:tcW w:w="2863" w:type="dxa"/>
          </w:tcPr>
          <w:p w14:paraId="73FD84B7"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float (64)</w:t>
            </w:r>
          </w:p>
        </w:tc>
      </w:tr>
      <w:tr w:rsidR="00F12170" w:rsidRPr="00F12170" w14:paraId="76221DD9" w14:textId="77777777" w:rsidTr="00F12170">
        <w:tc>
          <w:tcPr>
            <w:tcW w:w="2591" w:type="dxa"/>
            <w:vMerge/>
          </w:tcPr>
          <w:p w14:paraId="2FF79B90"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4917B4AF"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newbalanceDest</w:t>
            </w:r>
          </w:p>
        </w:tc>
        <w:tc>
          <w:tcPr>
            <w:tcW w:w="2863" w:type="dxa"/>
          </w:tcPr>
          <w:p w14:paraId="2D7B8175"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float (64)</w:t>
            </w:r>
          </w:p>
        </w:tc>
      </w:tr>
      <w:tr w:rsidR="00F12170" w:rsidRPr="00F12170" w14:paraId="0C34C97F" w14:textId="77777777" w:rsidTr="00F12170">
        <w:tc>
          <w:tcPr>
            <w:tcW w:w="2591" w:type="dxa"/>
            <w:vMerge/>
          </w:tcPr>
          <w:p w14:paraId="15DFFE74"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4D315BEA"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isFraud</w:t>
            </w:r>
          </w:p>
        </w:tc>
        <w:tc>
          <w:tcPr>
            <w:tcW w:w="2863" w:type="dxa"/>
          </w:tcPr>
          <w:p w14:paraId="79A00D8D"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int (64)</w:t>
            </w:r>
          </w:p>
        </w:tc>
      </w:tr>
      <w:tr w:rsidR="00F12170" w:rsidRPr="00F12170" w14:paraId="40CAAB7F" w14:textId="77777777" w:rsidTr="00F12170">
        <w:tc>
          <w:tcPr>
            <w:tcW w:w="2591" w:type="dxa"/>
            <w:vMerge/>
          </w:tcPr>
          <w:p w14:paraId="6022B692" w14:textId="77777777" w:rsidR="00F12170" w:rsidRPr="00F12170" w:rsidRDefault="00F12170" w:rsidP="00316915">
            <w:pPr>
              <w:spacing w:line="360" w:lineRule="auto"/>
              <w:rPr>
                <w:rFonts w:ascii="Times New Roman" w:hAnsi="Times New Roman" w:cs="Times New Roman"/>
                <w:sz w:val="26"/>
                <w:szCs w:val="26"/>
              </w:rPr>
            </w:pPr>
          </w:p>
        </w:tc>
        <w:tc>
          <w:tcPr>
            <w:tcW w:w="3324" w:type="dxa"/>
          </w:tcPr>
          <w:p w14:paraId="2EC2EA0A"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isFlaggedFraud</w:t>
            </w:r>
          </w:p>
        </w:tc>
        <w:tc>
          <w:tcPr>
            <w:tcW w:w="2863" w:type="dxa"/>
          </w:tcPr>
          <w:p w14:paraId="069943CC" w14:textId="77777777" w:rsidR="00F12170" w:rsidRPr="00F12170" w:rsidRDefault="00F12170" w:rsidP="00316915">
            <w:pPr>
              <w:spacing w:line="360" w:lineRule="auto"/>
              <w:rPr>
                <w:rFonts w:ascii="Times New Roman" w:hAnsi="Times New Roman" w:cs="Times New Roman"/>
                <w:sz w:val="26"/>
                <w:szCs w:val="26"/>
              </w:rPr>
            </w:pPr>
            <w:r w:rsidRPr="00F12170">
              <w:rPr>
                <w:rFonts w:ascii="Times New Roman" w:hAnsi="Times New Roman" w:cs="Times New Roman"/>
                <w:sz w:val="26"/>
                <w:szCs w:val="26"/>
              </w:rPr>
              <w:t>int (64)</w:t>
            </w:r>
          </w:p>
        </w:tc>
      </w:tr>
    </w:tbl>
    <w:p w14:paraId="45447833" w14:textId="4AA42EA7" w:rsidR="00F12170" w:rsidRDefault="00F12170" w:rsidP="00316915">
      <w:pPr>
        <w:pStyle w:val="ListParagraph"/>
        <w:numPr>
          <w:ilvl w:val="0"/>
          <w:numId w:val="50"/>
        </w:numPr>
      </w:pPr>
      <w:r>
        <w:t>Kích thước dữ liệu</w:t>
      </w:r>
    </w:p>
    <w:p w14:paraId="086ADF45" w14:textId="77777777" w:rsidR="00F12170" w:rsidRPr="00F12170" w:rsidRDefault="00F12170" w:rsidP="00316915">
      <w:pPr>
        <w:rPr>
          <w:lang w:eastAsia="zh-CN"/>
        </w:rPr>
      </w:pPr>
      <w:r w:rsidRPr="00F12170">
        <w:rPr>
          <w:lang w:eastAsia="zh-CN"/>
        </w:rPr>
        <w:t>Tiến hành chạy lệnh sau:</w:t>
      </w:r>
    </w:p>
    <w:tbl>
      <w:tblPr>
        <w:tblStyle w:val="TableGrid"/>
        <w:tblW w:w="0" w:type="auto"/>
        <w:tblLook w:val="04A0" w:firstRow="1" w:lastRow="0" w:firstColumn="1" w:lastColumn="0" w:noHBand="0" w:noVBand="1"/>
      </w:tblPr>
      <w:tblGrid>
        <w:gridCol w:w="4389"/>
        <w:gridCol w:w="4389"/>
      </w:tblGrid>
      <w:tr w:rsidR="00F12170" w:rsidRPr="00F12170" w14:paraId="54AD6E8C" w14:textId="77777777" w:rsidTr="00F12170">
        <w:tc>
          <w:tcPr>
            <w:tcW w:w="4389" w:type="dxa"/>
          </w:tcPr>
          <w:p w14:paraId="07041AE2" w14:textId="77777777" w:rsidR="00F12170" w:rsidRPr="00F12170" w:rsidRDefault="00F12170" w:rsidP="00316915">
            <w:pPr>
              <w:spacing w:line="360" w:lineRule="auto"/>
              <w:jc w:val="center"/>
              <w:rPr>
                <w:rFonts w:ascii="Times New Roman" w:hAnsi="Times New Roman" w:cs="Times New Roman"/>
                <w:b/>
                <w:sz w:val="26"/>
                <w:szCs w:val="26"/>
                <w:lang w:eastAsia="zh-CN"/>
              </w:rPr>
            </w:pPr>
            <w:r w:rsidRPr="00F12170">
              <w:rPr>
                <w:rFonts w:ascii="Times New Roman" w:hAnsi="Times New Roman" w:cs="Times New Roman"/>
                <w:b/>
                <w:sz w:val="26"/>
                <w:szCs w:val="26"/>
                <w:lang w:eastAsia="zh-CN"/>
              </w:rPr>
              <w:t>Lệnh</w:t>
            </w:r>
          </w:p>
        </w:tc>
        <w:tc>
          <w:tcPr>
            <w:tcW w:w="4389" w:type="dxa"/>
          </w:tcPr>
          <w:p w14:paraId="43880826" w14:textId="77777777" w:rsidR="00F12170" w:rsidRPr="00F12170" w:rsidRDefault="00F12170" w:rsidP="00316915">
            <w:pPr>
              <w:spacing w:line="360" w:lineRule="auto"/>
              <w:jc w:val="center"/>
              <w:rPr>
                <w:rFonts w:ascii="Times New Roman" w:hAnsi="Times New Roman" w:cs="Times New Roman"/>
                <w:b/>
                <w:sz w:val="26"/>
                <w:szCs w:val="26"/>
                <w:lang w:eastAsia="zh-CN"/>
              </w:rPr>
            </w:pPr>
            <w:r w:rsidRPr="00F12170">
              <w:rPr>
                <w:rFonts w:ascii="Times New Roman" w:hAnsi="Times New Roman" w:cs="Times New Roman"/>
                <w:b/>
                <w:sz w:val="26"/>
                <w:szCs w:val="26"/>
                <w:lang w:eastAsia="zh-CN"/>
              </w:rPr>
              <w:t>Mô tả</w:t>
            </w:r>
          </w:p>
        </w:tc>
      </w:tr>
      <w:tr w:rsidR="00F12170" w:rsidRPr="00F12170" w14:paraId="07DDE651" w14:textId="77777777" w:rsidTr="00F12170">
        <w:tc>
          <w:tcPr>
            <w:tcW w:w="4389" w:type="dxa"/>
          </w:tcPr>
          <w:p w14:paraId="1C76DB69"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 Kích thước dữ liệu</w:t>
            </w:r>
          </w:p>
          <w:p w14:paraId="16CC09DD"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data.shape</w:t>
            </w:r>
          </w:p>
        </w:tc>
        <w:tc>
          <w:tcPr>
            <w:tcW w:w="4389" w:type="dxa"/>
          </w:tcPr>
          <w:p w14:paraId="2CA31809"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Dữ liệu có 6.362.620 dòng, và 11 cột</w:t>
            </w:r>
          </w:p>
        </w:tc>
      </w:tr>
    </w:tbl>
    <w:p w14:paraId="44C034A6" w14:textId="77777777" w:rsidR="00F12170" w:rsidRPr="00F12170" w:rsidRDefault="00F12170" w:rsidP="00316915">
      <w:pPr>
        <w:pStyle w:val="ListParagraph"/>
        <w:numPr>
          <w:ilvl w:val="0"/>
          <w:numId w:val="50"/>
        </w:numPr>
        <w:rPr>
          <w:lang w:eastAsia="zh-CN"/>
        </w:rPr>
      </w:pPr>
      <w:r w:rsidRPr="00F12170">
        <w:rPr>
          <w:lang w:eastAsia="zh-CN"/>
        </w:rPr>
        <w:t>Số lượng giao dịch bình thường và giao dịch bất thường</w:t>
      </w:r>
    </w:p>
    <w:tbl>
      <w:tblPr>
        <w:tblStyle w:val="TableGrid"/>
        <w:tblW w:w="0" w:type="auto"/>
        <w:tblLook w:val="04A0" w:firstRow="1" w:lastRow="0" w:firstColumn="1" w:lastColumn="0" w:noHBand="0" w:noVBand="1"/>
      </w:tblPr>
      <w:tblGrid>
        <w:gridCol w:w="4389"/>
        <w:gridCol w:w="4389"/>
      </w:tblGrid>
      <w:tr w:rsidR="00F12170" w:rsidRPr="00F12170" w14:paraId="559714AA" w14:textId="77777777" w:rsidTr="00F12170">
        <w:tc>
          <w:tcPr>
            <w:tcW w:w="4389" w:type="dxa"/>
          </w:tcPr>
          <w:p w14:paraId="7824FBB5" w14:textId="77777777" w:rsidR="00F12170" w:rsidRPr="00F12170" w:rsidRDefault="00F12170" w:rsidP="00316915">
            <w:pPr>
              <w:spacing w:line="360" w:lineRule="auto"/>
              <w:jc w:val="center"/>
              <w:rPr>
                <w:rFonts w:ascii="Times New Roman" w:hAnsi="Times New Roman" w:cs="Times New Roman"/>
                <w:b/>
                <w:sz w:val="26"/>
                <w:szCs w:val="26"/>
                <w:lang w:eastAsia="zh-CN"/>
              </w:rPr>
            </w:pPr>
            <w:r w:rsidRPr="00F12170">
              <w:rPr>
                <w:rFonts w:ascii="Times New Roman" w:hAnsi="Times New Roman" w:cs="Times New Roman"/>
                <w:b/>
                <w:sz w:val="26"/>
                <w:szCs w:val="26"/>
                <w:lang w:eastAsia="zh-CN"/>
              </w:rPr>
              <w:t>Lệnh</w:t>
            </w:r>
          </w:p>
        </w:tc>
        <w:tc>
          <w:tcPr>
            <w:tcW w:w="4389" w:type="dxa"/>
          </w:tcPr>
          <w:p w14:paraId="3DD954CD" w14:textId="77777777" w:rsidR="00F12170" w:rsidRPr="00F12170" w:rsidRDefault="00F12170" w:rsidP="00316915">
            <w:pPr>
              <w:spacing w:line="360" w:lineRule="auto"/>
              <w:jc w:val="center"/>
              <w:rPr>
                <w:rFonts w:ascii="Times New Roman" w:hAnsi="Times New Roman" w:cs="Times New Roman"/>
                <w:b/>
                <w:sz w:val="26"/>
                <w:szCs w:val="26"/>
                <w:lang w:eastAsia="zh-CN"/>
              </w:rPr>
            </w:pPr>
            <w:r w:rsidRPr="00F12170">
              <w:rPr>
                <w:rFonts w:ascii="Times New Roman" w:hAnsi="Times New Roman" w:cs="Times New Roman"/>
                <w:b/>
                <w:sz w:val="26"/>
                <w:szCs w:val="26"/>
                <w:lang w:eastAsia="zh-CN"/>
              </w:rPr>
              <w:t>Mô tả</w:t>
            </w:r>
          </w:p>
        </w:tc>
      </w:tr>
      <w:tr w:rsidR="00F12170" w:rsidRPr="00F12170" w14:paraId="2AD533E5" w14:textId="77777777" w:rsidTr="00F12170">
        <w:tc>
          <w:tcPr>
            <w:tcW w:w="4389" w:type="dxa"/>
          </w:tcPr>
          <w:p w14:paraId="20008F95"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 Số lượng giao dịch bình thường và giao dịch bất thường</w:t>
            </w:r>
          </w:p>
          <w:p w14:paraId="50910817"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 xml:space="preserve">data.isFraud.value_counts() </w:t>
            </w:r>
          </w:p>
        </w:tc>
        <w:tc>
          <w:tcPr>
            <w:tcW w:w="4389" w:type="dxa"/>
          </w:tcPr>
          <w:p w14:paraId="66F046B3"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Dữ liệu có 6354407 giao dịch bình thường và 8213 giao dịch bất thường</w:t>
            </w:r>
          </w:p>
        </w:tc>
      </w:tr>
    </w:tbl>
    <w:p w14:paraId="283DE773" w14:textId="20DC20F9" w:rsidR="00F12170" w:rsidRDefault="00F12170" w:rsidP="00316915">
      <w:pPr>
        <w:pStyle w:val="ListParagraph"/>
        <w:numPr>
          <w:ilvl w:val="0"/>
          <w:numId w:val="50"/>
        </w:numPr>
      </w:pPr>
      <w:r>
        <w:t>Số dòng dữ liệu bị thiếu</w:t>
      </w:r>
    </w:p>
    <w:tbl>
      <w:tblPr>
        <w:tblStyle w:val="TableGrid"/>
        <w:tblW w:w="0" w:type="auto"/>
        <w:tblLook w:val="04A0" w:firstRow="1" w:lastRow="0" w:firstColumn="1" w:lastColumn="0" w:noHBand="0" w:noVBand="1"/>
      </w:tblPr>
      <w:tblGrid>
        <w:gridCol w:w="4389"/>
        <w:gridCol w:w="4389"/>
      </w:tblGrid>
      <w:tr w:rsidR="00F12170" w:rsidRPr="00F12170" w14:paraId="43AFEBD4" w14:textId="77777777" w:rsidTr="00F12170">
        <w:tc>
          <w:tcPr>
            <w:tcW w:w="4389" w:type="dxa"/>
          </w:tcPr>
          <w:p w14:paraId="51716E60" w14:textId="77777777" w:rsidR="00F12170" w:rsidRPr="00F12170" w:rsidRDefault="00F12170" w:rsidP="00316915">
            <w:pPr>
              <w:spacing w:line="360" w:lineRule="auto"/>
              <w:jc w:val="center"/>
              <w:rPr>
                <w:rFonts w:ascii="Times New Roman" w:hAnsi="Times New Roman" w:cs="Times New Roman"/>
                <w:b/>
                <w:sz w:val="26"/>
                <w:szCs w:val="26"/>
                <w:lang w:eastAsia="zh-CN"/>
              </w:rPr>
            </w:pPr>
            <w:r w:rsidRPr="00F12170">
              <w:rPr>
                <w:rFonts w:ascii="Times New Roman" w:hAnsi="Times New Roman" w:cs="Times New Roman"/>
                <w:b/>
                <w:sz w:val="26"/>
                <w:szCs w:val="26"/>
                <w:lang w:eastAsia="zh-CN"/>
              </w:rPr>
              <w:t>Lệnh</w:t>
            </w:r>
          </w:p>
        </w:tc>
        <w:tc>
          <w:tcPr>
            <w:tcW w:w="4389" w:type="dxa"/>
          </w:tcPr>
          <w:p w14:paraId="07A44321" w14:textId="77777777" w:rsidR="00F12170" w:rsidRPr="00F12170" w:rsidRDefault="00F12170" w:rsidP="00316915">
            <w:pPr>
              <w:spacing w:line="360" w:lineRule="auto"/>
              <w:jc w:val="center"/>
              <w:rPr>
                <w:rFonts w:ascii="Times New Roman" w:hAnsi="Times New Roman" w:cs="Times New Roman"/>
                <w:b/>
                <w:sz w:val="26"/>
                <w:szCs w:val="26"/>
                <w:lang w:eastAsia="zh-CN"/>
              </w:rPr>
            </w:pPr>
            <w:r w:rsidRPr="00F12170">
              <w:rPr>
                <w:rFonts w:ascii="Times New Roman" w:hAnsi="Times New Roman" w:cs="Times New Roman"/>
                <w:b/>
                <w:sz w:val="26"/>
                <w:szCs w:val="26"/>
                <w:lang w:eastAsia="zh-CN"/>
              </w:rPr>
              <w:t>Mô tả</w:t>
            </w:r>
          </w:p>
        </w:tc>
      </w:tr>
      <w:tr w:rsidR="00F12170" w:rsidRPr="00F12170" w14:paraId="4BE9CDC2" w14:textId="77777777" w:rsidTr="00F12170">
        <w:tc>
          <w:tcPr>
            <w:tcW w:w="4389" w:type="dxa"/>
          </w:tcPr>
          <w:p w14:paraId="4EF70F9D"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data.isnull().values.any()</w:t>
            </w:r>
          </w:p>
        </w:tc>
        <w:tc>
          <w:tcPr>
            <w:tcW w:w="4389" w:type="dxa"/>
          </w:tcPr>
          <w:p w14:paraId="771ECD94"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Với True: dữ liệu bị thiếu, False: Có dữ liệu.</w:t>
            </w:r>
          </w:p>
          <w:p w14:paraId="73C194E8"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Kết quả trả về: False.</w:t>
            </w:r>
          </w:p>
          <w:p w14:paraId="647A8915" w14:textId="77777777" w:rsidR="00F12170" w:rsidRPr="00F12170" w:rsidRDefault="00F12170" w:rsidP="00316915">
            <w:pPr>
              <w:spacing w:line="360" w:lineRule="auto"/>
              <w:rPr>
                <w:rFonts w:ascii="Times New Roman" w:hAnsi="Times New Roman" w:cs="Times New Roman"/>
                <w:sz w:val="26"/>
                <w:szCs w:val="26"/>
                <w:lang w:eastAsia="zh-CN"/>
              </w:rPr>
            </w:pPr>
            <w:r w:rsidRPr="00F12170">
              <w:rPr>
                <w:rFonts w:ascii="Times New Roman" w:hAnsi="Times New Roman" w:cs="Times New Roman"/>
                <w:sz w:val="26"/>
                <w:szCs w:val="26"/>
                <w:lang w:eastAsia="zh-CN"/>
              </w:rPr>
              <w:t>Do đó dữ liệu không bị thiếu.</w:t>
            </w:r>
          </w:p>
        </w:tc>
      </w:tr>
    </w:tbl>
    <w:p w14:paraId="371DCB97" w14:textId="2763730C" w:rsidR="00F002A7" w:rsidRDefault="00F002A7" w:rsidP="00316915">
      <w:pPr>
        <w:pStyle w:val="ListParagraph"/>
        <w:numPr>
          <w:ilvl w:val="0"/>
          <w:numId w:val="50"/>
        </w:numPr>
      </w:pPr>
      <w:r>
        <w:t>Tổng quan bộ dữ liệu</w:t>
      </w:r>
    </w:p>
    <w:p w14:paraId="2D415466" w14:textId="72BEA81C" w:rsidR="00F002A7" w:rsidRDefault="00F8613D" w:rsidP="00316915">
      <w:pPr>
        <w:pStyle w:val="ListParagraph"/>
        <w:numPr>
          <w:ilvl w:val="0"/>
          <w:numId w:val="0"/>
        </w:numPr>
      </w:pPr>
      <w:r>
        <w:rPr>
          <w:noProof/>
        </w:rPr>
        <w:drawing>
          <wp:inline distT="0" distB="0" distL="0" distR="0" wp14:anchorId="53D4CF91" wp14:editId="5A069401">
            <wp:extent cx="5580380" cy="15709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570990"/>
                    </a:xfrm>
                    <a:prstGeom prst="rect">
                      <a:avLst/>
                    </a:prstGeom>
                  </pic:spPr>
                </pic:pic>
              </a:graphicData>
            </a:graphic>
          </wp:inline>
        </w:drawing>
      </w:r>
    </w:p>
    <w:p w14:paraId="174441DF" w14:textId="064F264B" w:rsidR="00F8613D" w:rsidRDefault="00F8613D" w:rsidP="00CB1937">
      <w:pPr>
        <w:pStyle w:val="Caption"/>
      </w:pPr>
      <w:bookmarkStart w:id="130" w:name="_Toc29794193"/>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w:t>
      </w:r>
      <w:r w:rsidR="00192599">
        <w:rPr>
          <w:noProof/>
        </w:rPr>
        <w:fldChar w:fldCharType="end"/>
      </w:r>
      <w:r>
        <w:t>. Tổng quan các giá trị của bộ dữ liệu Paysim</w:t>
      </w:r>
      <w:bookmarkEnd w:id="130"/>
    </w:p>
    <w:p w14:paraId="37E9B0AC" w14:textId="5D765FDE" w:rsidR="00F12170" w:rsidRDefault="00F12170" w:rsidP="00316915">
      <w:pPr>
        <w:pStyle w:val="Heading3"/>
      </w:pPr>
      <w:bookmarkStart w:id="131" w:name="_Toc29794037"/>
      <w:r>
        <w:lastRenderedPageBreak/>
        <w:t>Phân tích dữ liệu</w:t>
      </w:r>
      <w:bookmarkEnd w:id="131"/>
    </w:p>
    <w:p w14:paraId="7E31C39F" w14:textId="27017265" w:rsidR="00F12170" w:rsidRDefault="00F12170" w:rsidP="00316915">
      <w:pPr>
        <w:pStyle w:val="Heading4"/>
      </w:pPr>
      <w:bookmarkStart w:id="132" w:name="_Toc29794038"/>
      <w:r>
        <w:t>Những loại giao dịch gian lận</w:t>
      </w:r>
      <w:bookmarkEnd w:id="132"/>
    </w:p>
    <w:p w14:paraId="7D8E6494" w14:textId="75FF0569" w:rsidR="00F12170" w:rsidRPr="00F12170" w:rsidRDefault="00F12170" w:rsidP="00316915">
      <w:pPr>
        <w:rPr>
          <w:b/>
          <w:bCs/>
        </w:rPr>
      </w:pPr>
      <w:r w:rsidRPr="00F12170">
        <w:rPr>
          <w:b/>
          <w:bCs/>
        </w:rPr>
        <w:t>a. Phân phối xác suất cột loại giao dịch</w:t>
      </w:r>
    </w:p>
    <w:tbl>
      <w:tblPr>
        <w:tblStyle w:val="TableGrid"/>
        <w:tblW w:w="0" w:type="auto"/>
        <w:tblLook w:val="04A0" w:firstRow="1" w:lastRow="0" w:firstColumn="1" w:lastColumn="0" w:noHBand="0" w:noVBand="1"/>
      </w:tblPr>
      <w:tblGrid>
        <w:gridCol w:w="4388"/>
        <w:gridCol w:w="4389"/>
      </w:tblGrid>
      <w:tr w:rsidR="00F12170" w:rsidRPr="00F12170" w14:paraId="09E7CDF8" w14:textId="77777777" w:rsidTr="00F12170">
        <w:tc>
          <w:tcPr>
            <w:tcW w:w="4388" w:type="dxa"/>
          </w:tcPr>
          <w:p w14:paraId="13C55FF9" w14:textId="77777777" w:rsidR="00F12170" w:rsidRPr="00F12170" w:rsidRDefault="00F12170" w:rsidP="00316915">
            <w:pPr>
              <w:spacing w:line="360" w:lineRule="auto"/>
              <w:jc w:val="center"/>
              <w:rPr>
                <w:rFonts w:ascii="Times New Roman" w:eastAsiaTheme="minorHAnsi" w:hAnsi="Times New Roman" w:cs="Times New Roman"/>
                <w:b/>
                <w:sz w:val="26"/>
                <w:szCs w:val="26"/>
                <w:lang w:eastAsia="zh-CN"/>
              </w:rPr>
            </w:pPr>
            <w:r w:rsidRPr="00F12170">
              <w:rPr>
                <w:rFonts w:ascii="Times New Roman" w:eastAsiaTheme="minorHAnsi" w:hAnsi="Times New Roman" w:cs="Times New Roman"/>
                <w:b/>
                <w:sz w:val="26"/>
                <w:szCs w:val="26"/>
                <w:lang w:eastAsia="zh-CN"/>
              </w:rPr>
              <w:t>Loại giao dịch</w:t>
            </w:r>
          </w:p>
        </w:tc>
        <w:tc>
          <w:tcPr>
            <w:tcW w:w="4389" w:type="dxa"/>
          </w:tcPr>
          <w:p w14:paraId="15FF9AF1" w14:textId="77777777" w:rsidR="00F12170" w:rsidRPr="00F12170" w:rsidRDefault="00F12170" w:rsidP="00316915">
            <w:pPr>
              <w:spacing w:line="360" w:lineRule="auto"/>
              <w:jc w:val="center"/>
              <w:rPr>
                <w:rFonts w:ascii="Times New Roman" w:eastAsiaTheme="minorHAnsi" w:hAnsi="Times New Roman" w:cs="Times New Roman"/>
                <w:b/>
                <w:sz w:val="26"/>
                <w:szCs w:val="26"/>
                <w:lang w:eastAsia="zh-CN"/>
              </w:rPr>
            </w:pPr>
            <w:r w:rsidRPr="00F12170">
              <w:rPr>
                <w:rFonts w:ascii="Times New Roman" w:eastAsiaTheme="minorHAnsi" w:hAnsi="Times New Roman" w:cs="Times New Roman"/>
                <w:b/>
                <w:sz w:val="26"/>
                <w:szCs w:val="26"/>
                <w:lang w:eastAsia="zh-CN"/>
              </w:rPr>
              <w:t>Số lượng giao dịch</w:t>
            </w:r>
          </w:p>
        </w:tc>
      </w:tr>
      <w:tr w:rsidR="00F12170" w:rsidRPr="00F12170" w14:paraId="0C5C4058" w14:textId="77777777" w:rsidTr="00F12170">
        <w:tc>
          <w:tcPr>
            <w:tcW w:w="4388" w:type="dxa"/>
          </w:tcPr>
          <w:p w14:paraId="1CD56256" w14:textId="77777777" w:rsidR="00F12170" w:rsidRPr="00F12170" w:rsidRDefault="00F12170" w:rsidP="00316915">
            <w:pPr>
              <w:spacing w:line="360" w:lineRule="auto"/>
              <w:jc w:val="center"/>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CASH_OUT</w:t>
            </w:r>
          </w:p>
        </w:tc>
        <w:tc>
          <w:tcPr>
            <w:tcW w:w="4389" w:type="dxa"/>
          </w:tcPr>
          <w:p w14:paraId="412A3C68" w14:textId="77777777" w:rsidR="00F12170" w:rsidRPr="00F12170" w:rsidRDefault="00F12170" w:rsidP="00316915">
            <w:pPr>
              <w:spacing w:line="360" w:lineRule="auto"/>
              <w:jc w:val="right"/>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2237500</w:t>
            </w:r>
          </w:p>
        </w:tc>
      </w:tr>
      <w:tr w:rsidR="00F12170" w:rsidRPr="00F12170" w14:paraId="0A635A7C" w14:textId="77777777" w:rsidTr="00F12170">
        <w:tc>
          <w:tcPr>
            <w:tcW w:w="4388" w:type="dxa"/>
          </w:tcPr>
          <w:p w14:paraId="4A1D2C49" w14:textId="77777777" w:rsidR="00F12170" w:rsidRPr="00F12170" w:rsidRDefault="00F12170" w:rsidP="00316915">
            <w:pPr>
              <w:spacing w:line="360" w:lineRule="auto"/>
              <w:jc w:val="center"/>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PAYMENT</w:t>
            </w:r>
          </w:p>
        </w:tc>
        <w:tc>
          <w:tcPr>
            <w:tcW w:w="4389" w:type="dxa"/>
          </w:tcPr>
          <w:p w14:paraId="5C38CED3" w14:textId="77777777" w:rsidR="00F12170" w:rsidRPr="00F12170" w:rsidRDefault="00F12170" w:rsidP="00316915">
            <w:pPr>
              <w:spacing w:line="360" w:lineRule="auto"/>
              <w:jc w:val="right"/>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2151495</w:t>
            </w:r>
          </w:p>
        </w:tc>
      </w:tr>
      <w:tr w:rsidR="00F12170" w:rsidRPr="00F12170" w14:paraId="48FC5481" w14:textId="77777777" w:rsidTr="00F12170">
        <w:tc>
          <w:tcPr>
            <w:tcW w:w="4388" w:type="dxa"/>
          </w:tcPr>
          <w:p w14:paraId="2092F4C1" w14:textId="77777777" w:rsidR="00F12170" w:rsidRPr="00F12170" w:rsidRDefault="00F12170" w:rsidP="00316915">
            <w:pPr>
              <w:spacing w:line="360" w:lineRule="auto"/>
              <w:jc w:val="center"/>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CASH_IN</w:t>
            </w:r>
          </w:p>
        </w:tc>
        <w:tc>
          <w:tcPr>
            <w:tcW w:w="4389" w:type="dxa"/>
          </w:tcPr>
          <w:p w14:paraId="40C4624F" w14:textId="77777777" w:rsidR="00F12170" w:rsidRPr="00F12170" w:rsidRDefault="00F12170" w:rsidP="00316915">
            <w:pPr>
              <w:spacing w:line="360" w:lineRule="auto"/>
              <w:jc w:val="right"/>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1399284</w:t>
            </w:r>
          </w:p>
        </w:tc>
      </w:tr>
      <w:tr w:rsidR="00F12170" w:rsidRPr="00F12170" w14:paraId="7BBA2B43" w14:textId="77777777" w:rsidTr="00F12170">
        <w:tc>
          <w:tcPr>
            <w:tcW w:w="4388" w:type="dxa"/>
          </w:tcPr>
          <w:p w14:paraId="1342B09B" w14:textId="77777777" w:rsidR="00F12170" w:rsidRPr="00F12170" w:rsidRDefault="00F12170" w:rsidP="00316915">
            <w:pPr>
              <w:spacing w:line="360" w:lineRule="auto"/>
              <w:jc w:val="center"/>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TRANSFER</w:t>
            </w:r>
          </w:p>
        </w:tc>
        <w:tc>
          <w:tcPr>
            <w:tcW w:w="4389" w:type="dxa"/>
          </w:tcPr>
          <w:p w14:paraId="007DF8B0" w14:textId="77777777" w:rsidR="00F12170" w:rsidRPr="00F12170" w:rsidRDefault="00F12170" w:rsidP="00316915">
            <w:pPr>
              <w:spacing w:line="360" w:lineRule="auto"/>
              <w:jc w:val="right"/>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532909</w:t>
            </w:r>
          </w:p>
        </w:tc>
      </w:tr>
      <w:tr w:rsidR="00F12170" w:rsidRPr="00F12170" w14:paraId="6E3AF059" w14:textId="77777777" w:rsidTr="00F12170">
        <w:tc>
          <w:tcPr>
            <w:tcW w:w="4388" w:type="dxa"/>
          </w:tcPr>
          <w:p w14:paraId="301A9371" w14:textId="77777777" w:rsidR="00F12170" w:rsidRPr="00F12170" w:rsidRDefault="00F12170" w:rsidP="00316915">
            <w:pPr>
              <w:spacing w:line="360" w:lineRule="auto"/>
              <w:jc w:val="center"/>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DEBIT</w:t>
            </w:r>
          </w:p>
        </w:tc>
        <w:tc>
          <w:tcPr>
            <w:tcW w:w="4389" w:type="dxa"/>
          </w:tcPr>
          <w:p w14:paraId="06971CDD" w14:textId="77777777" w:rsidR="00F12170" w:rsidRPr="00F12170" w:rsidRDefault="00F12170" w:rsidP="00316915">
            <w:pPr>
              <w:spacing w:line="360" w:lineRule="auto"/>
              <w:jc w:val="right"/>
              <w:rPr>
                <w:rFonts w:ascii="Times New Roman" w:eastAsiaTheme="minorHAnsi" w:hAnsi="Times New Roman" w:cs="Times New Roman"/>
                <w:bCs/>
                <w:sz w:val="26"/>
                <w:szCs w:val="26"/>
                <w:lang w:eastAsia="zh-CN"/>
              </w:rPr>
            </w:pPr>
            <w:r w:rsidRPr="00F12170">
              <w:rPr>
                <w:rFonts w:ascii="Times New Roman" w:eastAsiaTheme="minorHAnsi" w:hAnsi="Times New Roman" w:cs="Times New Roman"/>
                <w:bCs/>
                <w:sz w:val="26"/>
                <w:szCs w:val="26"/>
                <w:lang w:eastAsia="zh-CN"/>
              </w:rPr>
              <w:t>41432</w:t>
            </w:r>
          </w:p>
        </w:tc>
      </w:tr>
    </w:tbl>
    <w:p w14:paraId="0846C2E4" w14:textId="6E3FED3E" w:rsidR="00F12170" w:rsidRPr="00C53BC5" w:rsidRDefault="00F12170" w:rsidP="00316915">
      <w:pPr>
        <w:spacing w:before="240"/>
        <w:rPr>
          <w:rFonts w:eastAsiaTheme="minorHAnsi"/>
          <w:lang w:eastAsia="zh-CN"/>
        </w:rPr>
      </w:pPr>
      <w:r w:rsidRPr="00C53BC5">
        <w:rPr>
          <w:rFonts w:eastAsiaTheme="minorHAnsi"/>
          <w:lang w:eastAsia="zh-CN"/>
        </w:rPr>
        <w:t>Biểu đồ thể hiện số lượng theo loại giao dịch</w:t>
      </w:r>
      <w:r w:rsidR="0043611F">
        <w:rPr>
          <w:rFonts w:eastAsiaTheme="minorHAnsi"/>
          <w:lang w:eastAsia="zh-CN"/>
        </w:rPr>
        <w:t>)</w:t>
      </w:r>
      <w:r w:rsidRPr="00C53BC5">
        <w:rPr>
          <w:rFonts w:eastAsiaTheme="minorHAnsi"/>
          <w:lang w:eastAsia="zh-CN"/>
        </w:rPr>
        <w:t>:</w:t>
      </w:r>
    </w:p>
    <w:p w14:paraId="537F864D" w14:textId="4A29DBAF" w:rsidR="00F12170" w:rsidRDefault="00F12170" w:rsidP="00DB77CC">
      <w:pPr>
        <w:jc w:val="center"/>
        <w:rPr>
          <w:b/>
          <w:bCs/>
        </w:rPr>
      </w:pPr>
      <w:r w:rsidRPr="00C53BC5">
        <w:rPr>
          <w:rFonts w:eastAsiaTheme="minorHAnsi"/>
          <w:noProof/>
        </w:rPr>
        <w:drawing>
          <wp:inline distT="0" distB="0" distL="0" distR="0" wp14:anchorId="0D9F5425" wp14:editId="55E74AB7">
            <wp:extent cx="3822776" cy="3863771"/>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52" r="7099" b="1516"/>
                    <a:stretch/>
                  </pic:blipFill>
                  <pic:spPr bwMode="auto">
                    <a:xfrm>
                      <a:off x="0" y="0"/>
                      <a:ext cx="3827666" cy="3868714"/>
                    </a:xfrm>
                    <a:prstGeom prst="rect">
                      <a:avLst/>
                    </a:prstGeom>
                    <a:ln>
                      <a:noFill/>
                    </a:ln>
                    <a:extLst>
                      <a:ext uri="{53640926-AAD7-44D8-BBD7-CCE9431645EC}">
                        <a14:shadowObscured xmlns:a14="http://schemas.microsoft.com/office/drawing/2010/main"/>
                      </a:ext>
                    </a:extLst>
                  </pic:spPr>
                </pic:pic>
              </a:graphicData>
            </a:graphic>
          </wp:inline>
        </w:drawing>
      </w:r>
    </w:p>
    <w:p w14:paraId="42DD9B98" w14:textId="43D9C3E0" w:rsidR="00F12170" w:rsidRDefault="00F12170" w:rsidP="00CB1937">
      <w:pPr>
        <w:pStyle w:val="Caption"/>
      </w:pPr>
      <w:bookmarkStart w:id="133" w:name="_Toc29794194"/>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w:t>
      </w:r>
      <w:r w:rsidR="00192599">
        <w:rPr>
          <w:noProof/>
        </w:rPr>
        <w:fldChar w:fldCharType="end"/>
      </w:r>
      <w:r>
        <w:t>. Biểu đồ thể hiện số lượng theo loại giao dịch</w:t>
      </w:r>
      <w:bookmarkEnd w:id="133"/>
    </w:p>
    <w:p w14:paraId="624C82CF" w14:textId="54F2A0AE" w:rsidR="00F12170" w:rsidRDefault="00F12170" w:rsidP="00316915">
      <w:pPr>
        <w:rPr>
          <w:rFonts w:eastAsiaTheme="minorHAnsi"/>
          <w:b/>
          <w:lang w:eastAsia="zh-CN"/>
        </w:rPr>
      </w:pPr>
      <w:r w:rsidRPr="00F12170">
        <w:rPr>
          <w:b/>
          <w:bCs/>
        </w:rPr>
        <w:t xml:space="preserve">b. </w:t>
      </w:r>
      <w:r w:rsidRPr="00F12170">
        <w:rPr>
          <w:rFonts w:eastAsiaTheme="minorHAnsi"/>
          <w:b/>
          <w:bCs/>
          <w:lang w:eastAsia="zh-CN"/>
        </w:rPr>
        <w:t>P</w:t>
      </w:r>
      <w:r w:rsidRPr="00C53BC5">
        <w:rPr>
          <w:rFonts w:eastAsiaTheme="minorHAnsi"/>
          <w:b/>
          <w:lang w:eastAsia="zh-CN"/>
        </w:rPr>
        <w:t>hân phối xác suất giao dịch bình thường và giao dịch bất thường ở mỗi loại giao dịch</w:t>
      </w:r>
    </w:p>
    <w:p w14:paraId="24A5FF83" w14:textId="77777777" w:rsidR="00F12170" w:rsidRPr="00C53BC5" w:rsidRDefault="00F12170" w:rsidP="00316915">
      <w:pPr>
        <w:rPr>
          <w:rFonts w:eastAsiaTheme="minorHAnsi"/>
          <w:lang w:eastAsia="zh-CN"/>
        </w:rPr>
      </w:pPr>
      <w:r w:rsidRPr="00C53BC5">
        <w:rPr>
          <w:rFonts w:eastAsiaTheme="minorHAnsi"/>
          <w:lang w:eastAsia="zh-CN"/>
        </w:rPr>
        <w:t>Ghi chú: Ở cột isFraud, trong tập dữ liệu:</w:t>
      </w:r>
    </w:p>
    <w:p w14:paraId="0F481A9C" w14:textId="77777777" w:rsidR="00F12170" w:rsidRPr="00C53BC5" w:rsidRDefault="00F12170" w:rsidP="00316915">
      <w:pPr>
        <w:numPr>
          <w:ilvl w:val="0"/>
          <w:numId w:val="51"/>
        </w:numPr>
        <w:spacing w:after="160"/>
        <w:contextualSpacing/>
        <w:rPr>
          <w:rFonts w:eastAsiaTheme="minorHAnsi"/>
          <w:lang w:eastAsia="zh-CN"/>
        </w:rPr>
      </w:pPr>
      <w:r w:rsidRPr="00C53BC5">
        <w:rPr>
          <w:rFonts w:eastAsiaTheme="minorHAnsi"/>
          <w:lang w:eastAsia="zh-CN"/>
        </w:rPr>
        <w:lastRenderedPageBreak/>
        <w:t>0: là giao dịch bình thường.</w:t>
      </w:r>
    </w:p>
    <w:p w14:paraId="5C319A3A" w14:textId="77777777" w:rsidR="00F12170" w:rsidRPr="00C53BC5" w:rsidRDefault="00F12170" w:rsidP="00316915">
      <w:pPr>
        <w:numPr>
          <w:ilvl w:val="0"/>
          <w:numId w:val="51"/>
        </w:numPr>
        <w:spacing w:after="160"/>
        <w:contextualSpacing/>
        <w:rPr>
          <w:rFonts w:eastAsiaTheme="minorHAnsi"/>
          <w:lang w:eastAsia="zh-CN"/>
        </w:rPr>
      </w:pPr>
      <w:r w:rsidRPr="00C53BC5">
        <w:rPr>
          <w:rFonts w:eastAsiaTheme="minorHAnsi"/>
          <w:lang w:eastAsia="zh-CN"/>
        </w:rPr>
        <w:t>1: là giao dịch bất thường.</w:t>
      </w:r>
    </w:p>
    <w:p w14:paraId="75F68ED0" w14:textId="1991E95B" w:rsidR="00F12170" w:rsidRPr="00C53BC5" w:rsidRDefault="00F12170" w:rsidP="00316915">
      <w:pPr>
        <w:spacing w:after="160"/>
        <w:contextualSpacing/>
        <w:rPr>
          <w:rFonts w:eastAsiaTheme="minorHAnsi"/>
          <w:lang w:eastAsia="zh-CN"/>
        </w:rPr>
      </w:pPr>
      <w:r w:rsidRPr="00C53BC5">
        <w:rPr>
          <w:rFonts w:eastAsiaTheme="minorHAnsi"/>
          <w:lang w:eastAsia="zh-CN"/>
        </w:rPr>
        <w:t>Thống kê số lượng giao dịch bất thường và giao dịch bình thường ở mỗi loại giao dịch</w:t>
      </w:r>
      <w:r w:rsidR="0074609A">
        <w:rPr>
          <w:rFonts w:eastAsiaTheme="minorHAnsi"/>
          <w:lang w:eastAsia="zh-CN"/>
        </w:rPr>
        <w:t>:</w:t>
      </w:r>
    </w:p>
    <w:p w14:paraId="1391FEEA" w14:textId="4BEFA8A9" w:rsidR="00F12170" w:rsidRPr="00C53BC5" w:rsidRDefault="00F12170" w:rsidP="00CB1937">
      <w:pPr>
        <w:pStyle w:val="Caption"/>
        <w:rPr>
          <w:rFonts w:eastAsiaTheme="minorHAnsi"/>
          <w:lang w:eastAsia="zh-CN"/>
        </w:rPr>
      </w:pPr>
      <w:bookmarkStart w:id="134" w:name="_Toc29794253"/>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w:t>
      </w:r>
      <w:r w:rsidR="00192599">
        <w:rPr>
          <w:noProof/>
        </w:rPr>
        <w:fldChar w:fldCharType="end"/>
      </w:r>
      <w:r>
        <w:t xml:space="preserve">. </w:t>
      </w:r>
      <w:r w:rsidRPr="00C53BC5">
        <w:t>Thống kê số lượng giao dịch bất thường và bình thường</w:t>
      </w:r>
      <w:r w:rsidRPr="00C53BC5">
        <w:br/>
        <w:t xml:space="preserve"> ở mỗi loại giao dịch</w:t>
      </w:r>
      <w:bookmarkEnd w:id="134"/>
    </w:p>
    <w:tbl>
      <w:tblPr>
        <w:tblStyle w:val="TableGrid"/>
        <w:tblW w:w="0" w:type="auto"/>
        <w:tblLook w:val="04A0" w:firstRow="1" w:lastRow="0" w:firstColumn="1" w:lastColumn="0" w:noHBand="0" w:noVBand="1"/>
      </w:tblPr>
      <w:tblGrid>
        <w:gridCol w:w="708"/>
        <w:gridCol w:w="2122"/>
        <w:gridCol w:w="2977"/>
        <w:gridCol w:w="2970"/>
      </w:tblGrid>
      <w:tr w:rsidR="00F12170" w:rsidRPr="00F12170" w14:paraId="66FBF29F" w14:textId="77777777" w:rsidTr="0074609A">
        <w:trPr>
          <w:tblHeader/>
        </w:trPr>
        <w:tc>
          <w:tcPr>
            <w:tcW w:w="708" w:type="dxa"/>
          </w:tcPr>
          <w:p w14:paraId="3785D12D" w14:textId="77777777" w:rsidR="00F12170" w:rsidRPr="00F12170" w:rsidRDefault="00F12170" w:rsidP="00316915">
            <w:pPr>
              <w:spacing w:after="160" w:line="360" w:lineRule="auto"/>
              <w:contextualSpacing/>
              <w:jc w:val="center"/>
              <w:rPr>
                <w:rFonts w:ascii="Times New Roman" w:eastAsiaTheme="minorHAnsi" w:hAnsi="Times New Roman" w:cs="Times New Roman"/>
                <w:b/>
                <w:bCs/>
                <w:sz w:val="26"/>
                <w:szCs w:val="26"/>
                <w:lang w:eastAsia="zh-CN"/>
              </w:rPr>
            </w:pPr>
            <w:r w:rsidRPr="00F12170">
              <w:rPr>
                <w:rFonts w:ascii="Times New Roman" w:eastAsiaTheme="minorHAnsi" w:hAnsi="Times New Roman" w:cs="Times New Roman"/>
                <w:b/>
                <w:bCs/>
                <w:sz w:val="26"/>
                <w:szCs w:val="26"/>
                <w:lang w:eastAsia="zh-CN"/>
              </w:rPr>
              <w:t>STT</w:t>
            </w:r>
          </w:p>
        </w:tc>
        <w:tc>
          <w:tcPr>
            <w:tcW w:w="2122" w:type="dxa"/>
          </w:tcPr>
          <w:p w14:paraId="23B66C76" w14:textId="77777777" w:rsidR="00F12170" w:rsidRPr="00F12170" w:rsidRDefault="00F12170" w:rsidP="00316915">
            <w:pPr>
              <w:spacing w:after="160" w:line="360" w:lineRule="auto"/>
              <w:contextualSpacing/>
              <w:jc w:val="center"/>
              <w:rPr>
                <w:rFonts w:ascii="Times New Roman" w:eastAsiaTheme="minorHAnsi" w:hAnsi="Times New Roman" w:cs="Times New Roman"/>
                <w:b/>
                <w:bCs/>
                <w:sz w:val="26"/>
                <w:szCs w:val="26"/>
                <w:lang w:eastAsia="zh-CN"/>
              </w:rPr>
            </w:pPr>
            <w:r w:rsidRPr="00F12170">
              <w:rPr>
                <w:rFonts w:ascii="Times New Roman" w:eastAsiaTheme="minorHAnsi" w:hAnsi="Times New Roman" w:cs="Times New Roman"/>
                <w:b/>
                <w:bCs/>
                <w:sz w:val="26"/>
                <w:szCs w:val="26"/>
                <w:lang w:eastAsia="zh-CN"/>
              </w:rPr>
              <w:t>Loại giao dịch</w:t>
            </w:r>
          </w:p>
        </w:tc>
        <w:tc>
          <w:tcPr>
            <w:tcW w:w="2977" w:type="dxa"/>
          </w:tcPr>
          <w:p w14:paraId="286BBECA" w14:textId="77777777" w:rsidR="00F12170" w:rsidRPr="00F12170" w:rsidRDefault="00F12170" w:rsidP="00316915">
            <w:pPr>
              <w:spacing w:after="160" w:line="360" w:lineRule="auto"/>
              <w:contextualSpacing/>
              <w:jc w:val="center"/>
              <w:rPr>
                <w:rFonts w:ascii="Times New Roman" w:eastAsiaTheme="minorHAnsi" w:hAnsi="Times New Roman" w:cs="Times New Roman"/>
                <w:b/>
                <w:bCs/>
                <w:sz w:val="26"/>
                <w:szCs w:val="26"/>
                <w:lang w:eastAsia="zh-CN"/>
              </w:rPr>
            </w:pPr>
            <w:r w:rsidRPr="00F12170">
              <w:rPr>
                <w:rFonts w:ascii="Times New Roman" w:eastAsiaTheme="minorHAnsi" w:hAnsi="Times New Roman" w:cs="Times New Roman"/>
                <w:b/>
                <w:bCs/>
                <w:sz w:val="26"/>
                <w:szCs w:val="26"/>
                <w:lang w:eastAsia="zh-CN"/>
              </w:rPr>
              <w:t>Số lượng giao dịch bình thường</w:t>
            </w:r>
          </w:p>
        </w:tc>
        <w:tc>
          <w:tcPr>
            <w:tcW w:w="2970" w:type="dxa"/>
          </w:tcPr>
          <w:p w14:paraId="48830FA4" w14:textId="77777777" w:rsidR="00F12170" w:rsidRPr="00F12170" w:rsidRDefault="00F12170" w:rsidP="00316915">
            <w:pPr>
              <w:spacing w:after="160" w:line="360" w:lineRule="auto"/>
              <w:contextualSpacing/>
              <w:jc w:val="center"/>
              <w:rPr>
                <w:rFonts w:ascii="Times New Roman" w:eastAsiaTheme="minorHAnsi" w:hAnsi="Times New Roman" w:cs="Times New Roman"/>
                <w:b/>
                <w:bCs/>
                <w:sz w:val="26"/>
                <w:szCs w:val="26"/>
                <w:lang w:eastAsia="zh-CN"/>
              </w:rPr>
            </w:pPr>
            <w:r w:rsidRPr="00F12170">
              <w:rPr>
                <w:rFonts w:ascii="Times New Roman" w:eastAsiaTheme="minorHAnsi" w:hAnsi="Times New Roman" w:cs="Times New Roman"/>
                <w:b/>
                <w:bCs/>
                <w:sz w:val="26"/>
                <w:szCs w:val="26"/>
                <w:lang w:eastAsia="zh-CN"/>
              </w:rPr>
              <w:t>Số lượng giao dịch bất thường</w:t>
            </w:r>
          </w:p>
        </w:tc>
      </w:tr>
      <w:tr w:rsidR="00F12170" w:rsidRPr="00F12170" w14:paraId="1A24CE55" w14:textId="77777777" w:rsidTr="0074609A">
        <w:trPr>
          <w:tblHeader/>
        </w:trPr>
        <w:tc>
          <w:tcPr>
            <w:tcW w:w="708" w:type="dxa"/>
          </w:tcPr>
          <w:p w14:paraId="6A97BB1D"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1</w:t>
            </w:r>
          </w:p>
        </w:tc>
        <w:tc>
          <w:tcPr>
            <w:tcW w:w="2122" w:type="dxa"/>
          </w:tcPr>
          <w:p w14:paraId="59F24351" w14:textId="398BE0E5"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bCs/>
                <w:sz w:val="26"/>
                <w:szCs w:val="26"/>
                <w:lang w:eastAsia="zh-CN"/>
              </w:rPr>
              <w:t>PA</w:t>
            </w:r>
            <w:r w:rsidR="001B329D">
              <w:rPr>
                <w:rFonts w:ascii="Times New Roman" w:eastAsiaTheme="minorHAnsi" w:hAnsi="Times New Roman" w:cs="Times New Roman"/>
                <w:bCs/>
                <w:sz w:val="26"/>
                <w:szCs w:val="26"/>
                <w:lang w:eastAsia="zh-CN"/>
              </w:rPr>
              <w:t>Y</w:t>
            </w:r>
            <w:r w:rsidRPr="00F12170">
              <w:rPr>
                <w:rFonts w:ascii="Times New Roman" w:eastAsiaTheme="minorHAnsi" w:hAnsi="Times New Roman" w:cs="Times New Roman"/>
                <w:bCs/>
                <w:sz w:val="26"/>
                <w:szCs w:val="26"/>
                <w:lang w:eastAsia="zh-CN"/>
              </w:rPr>
              <w:t>MENT</w:t>
            </w:r>
          </w:p>
        </w:tc>
        <w:tc>
          <w:tcPr>
            <w:tcW w:w="2977" w:type="dxa"/>
          </w:tcPr>
          <w:p w14:paraId="3E0D56F6"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2151495</w:t>
            </w:r>
          </w:p>
        </w:tc>
        <w:tc>
          <w:tcPr>
            <w:tcW w:w="2970" w:type="dxa"/>
          </w:tcPr>
          <w:p w14:paraId="20CE01B9"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0</w:t>
            </w:r>
          </w:p>
        </w:tc>
      </w:tr>
      <w:tr w:rsidR="00F12170" w:rsidRPr="00F12170" w14:paraId="223D6438" w14:textId="77777777" w:rsidTr="0074609A">
        <w:trPr>
          <w:tblHeader/>
        </w:trPr>
        <w:tc>
          <w:tcPr>
            <w:tcW w:w="708" w:type="dxa"/>
          </w:tcPr>
          <w:p w14:paraId="110C483B"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2</w:t>
            </w:r>
          </w:p>
        </w:tc>
        <w:tc>
          <w:tcPr>
            <w:tcW w:w="2122" w:type="dxa"/>
          </w:tcPr>
          <w:p w14:paraId="1F3BBF80"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TRANSFER</w:t>
            </w:r>
          </w:p>
        </w:tc>
        <w:tc>
          <w:tcPr>
            <w:tcW w:w="2977" w:type="dxa"/>
          </w:tcPr>
          <w:p w14:paraId="522E5097"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hAnsi="Times New Roman" w:cs="Times New Roman"/>
                <w:sz w:val="26"/>
                <w:szCs w:val="26"/>
                <w:lang w:eastAsia="zh-CN"/>
              </w:rPr>
              <w:t>528812</w:t>
            </w:r>
          </w:p>
        </w:tc>
        <w:tc>
          <w:tcPr>
            <w:tcW w:w="2970" w:type="dxa"/>
          </w:tcPr>
          <w:p w14:paraId="55D68872"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hAnsi="Times New Roman" w:cs="Times New Roman"/>
                <w:sz w:val="26"/>
                <w:szCs w:val="26"/>
                <w:lang w:eastAsia="zh-CN"/>
              </w:rPr>
              <w:t>4097</w:t>
            </w:r>
          </w:p>
        </w:tc>
      </w:tr>
      <w:tr w:rsidR="00F12170" w:rsidRPr="00F12170" w14:paraId="5882AEFE" w14:textId="77777777" w:rsidTr="0074609A">
        <w:trPr>
          <w:tblHeader/>
        </w:trPr>
        <w:tc>
          <w:tcPr>
            <w:tcW w:w="708" w:type="dxa"/>
          </w:tcPr>
          <w:p w14:paraId="283A73EA"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3</w:t>
            </w:r>
          </w:p>
        </w:tc>
        <w:tc>
          <w:tcPr>
            <w:tcW w:w="2122" w:type="dxa"/>
          </w:tcPr>
          <w:p w14:paraId="657D9AFE"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bCs/>
                <w:sz w:val="26"/>
                <w:szCs w:val="26"/>
                <w:lang w:eastAsia="zh-CN"/>
              </w:rPr>
              <w:t>CASH_OUT</w:t>
            </w:r>
          </w:p>
        </w:tc>
        <w:tc>
          <w:tcPr>
            <w:tcW w:w="2977" w:type="dxa"/>
          </w:tcPr>
          <w:p w14:paraId="1EAFEAF3"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hAnsi="Times New Roman" w:cs="Times New Roman"/>
                <w:sz w:val="26"/>
                <w:szCs w:val="26"/>
                <w:lang w:eastAsia="zh-CN"/>
              </w:rPr>
              <w:t>2233384</w:t>
            </w:r>
          </w:p>
        </w:tc>
        <w:tc>
          <w:tcPr>
            <w:tcW w:w="2970" w:type="dxa"/>
          </w:tcPr>
          <w:p w14:paraId="5DD53C99"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hAnsi="Times New Roman" w:cs="Times New Roman"/>
                <w:sz w:val="26"/>
                <w:szCs w:val="26"/>
                <w:lang w:eastAsia="zh-CN"/>
              </w:rPr>
              <w:t>4116</w:t>
            </w:r>
          </w:p>
        </w:tc>
      </w:tr>
      <w:tr w:rsidR="00F12170" w:rsidRPr="00F12170" w14:paraId="64E9ED8F" w14:textId="77777777" w:rsidTr="0074609A">
        <w:trPr>
          <w:tblHeader/>
        </w:trPr>
        <w:tc>
          <w:tcPr>
            <w:tcW w:w="708" w:type="dxa"/>
          </w:tcPr>
          <w:p w14:paraId="28803851"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4</w:t>
            </w:r>
          </w:p>
        </w:tc>
        <w:tc>
          <w:tcPr>
            <w:tcW w:w="2122" w:type="dxa"/>
          </w:tcPr>
          <w:p w14:paraId="59FD406F"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bCs/>
                <w:sz w:val="26"/>
                <w:szCs w:val="26"/>
                <w:lang w:eastAsia="zh-CN"/>
              </w:rPr>
              <w:t>DEBIT</w:t>
            </w:r>
          </w:p>
        </w:tc>
        <w:tc>
          <w:tcPr>
            <w:tcW w:w="2977" w:type="dxa"/>
          </w:tcPr>
          <w:p w14:paraId="639DC753"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hAnsi="Times New Roman" w:cs="Times New Roman"/>
                <w:sz w:val="26"/>
                <w:szCs w:val="26"/>
                <w:lang w:eastAsia="zh-CN"/>
              </w:rPr>
              <w:t>41432</w:t>
            </w:r>
          </w:p>
        </w:tc>
        <w:tc>
          <w:tcPr>
            <w:tcW w:w="2970" w:type="dxa"/>
          </w:tcPr>
          <w:p w14:paraId="36F4B5A9"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0</w:t>
            </w:r>
          </w:p>
        </w:tc>
      </w:tr>
      <w:tr w:rsidR="00F12170" w:rsidRPr="00F12170" w14:paraId="32113865" w14:textId="77777777" w:rsidTr="0074609A">
        <w:trPr>
          <w:tblHeader/>
        </w:trPr>
        <w:tc>
          <w:tcPr>
            <w:tcW w:w="708" w:type="dxa"/>
          </w:tcPr>
          <w:p w14:paraId="7D4B66A1"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5</w:t>
            </w:r>
          </w:p>
        </w:tc>
        <w:tc>
          <w:tcPr>
            <w:tcW w:w="2122" w:type="dxa"/>
          </w:tcPr>
          <w:p w14:paraId="50AD2CF7" w14:textId="77777777" w:rsidR="00F12170" w:rsidRPr="00F12170" w:rsidRDefault="00F12170" w:rsidP="00316915">
            <w:pPr>
              <w:spacing w:after="160" w:line="360" w:lineRule="auto"/>
              <w:contextualSpacing/>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CASH_IN</w:t>
            </w:r>
          </w:p>
        </w:tc>
        <w:tc>
          <w:tcPr>
            <w:tcW w:w="2977" w:type="dxa"/>
          </w:tcPr>
          <w:p w14:paraId="1EA2F0F3"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hAnsi="Times New Roman" w:cs="Times New Roman"/>
                <w:sz w:val="26"/>
                <w:szCs w:val="26"/>
                <w:lang w:eastAsia="zh-CN"/>
              </w:rPr>
              <w:t>1399284</w:t>
            </w:r>
          </w:p>
        </w:tc>
        <w:tc>
          <w:tcPr>
            <w:tcW w:w="2970" w:type="dxa"/>
          </w:tcPr>
          <w:p w14:paraId="6C025F5C" w14:textId="77777777" w:rsidR="00F12170" w:rsidRPr="00F12170" w:rsidRDefault="00F12170" w:rsidP="00316915">
            <w:pPr>
              <w:spacing w:after="160" w:line="360" w:lineRule="auto"/>
              <w:contextualSpacing/>
              <w:jc w:val="right"/>
              <w:rPr>
                <w:rFonts w:ascii="Times New Roman" w:eastAsiaTheme="minorHAnsi" w:hAnsi="Times New Roman" w:cs="Times New Roman"/>
                <w:sz w:val="26"/>
                <w:szCs w:val="26"/>
                <w:lang w:eastAsia="zh-CN"/>
              </w:rPr>
            </w:pPr>
            <w:r w:rsidRPr="00F12170">
              <w:rPr>
                <w:rFonts w:ascii="Times New Roman" w:eastAsiaTheme="minorHAnsi" w:hAnsi="Times New Roman" w:cs="Times New Roman"/>
                <w:sz w:val="26"/>
                <w:szCs w:val="26"/>
                <w:lang w:eastAsia="zh-CN"/>
              </w:rPr>
              <w:t>0</w:t>
            </w:r>
          </w:p>
        </w:tc>
      </w:tr>
    </w:tbl>
    <w:p w14:paraId="7B0B1D88" w14:textId="2056473F" w:rsidR="00F12170" w:rsidRDefault="00F12170" w:rsidP="00316915">
      <w:pPr>
        <w:rPr>
          <w:rFonts w:eastAsiaTheme="minorHAnsi"/>
          <w:lang w:eastAsia="zh-CN"/>
        </w:rPr>
      </w:pPr>
      <w:r w:rsidRPr="00C53BC5">
        <w:rPr>
          <w:rFonts w:eastAsiaTheme="minorHAnsi"/>
          <w:lang w:eastAsia="zh-CN"/>
        </w:rPr>
        <w:t>Biểu đồ thể hiện số giao dịch bất thường ở mỗi loại giao</w:t>
      </w:r>
      <w:r w:rsidR="0074609A">
        <w:rPr>
          <w:rFonts w:eastAsiaTheme="minorHAnsi"/>
          <w:lang w:eastAsia="zh-CN"/>
        </w:rPr>
        <w:t xml:space="preserve"> dịch:</w:t>
      </w:r>
    </w:p>
    <w:p w14:paraId="76D1F931" w14:textId="2EB16BEB" w:rsidR="00F12170" w:rsidRDefault="00F12170" w:rsidP="00DB77CC">
      <w:pPr>
        <w:jc w:val="center"/>
      </w:pPr>
      <w:r>
        <w:rPr>
          <w:noProof/>
        </w:rPr>
        <w:drawing>
          <wp:inline distT="0" distB="0" distL="0" distR="0" wp14:anchorId="09EB42D4" wp14:editId="18CAB0B3">
            <wp:extent cx="3779813" cy="3372928"/>
            <wp:effectExtent l="0" t="0" r="0" b="0"/>
            <wp:docPr id="927512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3793001" cy="3384697"/>
                    </a:xfrm>
                    <a:prstGeom prst="rect">
                      <a:avLst/>
                    </a:prstGeom>
                  </pic:spPr>
                </pic:pic>
              </a:graphicData>
            </a:graphic>
          </wp:inline>
        </w:drawing>
      </w:r>
    </w:p>
    <w:p w14:paraId="6785EEDC" w14:textId="55685C31" w:rsidR="00F12170" w:rsidRDefault="00F12170" w:rsidP="00CB1937">
      <w:pPr>
        <w:pStyle w:val="Caption"/>
      </w:pPr>
      <w:bookmarkStart w:id="135" w:name="_Toc29794195"/>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w:t>
      </w:r>
      <w:r w:rsidR="00192599">
        <w:rPr>
          <w:noProof/>
        </w:rPr>
        <w:fldChar w:fldCharType="end"/>
      </w:r>
      <w:r>
        <w:t xml:space="preserve">. </w:t>
      </w:r>
      <w:r w:rsidRPr="00C53BC5">
        <w:t>Biểu đồ thể hiện số giao dịch bất thường và giao dịch bình thường ở mỗi loại giao dịch</w:t>
      </w:r>
      <w:bookmarkEnd w:id="135"/>
    </w:p>
    <w:p w14:paraId="03BF7DD8" w14:textId="77777777" w:rsidR="00F12170" w:rsidRPr="00C53BC5" w:rsidRDefault="00F12170" w:rsidP="00316915">
      <w:pPr>
        <w:spacing w:before="240"/>
        <w:rPr>
          <w:rFonts w:eastAsiaTheme="minorHAnsi"/>
          <w:b/>
        </w:rPr>
      </w:pPr>
      <w:r w:rsidRPr="00C53BC5">
        <w:rPr>
          <w:rFonts w:eastAsiaTheme="minorHAnsi"/>
          <w:b/>
        </w:rPr>
        <w:lastRenderedPageBreak/>
        <w:t xml:space="preserve">Nhận xét: </w:t>
      </w:r>
    </w:p>
    <w:p w14:paraId="644B6FC7" w14:textId="77777777" w:rsidR="00F12170" w:rsidRPr="00C53BC5" w:rsidRDefault="00F12170" w:rsidP="00316915">
      <w:pPr>
        <w:numPr>
          <w:ilvl w:val="0"/>
          <w:numId w:val="52"/>
        </w:numPr>
        <w:spacing w:after="160"/>
        <w:contextualSpacing/>
        <w:rPr>
          <w:rFonts w:eastAsiaTheme="minorHAnsi"/>
        </w:rPr>
      </w:pPr>
      <w:r w:rsidRPr="00C53BC5">
        <w:rPr>
          <w:rFonts w:eastAsiaTheme="minorHAnsi"/>
        </w:rPr>
        <w:t>Chỉ có 2 loại giao dịch: TRANSFER và CASH_OUT là có giao dịch bất thường.</w:t>
      </w:r>
    </w:p>
    <w:p w14:paraId="3D0C1ADB" w14:textId="77777777" w:rsidR="00F12170" w:rsidRPr="00C53BC5" w:rsidRDefault="00F12170" w:rsidP="00316915">
      <w:pPr>
        <w:numPr>
          <w:ilvl w:val="0"/>
          <w:numId w:val="52"/>
        </w:numPr>
        <w:spacing w:after="160"/>
        <w:contextualSpacing/>
        <w:rPr>
          <w:rFonts w:eastAsiaTheme="minorHAnsi"/>
        </w:rPr>
      </w:pPr>
      <w:r w:rsidRPr="00C53BC5">
        <w:rPr>
          <w:rFonts w:eastAsiaTheme="minorHAnsi"/>
        </w:rPr>
        <w:t>Số lượng giao dịch bất thường ở 2 loại giao dịch này gần như bằng nhau.</w:t>
      </w:r>
    </w:p>
    <w:p w14:paraId="146F1D2D" w14:textId="5D5E7212" w:rsidR="00F12170" w:rsidRPr="00C53BC5" w:rsidRDefault="00F05218" w:rsidP="00316915">
      <w:pPr>
        <w:numPr>
          <w:ilvl w:val="0"/>
          <w:numId w:val="52"/>
        </w:numPr>
        <w:spacing w:after="160"/>
        <w:contextualSpacing/>
        <w:rPr>
          <w:rFonts w:eastAsiaTheme="minorHAnsi"/>
        </w:rPr>
      </w:pPr>
      <w:r>
        <w:rPr>
          <w:rFonts w:eastAsiaTheme="minorHAnsi"/>
        </w:rPr>
        <w:t>Theo như mô tả kèm theo bộ dữ liệu, mô giả định dự đoán cho</w:t>
      </w:r>
      <w:commentRangeStart w:id="136"/>
      <w:commentRangeStart w:id="137"/>
      <w:r w:rsidR="00F12170" w:rsidRPr="00C53BC5">
        <w:rPr>
          <w:rFonts w:eastAsiaTheme="minorHAnsi"/>
        </w:rPr>
        <w:t xml:space="preserve"> </w:t>
      </w:r>
      <w:commentRangeEnd w:id="136"/>
      <w:r w:rsidR="00F12170" w:rsidRPr="00C53BC5">
        <w:rPr>
          <w:rStyle w:val="CommentReference"/>
          <w:rFonts w:eastAsiaTheme="minorHAnsi"/>
        </w:rPr>
        <w:commentReference w:id="136"/>
      </w:r>
      <w:commentRangeEnd w:id="137"/>
      <w:r w:rsidR="00F12170" w:rsidRPr="00C53BC5">
        <w:rPr>
          <w:rStyle w:val="CommentReference"/>
          <w:rFonts w:eastAsiaTheme="minorHAnsi"/>
        </w:rPr>
        <w:commentReference w:id="137"/>
      </w:r>
      <w:r w:rsidR="00F12170" w:rsidRPr="00C53BC5">
        <w:rPr>
          <w:rFonts w:eastAsiaTheme="minorHAnsi"/>
          <w:b/>
        </w:rPr>
        <w:t xml:space="preserve">Giao dịch bất thường: </w:t>
      </w:r>
      <w:r w:rsidR="00F12170" w:rsidRPr="00142412">
        <w:rPr>
          <w:rFonts w:eastAsiaTheme="minorHAnsi"/>
        </w:rPr>
        <w:t>Tiền được chuyển từ tài khoản này sang tài khoản khác, sau đó rút tiền ra</w:t>
      </w:r>
      <w:r w:rsidR="00F12170" w:rsidRPr="00C53BC5">
        <w:rPr>
          <w:rFonts w:eastAsiaTheme="minorHAnsi"/>
        </w:rPr>
        <w:t>.</w:t>
      </w:r>
    </w:p>
    <w:p w14:paraId="4014A61D" w14:textId="7A937724" w:rsidR="00F05218" w:rsidRDefault="00F05218" w:rsidP="00316915">
      <w:pPr>
        <w:pStyle w:val="Heading4"/>
      </w:pPr>
      <w:bookmarkStart w:id="138" w:name="_Toc28691098"/>
      <w:bookmarkStart w:id="139" w:name="_Toc29794039"/>
      <w:r w:rsidRPr="00C53BC5">
        <w:t>Tìm hiểu ý nghĩa thuộc tính isFlaggedFraud</w:t>
      </w:r>
      <w:bookmarkEnd w:id="138"/>
      <w:bookmarkEnd w:id="139"/>
    </w:p>
    <w:p w14:paraId="22B2F6D8" w14:textId="5D4882F1" w:rsidR="00F05218" w:rsidRPr="00C53BC5" w:rsidRDefault="00F05218" w:rsidP="00316915">
      <w:pPr>
        <w:ind w:firstLine="720"/>
        <w:rPr>
          <w:rFonts w:eastAsiaTheme="minorHAnsi"/>
        </w:rPr>
      </w:pPr>
      <w:r w:rsidRPr="00C53BC5">
        <w:rPr>
          <w:rFonts w:eastAsiaTheme="minorHAnsi"/>
        </w:rPr>
        <w:t>Theo như thông tin được cung cấp, thuộc tính isFlaggedFraud = 1 khi giao dịch chuyển tiền có giá trị lớn hơn 200000. Tuy nhiên không đề cập đến</w:t>
      </w:r>
      <w:r w:rsidR="00DF061B">
        <w:rPr>
          <w:rFonts w:eastAsiaTheme="minorHAnsi"/>
        </w:rPr>
        <w:t xml:space="preserve"> giá trị </w:t>
      </w:r>
      <w:r w:rsidR="000C56FF">
        <w:rPr>
          <w:rFonts w:eastAsiaTheme="minorHAnsi"/>
        </w:rPr>
        <w:t xml:space="preserve">nào </w:t>
      </w:r>
      <w:r w:rsidRPr="00C53BC5">
        <w:rPr>
          <w:rFonts w:eastAsiaTheme="minorHAnsi"/>
        </w:rPr>
        <w:t xml:space="preserve">có giá trị lớn hơn 200000, </w:t>
      </w:r>
      <w:r>
        <w:rPr>
          <w:rFonts w:eastAsiaTheme="minorHAnsi"/>
        </w:rPr>
        <w:t>dựa theo một nghiên cứu đã có</w:t>
      </w:r>
      <w:sdt>
        <w:sdtPr>
          <w:rPr>
            <w:rFonts w:eastAsiaTheme="minorHAnsi"/>
          </w:rPr>
          <w:id w:val="980971518"/>
          <w:citation/>
        </w:sdtPr>
        <w:sdtEndPr/>
        <w:sdtContent>
          <w:r>
            <w:rPr>
              <w:rFonts w:eastAsiaTheme="minorHAnsi"/>
            </w:rPr>
            <w:fldChar w:fldCharType="begin"/>
          </w:r>
          <w:r>
            <w:rPr>
              <w:rFonts w:eastAsiaTheme="minorHAnsi"/>
            </w:rPr>
            <w:instrText xml:space="preserve"> CITATION Arj17 \l 1033 </w:instrText>
          </w:r>
          <w:r>
            <w:rPr>
              <w:rFonts w:eastAsiaTheme="minorHAnsi"/>
            </w:rPr>
            <w:fldChar w:fldCharType="separate"/>
          </w:r>
          <w:r w:rsidR="00CB1937">
            <w:rPr>
              <w:rFonts w:eastAsiaTheme="minorHAnsi"/>
              <w:noProof/>
            </w:rPr>
            <w:t xml:space="preserve"> </w:t>
          </w:r>
          <w:r w:rsidR="00CB1937" w:rsidRPr="00CB1937">
            <w:rPr>
              <w:rFonts w:eastAsiaTheme="minorHAnsi"/>
              <w:noProof/>
            </w:rPr>
            <w:t>[14]</w:t>
          </w:r>
          <w:r>
            <w:rPr>
              <w:rFonts w:eastAsiaTheme="minorHAnsi"/>
            </w:rPr>
            <w:fldChar w:fldCharType="end"/>
          </w:r>
        </w:sdtContent>
      </w:sdt>
      <w:r>
        <w:rPr>
          <w:rFonts w:eastAsiaTheme="minorHAnsi"/>
        </w:rPr>
        <w:t xml:space="preserve">, </w:t>
      </w:r>
      <w:commentRangeStart w:id="140"/>
      <w:commentRangeStart w:id="141"/>
      <w:commentRangeStart w:id="142"/>
      <w:r w:rsidRPr="00C53BC5">
        <w:rPr>
          <w:rFonts w:eastAsiaTheme="minorHAnsi"/>
        </w:rPr>
        <w:t>chúng ta sẽ đi đặt các giả định.</w:t>
      </w:r>
      <w:commentRangeEnd w:id="140"/>
      <w:r w:rsidRPr="00C53BC5">
        <w:rPr>
          <w:rStyle w:val="CommentReference"/>
          <w:rFonts w:eastAsiaTheme="minorHAnsi"/>
        </w:rPr>
        <w:commentReference w:id="140"/>
      </w:r>
      <w:commentRangeEnd w:id="141"/>
      <w:r w:rsidRPr="00C53BC5">
        <w:rPr>
          <w:rStyle w:val="CommentReference"/>
          <w:rFonts w:eastAsiaTheme="minorHAnsi"/>
        </w:rPr>
        <w:commentReference w:id="141"/>
      </w:r>
      <w:commentRangeEnd w:id="142"/>
      <w:r w:rsidRPr="00C53BC5">
        <w:rPr>
          <w:rStyle w:val="CommentReference"/>
          <w:rFonts w:eastAsiaTheme="minorHAnsi"/>
        </w:rPr>
        <w:commentReference w:id="142"/>
      </w:r>
    </w:p>
    <w:p w14:paraId="46B472DE" w14:textId="31BFEB85" w:rsidR="00F05218" w:rsidRDefault="00F05218" w:rsidP="00316915">
      <w:pPr>
        <w:rPr>
          <w:rFonts w:eastAsiaTheme="minorHAnsi"/>
        </w:rPr>
      </w:pPr>
      <w:r w:rsidRPr="00C53BC5">
        <w:rPr>
          <w:rFonts w:eastAsiaTheme="minorHAnsi"/>
        </w:rPr>
        <w:t>Biểu đồ thể hiện số giao dịch bất thường trên mỗi loại giao dịch (xét theo thuộc tính isFlaggedFraud = 1) (chi tiết lệnh thực hiện xem phụ lục).</w:t>
      </w:r>
    </w:p>
    <w:p w14:paraId="2ABB1912" w14:textId="5041E5B6" w:rsidR="006C699E" w:rsidRPr="00C53BC5" w:rsidRDefault="006C699E" w:rsidP="00316915">
      <w:pPr>
        <w:rPr>
          <w:rFonts w:eastAsiaTheme="minorHAnsi"/>
        </w:rPr>
      </w:pPr>
    </w:p>
    <w:p w14:paraId="064EAB99" w14:textId="43A7E901" w:rsidR="00F05218" w:rsidRDefault="00F05218" w:rsidP="00316915">
      <w:pPr>
        <w:jc w:val="center"/>
      </w:pPr>
      <w:r>
        <w:rPr>
          <w:noProof/>
        </w:rPr>
        <w:lastRenderedPageBreak/>
        <w:drawing>
          <wp:inline distT="0" distB="0" distL="0" distR="0" wp14:anchorId="2E76B4F2" wp14:editId="0096657F">
            <wp:extent cx="5580382" cy="4878704"/>
            <wp:effectExtent l="0" t="0" r="1270" b="0"/>
            <wp:docPr id="16567216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580382" cy="4878704"/>
                    </a:xfrm>
                    <a:prstGeom prst="rect">
                      <a:avLst/>
                    </a:prstGeom>
                  </pic:spPr>
                </pic:pic>
              </a:graphicData>
            </a:graphic>
          </wp:inline>
        </w:drawing>
      </w:r>
    </w:p>
    <w:p w14:paraId="0B396F83" w14:textId="25FB2678" w:rsidR="00F05218" w:rsidRPr="00C53BC5" w:rsidRDefault="00F05218" w:rsidP="00CB1937">
      <w:pPr>
        <w:pStyle w:val="Caption"/>
      </w:pPr>
      <w:bookmarkStart w:id="143" w:name="_Toc29794196"/>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w:t>
      </w:r>
      <w:r w:rsidR="00192599">
        <w:rPr>
          <w:noProof/>
        </w:rPr>
        <w:fldChar w:fldCharType="end"/>
      </w:r>
      <w:r>
        <w:t xml:space="preserve">. </w:t>
      </w:r>
      <w:r w:rsidRPr="00C53BC5">
        <w:t>Biểu đồ thể hiện số giao dịch bất thường trên mỗi loại giao dịch theo thuộc tính isFlaggedFraud)</w:t>
      </w:r>
      <w:bookmarkEnd w:id="143"/>
    </w:p>
    <w:p w14:paraId="5E61D7A0" w14:textId="3669FC29" w:rsidR="00F05218" w:rsidRPr="00C53BC5" w:rsidRDefault="00F05218" w:rsidP="00316915">
      <w:pPr>
        <w:rPr>
          <w:rFonts w:eastAsiaTheme="minorHAnsi"/>
        </w:rPr>
      </w:pPr>
      <w:r w:rsidRPr="00C53BC5">
        <w:rPr>
          <w:rFonts w:eastAsiaTheme="minorHAnsi"/>
        </w:rPr>
        <w:t>Phân loại các giao dịch theo giao dịch bình thường và bất thường của thuộc tính isFlaggedFraud được cho như bảng 4.3.</w:t>
      </w:r>
    </w:p>
    <w:p w14:paraId="0CA53278" w14:textId="10304E0D" w:rsidR="00F05218" w:rsidRDefault="00F05218" w:rsidP="00CB1937">
      <w:pPr>
        <w:pStyle w:val="Caption"/>
      </w:pPr>
      <w:bookmarkStart w:id="144" w:name="_Toc29794254"/>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w:t>
      </w:r>
      <w:r w:rsidR="00192599">
        <w:rPr>
          <w:noProof/>
        </w:rPr>
        <w:fldChar w:fldCharType="end"/>
      </w:r>
      <w:r>
        <w:t xml:space="preserve">. </w:t>
      </w:r>
      <w:r w:rsidRPr="00C53BC5">
        <w:t>Số lượng giao dịch bình thường và bất thường theo thuộc tính isFlaggedFraud của mỗi giao dịch</w:t>
      </w:r>
      <w:bookmarkEnd w:id="144"/>
    </w:p>
    <w:tbl>
      <w:tblPr>
        <w:tblStyle w:val="TableGrid"/>
        <w:tblW w:w="0" w:type="auto"/>
        <w:tblLook w:val="04A0" w:firstRow="1" w:lastRow="0" w:firstColumn="1" w:lastColumn="0" w:noHBand="0" w:noVBand="1"/>
      </w:tblPr>
      <w:tblGrid>
        <w:gridCol w:w="2925"/>
        <w:gridCol w:w="2926"/>
        <w:gridCol w:w="2926"/>
      </w:tblGrid>
      <w:tr w:rsidR="00F05218" w:rsidRPr="00F05218" w14:paraId="44882B43" w14:textId="77777777" w:rsidTr="0081669A">
        <w:tc>
          <w:tcPr>
            <w:tcW w:w="2925" w:type="dxa"/>
            <w:vMerge w:val="restart"/>
          </w:tcPr>
          <w:p w14:paraId="25BDDBEA" w14:textId="77777777" w:rsidR="00F05218" w:rsidRPr="00F05218" w:rsidRDefault="00F05218" w:rsidP="00316915">
            <w:pPr>
              <w:spacing w:line="360" w:lineRule="auto"/>
              <w:jc w:val="center"/>
              <w:rPr>
                <w:rFonts w:ascii="Times New Roman" w:eastAsiaTheme="minorHAnsi" w:hAnsi="Times New Roman" w:cs="Times New Roman"/>
                <w:b/>
                <w:bCs/>
                <w:sz w:val="26"/>
                <w:szCs w:val="26"/>
              </w:rPr>
            </w:pPr>
            <w:r w:rsidRPr="00F05218">
              <w:rPr>
                <w:rFonts w:ascii="Times New Roman" w:eastAsiaTheme="minorHAnsi" w:hAnsi="Times New Roman" w:cs="Times New Roman"/>
                <w:b/>
                <w:bCs/>
                <w:sz w:val="26"/>
                <w:szCs w:val="26"/>
              </w:rPr>
              <w:t>Loại giao dịch</w:t>
            </w:r>
          </w:p>
        </w:tc>
        <w:tc>
          <w:tcPr>
            <w:tcW w:w="5852" w:type="dxa"/>
            <w:gridSpan w:val="2"/>
          </w:tcPr>
          <w:p w14:paraId="7FAA54E7" w14:textId="77777777" w:rsidR="00F05218" w:rsidRPr="00F05218" w:rsidRDefault="00F05218" w:rsidP="00316915">
            <w:pPr>
              <w:spacing w:line="360" w:lineRule="auto"/>
              <w:jc w:val="center"/>
              <w:rPr>
                <w:rFonts w:ascii="Times New Roman" w:eastAsiaTheme="minorHAnsi" w:hAnsi="Times New Roman" w:cs="Times New Roman"/>
                <w:b/>
                <w:bCs/>
                <w:sz w:val="26"/>
                <w:szCs w:val="26"/>
              </w:rPr>
            </w:pPr>
            <w:r w:rsidRPr="00F05218">
              <w:rPr>
                <w:rFonts w:ascii="Times New Roman" w:eastAsiaTheme="minorHAnsi" w:hAnsi="Times New Roman" w:cs="Times New Roman"/>
                <w:b/>
                <w:bCs/>
                <w:sz w:val="26"/>
                <w:szCs w:val="26"/>
              </w:rPr>
              <w:t>Số lượng giao dịch theo thuộc tính isFlaggedFraud</w:t>
            </w:r>
          </w:p>
        </w:tc>
      </w:tr>
      <w:tr w:rsidR="00F05218" w:rsidRPr="00F05218" w14:paraId="4085963A" w14:textId="77777777" w:rsidTr="0081669A">
        <w:tc>
          <w:tcPr>
            <w:tcW w:w="2925" w:type="dxa"/>
            <w:vMerge/>
          </w:tcPr>
          <w:p w14:paraId="36F0813B" w14:textId="77777777" w:rsidR="00F05218" w:rsidRPr="00F05218" w:rsidRDefault="00F05218" w:rsidP="00316915">
            <w:pPr>
              <w:spacing w:line="360" w:lineRule="auto"/>
              <w:jc w:val="center"/>
              <w:rPr>
                <w:rFonts w:ascii="Times New Roman" w:eastAsiaTheme="minorHAnsi" w:hAnsi="Times New Roman" w:cs="Times New Roman"/>
                <w:b/>
                <w:bCs/>
                <w:sz w:val="26"/>
                <w:szCs w:val="26"/>
              </w:rPr>
            </w:pPr>
          </w:p>
        </w:tc>
        <w:tc>
          <w:tcPr>
            <w:tcW w:w="2926" w:type="dxa"/>
          </w:tcPr>
          <w:p w14:paraId="439A90BF" w14:textId="77777777" w:rsidR="00F05218" w:rsidRPr="00F05218" w:rsidRDefault="00F05218" w:rsidP="00316915">
            <w:pPr>
              <w:spacing w:line="360" w:lineRule="auto"/>
              <w:jc w:val="center"/>
              <w:rPr>
                <w:rFonts w:ascii="Times New Roman" w:eastAsiaTheme="minorHAnsi" w:hAnsi="Times New Roman" w:cs="Times New Roman"/>
                <w:b/>
                <w:bCs/>
                <w:sz w:val="26"/>
                <w:szCs w:val="26"/>
              </w:rPr>
            </w:pPr>
            <w:r w:rsidRPr="00F05218">
              <w:rPr>
                <w:rFonts w:ascii="Times New Roman" w:eastAsiaTheme="minorHAnsi" w:hAnsi="Times New Roman" w:cs="Times New Roman"/>
                <w:b/>
                <w:bCs/>
                <w:sz w:val="26"/>
                <w:szCs w:val="26"/>
              </w:rPr>
              <w:t>Giao dịch bình thường</w:t>
            </w:r>
          </w:p>
        </w:tc>
        <w:tc>
          <w:tcPr>
            <w:tcW w:w="2926" w:type="dxa"/>
          </w:tcPr>
          <w:p w14:paraId="1BAFC0D6" w14:textId="77777777" w:rsidR="00F05218" w:rsidRPr="00F05218" w:rsidRDefault="00F05218" w:rsidP="00316915">
            <w:pPr>
              <w:spacing w:line="360" w:lineRule="auto"/>
              <w:jc w:val="center"/>
              <w:rPr>
                <w:rFonts w:ascii="Times New Roman" w:eastAsiaTheme="minorHAnsi" w:hAnsi="Times New Roman" w:cs="Times New Roman"/>
                <w:b/>
                <w:bCs/>
                <w:sz w:val="26"/>
                <w:szCs w:val="26"/>
              </w:rPr>
            </w:pPr>
            <w:r w:rsidRPr="00F05218">
              <w:rPr>
                <w:rFonts w:ascii="Times New Roman" w:eastAsiaTheme="minorHAnsi" w:hAnsi="Times New Roman" w:cs="Times New Roman"/>
                <w:b/>
                <w:bCs/>
                <w:sz w:val="26"/>
                <w:szCs w:val="26"/>
              </w:rPr>
              <w:t>Giao dịch bất thường</w:t>
            </w:r>
          </w:p>
        </w:tc>
      </w:tr>
      <w:tr w:rsidR="00F05218" w:rsidRPr="00F05218" w14:paraId="698E922D" w14:textId="77777777" w:rsidTr="0081669A">
        <w:tc>
          <w:tcPr>
            <w:tcW w:w="2925" w:type="dxa"/>
          </w:tcPr>
          <w:p w14:paraId="5FE109A8" w14:textId="77777777" w:rsidR="00F05218" w:rsidRPr="00F05218" w:rsidRDefault="00F05218" w:rsidP="00316915">
            <w:pPr>
              <w:spacing w:line="360" w:lineRule="auto"/>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CASH_IN</w:t>
            </w:r>
          </w:p>
        </w:tc>
        <w:tc>
          <w:tcPr>
            <w:tcW w:w="2926" w:type="dxa"/>
          </w:tcPr>
          <w:p w14:paraId="573C6306"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1399284</w:t>
            </w:r>
          </w:p>
        </w:tc>
        <w:tc>
          <w:tcPr>
            <w:tcW w:w="2926" w:type="dxa"/>
          </w:tcPr>
          <w:p w14:paraId="42AFB3B9"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0</w:t>
            </w:r>
          </w:p>
        </w:tc>
      </w:tr>
      <w:tr w:rsidR="00F05218" w:rsidRPr="00F05218" w14:paraId="5D4290D3" w14:textId="77777777" w:rsidTr="0081669A">
        <w:tc>
          <w:tcPr>
            <w:tcW w:w="2925" w:type="dxa"/>
          </w:tcPr>
          <w:p w14:paraId="1D8ABD9D" w14:textId="77777777" w:rsidR="00F05218" w:rsidRPr="00F05218" w:rsidRDefault="00F05218" w:rsidP="00316915">
            <w:pPr>
              <w:spacing w:line="360" w:lineRule="auto"/>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CASH_OUT</w:t>
            </w:r>
          </w:p>
        </w:tc>
        <w:tc>
          <w:tcPr>
            <w:tcW w:w="2926" w:type="dxa"/>
          </w:tcPr>
          <w:p w14:paraId="6E98EDC6"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2237500</w:t>
            </w:r>
          </w:p>
        </w:tc>
        <w:tc>
          <w:tcPr>
            <w:tcW w:w="2926" w:type="dxa"/>
          </w:tcPr>
          <w:p w14:paraId="7BE6B88A"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0</w:t>
            </w:r>
          </w:p>
        </w:tc>
      </w:tr>
      <w:tr w:rsidR="00F05218" w:rsidRPr="00F05218" w14:paraId="30B2ACC6" w14:textId="77777777" w:rsidTr="0081669A">
        <w:tc>
          <w:tcPr>
            <w:tcW w:w="2925" w:type="dxa"/>
          </w:tcPr>
          <w:p w14:paraId="5DBAD0E2" w14:textId="77777777" w:rsidR="00F05218" w:rsidRPr="00F05218" w:rsidRDefault="00F05218" w:rsidP="00316915">
            <w:pPr>
              <w:spacing w:line="360" w:lineRule="auto"/>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lastRenderedPageBreak/>
              <w:t>DEBIT</w:t>
            </w:r>
          </w:p>
        </w:tc>
        <w:tc>
          <w:tcPr>
            <w:tcW w:w="2926" w:type="dxa"/>
          </w:tcPr>
          <w:p w14:paraId="62EC4CF5"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41432</w:t>
            </w:r>
          </w:p>
        </w:tc>
        <w:tc>
          <w:tcPr>
            <w:tcW w:w="2926" w:type="dxa"/>
          </w:tcPr>
          <w:p w14:paraId="1E51518F"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0</w:t>
            </w:r>
          </w:p>
        </w:tc>
      </w:tr>
      <w:tr w:rsidR="00F05218" w:rsidRPr="00F05218" w14:paraId="71FD2920" w14:textId="77777777" w:rsidTr="0081669A">
        <w:tc>
          <w:tcPr>
            <w:tcW w:w="2925" w:type="dxa"/>
          </w:tcPr>
          <w:p w14:paraId="519AE8E4" w14:textId="77777777" w:rsidR="00F05218" w:rsidRPr="00F05218" w:rsidRDefault="00F05218" w:rsidP="00316915">
            <w:pPr>
              <w:spacing w:line="360" w:lineRule="auto"/>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PAYMENT</w:t>
            </w:r>
          </w:p>
        </w:tc>
        <w:tc>
          <w:tcPr>
            <w:tcW w:w="2926" w:type="dxa"/>
          </w:tcPr>
          <w:p w14:paraId="3EE55F2D"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2151495</w:t>
            </w:r>
          </w:p>
        </w:tc>
        <w:tc>
          <w:tcPr>
            <w:tcW w:w="2926" w:type="dxa"/>
          </w:tcPr>
          <w:p w14:paraId="00810DDB"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0</w:t>
            </w:r>
          </w:p>
        </w:tc>
      </w:tr>
      <w:tr w:rsidR="00F05218" w:rsidRPr="00F05218" w14:paraId="3D00F826" w14:textId="77777777" w:rsidTr="0081669A">
        <w:tc>
          <w:tcPr>
            <w:tcW w:w="2925" w:type="dxa"/>
          </w:tcPr>
          <w:p w14:paraId="181FB507" w14:textId="77777777" w:rsidR="00F05218" w:rsidRPr="00F05218" w:rsidRDefault="00F05218" w:rsidP="00316915">
            <w:pPr>
              <w:spacing w:line="360" w:lineRule="auto"/>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TRANSFER</w:t>
            </w:r>
          </w:p>
        </w:tc>
        <w:tc>
          <w:tcPr>
            <w:tcW w:w="2926" w:type="dxa"/>
          </w:tcPr>
          <w:p w14:paraId="13708B10"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532893</w:t>
            </w:r>
          </w:p>
        </w:tc>
        <w:tc>
          <w:tcPr>
            <w:tcW w:w="2926" w:type="dxa"/>
          </w:tcPr>
          <w:p w14:paraId="5F939D28" w14:textId="77777777" w:rsidR="00F05218" w:rsidRPr="00F05218" w:rsidRDefault="00F05218" w:rsidP="00316915">
            <w:pPr>
              <w:spacing w:line="360" w:lineRule="auto"/>
              <w:jc w:val="right"/>
              <w:rPr>
                <w:rFonts w:ascii="Times New Roman" w:eastAsiaTheme="minorHAnsi" w:hAnsi="Times New Roman" w:cs="Times New Roman"/>
                <w:sz w:val="26"/>
                <w:szCs w:val="26"/>
              </w:rPr>
            </w:pPr>
            <w:r w:rsidRPr="00F05218">
              <w:rPr>
                <w:rFonts w:ascii="Times New Roman" w:eastAsiaTheme="minorHAnsi" w:hAnsi="Times New Roman" w:cs="Times New Roman"/>
                <w:sz w:val="26"/>
                <w:szCs w:val="26"/>
              </w:rPr>
              <w:t>16</w:t>
            </w:r>
          </w:p>
        </w:tc>
      </w:tr>
    </w:tbl>
    <w:p w14:paraId="764D38FD" w14:textId="77777777" w:rsidR="00F05218" w:rsidRPr="00C53BC5" w:rsidRDefault="00F05218" w:rsidP="00316915">
      <w:pPr>
        <w:spacing w:before="240"/>
        <w:rPr>
          <w:rFonts w:eastAsiaTheme="minorHAnsi"/>
        </w:rPr>
      </w:pPr>
      <w:r w:rsidRPr="00142412">
        <w:rPr>
          <w:rFonts w:eastAsiaTheme="minorHAnsi"/>
          <w:b/>
          <w:bCs/>
        </w:rPr>
        <w:t>Nhận xét:</w:t>
      </w:r>
      <w:r w:rsidRPr="00C53BC5">
        <w:rPr>
          <w:rFonts w:eastAsiaTheme="minorHAnsi"/>
        </w:rPr>
        <w:t xml:space="preserve"> </w:t>
      </w:r>
    </w:p>
    <w:p w14:paraId="0121B229" w14:textId="20DCE918" w:rsidR="00F05218" w:rsidRDefault="00F05218" w:rsidP="00316915">
      <w:pPr>
        <w:rPr>
          <w:rFonts w:eastAsiaTheme="minorHAnsi"/>
        </w:rPr>
      </w:pPr>
      <w:r w:rsidRPr="00C53BC5">
        <w:rPr>
          <w:rFonts w:eastAsiaTheme="minorHAnsi"/>
        </w:rPr>
        <w:t>Chỉ có 16 giao dịch TRANSFER được đánh dấu là “isFlaggedFraud” trong toàn bộ dữ liệu.</w:t>
      </w:r>
    </w:p>
    <w:p w14:paraId="7F07F112" w14:textId="09B1C9F6" w:rsidR="006C699E" w:rsidRPr="006C699E" w:rsidRDefault="006C699E" w:rsidP="00316915">
      <w:pPr>
        <w:spacing w:after="160"/>
        <w:contextualSpacing/>
        <w:rPr>
          <w:rFonts w:eastAsiaTheme="minorHAnsi"/>
          <w:b/>
          <w:bCs/>
        </w:rPr>
      </w:pPr>
      <w:r w:rsidRPr="006C699E">
        <w:rPr>
          <w:b/>
          <w:bCs/>
        </w:rPr>
        <w:t xml:space="preserve">a. </w:t>
      </w:r>
      <w:r w:rsidRPr="006C699E">
        <w:rPr>
          <w:rFonts w:eastAsiaTheme="minorHAnsi"/>
          <w:b/>
          <w:bCs/>
        </w:rPr>
        <w:t xml:space="preserve">Giả thuyết: Thuộc tính ‘amount’ </w:t>
      </w:r>
      <m:oMath>
        <m:r>
          <m:rPr>
            <m:sty m:val="bi"/>
          </m:rPr>
          <w:rPr>
            <w:rFonts w:ascii="Cambria Math" w:eastAsiaTheme="minorHAnsi" w:hAnsi="Cambria Math"/>
          </w:rPr>
          <m:t>≥</m:t>
        </m:r>
      </m:oMath>
      <w:r w:rsidRPr="006C699E">
        <w:rPr>
          <w:b/>
          <w:bCs/>
        </w:rPr>
        <w:t xml:space="preserve"> 200000</w:t>
      </w:r>
    </w:p>
    <w:p w14:paraId="4B46EA03" w14:textId="3C7F5D11" w:rsidR="006C699E" w:rsidRPr="006C699E" w:rsidRDefault="006C699E" w:rsidP="0074609A">
      <w:r w:rsidRPr="00C04681">
        <w:t>Đầu tiên tìm những loại giao dịch có thuộc tính isFlaggedFraud được đánh dấ</w:t>
      </w:r>
      <w:r w:rsidR="00E95681">
        <w:t>u. Q</w:t>
      </w:r>
      <w:r w:rsidRPr="006C699E">
        <w:t>ua chạy lệnh thì giao dịch có thuộc tính isFlaggedFraud được đánh dấu là giao dịch loại Transfer.</w:t>
      </w:r>
    </w:p>
    <w:p w14:paraId="7A8C4496" w14:textId="780786F8" w:rsidR="006C699E" w:rsidRPr="00C04681" w:rsidRDefault="006C699E" w:rsidP="0074609A">
      <w:r w:rsidRPr="00C04681">
        <w:t>Sau đó, ta tìm giá trị giao dịch nhỏ nhất khi isFlaggedFraud được đánh dấu (isFlaggedFraud = 1) và tìm giá trị giao dịch lớn nhất có loại giao dịch là TRANSFER khi isFlaggFraud không được đánh dấu (isFlaggedFraud = 0), thu được kết quả</w:t>
      </w:r>
      <w:r w:rsidR="0074609A">
        <w:t>.</w:t>
      </w:r>
    </w:p>
    <w:p w14:paraId="723023FA" w14:textId="77777777" w:rsidR="006C699E" w:rsidRPr="00C53BC5" w:rsidRDefault="006C699E" w:rsidP="00316915">
      <w:pPr>
        <w:pStyle w:val="ListParagraph"/>
        <w:numPr>
          <w:ilvl w:val="0"/>
          <w:numId w:val="93"/>
        </w:numPr>
      </w:pPr>
      <w:r w:rsidRPr="00C53BC5">
        <w:t>Giá trị giao dịch nhỏ nhất khi isFlaggedFraud của giao dịch Transfer được đánh dấu (1): 353874.22.</w:t>
      </w:r>
    </w:p>
    <w:p w14:paraId="71A56815" w14:textId="77777777" w:rsidR="006C699E" w:rsidRDefault="006C699E" w:rsidP="00316915">
      <w:pPr>
        <w:pStyle w:val="ListParagraph"/>
        <w:numPr>
          <w:ilvl w:val="0"/>
          <w:numId w:val="93"/>
        </w:numPr>
      </w:pPr>
      <w:r w:rsidRPr="00C53BC5">
        <w:t>Giá trị giao dịch lớn nhất khi isFlaggedFraud của giao dịch Transfer không được đánh dấu (0): 92445516.64.</w:t>
      </w:r>
    </w:p>
    <w:p w14:paraId="0FCDD75F" w14:textId="16EE1057" w:rsidR="0081669A" w:rsidRDefault="006C699E" w:rsidP="00316915">
      <w:pPr>
        <w:pStyle w:val="ListParagraph"/>
        <w:numPr>
          <w:ilvl w:val="0"/>
          <w:numId w:val="93"/>
        </w:numPr>
      </w:pPr>
      <w:r>
        <w:t xml:space="preserve">Để kiểm tra độ chênh lệch và kiểm tra đối với thuộc tính TRANSFER khi có amount lớn hơn bằng 200000 và isFlaggedFraud=0 </w:t>
      </w:r>
      <w:r w:rsidR="0081669A">
        <w:t>có đủ điều kiện sử dụng để làm tập huấn luyện, tiến hành chạy các lệnh sau:</w:t>
      </w:r>
    </w:p>
    <w:tbl>
      <w:tblPr>
        <w:tblStyle w:val="TableGrid"/>
        <w:tblW w:w="8815" w:type="dxa"/>
        <w:tblLayout w:type="fixed"/>
        <w:tblLook w:val="04A0" w:firstRow="1" w:lastRow="0" w:firstColumn="1" w:lastColumn="0" w:noHBand="0" w:noVBand="1"/>
      </w:tblPr>
      <w:tblGrid>
        <w:gridCol w:w="5240"/>
        <w:gridCol w:w="3575"/>
      </w:tblGrid>
      <w:tr w:rsidR="0081669A" w:rsidRPr="0081669A" w14:paraId="2842B6BC" w14:textId="77777777" w:rsidTr="0081669A">
        <w:tc>
          <w:tcPr>
            <w:tcW w:w="5240" w:type="dxa"/>
          </w:tcPr>
          <w:p w14:paraId="12D5AC2B" w14:textId="77777777" w:rsidR="0081669A" w:rsidRPr="0081669A" w:rsidRDefault="0081669A" w:rsidP="00316915">
            <w:pPr>
              <w:spacing w:line="360" w:lineRule="auto"/>
              <w:jc w:val="center"/>
              <w:rPr>
                <w:rFonts w:ascii="Times New Roman" w:hAnsi="Times New Roman" w:cs="Times New Roman"/>
                <w:b/>
                <w:sz w:val="26"/>
                <w:szCs w:val="26"/>
                <w:lang w:eastAsia="zh-CN"/>
              </w:rPr>
            </w:pPr>
            <w:r w:rsidRPr="0081669A">
              <w:rPr>
                <w:rFonts w:ascii="Times New Roman" w:hAnsi="Times New Roman" w:cs="Times New Roman"/>
                <w:b/>
                <w:sz w:val="26"/>
                <w:szCs w:val="26"/>
                <w:lang w:eastAsia="zh-CN"/>
              </w:rPr>
              <w:t>Lệnh</w:t>
            </w:r>
          </w:p>
        </w:tc>
        <w:tc>
          <w:tcPr>
            <w:tcW w:w="3575" w:type="dxa"/>
          </w:tcPr>
          <w:p w14:paraId="2A3AAE70" w14:textId="77777777" w:rsidR="0081669A" w:rsidRPr="0081669A" w:rsidRDefault="0081669A" w:rsidP="00316915">
            <w:pPr>
              <w:spacing w:line="360" w:lineRule="auto"/>
              <w:jc w:val="center"/>
              <w:rPr>
                <w:rFonts w:ascii="Times New Roman" w:hAnsi="Times New Roman" w:cs="Times New Roman"/>
                <w:b/>
                <w:sz w:val="26"/>
                <w:szCs w:val="26"/>
                <w:lang w:eastAsia="zh-CN"/>
              </w:rPr>
            </w:pPr>
            <w:r w:rsidRPr="0081669A">
              <w:rPr>
                <w:rFonts w:ascii="Times New Roman" w:hAnsi="Times New Roman" w:cs="Times New Roman"/>
                <w:b/>
                <w:sz w:val="26"/>
                <w:szCs w:val="26"/>
                <w:lang w:eastAsia="zh-CN"/>
              </w:rPr>
              <w:t>Kết quả</w:t>
            </w:r>
          </w:p>
        </w:tc>
      </w:tr>
      <w:tr w:rsidR="0081669A" w:rsidRPr="0081669A" w14:paraId="3309FA7F" w14:textId="77777777" w:rsidTr="0081669A">
        <w:tc>
          <w:tcPr>
            <w:tcW w:w="5240" w:type="dxa"/>
          </w:tcPr>
          <w:p w14:paraId="22691F0B" w14:textId="77777777" w:rsidR="0081669A" w:rsidRPr="0081669A" w:rsidRDefault="0081669A" w:rsidP="00316915">
            <w:pPr>
              <w:shd w:val="clear" w:color="auto" w:fill="FFFFFE"/>
              <w:spacing w:line="360" w:lineRule="auto"/>
              <w:rPr>
                <w:rFonts w:ascii="Times New Roman" w:eastAsia="Times New Roman" w:hAnsi="Times New Roman" w:cs="Times New Roman"/>
                <w:sz w:val="26"/>
                <w:szCs w:val="26"/>
                <w:lang w:eastAsia="ja-JP"/>
              </w:rPr>
            </w:pPr>
            <w:r w:rsidRPr="0081669A">
              <w:rPr>
                <w:rFonts w:ascii="Times New Roman" w:eastAsia="Times New Roman" w:hAnsi="Times New Roman" w:cs="Times New Roman"/>
                <w:sz w:val="26"/>
                <w:szCs w:val="26"/>
                <w:lang w:eastAsia="ja-JP"/>
              </w:rPr>
              <w:t>dfTransfer.isFlaggedFraud.sum()</w:t>
            </w:r>
          </w:p>
          <w:p w14:paraId="35D8AD2F" w14:textId="77777777" w:rsidR="0081669A" w:rsidRPr="0081669A" w:rsidRDefault="0081669A" w:rsidP="00316915">
            <w:pPr>
              <w:shd w:val="clear" w:color="auto" w:fill="FFFFFE"/>
              <w:spacing w:line="360" w:lineRule="auto"/>
              <w:rPr>
                <w:rFonts w:ascii="Times New Roman" w:hAnsi="Times New Roman" w:cs="Times New Roman"/>
                <w:sz w:val="26"/>
                <w:szCs w:val="26"/>
              </w:rPr>
            </w:pPr>
          </w:p>
        </w:tc>
        <w:tc>
          <w:tcPr>
            <w:tcW w:w="3575" w:type="dxa"/>
          </w:tcPr>
          <w:p w14:paraId="5478A2CA" w14:textId="77777777" w:rsidR="0081669A" w:rsidRPr="0081669A" w:rsidRDefault="0081669A" w:rsidP="00316915">
            <w:pPr>
              <w:spacing w:line="360" w:lineRule="auto"/>
              <w:rPr>
                <w:rFonts w:ascii="Times New Roman" w:hAnsi="Times New Roman" w:cs="Times New Roman"/>
                <w:sz w:val="26"/>
                <w:szCs w:val="26"/>
                <w:lang w:eastAsia="zh-CN"/>
              </w:rPr>
            </w:pPr>
            <w:r w:rsidRPr="0081669A">
              <w:rPr>
                <w:rFonts w:ascii="Times New Roman" w:hAnsi="Times New Roman" w:cs="Times New Roman"/>
                <w:noProof/>
                <w:sz w:val="26"/>
                <w:szCs w:val="26"/>
              </w:rPr>
              <w:t>16</w:t>
            </w:r>
          </w:p>
        </w:tc>
      </w:tr>
      <w:tr w:rsidR="0081669A" w:rsidRPr="0081669A" w14:paraId="5B0D0281" w14:textId="77777777" w:rsidTr="0081669A">
        <w:tc>
          <w:tcPr>
            <w:tcW w:w="5240" w:type="dxa"/>
          </w:tcPr>
          <w:p w14:paraId="20DBAF2F" w14:textId="77777777" w:rsidR="0081669A" w:rsidRPr="0081669A" w:rsidRDefault="0081669A" w:rsidP="00316915">
            <w:pPr>
              <w:shd w:val="clear" w:color="auto" w:fill="FFFFFE"/>
              <w:spacing w:line="360" w:lineRule="auto"/>
              <w:rPr>
                <w:rFonts w:ascii="Times New Roman" w:eastAsia="Times New Roman" w:hAnsi="Times New Roman" w:cs="Times New Roman"/>
                <w:sz w:val="26"/>
                <w:szCs w:val="26"/>
                <w:lang w:eastAsia="ja-JP"/>
              </w:rPr>
            </w:pPr>
            <w:commentRangeStart w:id="145"/>
            <w:commentRangeStart w:id="146"/>
            <w:commentRangeStart w:id="147"/>
            <w:r w:rsidRPr="0081669A">
              <w:rPr>
                <w:rFonts w:ascii="Times New Roman" w:eastAsia="Times New Roman" w:hAnsi="Times New Roman" w:cs="Times New Roman"/>
                <w:sz w:val="26"/>
                <w:szCs w:val="26"/>
                <w:lang w:eastAsia="ja-JP"/>
              </w:rPr>
              <w:t>len(dfTransfer.loc[(dfTransfer['amount'] &gt;= 200000) &amp; (dfTransfer['isFlaggedFraud'] == 0)])</w:t>
            </w:r>
            <w:commentRangeEnd w:id="145"/>
            <w:r w:rsidRPr="0081669A">
              <w:rPr>
                <w:rStyle w:val="CommentReference"/>
                <w:rFonts w:ascii="Times New Roman" w:eastAsiaTheme="minorHAnsi" w:hAnsi="Times New Roman" w:cs="Times New Roman"/>
                <w:sz w:val="26"/>
                <w:szCs w:val="26"/>
              </w:rPr>
              <w:commentReference w:id="145"/>
            </w:r>
            <w:commentRangeEnd w:id="146"/>
            <w:r w:rsidRPr="0081669A">
              <w:rPr>
                <w:rStyle w:val="CommentReference"/>
                <w:rFonts w:ascii="Times New Roman" w:eastAsiaTheme="minorHAnsi" w:hAnsi="Times New Roman" w:cs="Times New Roman"/>
                <w:sz w:val="26"/>
                <w:szCs w:val="26"/>
              </w:rPr>
              <w:commentReference w:id="146"/>
            </w:r>
            <w:commentRangeEnd w:id="147"/>
            <w:r w:rsidRPr="0081669A">
              <w:rPr>
                <w:rStyle w:val="CommentReference"/>
                <w:rFonts w:ascii="Times New Roman" w:eastAsiaTheme="minorHAnsi" w:hAnsi="Times New Roman" w:cs="Times New Roman"/>
                <w:sz w:val="26"/>
                <w:szCs w:val="26"/>
              </w:rPr>
              <w:commentReference w:id="147"/>
            </w:r>
          </w:p>
          <w:p w14:paraId="26DC57C5" w14:textId="77777777" w:rsidR="0081669A" w:rsidRPr="0081669A" w:rsidRDefault="0081669A" w:rsidP="00316915">
            <w:pPr>
              <w:shd w:val="clear" w:color="auto" w:fill="FFFFFE"/>
              <w:spacing w:line="360" w:lineRule="auto"/>
              <w:rPr>
                <w:rFonts w:ascii="Times New Roman" w:eastAsia="Times New Roman" w:hAnsi="Times New Roman" w:cs="Times New Roman"/>
                <w:sz w:val="26"/>
                <w:szCs w:val="26"/>
                <w:lang w:eastAsia="ja-JP"/>
              </w:rPr>
            </w:pPr>
          </w:p>
        </w:tc>
        <w:tc>
          <w:tcPr>
            <w:tcW w:w="3575" w:type="dxa"/>
          </w:tcPr>
          <w:p w14:paraId="6E1FF528" w14:textId="77777777" w:rsidR="0081669A" w:rsidRPr="0081669A" w:rsidRDefault="0081669A" w:rsidP="00316915">
            <w:pPr>
              <w:spacing w:line="360" w:lineRule="auto"/>
              <w:rPr>
                <w:rFonts w:ascii="Times New Roman" w:hAnsi="Times New Roman" w:cs="Times New Roman"/>
                <w:noProof/>
                <w:sz w:val="26"/>
                <w:szCs w:val="26"/>
              </w:rPr>
            </w:pPr>
            <w:r w:rsidRPr="0081669A">
              <w:rPr>
                <w:rFonts w:ascii="Times New Roman" w:hAnsi="Times New Roman" w:cs="Times New Roman"/>
                <w:noProof/>
                <w:sz w:val="26"/>
                <w:szCs w:val="26"/>
              </w:rPr>
              <w:t>409094</w:t>
            </w:r>
          </w:p>
        </w:tc>
      </w:tr>
    </w:tbl>
    <w:p w14:paraId="0ED4F6C9" w14:textId="77777777" w:rsidR="0074609A" w:rsidRDefault="0074609A" w:rsidP="00316915">
      <w:pPr>
        <w:spacing w:before="240"/>
        <w:rPr>
          <w:rFonts w:eastAsiaTheme="minorHAnsi"/>
          <w:b/>
          <w:bCs/>
        </w:rPr>
      </w:pPr>
    </w:p>
    <w:p w14:paraId="3FD2511C" w14:textId="77777777" w:rsidR="0074609A" w:rsidRDefault="0074609A">
      <w:pPr>
        <w:rPr>
          <w:rFonts w:eastAsiaTheme="minorHAnsi"/>
          <w:b/>
          <w:bCs/>
        </w:rPr>
      </w:pPr>
      <w:r>
        <w:rPr>
          <w:rFonts w:eastAsiaTheme="minorHAnsi"/>
          <w:b/>
          <w:bCs/>
        </w:rPr>
        <w:br w:type="page"/>
      </w:r>
    </w:p>
    <w:p w14:paraId="750BBC56" w14:textId="1B0C3ECF" w:rsidR="0081669A" w:rsidRPr="0074609A" w:rsidRDefault="0081669A" w:rsidP="00316915">
      <w:pPr>
        <w:spacing w:before="240"/>
        <w:rPr>
          <w:rFonts w:eastAsiaTheme="minorHAnsi"/>
          <w:b/>
          <w:bCs/>
        </w:rPr>
      </w:pPr>
      <w:r w:rsidRPr="0074609A">
        <w:rPr>
          <w:rFonts w:eastAsiaTheme="minorHAnsi"/>
          <w:b/>
          <w:bCs/>
        </w:rPr>
        <w:lastRenderedPageBreak/>
        <w:t xml:space="preserve">Nhận xét: </w:t>
      </w:r>
    </w:p>
    <w:p w14:paraId="55E6EEA5" w14:textId="77AB79C2" w:rsidR="00F05218" w:rsidRDefault="0081669A" w:rsidP="00316915">
      <w:pPr>
        <w:pStyle w:val="ListParagraph"/>
        <w:numPr>
          <w:ilvl w:val="0"/>
          <w:numId w:val="53"/>
        </w:numPr>
      </w:pPr>
      <w:r w:rsidRPr="00C53BC5">
        <w:t xml:space="preserve">Trên thực tế, isFlaggedFraud vẫn không thể được đặt mặc dù điều kiện này được đáp ứng. Do đó loại trường hợp isFlaggedFraud phụ thuộc vào điều kiện thuộc tính amount </w:t>
      </w:r>
      <m:oMath>
        <m:r>
          <w:rPr>
            <w:rFonts w:ascii="Cambria Math" w:hAnsi="Cambria Math"/>
          </w:rPr>
          <m:t>≥</m:t>
        </m:r>
      </m:oMath>
      <w:r w:rsidRPr="00C53BC5">
        <w:t xml:space="preserve"> 200000.</w:t>
      </w:r>
    </w:p>
    <w:p w14:paraId="4A41B78A" w14:textId="77777777" w:rsidR="0081669A" w:rsidRPr="0081669A" w:rsidRDefault="0081669A" w:rsidP="00316915">
      <w:pPr>
        <w:spacing w:before="240" w:after="160"/>
        <w:contextualSpacing/>
        <w:rPr>
          <w:rFonts w:eastAsiaTheme="minorHAnsi"/>
          <w:b/>
          <w:bCs/>
        </w:rPr>
      </w:pPr>
      <w:r w:rsidRPr="0081669A">
        <w:rPr>
          <w:b/>
          <w:bCs/>
        </w:rPr>
        <w:t xml:space="preserve">b. </w:t>
      </w:r>
      <w:r w:rsidRPr="0081669A">
        <w:rPr>
          <w:rFonts w:eastAsiaTheme="minorHAnsi"/>
          <w:b/>
          <w:bCs/>
        </w:rPr>
        <w:t>Giả thuyết isFlaggFraud = 1 khi giao dịch chuyển tiền bị hủy</w:t>
      </w:r>
    </w:p>
    <w:p w14:paraId="3B658E3E" w14:textId="77777777" w:rsidR="0081669A" w:rsidRPr="00C53BC5" w:rsidRDefault="0081669A" w:rsidP="00316915">
      <w:pPr>
        <w:rPr>
          <w:rFonts w:eastAsiaTheme="minorHAnsi"/>
        </w:rPr>
      </w:pPr>
      <w:r w:rsidRPr="00C53BC5">
        <w:rPr>
          <w:rFonts w:eastAsiaTheme="minorHAnsi"/>
        </w:rPr>
        <w:t>Kiểm tra số giao dịch có số dư tài khoản nhận tiền trước và sau khi thực hiện giao dịch, ta có kết quả:</w:t>
      </w:r>
    </w:p>
    <w:p w14:paraId="420EBA70" w14:textId="027E64B6" w:rsidR="0081669A" w:rsidRPr="00142412" w:rsidRDefault="0081669A" w:rsidP="00316915">
      <w:pPr>
        <w:pStyle w:val="ListParagraph"/>
        <w:numPr>
          <w:ilvl w:val="0"/>
          <w:numId w:val="53"/>
        </w:numPr>
      </w:pPr>
      <w:r w:rsidRPr="00C53BC5">
        <w:t>Số giao dịch loại Transfer với isFlaggedFraud = 0, oldBalanceDest = 0 và newBalanceDest = 0 là: 4158 giao dịch.</w:t>
      </w:r>
    </w:p>
    <w:p w14:paraId="4A133354" w14:textId="77777777" w:rsidR="0081669A" w:rsidRPr="00C53BC5" w:rsidRDefault="0081669A" w:rsidP="00316915">
      <w:pPr>
        <w:spacing w:before="240"/>
        <w:rPr>
          <w:rFonts w:eastAsiaTheme="minorHAnsi"/>
          <w:b/>
          <w:bCs/>
        </w:rPr>
      </w:pPr>
      <w:r w:rsidRPr="00C53BC5">
        <w:rPr>
          <w:rFonts w:eastAsiaTheme="minorHAnsi"/>
          <w:b/>
          <w:bCs/>
        </w:rPr>
        <w:t xml:space="preserve">Nhận xét: </w:t>
      </w:r>
    </w:p>
    <w:p w14:paraId="5DA4F2C8" w14:textId="77777777" w:rsidR="0081669A" w:rsidRPr="00C53BC5" w:rsidRDefault="0081669A" w:rsidP="00316915">
      <w:pPr>
        <w:numPr>
          <w:ilvl w:val="0"/>
          <w:numId w:val="54"/>
        </w:numPr>
        <w:spacing w:before="240" w:after="160"/>
        <w:contextualSpacing/>
        <w:rPr>
          <w:rFonts w:eastAsiaTheme="minorHAnsi"/>
        </w:rPr>
      </w:pPr>
      <w:r w:rsidRPr="00C53BC5">
        <w:rPr>
          <w:rFonts w:eastAsiaTheme="minorHAnsi"/>
        </w:rPr>
        <w:t>Điều kiện ở trên cũng không xác định được trạng thái của isFlaggFraud, do đó loại giả thuyết này.</w:t>
      </w:r>
    </w:p>
    <w:p w14:paraId="4E916633" w14:textId="77777777" w:rsidR="0081669A" w:rsidRPr="0081669A" w:rsidRDefault="0081669A" w:rsidP="00316915">
      <w:pPr>
        <w:spacing w:before="240" w:after="160"/>
        <w:contextualSpacing/>
        <w:rPr>
          <w:rFonts w:eastAsiaTheme="minorHAnsi"/>
          <w:b/>
          <w:bCs/>
          <w:lang w:eastAsia="zh-CN"/>
        </w:rPr>
      </w:pPr>
      <w:r w:rsidRPr="0081669A">
        <w:rPr>
          <w:b/>
          <w:bCs/>
        </w:rPr>
        <w:t xml:space="preserve">c. </w:t>
      </w:r>
      <w:r w:rsidRPr="0081669A">
        <w:rPr>
          <w:rFonts w:eastAsiaTheme="minorHAnsi"/>
          <w:b/>
          <w:bCs/>
          <w:lang w:eastAsia="zh-CN"/>
        </w:rPr>
        <w:t>Giả thuyết isFlaggedFraud = 1 khi oldbalanceOrg = newbalanceOrg</w:t>
      </w:r>
    </w:p>
    <w:p w14:paraId="70A0BA35" w14:textId="2050F600" w:rsidR="0081669A" w:rsidRDefault="0081669A" w:rsidP="00316915">
      <w:pPr>
        <w:spacing w:before="240"/>
        <w:rPr>
          <w:rFonts w:eastAsiaTheme="minorHAnsi"/>
          <w:lang w:eastAsia="zh-CN"/>
        </w:rPr>
      </w:pPr>
      <w:r w:rsidRPr="00C53BC5">
        <w:rPr>
          <w:rFonts w:eastAsiaTheme="minorHAnsi"/>
          <w:lang w:eastAsia="zh-CN"/>
        </w:rPr>
        <w:t>Không xét thuộc tính newBalanceOrig vì nó chỉ được cập nhật sau khi giao dịch, trong khi isFlaggedFraud sẽ được đặt trước khi giao dịch diễn ra.</w:t>
      </w:r>
    </w:p>
    <w:p w14:paraId="5CFA1BE4" w14:textId="189B0E15" w:rsidR="0081669A" w:rsidRPr="00C53BC5" w:rsidRDefault="0081669A" w:rsidP="00316915">
      <w:pPr>
        <w:spacing w:before="240"/>
        <w:rPr>
          <w:rFonts w:eastAsiaTheme="minorHAnsi"/>
          <w:lang w:eastAsia="zh-CN"/>
        </w:rPr>
      </w:pPr>
      <w:r>
        <w:rPr>
          <w:rFonts w:eastAsiaTheme="minorHAnsi"/>
          <w:lang w:eastAsia="zh-CN"/>
        </w:rPr>
        <w:t xml:space="preserve">Một số kết quả sau khi chạy các lệnh liên </w:t>
      </w:r>
      <w:r w:rsidR="0074609A">
        <w:rPr>
          <w:rFonts w:eastAsiaTheme="minorHAnsi"/>
          <w:lang w:eastAsia="zh-CN"/>
        </w:rPr>
        <w:t>quan:</w:t>
      </w:r>
    </w:p>
    <w:p w14:paraId="61146E2D" w14:textId="77777777" w:rsidR="0081669A" w:rsidRPr="0081669A" w:rsidRDefault="0081669A" w:rsidP="00316915">
      <w:pPr>
        <w:pStyle w:val="ListParagraph"/>
        <w:numPr>
          <w:ilvl w:val="0"/>
          <w:numId w:val="55"/>
        </w:numPr>
        <w:rPr>
          <w:lang w:eastAsia="zh-CN"/>
        </w:rPr>
      </w:pPr>
      <w:r w:rsidRPr="0081669A">
        <w:rPr>
          <w:lang w:eastAsia="zh-CN"/>
        </w:rPr>
        <w:t>Giá trị nhỏ nhất của thuộc tính ‘oldBalanceOrig’ của isFlaggedFraud = 1 của giao dịch loại TRANSFER là: 353874.0.</w:t>
      </w:r>
    </w:p>
    <w:p w14:paraId="67D395FA" w14:textId="77777777" w:rsidR="0081669A" w:rsidRPr="0081669A" w:rsidRDefault="0081669A" w:rsidP="00316915">
      <w:pPr>
        <w:pStyle w:val="ListParagraph"/>
        <w:numPr>
          <w:ilvl w:val="0"/>
          <w:numId w:val="55"/>
        </w:numPr>
        <w:rPr>
          <w:lang w:eastAsia="zh-CN"/>
        </w:rPr>
      </w:pPr>
      <w:r w:rsidRPr="0081669A">
        <w:rPr>
          <w:lang w:eastAsia="zh-CN"/>
        </w:rPr>
        <w:t>Giá trị lớn nhất của thuộc tính ‘oldBalanceOrig’ của isFlaggedFraud = 1 của giao dịch loại TRANSFER là: 19585040.0.</w:t>
      </w:r>
    </w:p>
    <w:p w14:paraId="3B2D8BA9" w14:textId="77777777" w:rsidR="0081669A" w:rsidRPr="0081669A" w:rsidRDefault="0081669A" w:rsidP="00316915">
      <w:pPr>
        <w:pStyle w:val="ListParagraph"/>
        <w:numPr>
          <w:ilvl w:val="0"/>
          <w:numId w:val="55"/>
        </w:numPr>
        <w:rPr>
          <w:lang w:eastAsia="zh-CN"/>
        </w:rPr>
      </w:pPr>
      <w:r w:rsidRPr="0081669A">
        <w:rPr>
          <w:lang w:eastAsia="zh-CN"/>
        </w:rPr>
        <w:t>Giá trị nhỏ nhất của thuộc tính ‘oldBalanceOrig’ của isFlaggedFraud = 0 khi oldBalanceOrig' = newbalanceOrig của giao dịch loại TRANSFER là: 0.0.</w:t>
      </w:r>
    </w:p>
    <w:p w14:paraId="5D53A530" w14:textId="1E0443E4" w:rsidR="0081669A" w:rsidRPr="0081669A" w:rsidRDefault="0081669A" w:rsidP="00316915">
      <w:pPr>
        <w:pStyle w:val="ListParagraph"/>
        <w:numPr>
          <w:ilvl w:val="0"/>
          <w:numId w:val="55"/>
        </w:numPr>
        <w:rPr>
          <w:lang w:eastAsia="zh-CN"/>
        </w:rPr>
      </w:pPr>
      <w:r w:rsidRPr="0081669A">
        <w:rPr>
          <w:lang w:eastAsia="zh-CN"/>
        </w:rPr>
        <w:t xml:space="preserve">Giá trị nhỏ nhất của thuộc tính ‘oldBalanceOrig’ của isFlaggedFraud = 0 khi oldBalanceOrig' = newbalanceOrig của giao dịch loại TRANSFER là: 575668.0. </w:t>
      </w:r>
    </w:p>
    <w:p w14:paraId="09923429" w14:textId="77777777" w:rsidR="0074609A" w:rsidRDefault="0074609A">
      <w:pPr>
        <w:rPr>
          <w:rFonts w:eastAsiaTheme="minorHAnsi"/>
          <w:b/>
          <w:bCs/>
          <w:lang w:eastAsia="zh-CN"/>
        </w:rPr>
      </w:pPr>
      <w:r>
        <w:rPr>
          <w:rFonts w:eastAsiaTheme="minorHAnsi"/>
          <w:b/>
          <w:bCs/>
          <w:lang w:eastAsia="zh-CN"/>
        </w:rPr>
        <w:br w:type="page"/>
      </w:r>
    </w:p>
    <w:p w14:paraId="6CF5179F" w14:textId="0F77FF84" w:rsidR="0081669A" w:rsidRPr="00C53BC5" w:rsidRDefault="0081669A" w:rsidP="00316915">
      <w:pPr>
        <w:spacing w:before="240"/>
        <w:rPr>
          <w:rFonts w:eastAsiaTheme="minorHAnsi"/>
          <w:b/>
          <w:bCs/>
          <w:lang w:eastAsia="zh-CN"/>
        </w:rPr>
      </w:pPr>
      <w:r w:rsidRPr="00C53BC5">
        <w:rPr>
          <w:rFonts w:eastAsiaTheme="minorHAnsi"/>
          <w:b/>
          <w:bCs/>
          <w:lang w:eastAsia="zh-CN"/>
        </w:rPr>
        <w:lastRenderedPageBreak/>
        <w:t xml:space="preserve">Nhận xét: </w:t>
      </w:r>
    </w:p>
    <w:p w14:paraId="5AC603FB" w14:textId="77777777" w:rsidR="0081669A" w:rsidRPr="0081669A" w:rsidRDefault="0081669A" w:rsidP="00316915">
      <w:pPr>
        <w:numPr>
          <w:ilvl w:val="0"/>
          <w:numId w:val="54"/>
        </w:numPr>
        <w:spacing w:before="240" w:after="160"/>
        <w:contextualSpacing/>
        <w:rPr>
          <w:rFonts w:eastAsiaTheme="minorHAnsi"/>
          <w:b/>
          <w:bCs/>
          <w:lang w:eastAsia="zh-CN"/>
        </w:rPr>
      </w:pPr>
      <w:r w:rsidRPr="00C53BC5">
        <w:rPr>
          <w:rFonts w:eastAsiaTheme="minorHAnsi"/>
          <w:lang w:eastAsia="zh-CN"/>
        </w:rPr>
        <w:t>Có tồn tại trường hợp thỏa điều kiện những thuộc tính isFlaggedFraud = 0, đo đó loại giả thuyết này.</w:t>
      </w:r>
    </w:p>
    <w:p w14:paraId="55573D5A" w14:textId="013148E4" w:rsidR="0081669A" w:rsidRPr="0081669A" w:rsidRDefault="0081669A" w:rsidP="00316915">
      <w:pPr>
        <w:spacing w:before="240" w:after="160"/>
        <w:contextualSpacing/>
        <w:rPr>
          <w:rFonts w:eastAsiaTheme="minorHAnsi"/>
          <w:b/>
          <w:bCs/>
          <w:lang w:eastAsia="zh-CN"/>
        </w:rPr>
      </w:pPr>
      <w:r w:rsidRPr="0081669A">
        <w:rPr>
          <w:b/>
          <w:bCs/>
          <w:lang w:eastAsia="zh-CN"/>
        </w:rPr>
        <w:t>d. Giả thuyết IsFlaggedFraud có thể được đặt dựa trên việc một khách hàng giao dịch nhiều lần không?</w:t>
      </w:r>
    </w:p>
    <w:p w14:paraId="2DA24EF9" w14:textId="0A9B2921" w:rsidR="0081669A" w:rsidRPr="00C53BC5" w:rsidRDefault="0081669A" w:rsidP="00316915">
      <w:pPr>
        <w:spacing w:before="240" w:after="160"/>
        <w:contextualSpacing/>
        <w:rPr>
          <w:rFonts w:eastAsiaTheme="minorHAnsi"/>
          <w:lang w:eastAsia="zh-CN"/>
        </w:rPr>
      </w:pPr>
      <w:r w:rsidRPr="00C53BC5">
        <w:rPr>
          <w:rFonts w:eastAsiaTheme="minorHAnsi"/>
          <w:lang w:eastAsia="zh-CN"/>
        </w:rPr>
        <w:t>Bảng dưới đây thống kê các thông tin và kết quả trả về như</w:t>
      </w:r>
      <w:r w:rsidR="004936BC">
        <w:rPr>
          <w:rFonts w:eastAsiaTheme="minorHAnsi"/>
          <w:lang w:eastAsia="zh-CN"/>
        </w:rPr>
        <w:t xml:space="preserve"> sau:</w:t>
      </w:r>
    </w:p>
    <w:p w14:paraId="6B76D4E8" w14:textId="01EEB657" w:rsidR="0081669A" w:rsidRDefault="0081669A" w:rsidP="00CB1937">
      <w:pPr>
        <w:pStyle w:val="Caption"/>
      </w:pPr>
      <w:bookmarkStart w:id="148" w:name="_Toc29794255"/>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4</w:t>
      </w:r>
      <w:r w:rsidR="00192599">
        <w:rPr>
          <w:noProof/>
        </w:rPr>
        <w:fldChar w:fldCharType="end"/>
      </w:r>
      <w:r>
        <w:t>. Kết quả truy vấn theo giả thuyết d</w:t>
      </w:r>
      <w:bookmarkEnd w:id="148"/>
    </w:p>
    <w:tbl>
      <w:tblPr>
        <w:tblStyle w:val="TableGrid"/>
        <w:tblW w:w="0" w:type="auto"/>
        <w:tblLook w:val="04A0" w:firstRow="1" w:lastRow="0" w:firstColumn="1" w:lastColumn="0" w:noHBand="0" w:noVBand="1"/>
      </w:tblPr>
      <w:tblGrid>
        <w:gridCol w:w="6232"/>
        <w:gridCol w:w="2545"/>
      </w:tblGrid>
      <w:tr w:rsidR="0081669A" w:rsidRPr="0081669A" w14:paraId="73D96CDA" w14:textId="77777777" w:rsidTr="0081669A">
        <w:tc>
          <w:tcPr>
            <w:tcW w:w="6232" w:type="dxa"/>
          </w:tcPr>
          <w:p w14:paraId="30471894" w14:textId="77777777" w:rsidR="0081669A" w:rsidRPr="0081669A" w:rsidRDefault="0081669A" w:rsidP="00316915">
            <w:pPr>
              <w:spacing w:before="240" w:after="160" w:line="360" w:lineRule="auto"/>
              <w:contextualSpacing/>
              <w:jc w:val="center"/>
              <w:rPr>
                <w:rFonts w:ascii="Times New Roman" w:eastAsiaTheme="minorHAnsi" w:hAnsi="Times New Roman" w:cs="Times New Roman"/>
                <w:b/>
                <w:bCs/>
                <w:sz w:val="26"/>
                <w:szCs w:val="26"/>
                <w:lang w:eastAsia="zh-CN"/>
              </w:rPr>
            </w:pPr>
            <w:r w:rsidRPr="0081669A">
              <w:rPr>
                <w:rFonts w:ascii="Times New Roman" w:eastAsiaTheme="minorHAnsi" w:hAnsi="Times New Roman" w:cs="Times New Roman"/>
                <w:b/>
                <w:bCs/>
                <w:sz w:val="26"/>
                <w:szCs w:val="26"/>
                <w:lang w:eastAsia="zh-CN"/>
              </w:rPr>
              <w:t>Thao tác truy vấn tìm</w:t>
            </w:r>
          </w:p>
        </w:tc>
        <w:tc>
          <w:tcPr>
            <w:tcW w:w="2545" w:type="dxa"/>
          </w:tcPr>
          <w:p w14:paraId="3286AE4C" w14:textId="77777777" w:rsidR="0081669A" w:rsidRPr="0081669A" w:rsidRDefault="0081669A" w:rsidP="00316915">
            <w:pPr>
              <w:spacing w:before="240" w:after="160" w:line="360" w:lineRule="auto"/>
              <w:contextualSpacing/>
              <w:jc w:val="center"/>
              <w:rPr>
                <w:rFonts w:ascii="Times New Roman" w:eastAsiaTheme="minorHAnsi" w:hAnsi="Times New Roman" w:cs="Times New Roman"/>
                <w:b/>
                <w:bCs/>
                <w:sz w:val="26"/>
                <w:szCs w:val="26"/>
                <w:lang w:eastAsia="zh-CN"/>
              </w:rPr>
            </w:pPr>
            <w:r w:rsidRPr="0081669A">
              <w:rPr>
                <w:rFonts w:ascii="Times New Roman" w:eastAsiaTheme="minorHAnsi" w:hAnsi="Times New Roman" w:cs="Times New Roman"/>
                <w:b/>
                <w:bCs/>
                <w:sz w:val="26"/>
                <w:szCs w:val="26"/>
                <w:lang w:eastAsia="zh-CN"/>
              </w:rPr>
              <w:t>Kết quả</w:t>
            </w:r>
          </w:p>
        </w:tc>
      </w:tr>
      <w:tr w:rsidR="0081669A" w:rsidRPr="0081669A" w14:paraId="653182D1" w14:textId="77777777" w:rsidTr="0081669A">
        <w:tc>
          <w:tcPr>
            <w:tcW w:w="6232" w:type="dxa"/>
          </w:tcPr>
          <w:p w14:paraId="7731DFD4"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Có người khởi tạo các giao dịch được gắn cờ là bất thường có giao dịch nhiều lần</w:t>
            </w:r>
          </w:p>
        </w:tc>
        <w:tc>
          <w:tcPr>
            <w:tcW w:w="2545" w:type="dxa"/>
          </w:tcPr>
          <w:p w14:paraId="4F64B2F0"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False</w:t>
            </w:r>
          </w:p>
        </w:tc>
      </w:tr>
      <w:tr w:rsidR="0081669A" w:rsidRPr="0081669A" w14:paraId="0A07AFD4" w14:textId="77777777" w:rsidTr="0081669A">
        <w:tc>
          <w:tcPr>
            <w:tcW w:w="6232" w:type="dxa"/>
          </w:tcPr>
          <w:p w14:paraId="37747FC4"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Có điểm đến của giao dịch được gắn cờ isFlaggedFraud nhiều hơn một lần</w:t>
            </w:r>
          </w:p>
        </w:tc>
        <w:tc>
          <w:tcPr>
            <w:tcW w:w="2545" w:type="dxa"/>
          </w:tcPr>
          <w:p w14:paraId="0B565501"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False</w:t>
            </w:r>
          </w:p>
        </w:tc>
      </w:tr>
      <w:tr w:rsidR="0081669A" w:rsidRPr="0081669A" w14:paraId="40AECBFE" w14:textId="77777777" w:rsidTr="0081669A">
        <w:tc>
          <w:tcPr>
            <w:tcW w:w="6232" w:type="dxa"/>
          </w:tcPr>
          <w:p w14:paraId="63F10EC9"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Số tài khoản đích của các giao dịch được gắn cờ là bất thường đã là tài khoản đích nhiều lần</w:t>
            </w:r>
          </w:p>
        </w:tc>
        <w:tc>
          <w:tcPr>
            <w:tcW w:w="2545" w:type="dxa"/>
          </w:tcPr>
          <w:p w14:paraId="31D12CC2"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2</w:t>
            </w:r>
          </w:p>
        </w:tc>
      </w:tr>
    </w:tbl>
    <w:p w14:paraId="602EEA9B" w14:textId="77777777" w:rsidR="0081669A" w:rsidRPr="00C53BC5" w:rsidRDefault="0081669A" w:rsidP="00316915">
      <w:pPr>
        <w:spacing w:before="240"/>
        <w:rPr>
          <w:rFonts w:eastAsiaTheme="minorHAnsi"/>
          <w:lang w:eastAsia="zh-CN"/>
        </w:rPr>
      </w:pPr>
      <w:r w:rsidRPr="00C53BC5">
        <w:rPr>
          <w:rFonts w:eastAsiaTheme="minorHAnsi"/>
          <w:b/>
          <w:bCs/>
          <w:lang w:eastAsia="zh-CN"/>
        </w:rPr>
        <w:t>Nhận xét:</w:t>
      </w:r>
    </w:p>
    <w:p w14:paraId="02EB3206" w14:textId="77777777" w:rsidR="0081669A" w:rsidRPr="00C53BC5" w:rsidRDefault="0081669A" w:rsidP="00316915">
      <w:pPr>
        <w:numPr>
          <w:ilvl w:val="0"/>
          <w:numId w:val="54"/>
        </w:numPr>
        <w:spacing w:before="240" w:after="160"/>
        <w:contextualSpacing/>
        <w:rPr>
          <w:rFonts w:eastAsiaTheme="minorHAnsi"/>
          <w:lang w:eastAsia="zh-CN"/>
        </w:rPr>
      </w:pPr>
      <w:r w:rsidRPr="00C53BC5">
        <w:rPr>
          <w:rFonts w:eastAsiaTheme="minorHAnsi"/>
          <w:lang w:eastAsia="zh-CN"/>
        </w:rPr>
        <w:t>Thuộc tính isFlaggFraud xảy ra ở tất cả các giá trị ở các thuộc tính khác nhau.</w:t>
      </w:r>
    </w:p>
    <w:p w14:paraId="13EAD15F" w14:textId="77777777" w:rsidR="0081669A" w:rsidRPr="00C53BC5" w:rsidRDefault="0081669A" w:rsidP="00316915">
      <w:pPr>
        <w:numPr>
          <w:ilvl w:val="0"/>
          <w:numId w:val="54"/>
        </w:numPr>
        <w:spacing w:before="240" w:after="160"/>
        <w:contextualSpacing/>
        <w:rPr>
          <w:rFonts w:eastAsiaTheme="minorHAnsi"/>
          <w:lang w:eastAsia="zh-CN"/>
        </w:rPr>
      </w:pPr>
      <w:r w:rsidRPr="00C53BC5">
        <w:rPr>
          <w:rFonts w:eastAsiaTheme="minorHAnsi"/>
          <w:lang w:eastAsia="zh-CN"/>
        </w:rPr>
        <w:t>IsFlaggedFraud dường như không liên quan đến bất kỳ biến hoặc tính năng giải thích nào trong dữ liệu.</w:t>
      </w:r>
    </w:p>
    <w:p w14:paraId="326EDE0A" w14:textId="77777777" w:rsidR="0081669A" w:rsidRPr="00C53BC5" w:rsidRDefault="0081669A" w:rsidP="00316915">
      <w:pPr>
        <w:spacing w:before="240"/>
        <w:rPr>
          <w:rFonts w:eastAsiaTheme="minorHAnsi"/>
          <w:b/>
          <w:bCs/>
          <w:lang w:eastAsia="zh-CN"/>
        </w:rPr>
      </w:pPr>
      <w:r w:rsidRPr="00C53BC5">
        <w:rPr>
          <w:rFonts w:eastAsiaTheme="minorHAnsi"/>
          <w:b/>
          <w:bCs/>
          <w:lang w:eastAsia="zh-CN"/>
        </w:rPr>
        <w:t>Kết luận:</w:t>
      </w:r>
    </w:p>
    <w:p w14:paraId="21AD7EB2" w14:textId="608236CC" w:rsidR="0081669A" w:rsidRPr="0081669A" w:rsidRDefault="0081669A" w:rsidP="00316915">
      <w:pPr>
        <w:numPr>
          <w:ilvl w:val="0"/>
          <w:numId w:val="56"/>
        </w:numPr>
        <w:spacing w:before="240" w:after="160"/>
        <w:contextualSpacing/>
        <w:rPr>
          <w:rFonts w:eastAsiaTheme="minorHAnsi"/>
          <w:lang w:eastAsia="zh-CN"/>
        </w:rPr>
      </w:pPr>
      <w:r w:rsidRPr="00C53BC5">
        <w:rPr>
          <w:rFonts w:eastAsiaTheme="minorHAnsi"/>
          <w:lang w:eastAsia="zh-CN"/>
        </w:rPr>
        <w:t>Mặc dù isFraud, luôn được đặt khi ‘isFlaggedFraud được đặt, vì isFlaggedFraud được đặt chỉ 16 lần theo cách dường như vô nghĩa, chúng ta có thể coi tính năng này là không đáng kể và loại bỏ nó trong bộ dữ liệu mà không mất thông tin.</w:t>
      </w:r>
    </w:p>
    <w:p w14:paraId="22B377E2" w14:textId="77777777" w:rsidR="0081669A" w:rsidRPr="00C53BC5" w:rsidRDefault="0081669A" w:rsidP="00316915">
      <w:pPr>
        <w:pStyle w:val="Heading4"/>
        <w:rPr>
          <w:lang w:eastAsia="zh-CN"/>
        </w:rPr>
      </w:pPr>
      <w:bookmarkStart w:id="149" w:name="_Toc28691099"/>
      <w:bookmarkStart w:id="150" w:name="_Toc29794040"/>
      <w:r w:rsidRPr="00C53BC5">
        <w:rPr>
          <w:lang w:eastAsia="zh-CN"/>
        </w:rPr>
        <w:t>Tìm hiểu các tài khoản thương gia (bắt đầu bằng M) được gán nhãn</w:t>
      </w:r>
      <w:bookmarkEnd w:id="149"/>
      <w:bookmarkEnd w:id="150"/>
    </w:p>
    <w:p w14:paraId="68DA2CFB" w14:textId="19DC35DE" w:rsidR="0081669A" w:rsidRPr="0081669A" w:rsidRDefault="0081669A" w:rsidP="00316915">
      <w:pPr>
        <w:rPr>
          <w:rFonts w:eastAsiaTheme="minorHAnsi"/>
          <w:b/>
          <w:bCs/>
          <w:lang w:eastAsia="zh-CN"/>
        </w:rPr>
      </w:pPr>
      <w:r w:rsidRPr="0081669A">
        <w:rPr>
          <w:rFonts w:eastAsiaTheme="minorHAnsi"/>
          <w:b/>
          <w:bCs/>
          <w:lang w:eastAsia="zh-CN"/>
        </w:rPr>
        <w:t>a. Thực hiện kiểm tra đối với ba loại giao dịch là: CASH_IN, CASH_OUT, PAYMENT, xem có tài khoản thương gia nào thực hiện các giao dịch trên hay không?</w:t>
      </w:r>
    </w:p>
    <w:p w14:paraId="14FC8934" w14:textId="1DBDC3CC" w:rsidR="0081669A" w:rsidRPr="00C53BC5" w:rsidRDefault="0081669A" w:rsidP="00316915">
      <w:pPr>
        <w:rPr>
          <w:rFonts w:eastAsiaTheme="minorHAnsi"/>
          <w:lang w:eastAsia="zh-CN"/>
        </w:rPr>
      </w:pPr>
      <w:r w:rsidRPr="00C53BC5">
        <w:rPr>
          <w:rFonts w:eastAsiaTheme="minorHAnsi"/>
          <w:lang w:eastAsia="zh-CN"/>
        </w:rPr>
        <w:lastRenderedPageBreak/>
        <w:t>Kết quả được cho theo bảng dưới đây</w:t>
      </w:r>
      <w:r w:rsidR="004936BC">
        <w:rPr>
          <w:rFonts w:eastAsiaTheme="minorHAnsi"/>
          <w:lang w:eastAsia="zh-CN"/>
        </w:rPr>
        <w:t>:</w:t>
      </w:r>
    </w:p>
    <w:p w14:paraId="7FF7757C" w14:textId="13E5BFC5" w:rsidR="00F12170" w:rsidRDefault="0081669A" w:rsidP="00CB1937">
      <w:pPr>
        <w:pStyle w:val="Caption"/>
      </w:pPr>
      <w:bookmarkStart w:id="151" w:name="_Toc29794256"/>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5</w:t>
      </w:r>
      <w:r w:rsidR="00192599">
        <w:rPr>
          <w:noProof/>
        </w:rPr>
        <w:fldChar w:fldCharType="end"/>
      </w:r>
      <w:r>
        <w:t xml:space="preserve">. </w:t>
      </w:r>
      <w:r w:rsidRPr="00C53BC5">
        <w:t>Thông tin truy vấn và kết quả trả về khi tìm các tài khoản thương gia có thực hiện một trong các giao dịch CASH_IN, CASH_OUT, PAYMENT</w:t>
      </w:r>
      <w:bookmarkEnd w:id="151"/>
    </w:p>
    <w:tbl>
      <w:tblPr>
        <w:tblStyle w:val="TableGrid"/>
        <w:tblW w:w="0" w:type="auto"/>
        <w:tblLook w:val="04A0" w:firstRow="1" w:lastRow="0" w:firstColumn="1" w:lastColumn="0" w:noHBand="0" w:noVBand="1"/>
      </w:tblPr>
      <w:tblGrid>
        <w:gridCol w:w="6232"/>
        <w:gridCol w:w="2545"/>
      </w:tblGrid>
      <w:tr w:rsidR="0081669A" w:rsidRPr="0081669A" w14:paraId="58D9DE68" w14:textId="77777777" w:rsidTr="0081669A">
        <w:tc>
          <w:tcPr>
            <w:tcW w:w="6232" w:type="dxa"/>
          </w:tcPr>
          <w:p w14:paraId="4A0A7AE4" w14:textId="77777777" w:rsidR="0081669A" w:rsidRPr="0081669A" w:rsidRDefault="0081669A" w:rsidP="00316915">
            <w:pPr>
              <w:spacing w:before="240" w:after="160" w:line="360" w:lineRule="auto"/>
              <w:contextualSpacing/>
              <w:jc w:val="center"/>
              <w:rPr>
                <w:rFonts w:ascii="Times New Roman" w:eastAsiaTheme="minorHAnsi" w:hAnsi="Times New Roman" w:cs="Times New Roman"/>
                <w:b/>
                <w:bCs/>
                <w:sz w:val="26"/>
                <w:szCs w:val="26"/>
                <w:lang w:eastAsia="zh-CN"/>
              </w:rPr>
            </w:pPr>
            <w:r w:rsidRPr="0081669A">
              <w:rPr>
                <w:rFonts w:ascii="Times New Roman" w:eastAsiaTheme="minorHAnsi" w:hAnsi="Times New Roman" w:cs="Times New Roman"/>
                <w:b/>
                <w:bCs/>
                <w:sz w:val="26"/>
                <w:szCs w:val="26"/>
                <w:lang w:eastAsia="zh-CN"/>
              </w:rPr>
              <w:t>Thao tác truy vấn tìm</w:t>
            </w:r>
          </w:p>
        </w:tc>
        <w:tc>
          <w:tcPr>
            <w:tcW w:w="2545" w:type="dxa"/>
          </w:tcPr>
          <w:p w14:paraId="0F194E34" w14:textId="77777777" w:rsidR="0081669A" w:rsidRPr="0081669A" w:rsidRDefault="0081669A" w:rsidP="00316915">
            <w:pPr>
              <w:spacing w:before="240" w:after="160" w:line="360" w:lineRule="auto"/>
              <w:contextualSpacing/>
              <w:jc w:val="center"/>
              <w:rPr>
                <w:rFonts w:ascii="Times New Roman" w:eastAsiaTheme="minorHAnsi" w:hAnsi="Times New Roman" w:cs="Times New Roman"/>
                <w:b/>
                <w:bCs/>
                <w:sz w:val="26"/>
                <w:szCs w:val="26"/>
                <w:lang w:eastAsia="zh-CN"/>
              </w:rPr>
            </w:pPr>
            <w:r w:rsidRPr="0081669A">
              <w:rPr>
                <w:rFonts w:ascii="Times New Roman" w:eastAsiaTheme="minorHAnsi" w:hAnsi="Times New Roman" w:cs="Times New Roman"/>
                <w:b/>
                <w:bCs/>
                <w:sz w:val="26"/>
                <w:szCs w:val="26"/>
                <w:lang w:eastAsia="zh-CN"/>
              </w:rPr>
              <w:t>Kết quả</w:t>
            </w:r>
          </w:p>
        </w:tc>
      </w:tr>
      <w:tr w:rsidR="0081669A" w:rsidRPr="0081669A" w14:paraId="6BC3CC9B" w14:textId="77777777" w:rsidTr="0081669A">
        <w:tc>
          <w:tcPr>
            <w:tcW w:w="6232" w:type="dxa"/>
          </w:tcPr>
          <w:p w14:paraId="39361A7E"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Tìm tài khoản thương gia (đối với mã khách hàng bắt đầu bằng M) thực hiện giao dịch CASH_IN</w:t>
            </w:r>
          </w:p>
        </w:tc>
        <w:tc>
          <w:tcPr>
            <w:tcW w:w="2545" w:type="dxa"/>
          </w:tcPr>
          <w:p w14:paraId="6BA31E06"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False</w:t>
            </w:r>
          </w:p>
        </w:tc>
      </w:tr>
      <w:tr w:rsidR="0081669A" w:rsidRPr="0081669A" w14:paraId="5BE76DC6" w14:textId="77777777" w:rsidTr="0081669A">
        <w:tc>
          <w:tcPr>
            <w:tcW w:w="6232" w:type="dxa"/>
          </w:tcPr>
          <w:p w14:paraId="518D3D09"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Tìm tài khoản thương gia (đối với mã khách hàng bắt đầu bằng M) là tài khoản đích trong các thực hiện giao dịch CASH_OUT</w:t>
            </w:r>
          </w:p>
        </w:tc>
        <w:tc>
          <w:tcPr>
            <w:tcW w:w="2545" w:type="dxa"/>
          </w:tcPr>
          <w:p w14:paraId="326B5D4F"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False</w:t>
            </w:r>
          </w:p>
        </w:tc>
      </w:tr>
      <w:tr w:rsidR="0081669A" w:rsidRPr="0081669A" w14:paraId="17973B77" w14:textId="77777777" w:rsidTr="0081669A">
        <w:tc>
          <w:tcPr>
            <w:tcW w:w="6232" w:type="dxa"/>
          </w:tcPr>
          <w:p w14:paraId="586B291C"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Tìm bất kỳ tài khoản thương gia (đối với mã khách hàng bắt đầu bằng M) là tài khoản đích mà loại giao dịch khác ‘PAYMENT’</w:t>
            </w:r>
          </w:p>
        </w:tc>
        <w:tc>
          <w:tcPr>
            <w:tcW w:w="2545" w:type="dxa"/>
          </w:tcPr>
          <w:p w14:paraId="2214EB65" w14:textId="77777777" w:rsidR="0081669A" w:rsidRPr="0081669A" w:rsidRDefault="0081669A" w:rsidP="00316915">
            <w:pPr>
              <w:spacing w:before="240" w:after="160" w:line="360" w:lineRule="auto"/>
              <w:contextualSpacing/>
              <w:rPr>
                <w:rFonts w:ascii="Times New Roman" w:eastAsiaTheme="minorHAnsi" w:hAnsi="Times New Roman" w:cs="Times New Roman"/>
                <w:sz w:val="26"/>
                <w:szCs w:val="26"/>
                <w:lang w:eastAsia="zh-CN"/>
              </w:rPr>
            </w:pPr>
            <w:r w:rsidRPr="0081669A">
              <w:rPr>
                <w:rFonts w:ascii="Times New Roman" w:eastAsiaTheme="minorHAnsi" w:hAnsi="Times New Roman" w:cs="Times New Roman"/>
                <w:sz w:val="26"/>
                <w:szCs w:val="26"/>
                <w:lang w:eastAsia="zh-CN"/>
              </w:rPr>
              <w:t>Flase</w:t>
            </w:r>
          </w:p>
        </w:tc>
      </w:tr>
    </w:tbl>
    <w:p w14:paraId="408EB24B" w14:textId="77777777" w:rsidR="0081669A" w:rsidRPr="00C53BC5" w:rsidRDefault="0081669A" w:rsidP="00316915">
      <w:pPr>
        <w:spacing w:before="240"/>
        <w:rPr>
          <w:rFonts w:eastAsiaTheme="minorHAnsi"/>
          <w:b/>
          <w:bCs/>
          <w:lang w:eastAsia="zh-CN"/>
        </w:rPr>
      </w:pPr>
      <w:r w:rsidRPr="00C53BC5">
        <w:rPr>
          <w:rFonts w:eastAsiaTheme="minorHAnsi"/>
          <w:b/>
          <w:bCs/>
          <w:lang w:eastAsia="zh-CN"/>
        </w:rPr>
        <w:t>Nhận xét:</w:t>
      </w:r>
    </w:p>
    <w:p w14:paraId="3D5AADAE" w14:textId="77777777" w:rsidR="0081669A" w:rsidRPr="00C53BC5" w:rsidRDefault="0081669A" w:rsidP="00316915">
      <w:pPr>
        <w:numPr>
          <w:ilvl w:val="0"/>
          <w:numId w:val="56"/>
        </w:numPr>
        <w:spacing w:before="240" w:after="160"/>
        <w:contextualSpacing/>
        <w:rPr>
          <w:rFonts w:eastAsiaTheme="minorHAnsi"/>
          <w:lang w:eastAsia="zh-CN"/>
        </w:rPr>
      </w:pPr>
      <w:r w:rsidRPr="00C53BC5">
        <w:rPr>
          <w:rFonts w:eastAsiaTheme="minorHAnsi"/>
          <w:lang w:eastAsia="zh-CN"/>
        </w:rPr>
        <w:t xml:space="preserve">Trong thực tế, không có tài khoản thương gia trong số bất kỳ tài khoản người khởi tạo. </w:t>
      </w:r>
      <w:r w:rsidRPr="00142412">
        <w:rPr>
          <w:rFonts w:eastAsiaTheme="minorHAnsi"/>
          <w:lang w:eastAsia="zh-CN"/>
        </w:rPr>
        <w:t>Thương gia chỉ có mặt trong tài khoản đích cho tất cả các thanh toán.</w:t>
      </w:r>
    </w:p>
    <w:p w14:paraId="14E1A3F9" w14:textId="77777777" w:rsidR="00AD2747" w:rsidRPr="00AD2747" w:rsidRDefault="00AD2747" w:rsidP="00316915">
      <w:pPr>
        <w:spacing w:before="240"/>
        <w:rPr>
          <w:rFonts w:eastAsiaTheme="minorHAnsi"/>
          <w:b/>
          <w:bCs/>
          <w:lang w:eastAsia="zh-CN"/>
        </w:rPr>
      </w:pPr>
      <w:r w:rsidRPr="00AD2747">
        <w:rPr>
          <w:rFonts w:eastAsiaTheme="minorHAnsi"/>
          <w:b/>
          <w:bCs/>
          <w:lang w:eastAsia="zh-CN"/>
        </w:rPr>
        <w:t>b. Có nhãn tài khoản suất hiện nhiều lần trong giao dịch  TRANSFER bất thường và CASH_OUT không?</w:t>
      </w:r>
    </w:p>
    <w:p w14:paraId="2F5C322B" w14:textId="77777777" w:rsidR="00AD2747" w:rsidRPr="00C53BC5" w:rsidRDefault="00AD2747" w:rsidP="00316915">
      <w:pPr>
        <w:spacing w:before="240"/>
        <w:rPr>
          <w:rFonts w:eastAsiaTheme="minorHAnsi"/>
          <w:lang w:eastAsia="zh-CN"/>
        </w:rPr>
      </w:pPr>
      <w:r w:rsidRPr="00C53BC5">
        <w:rPr>
          <w:rFonts w:eastAsiaTheme="minorHAnsi"/>
          <w:lang w:eastAsia="zh-CN"/>
        </w:rPr>
        <w:t>Theo mô tả được cung cấp:</w:t>
      </w:r>
    </w:p>
    <w:p w14:paraId="7EFD63A0" w14:textId="57B400D8" w:rsidR="00AD2747" w:rsidRPr="00C53BC5" w:rsidRDefault="00AD2747" w:rsidP="00316915">
      <w:pPr>
        <w:numPr>
          <w:ilvl w:val="0"/>
          <w:numId w:val="57"/>
        </w:numPr>
        <w:spacing w:before="240" w:after="160"/>
        <w:contextualSpacing/>
        <w:rPr>
          <w:rFonts w:eastAsiaTheme="minorHAnsi"/>
          <w:lang w:eastAsia="zh-CN"/>
        </w:rPr>
      </w:pPr>
      <w:r w:rsidRPr="00C53BC5">
        <w:rPr>
          <w:rFonts w:eastAsiaTheme="minorHAnsi"/>
          <w:lang w:eastAsia="zh-CN"/>
        </w:rPr>
        <w:t xml:space="preserve">Phương thức hoạt động để thực hiện hành vi bất thường liên quan đến việc trước tiên thực hiện việc </w:t>
      </w:r>
      <w:r w:rsidRPr="00142412">
        <w:rPr>
          <w:rFonts w:eastAsiaTheme="minorHAnsi"/>
          <w:lang w:eastAsia="zh-CN"/>
        </w:rPr>
        <w:t xml:space="preserve">chuyển tiền </w:t>
      </w:r>
      <w:r w:rsidRPr="00C53BC5">
        <w:rPr>
          <w:rFonts w:eastAsiaTheme="minorHAnsi"/>
          <w:lang w:eastAsia="zh-CN"/>
        </w:rPr>
        <w:t>vào tài khoản (lừa đảo), từ đó tiến hành CASH_OUT</w:t>
      </w:r>
      <w:r w:rsidR="001B28AD">
        <w:rPr>
          <w:rFonts w:eastAsiaTheme="minorHAnsi"/>
          <w:lang w:eastAsia="zh-CN"/>
        </w:rPr>
        <w:t>.</w:t>
      </w:r>
      <w:r w:rsidRPr="00C53BC5">
        <w:rPr>
          <w:rFonts w:eastAsiaTheme="minorHAnsi"/>
          <w:lang w:eastAsia="zh-CN"/>
        </w:rPr>
        <w:t xml:space="preserve"> CAST_OUT liên quan đến giao dịch với một thương gia thanh toán bằng tiền mặt.</w:t>
      </w:r>
    </w:p>
    <w:p w14:paraId="59E3E051" w14:textId="1A101BBD" w:rsidR="00AD2747" w:rsidRPr="00142412" w:rsidRDefault="00AD2747" w:rsidP="00316915">
      <w:pPr>
        <w:numPr>
          <w:ilvl w:val="0"/>
          <w:numId w:val="57"/>
        </w:numPr>
        <w:spacing w:before="240" w:after="160"/>
        <w:contextualSpacing/>
        <w:rPr>
          <w:rFonts w:eastAsiaTheme="minorEastAsia"/>
          <w:lang w:eastAsia="zh-CN"/>
        </w:rPr>
      </w:pPr>
      <w:r w:rsidRPr="4C935BE5">
        <w:rPr>
          <w:rFonts w:eastAsiaTheme="minorEastAsia"/>
          <w:lang w:eastAsia="zh-CN"/>
        </w:rPr>
        <w:t>Do đó, trong quy trình gồm hai bước này, tài khoản bất thường sẽ là cả hai, đích đến trong việc chuyển tiền và người khởi tạo trong CASH_OUT. Tuy nhiên, dữ liệu, cho thấy bên dưới rằng không có tài khoản xuất hiện nhiều lần như vậy trong số các giao dịch bất thường.</w:t>
      </w:r>
      <w:commentRangeStart w:id="152"/>
      <w:commentRangeEnd w:id="152"/>
      <w:r>
        <w:rPr>
          <w:rStyle w:val="CommentReference"/>
        </w:rPr>
        <w:commentReference w:id="152"/>
      </w:r>
      <w:commentRangeStart w:id="153"/>
      <w:commentRangeEnd w:id="153"/>
      <w:r>
        <w:rPr>
          <w:rStyle w:val="CommentReference"/>
        </w:rPr>
        <w:commentReference w:id="153"/>
      </w:r>
    </w:p>
    <w:p w14:paraId="1621728C" w14:textId="77777777" w:rsidR="00AD2747" w:rsidRPr="00142412" w:rsidRDefault="00AD2747" w:rsidP="00316915">
      <w:pPr>
        <w:spacing w:before="240" w:after="160"/>
        <w:contextualSpacing/>
        <w:rPr>
          <w:rFonts w:eastAsiaTheme="minorHAnsi"/>
          <w:lang w:eastAsia="zh-CN"/>
        </w:rPr>
      </w:pPr>
      <w:r w:rsidRPr="00C53BC5">
        <w:rPr>
          <w:rFonts w:eastAsiaTheme="minorHAnsi"/>
          <w:lang w:eastAsia="zh-CN"/>
        </w:rPr>
        <w:t>Ta thực hiện:</w:t>
      </w:r>
    </w:p>
    <w:p w14:paraId="1C3426A6" w14:textId="77777777" w:rsidR="00AD2747" w:rsidRPr="00142412" w:rsidRDefault="00AD2747" w:rsidP="00316915">
      <w:pPr>
        <w:pStyle w:val="ListParagraph"/>
        <w:numPr>
          <w:ilvl w:val="0"/>
          <w:numId w:val="53"/>
        </w:numPr>
        <w:rPr>
          <w:lang w:eastAsia="zh-CN"/>
        </w:rPr>
      </w:pPr>
      <w:r w:rsidRPr="00142412">
        <w:rPr>
          <w:lang w:eastAsia="zh-CN"/>
        </w:rPr>
        <w:lastRenderedPageBreak/>
        <w:t>Tìm trong các giao dịch bất thường có tài khoản đích của giao dịch TRANSFER là tài khoản nguồn của giao dịch rút tiền: Không có.</w:t>
      </w:r>
    </w:p>
    <w:p w14:paraId="17BB7437" w14:textId="035FE3DB" w:rsidR="00AD2747" w:rsidRPr="00142412" w:rsidRDefault="00AD2747" w:rsidP="00316915">
      <w:pPr>
        <w:pStyle w:val="ListParagraph"/>
        <w:numPr>
          <w:ilvl w:val="0"/>
          <w:numId w:val="53"/>
        </w:numPr>
        <w:rPr>
          <w:lang w:eastAsia="zh-CN"/>
        </w:rPr>
      </w:pPr>
      <w:r w:rsidRPr="00142412">
        <w:rPr>
          <w:lang w:eastAsia="zh-CN"/>
        </w:rPr>
        <w:t>Tìm trong các giao dịch bất thường có tài khoản nguồn của giao dịch TRANSFER (chuyển tiền) tài khoản nguồn của giao dịch CASH_OUT (rút tiền), kết quả theo bảng sau đây</w:t>
      </w:r>
      <w:r w:rsidR="00FC7CB5">
        <w:rPr>
          <w:lang w:eastAsia="zh-CN"/>
        </w:rPr>
        <w:t>:</w:t>
      </w:r>
    </w:p>
    <w:p w14:paraId="768266AB" w14:textId="43B78026" w:rsidR="0081669A" w:rsidRDefault="00AD2747" w:rsidP="00CB1937">
      <w:pPr>
        <w:pStyle w:val="Caption"/>
      </w:pPr>
      <w:bookmarkStart w:id="154" w:name="_Toc29794257"/>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6</w:t>
      </w:r>
      <w:r w:rsidR="00192599">
        <w:rPr>
          <w:noProof/>
        </w:rPr>
        <w:fldChar w:fldCharType="end"/>
      </w:r>
      <w:r>
        <w:t xml:space="preserve">. </w:t>
      </w:r>
      <w:r w:rsidRPr="00C53BC5">
        <w:t>Kết quả khi thực hiện tìm các giao dịch bất thườns có tài khoản nguồn của giao dịch transfer là tài khoản nguồn của giao dịch cash_out</w:t>
      </w:r>
      <w:bookmarkEnd w:id="154"/>
    </w:p>
    <w:tbl>
      <w:tblPr>
        <w:tblStyle w:val="TableGrid"/>
        <w:tblW w:w="0" w:type="auto"/>
        <w:tblLook w:val="04A0" w:firstRow="1" w:lastRow="0" w:firstColumn="1" w:lastColumn="0" w:noHBand="0" w:noVBand="1"/>
      </w:tblPr>
      <w:tblGrid>
        <w:gridCol w:w="2194"/>
        <w:gridCol w:w="2194"/>
        <w:gridCol w:w="2195"/>
        <w:gridCol w:w="2195"/>
      </w:tblGrid>
      <w:tr w:rsidR="00AD2747" w:rsidRPr="00AD2747" w14:paraId="32C74881" w14:textId="77777777" w:rsidTr="001D345D">
        <w:tc>
          <w:tcPr>
            <w:tcW w:w="2194" w:type="dxa"/>
          </w:tcPr>
          <w:p w14:paraId="71710DE4" w14:textId="77777777" w:rsidR="00AD2747" w:rsidRPr="00AD2747" w:rsidRDefault="00AD2747" w:rsidP="00316915">
            <w:pPr>
              <w:spacing w:before="240" w:line="360" w:lineRule="auto"/>
              <w:rPr>
                <w:rFonts w:ascii="Times New Roman" w:hAnsi="Times New Roman" w:cs="Times New Roman"/>
                <w:b/>
                <w:bCs/>
                <w:sz w:val="26"/>
                <w:szCs w:val="26"/>
                <w:lang w:eastAsia="zh-CN"/>
              </w:rPr>
            </w:pPr>
            <w:r w:rsidRPr="00AD2747">
              <w:rPr>
                <w:rFonts w:ascii="Times New Roman" w:hAnsi="Times New Roman" w:cs="Times New Roman"/>
                <w:b/>
                <w:bCs/>
                <w:sz w:val="26"/>
                <w:szCs w:val="26"/>
                <w:lang w:eastAsia="zh-CN"/>
              </w:rPr>
              <w:t>Thuộc tính</w:t>
            </w:r>
          </w:p>
        </w:tc>
        <w:tc>
          <w:tcPr>
            <w:tcW w:w="6584" w:type="dxa"/>
            <w:gridSpan w:val="3"/>
          </w:tcPr>
          <w:p w14:paraId="192EC84F" w14:textId="77777777" w:rsidR="00AD2747" w:rsidRPr="00AD2747" w:rsidRDefault="00AD2747" w:rsidP="00316915">
            <w:pPr>
              <w:spacing w:before="240" w:line="360" w:lineRule="auto"/>
              <w:rPr>
                <w:rFonts w:ascii="Times New Roman" w:hAnsi="Times New Roman" w:cs="Times New Roman"/>
                <w:sz w:val="26"/>
                <w:szCs w:val="26"/>
                <w:lang w:eastAsia="zh-CN"/>
              </w:rPr>
            </w:pPr>
          </w:p>
        </w:tc>
      </w:tr>
      <w:tr w:rsidR="00AD2747" w:rsidRPr="00AD2747" w14:paraId="77441686" w14:textId="77777777" w:rsidTr="001D345D">
        <w:tc>
          <w:tcPr>
            <w:tcW w:w="2194" w:type="dxa"/>
          </w:tcPr>
          <w:p w14:paraId="2235537C"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step</w:t>
            </w:r>
          </w:p>
        </w:tc>
        <w:tc>
          <w:tcPr>
            <w:tcW w:w="2194" w:type="dxa"/>
          </w:tcPr>
          <w:p w14:paraId="72D06E9F"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65</w:t>
            </w:r>
          </w:p>
        </w:tc>
        <w:tc>
          <w:tcPr>
            <w:tcW w:w="2195" w:type="dxa"/>
          </w:tcPr>
          <w:p w14:paraId="4130BAE7"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486</w:t>
            </w:r>
          </w:p>
        </w:tc>
        <w:tc>
          <w:tcPr>
            <w:tcW w:w="2195" w:type="dxa"/>
          </w:tcPr>
          <w:p w14:paraId="057F148D"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738</w:t>
            </w:r>
          </w:p>
        </w:tc>
      </w:tr>
      <w:tr w:rsidR="00AD2747" w:rsidRPr="00AD2747" w14:paraId="55EB02A2" w14:textId="77777777" w:rsidTr="001D345D">
        <w:tc>
          <w:tcPr>
            <w:tcW w:w="2194" w:type="dxa"/>
          </w:tcPr>
          <w:p w14:paraId="0A210074"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type</w:t>
            </w:r>
          </w:p>
        </w:tc>
        <w:tc>
          <w:tcPr>
            <w:tcW w:w="2194" w:type="dxa"/>
          </w:tcPr>
          <w:p w14:paraId="2F1B19AA"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TRANSFER</w:t>
            </w:r>
          </w:p>
        </w:tc>
        <w:tc>
          <w:tcPr>
            <w:tcW w:w="2195" w:type="dxa"/>
          </w:tcPr>
          <w:p w14:paraId="3DB45916"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TRANSFER</w:t>
            </w:r>
          </w:p>
        </w:tc>
        <w:tc>
          <w:tcPr>
            <w:tcW w:w="2195" w:type="dxa"/>
          </w:tcPr>
          <w:p w14:paraId="4ACA8206"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TRANSFER</w:t>
            </w:r>
          </w:p>
        </w:tc>
      </w:tr>
      <w:tr w:rsidR="00AD2747" w:rsidRPr="00AD2747" w14:paraId="31DA05BF" w14:textId="77777777" w:rsidTr="001D345D">
        <w:tc>
          <w:tcPr>
            <w:tcW w:w="2194" w:type="dxa"/>
          </w:tcPr>
          <w:p w14:paraId="33D0F49E"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amount</w:t>
            </w:r>
          </w:p>
        </w:tc>
        <w:tc>
          <w:tcPr>
            <w:tcW w:w="2194" w:type="dxa"/>
          </w:tcPr>
          <w:p w14:paraId="72451D39"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1282971.57</w:t>
            </w:r>
          </w:p>
        </w:tc>
        <w:tc>
          <w:tcPr>
            <w:tcW w:w="2195" w:type="dxa"/>
          </w:tcPr>
          <w:p w14:paraId="607F0D04"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214793.32</w:t>
            </w:r>
          </w:p>
        </w:tc>
        <w:tc>
          <w:tcPr>
            <w:tcW w:w="2195" w:type="dxa"/>
          </w:tcPr>
          <w:p w14:paraId="05232F4B"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814689.88</w:t>
            </w:r>
          </w:p>
        </w:tc>
      </w:tr>
      <w:tr w:rsidR="00AD2747" w:rsidRPr="00AD2747" w14:paraId="4277319E" w14:textId="77777777" w:rsidTr="001D345D">
        <w:tc>
          <w:tcPr>
            <w:tcW w:w="2194" w:type="dxa"/>
          </w:tcPr>
          <w:p w14:paraId="141B3E64"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nameOrig</w:t>
            </w:r>
          </w:p>
        </w:tc>
        <w:tc>
          <w:tcPr>
            <w:tcW w:w="2194" w:type="dxa"/>
          </w:tcPr>
          <w:p w14:paraId="7435392C"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C1175896731</w:t>
            </w:r>
          </w:p>
        </w:tc>
        <w:tc>
          <w:tcPr>
            <w:tcW w:w="2195" w:type="dxa"/>
          </w:tcPr>
          <w:p w14:paraId="38DF4BB0"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C2140495649</w:t>
            </w:r>
          </w:p>
        </w:tc>
        <w:tc>
          <w:tcPr>
            <w:tcW w:w="2195" w:type="dxa"/>
          </w:tcPr>
          <w:p w14:paraId="69677EC5"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C2029041842</w:t>
            </w:r>
          </w:p>
        </w:tc>
      </w:tr>
      <w:tr w:rsidR="00AD2747" w:rsidRPr="00AD2747" w14:paraId="52EE9009" w14:textId="77777777" w:rsidTr="001D345D">
        <w:tc>
          <w:tcPr>
            <w:tcW w:w="2194" w:type="dxa"/>
          </w:tcPr>
          <w:p w14:paraId="71B7635F"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oldbalanceOrg</w:t>
            </w:r>
          </w:p>
        </w:tc>
        <w:tc>
          <w:tcPr>
            <w:tcW w:w="2194" w:type="dxa"/>
          </w:tcPr>
          <w:p w14:paraId="236C1FB6"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1282971.57</w:t>
            </w:r>
          </w:p>
        </w:tc>
        <w:tc>
          <w:tcPr>
            <w:tcW w:w="2195" w:type="dxa"/>
          </w:tcPr>
          <w:p w14:paraId="060947B0"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214793.32</w:t>
            </w:r>
          </w:p>
        </w:tc>
        <w:tc>
          <w:tcPr>
            <w:tcW w:w="2195" w:type="dxa"/>
          </w:tcPr>
          <w:p w14:paraId="2D0FD1C0"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814689.88</w:t>
            </w:r>
          </w:p>
        </w:tc>
      </w:tr>
      <w:tr w:rsidR="00AD2747" w:rsidRPr="00AD2747" w14:paraId="3B75067F" w14:textId="77777777" w:rsidTr="001D345D">
        <w:tc>
          <w:tcPr>
            <w:tcW w:w="2194" w:type="dxa"/>
          </w:tcPr>
          <w:p w14:paraId="25188895"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newbalanceOrig</w:t>
            </w:r>
          </w:p>
        </w:tc>
        <w:tc>
          <w:tcPr>
            <w:tcW w:w="2194" w:type="dxa"/>
          </w:tcPr>
          <w:p w14:paraId="393C7167"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c>
          <w:tcPr>
            <w:tcW w:w="2195" w:type="dxa"/>
          </w:tcPr>
          <w:p w14:paraId="5ED75BE0"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c>
          <w:tcPr>
            <w:tcW w:w="2195" w:type="dxa"/>
          </w:tcPr>
          <w:p w14:paraId="06EC89F4"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r>
      <w:tr w:rsidR="00AD2747" w:rsidRPr="00AD2747" w14:paraId="45D0480D" w14:textId="77777777" w:rsidTr="001D345D">
        <w:tc>
          <w:tcPr>
            <w:tcW w:w="2194" w:type="dxa"/>
          </w:tcPr>
          <w:p w14:paraId="1386FA1A"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nameDest</w:t>
            </w:r>
          </w:p>
        </w:tc>
        <w:tc>
          <w:tcPr>
            <w:tcW w:w="2194" w:type="dxa"/>
          </w:tcPr>
          <w:p w14:paraId="3C356142"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C1714931087</w:t>
            </w:r>
          </w:p>
        </w:tc>
        <w:tc>
          <w:tcPr>
            <w:tcW w:w="2195" w:type="dxa"/>
          </w:tcPr>
          <w:p w14:paraId="66E0E216"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C423543548</w:t>
            </w:r>
          </w:p>
        </w:tc>
        <w:tc>
          <w:tcPr>
            <w:tcW w:w="2195" w:type="dxa"/>
          </w:tcPr>
          <w:p w14:paraId="5C4E6046"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C1023330867</w:t>
            </w:r>
          </w:p>
        </w:tc>
      </w:tr>
      <w:tr w:rsidR="00AD2747" w:rsidRPr="00AD2747" w14:paraId="571656ED" w14:textId="77777777" w:rsidTr="001D345D">
        <w:tc>
          <w:tcPr>
            <w:tcW w:w="2194" w:type="dxa"/>
          </w:tcPr>
          <w:p w14:paraId="626906C4"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oldbalanceDest</w:t>
            </w:r>
          </w:p>
        </w:tc>
        <w:tc>
          <w:tcPr>
            <w:tcW w:w="2194" w:type="dxa"/>
          </w:tcPr>
          <w:p w14:paraId="72358A8E"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c>
          <w:tcPr>
            <w:tcW w:w="2195" w:type="dxa"/>
          </w:tcPr>
          <w:p w14:paraId="0B11655F"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c>
          <w:tcPr>
            <w:tcW w:w="2195" w:type="dxa"/>
          </w:tcPr>
          <w:p w14:paraId="356AA3B0"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r>
      <w:tr w:rsidR="00AD2747" w:rsidRPr="00AD2747" w14:paraId="14665684" w14:textId="77777777" w:rsidTr="001D345D">
        <w:tc>
          <w:tcPr>
            <w:tcW w:w="2194" w:type="dxa"/>
          </w:tcPr>
          <w:p w14:paraId="0F11A096"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NewbalanceDest</w:t>
            </w:r>
          </w:p>
        </w:tc>
        <w:tc>
          <w:tcPr>
            <w:tcW w:w="2194" w:type="dxa"/>
          </w:tcPr>
          <w:p w14:paraId="324A4FD8"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c>
          <w:tcPr>
            <w:tcW w:w="2195" w:type="dxa"/>
          </w:tcPr>
          <w:p w14:paraId="67E5D188"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c>
          <w:tcPr>
            <w:tcW w:w="2195" w:type="dxa"/>
          </w:tcPr>
          <w:p w14:paraId="76A433DB"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0.0</w:t>
            </w:r>
          </w:p>
        </w:tc>
      </w:tr>
      <w:tr w:rsidR="00AD2747" w:rsidRPr="00AD2747" w14:paraId="4B7A55B5" w14:textId="77777777" w:rsidTr="001D345D">
        <w:tc>
          <w:tcPr>
            <w:tcW w:w="2194" w:type="dxa"/>
          </w:tcPr>
          <w:p w14:paraId="3511C678"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isFraud</w:t>
            </w:r>
          </w:p>
        </w:tc>
        <w:tc>
          <w:tcPr>
            <w:tcW w:w="2194" w:type="dxa"/>
          </w:tcPr>
          <w:p w14:paraId="05F7AC22"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1</w:t>
            </w:r>
          </w:p>
        </w:tc>
        <w:tc>
          <w:tcPr>
            <w:tcW w:w="2195" w:type="dxa"/>
          </w:tcPr>
          <w:p w14:paraId="09935338"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1</w:t>
            </w:r>
          </w:p>
        </w:tc>
        <w:tc>
          <w:tcPr>
            <w:tcW w:w="2195" w:type="dxa"/>
          </w:tcPr>
          <w:p w14:paraId="73EC4E07"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1</w:t>
            </w:r>
          </w:p>
        </w:tc>
      </w:tr>
      <w:tr w:rsidR="00AD2747" w:rsidRPr="00AD2747" w14:paraId="0C1F01A1" w14:textId="77777777" w:rsidTr="001D345D">
        <w:tc>
          <w:tcPr>
            <w:tcW w:w="2194" w:type="dxa"/>
          </w:tcPr>
          <w:p w14:paraId="2F36E1A3"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isFlaggedFraud</w:t>
            </w:r>
          </w:p>
        </w:tc>
        <w:tc>
          <w:tcPr>
            <w:tcW w:w="2194" w:type="dxa"/>
          </w:tcPr>
          <w:p w14:paraId="677AFEBB"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w:t>
            </w:r>
          </w:p>
        </w:tc>
        <w:tc>
          <w:tcPr>
            <w:tcW w:w="2195" w:type="dxa"/>
          </w:tcPr>
          <w:p w14:paraId="748B47F0"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w:t>
            </w:r>
          </w:p>
        </w:tc>
        <w:tc>
          <w:tcPr>
            <w:tcW w:w="2195" w:type="dxa"/>
          </w:tcPr>
          <w:p w14:paraId="1E53B3A2" w14:textId="77777777" w:rsidR="00AD2747" w:rsidRPr="00AD2747" w:rsidRDefault="00AD2747" w:rsidP="00316915">
            <w:pPr>
              <w:spacing w:before="240" w:line="360" w:lineRule="auto"/>
              <w:rPr>
                <w:rFonts w:ascii="Times New Roman" w:hAnsi="Times New Roman" w:cs="Times New Roman"/>
                <w:sz w:val="26"/>
                <w:szCs w:val="26"/>
                <w:lang w:eastAsia="zh-CN"/>
              </w:rPr>
            </w:pPr>
            <w:r w:rsidRPr="00AD2747">
              <w:rPr>
                <w:rFonts w:ascii="Times New Roman" w:hAnsi="Times New Roman" w:cs="Times New Roman"/>
                <w:sz w:val="26"/>
                <w:szCs w:val="26"/>
                <w:lang w:eastAsia="zh-CN"/>
              </w:rPr>
              <w:t>0</w:t>
            </w:r>
          </w:p>
        </w:tc>
      </w:tr>
    </w:tbl>
    <w:p w14:paraId="4E308DC0" w14:textId="77777777" w:rsidR="00AD2747" w:rsidRPr="00C53BC5" w:rsidRDefault="00AD2747" w:rsidP="00316915">
      <w:pPr>
        <w:spacing w:before="240"/>
        <w:rPr>
          <w:rFonts w:eastAsiaTheme="minorHAnsi"/>
          <w:lang w:eastAsia="zh-CN"/>
        </w:rPr>
      </w:pPr>
      <w:r w:rsidRPr="00C53BC5">
        <w:rPr>
          <w:rFonts w:eastAsiaTheme="minorHAnsi"/>
          <w:lang w:eastAsia="zh-CN"/>
        </w:rPr>
        <w:lastRenderedPageBreak/>
        <w:t>Từ bảng trên, khi chạy lệnh trên bộ dữ liệu, tìm được giao dịch chuyển tiền đến tài khoản C423543548 vào thời gian bằng 486 trong khi giao dịch rút tiền từ tài khoản này đã diễn ra rất sớm vào thời gian bằng 185.</w:t>
      </w:r>
    </w:p>
    <w:p w14:paraId="53170C98" w14:textId="77777777" w:rsidR="00AD2747" w:rsidRPr="00C53BC5" w:rsidRDefault="00AD2747" w:rsidP="00316915">
      <w:pPr>
        <w:spacing w:before="240"/>
        <w:rPr>
          <w:rFonts w:eastAsiaTheme="minorHAnsi"/>
          <w:b/>
          <w:bCs/>
          <w:lang w:eastAsia="zh-CN"/>
        </w:rPr>
      </w:pPr>
      <w:r w:rsidRPr="00C53BC5">
        <w:rPr>
          <w:rFonts w:eastAsiaTheme="minorHAnsi"/>
          <w:b/>
          <w:bCs/>
          <w:lang w:eastAsia="zh-CN"/>
        </w:rPr>
        <w:t>Kết luận:</w:t>
      </w:r>
    </w:p>
    <w:p w14:paraId="364AF651" w14:textId="77777777" w:rsidR="00AD2747" w:rsidRPr="00C53BC5" w:rsidRDefault="00AD2747" w:rsidP="00316915">
      <w:pPr>
        <w:numPr>
          <w:ilvl w:val="0"/>
          <w:numId w:val="58"/>
        </w:numPr>
        <w:spacing w:after="160"/>
        <w:contextualSpacing/>
        <w:rPr>
          <w:rFonts w:eastAsiaTheme="minorHAnsi"/>
          <w:lang w:eastAsia="zh-CN"/>
        </w:rPr>
      </w:pPr>
      <w:r w:rsidRPr="00C53BC5">
        <w:rPr>
          <w:rFonts w:eastAsiaTheme="minorHAnsi"/>
          <w:lang w:eastAsia="zh-CN"/>
        </w:rPr>
        <w:t xml:space="preserve">Từ kết quả thu được ở phần 4.1.3.1 và 4.1.3.2 ở trên, các thuộc tính ‘nameOrig’ và ‘nameDest’ không thể hiện được tài khoản người bán theo cách dự kiến, nên sẽ </w:t>
      </w:r>
      <w:r w:rsidRPr="00CD044A">
        <w:rPr>
          <w:rFonts w:eastAsiaTheme="minorHAnsi"/>
          <w:b/>
          <w:bCs/>
          <w:lang w:eastAsia="zh-CN"/>
        </w:rPr>
        <w:t>bỏ qua các thuộc tính này khỏi dữ liệu</w:t>
      </w:r>
      <w:r w:rsidRPr="00C53BC5">
        <w:rPr>
          <w:rFonts w:eastAsiaTheme="minorHAnsi"/>
          <w:lang w:eastAsia="zh-CN"/>
        </w:rPr>
        <w:t xml:space="preserve"> vì chúng vô nghĩa.</w:t>
      </w:r>
    </w:p>
    <w:p w14:paraId="629A0188" w14:textId="6B2B62D2" w:rsidR="00AD2747" w:rsidRDefault="00AD2747" w:rsidP="00316915">
      <w:pPr>
        <w:pStyle w:val="Heading3"/>
      </w:pPr>
      <w:bookmarkStart w:id="155" w:name="_Toc29794041"/>
      <w:r>
        <w:t>Tiền xử lý dữ liệu</w:t>
      </w:r>
      <w:bookmarkEnd w:id="155"/>
    </w:p>
    <w:p w14:paraId="3C6E49B9" w14:textId="77777777" w:rsidR="00AD2747" w:rsidRPr="00C53BC5" w:rsidRDefault="00AD2747" w:rsidP="00316915">
      <w:pPr>
        <w:rPr>
          <w:rFonts w:eastAsiaTheme="minorHAnsi"/>
          <w:lang w:eastAsia="zh-CN"/>
        </w:rPr>
      </w:pPr>
      <w:r w:rsidRPr="00C53BC5">
        <w:rPr>
          <w:rFonts w:eastAsiaTheme="minorHAnsi"/>
          <w:lang w:eastAsia="zh-CN"/>
        </w:rPr>
        <w:t>Từ việc phân tích dữ liệu sơ bộ của phần 4.1.3. Phân tích dữ liệu, có thể thấy được rằng sự bất thường chỉ xảy ra đối với loại giao dịch là “TRANSFER” và “CASH_OUT”.</w:t>
      </w:r>
    </w:p>
    <w:p w14:paraId="6E0F1B31" w14:textId="4F841133" w:rsidR="00AD2747" w:rsidRPr="00C53BC5" w:rsidRDefault="00AD2747" w:rsidP="00316915">
      <w:pPr>
        <w:rPr>
          <w:rFonts w:eastAsiaTheme="minorEastAsia"/>
          <w:lang w:eastAsia="zh-CN"/>
        </w:rPr>
      </w:pPr>
      <w:r w:rsidRPr="4C935BE5">
        <w:rPr>
          <w:rFonts w:eastAsiaTheme="minorEastAsia"/>
          <w:lang w:eastAsia="zh-CN"/>
        </w:rPr>
        <w:t xml:space="preserve">Do đó, sẽ thực hiện </w:t>
      </w:r>
      <w:r w:rsidR="0075753E">
        <w:rPr>
          <w:rFonts w:eastAsiaTheme="minorEastAsia"/>
          <w:lang w:eastAsia="zh-CN"/>
        </w:rPr>
        <w:t>chỉnh lại</w:t>
      </w:r>
      <w:r w:rsidRPr="4C935BE5">
        <w:rPr>
          <w:rFonts w:eastAsiaTheme="minorEastAsia"/>
          <w:lang w:eastAsia="zh-CN"/>
        </w:rPr>
        <w:t xml:space="preserve"> dữ liệu tương ứng để phân tích.</w:t>
      </w:r>
      <w:commentRangeStart w:id="156"/>
      <w:commentRangeEnd w:id="156"/>
      <w:r>
        <w:rPr>
          <w:rStyle w:val="CommentReference"/>
        </w:rPr>
        <w:commentReference w:id="156"/>
      </w:r>
      <w:commentRangeStart w:id="157"/>
      <w:commentRangeEnd w:id="157"/>
      <w:r>
        <w:rPr>
          <w:rStyle w:val="CommentReference"/>
        </w:rPr>
        <w:commentReference w:id="157"/>
      </w:r>
      <w:commentRangeStart w:id="158"/>
      <w:commentRangeEnd w:id="158"/>
      <w:r>
        <w:rPr>
          <w:rStyle w:val="CommentReference"/>
        </w:rPr>
        <w:commentReference w:id="158"/>
      </w:r>
      <w:commentRangeStart w:id="159"/>
      <w:commentRangeEnd w:id="159"/>
      <w:r>
        <w:rPr>
          <w:rStyle w:val="CommentReference"/>
        </w:rPr>
        <w:commentReference w:id="159"/>
      </w:r>
    </w:p>
    <w:p w14:paraId="54931099" w14:textId="77897495" w:rsidR="00AD2747" w:rsidRPr="00C53BC5" w:rsidRDefault="00AD2747" w:rsidP="00316915">
      <w:pPr>
        <w:rPr>
          <w:rFonts w:eastAsiaTheme="minorHAnsi"/>
          <w:lang w:eastAsia="zh-CN"/>
        </w:rPr>
      </w:pPr>
      <w:r w:rsidRPr="00C53BC5">
        <w:rPr>
          <w:rFonts w:eastAsiaTheme="minorHAnsi"/>
          <w:lang w:eastAsia="zh-CN"/>
        </w:rPr>
        <w:t>Thực hiện các thao tác sau</w:t>
      </w:r>
      <w:r w:rsidR="00FC7CB5">
        <w:rPr>
          <w:rFonts w:eastAsiaTheme="minorHAnsi"/>
          <w:lang w:eastAsia="zh-CN"/>
        </w:rPr>
        <w:t>:</w:t>
      </w:r>
    </w:p>
    <w:p w14:paraId="28F0A9B5" w14:textId="77777777" w:rsidR="00AD2747" w:rsidRPr="00142412" w:rsidRDefault="00AD2747" w:rsidP="00316915">
      <w:pPr>
        <w:pStyle w:val="ListParagraph"/>
        <w:numPr>
          <w:ilvl w:val="0"/>
          <w:numId w:val="59"/>
        </w:numPr>
        <w:rPr>
          <w:lang w:eastAsia="zh-CN"/>
        </w:rPr>
      </w:pPr>
      <w:r w:rsidRPr="00142412">
        <w:rPr>
          <w:lang w:eastAsia="zh-CN"/>
        </w:rPr>
        <w:t>Trích ra những dòng dữ liệu loại ‘TRANSFER’ hoặc ‘CASH_OUT’.</w:t>
      </w:r>
    </w:p>
    <w:p w14:paraId="4B3719FE" w14:textId="0C0ACEDF" w:rsidR="00AD2747" w:rsidRPr="00142412" w:rsidRDefault="00AD2747" w:rsidP="00316915">
      <w:pPr>
        <w:pStyle w:val="ListParagraph"/>
        <w:numPr>
          <w:ilvl w:val="0"/>
          <w:numId w:val="59"/>
        </w:numPr>
        <w:rPr>
          <w:lang w:eastAsia="zh-CN"/>
        </w:rPr>
      </w:pPr>
      <w:r w:rsidRPr="00142412">
        <w:rPr>
          <w:lang w:eastAsia="zh-CN"/>
        </w:rPr>
        <w:t>Tách thuộc tính phụ thuộc (isFraud) và thuộc tính độc lập.</w:t>
      </w:r>
    </w:p>
    <w:p w14:paraId="1BED0230" w14:textId="554562CF" w:rsidR="00AD2747" w:rsidRPr="00142412" w:rsidRDefault="00AD2747" w:rsidP="00316915">
      <w:pPr>
        <w:pStyle w:val="ListParagraph"/>
        <w:numPr>
          <w:ilvl w:val="0"/>
          <w:numId w:val="59"/>
        </w:numPr>
        <w:rPr>
          <w:lang w:eastAsia="zh-CN"/>
        </w:rPr>
      </w:pPr>
      <w:r w:rsidRPr="00142412">
        <w:rPr>
          <w:lang w:eastAsia="zh-CN"/>
        </w:rPr>
        <w:t xml:space="preserve">Loại bỏ </w:t>
      </w:r>
      <w:r w:rsidR="4C935BE5" w:rsidRPr="4C935BE5">
        <w:rPr>
          <w:lang w:eastAsia="zh-CN"/>
        </w:rPr>
        <w:t>3</w:t>
      </w:r>
      <w:r w:rsidRPr="00142412">
        <w:rPr>
          <w:lang w:eastAsia="zh-CN"/>
        </w:rPr>
        <w:t xml:space="preserve"> thuộc tính không có ý nghĩa là: ‘nameOrig’, ‘nameDest’, ‘isFlaggedFraud’.</w:t>
      </w:r>
    </w:p>
    <w:p w14:paraId="6E79A7E7" w14:textId="77777777" w:rsidR="00AD2747" w:rsidRPr="00142412" w:rsidRDefault="00AD2747" w:rsidP="00316915">
      <w:pPr>
        <w:pStyle w:val="ListParagraph"/>
        <w:numPr>
          <w:ilvl w:val="0"/>
          <w:numId w:val="59"/>
        </w:numPr>
        <w:rPr>
          <w:lang w:eastAsia="zh-CN"/>
        </w:rPr>
      </w:pPr>
      <w:r w:rsidRPr="00142412">
        <w:rPr>
          <w:lang w:eastAsia="zh-CN"/>
        </w:rPr>
        <w:t>Chuyển dánh nhãn cho loại giao dịch TRANSFER = 0, và CASH_OUT = 1.</w:t>
      </w:r>
    </w:p>
    <w:p w14:paraId="4C2B3929" w14:textId="77777777" w:rsidR="00AD2747" w:rsidRPr="00142412" w:rsidRDefault="00AD2747" w:rsidP="00316915">
      <w:pPr>
        <w:pStyle w:val="ListParagraph"/>
        <w:numPr>
          <w:ilvl w:val="0"/>
          <w:numId w:val="59"/>
        </w:numPr>
        <w:rPr>
          <w:lang w:eastAsia="zh-CN"/>
        </w:rPr>
      </w:pPr>
      <w:r w:rsidRPr="00142412">
        <w:rPr>
          <w:lang w:eastAsia="zh-CN"/>
        </w:rPr>
        <w:t>Chuyển kiểu dữ liệu thuộc tính ‘type’ về số nguyên.</w:t>
      </w:r>
    </w:p>
    <w:p w14:paraId="313CB7A2" w14:textId="77777777" w:rsidR="00AD2747" w:rsidRPr="00C53BC5" w:rsidRDefault="00AD2747" w:rsidP="00316915">
      <w:pPr>
        <w:pStyle w:val="ListParagraph"/>
        <w:numPr>
          <w:ilvl w:val="0"/>
          <w:numId w:val="59"/>
        </w:numPr>
        <w:rPr>
          <w:lang w:eastAsia="zh-CN"/>
        </w:rPr>
      </w:pPr>
      <w:r w:rsidRPr="00142412">
        <w:rPr>
          <w:lang w:eastAsia="zh-CN"/>
        </w:rPr>
        <w:t>Sau đó tiến hành xáo trộn dữ liệu (hiện tại đang được sắp xếp theo thuộc tính step).</w:t>
      </w:r>
    </w:p>
    <w:p w14:paraId="015D7E3F" w14:textId="77777777" w:rsidR="00AD2747" w:rsidRPr="00142412" w:rsidRDefault="00AD2747" w:rsidP="00316915">
      <w:pPr>
        <w:rPr>
          <w:rFonts w:eastAsiaTheme="minorHAnsi"/>
          <w:lang w:eastAsia="zh-CN"/>
        </w:rPr>
      </w:pPr>
      <w:r w:rsidRPr="00C53BC5">
        <w:rPr>
          <w:rFonts w:eastAsiaTheme="minorHAnsi"/>
          <w:lang w:eastAsia="zh-CN"/>
        </w:rPr>
        <w:t>Kết quả:</w:t>
      </w:r>
    </w:p>
    <w:p w14:paraId="7AC0F9CB" w14:textId="16125599" w:rsidR="00AD2747" w:rsidRPr="00142412" w:rsidRDefault="00AD2747" w:rsidP="00316915">
      <w:pPr>
        <w:pStyle w:val="ListParagraph"/>
        <w:numPr>
          <w:ilvl w:val="0"/>
          <w:numId w:val="60"/>
        </w:numPr>
        <w:rPr>
          <w:lang w:eastAsia="zh-CN"/>
        </w:rPr>
      </w:pPr>
      <w:r w:rsidRPr="00142412">
        <w:rPr>
          <w:lang w:eastAsia="zh-CN"/>
        </w:rPr>
        <w:t>Dữ liệu sau khi xáo trộn có 2770409 dòng.</w:t>
      </w:r>
    </w:p>
    <w:p w14:paraId="583BE8D1" w14:textId="77777777" w:rsidR="00AD2747" w:rsidRPr="00142412" w:rsidRDefault="00AD2747" w:rsidP="00316915">
      <w:pPr>
        <w:pStyle w:val="ListParagraph"/>
        <w:numPr>
          <w:ilvl w:val="0"/>
          <w:numId w:val="60"/>
        </w:numPr>
        <w:rPr>
          <w:lang w:eastAsia="zh-CN"/>
        </w:rPr>
      </w:pPr>
      <w:r w:rsidRPr="00142412">
        <w:rPr>
          <w:lang w:eastAsia="zh-CN"/>
        </w:rPr>
        <w:t>Kiểm tra các bộ dữ liệu có phân tách ta được kết quả theo hình sau:</w:t>
      </w:r>
    </w:p>
    <w:p w14:paraId="0D5F79EA" w14:textId="744F865D" w:rsidR="00AD2747" w:rsidRPr="00C53BC5" w:rsidRDefault="00C15152" w:rsidP="00316915">
      <w:pPr>
        <w:spacing w:before="240"/>
        <w:rPr>
          <w:rFonts w:eastAsiaTheme="majorEastAsia" w:cstheme="majorBidi"/>
          <w:b/>
          <w:szCs w:val="32"/>
        </w:rPr>
      </w:pPr>
      <w:r>
        <w:rPr>
          <w:noProof/>
        </w:rPr>
        <w:lastRenderedPageBreak/>
        <w:drawing>
          <wp:inline distT="0" distB="0" distL="0" distR="0" wp14:anchorId="29E2863D" wp14:editId="089B6B21">
            <wp:extent cx="5580380" cy="14249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1424940"/>
                    </a:xfrm>
                    <a:prstGeom prst="rect">
                      <a:avLst/>
                    </a:prstGeom>
                  </pic:spPr>
                </pic:pic>
              </a:graphicData>
            </a:graphic>
          </wp:inline>
        </w:drawing>
      </w:r>
    </w:p>
    <w:p w14:paraId="7A7B1124" w14:textId="123448FE" w:rsidR="00AD2747" w:rsidRDefault="00AD2747" w:rsidP="00CB1937">
      <w:pPr>
        <w:pStyle w:val="Caption"/>
      </w:pPr>
      <w:bookmarkStart w:id="160" w:name="_Toc29794197"/>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6</w:t>
      </w:r>
      <w:r w:rsidR="00192599">
        <w:rPr>
          <w:noProof/>
        </w:rPr>
        <w:fldChar w:fldCharType="end"/>
      </w:r>
      <w:r>
        <w:t>. Kết quả kiểm tra các bộ dữ liệu khi phân tách</w:t>
      </w:r>
      <w:bookmarkEnd w:id="160"/>
    </w:p>
    <w:p w14:paraId="2513631D" w14:textId="5841A47E" w:rsidR="00AD2747" w:rsidRPr="00C53BC5" w:rsidRDefault="00AD2747" w:rsidP="00316915">
      <w:pPr>
        <w:spacing w:before="240"/>
        <w:rPr>
          <w:rFonts w:eastAsiaTheme="minorHAnsi"/>
        </w:rPr>
      </w:pPr>
      <w:r w:rsidRPr="00C53BC5">
        <w:rPr>
          <w:rFonts w:eastAsiaTheme="minorHAnsi"/>
        </w:rPr>
        <w:t>Tổng quan bộ dữ liệu sau khi tiến hành lọc dữ liệu, được thể hiện qua biểu đồ bằng cách chạy lệnh dưới đây</w:t>
      </w:r>
      <w:r w:rsidR="00C2115E">
        <w:rPr>
          <w:rFonts w:eastAsiaTheme="minorHAnsi"/>
        </w:rPr>
        <w:t>:</w:t>
      </w:r>
    </w:p>
    <w:p w14:paraId="73CE2673" w14:textId="7492E1BA" w:rsidR="00AD2747" w:rsidRDefault="00AD2747" w:rsidP="00316915">
      <w:pPr>
        <w:jc w:val="center"/>
        <w:rPr>
          <w:rFonts w:eastAsiaTheme="minorHAnsi"/>
        </w:rPr>
      </w:pPr>
      <w:r w:rsidRPr="00C53BC5">
        <w:rPr>
          <w:noProof/>
        </w:rPr>
        <w:drawing>
          <wp:inline distT="0" distB="0" distL="0" distR="0" wp14:anchorId="46A5FE97" wp14:editId="1CB1F3FD">
            <wp:extent cx="3434119" cy="3398807"/>
            <wp:effectExtent l="0" t="0" r="0" b="0"/>
            <wp:docPr id="347844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3467237" cy="3431585"/>
                    </a:xfrm>
                    <a:prstGeom prst="rect">
                      <a:avLst/>
                    </a:prstGeom>
                  </pic:spPr>
                </pic:pic>
              </a:graphicData>
            </a:graphic>
          </wp:inline>
        </w:drawing>
      </w:r>
    </w:p>
    <w:p w14:paraId="41EAA3F7" w14:textId="429B9D2D" w:rsidR="00AD2747" w:rsidRDefault="00AD2747" w:rsidP="00CB1937">
      <w:pPr>
        <w:pStyle w:val="Caption"/>
      </w:pPr>
      <w:bookmarkStart w:id="161" w:name="_Toc29794198"/>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7</w:t>
      </w:r>
      <w:r w:rsidR="00192599">
        <w:rPr>
          <w:noProof/>
        </w:rPr>
        <w:fldChar w:fldCharType="end"/>
      </w:r>
      <w:r>
        <w:t xml:space="preserve">. </w:t>
      </w:r>
      <w:r w:rsidRPr="00C53BC5">
        <w:t>Biểu đồ thể hiện tổng quan bộ dữ liệu sau khi tiến hành xử lý</w:t>
      </w:r>
      <w:bookmarkEnd w:id="161"/>
    </w:p>
    <w:p w14:paraId="213B6060" w14:textId="2C4D3CC7" w:rsidR="00AD2747" w:rsidRPr="00C53BC5" w:rsidRDefault="00AD2747" w:rsidP="00316915">
      <w:pPr>
        <w:rPr>
          <w:rFonts w:eastAsiaTheme="minorHAnsi"/>
          <w:b/>
          <w:bCs/>
        </w:rPr>
      </w:pPr>
      <w:commentRangeStart w:id="162"/>
      <w:commentRangeStart w:id="163"/>
      <w:r w:rsidRPr="00142412">
        <w:rPr>
          <w:rFonts w:eastAsiaTheme="minorHAnsi"/>
          <w:b/>
          <w:bCs/>
        </w:rPr>
        <w:t>Feature Engineering</w:t>
      </w:r>
      <w:r>
        <w:rPr>
          <w:rStyle w:val="FootnoteReference"/>
          <w:rFonts w:eastAsiaTheme="minorHAnsi"/>
          <w:b/>
          <w:bCs/>
        </w:rPr>
        <w:footnoteReference w:id="14"/>
      </w:r>
      <w:r w:rsidRPr="00142412">
        <w:rPr>
          <w:rFonts w:eastAsiaTheme="minorHAnsi"/>
          <w:b/>
          <w:bCs/>
        </w:rPr>
        <w:t>:</w:t>
      </w:r>
      <w:commentRangeEnd w:id="162"/>
      <w:r w:rsidRPr="00C53BC5">
        <w:rPr>
          <w:rStyle w:val="CommentReference"/>
          <w:rFonts w:eastAsiaTheme="minorHAnsi"/>
        </w:rPr>
        <w:commentReference w:id="162"/>
      </w:r>
      <w:commentRangeEnd w:id="163"/>
      <w:r w:rsidRPr="00C53BC5">
        <w:rPr>
          <w:rStyle w:val="CommentReference"/>
          <w:rFonts w:eastAsiaTheme="minorHAnsi"/>
        </w:rPr>
        <w:commentReference w:id="163"/>
      </w:r>
    </w:p>
    <w:p w14:paraId="261EFE01" w14:textId="77777777" w:rsidR="008F16FD" w:rsidRDefault="00AD2747" w:rsidP="00316915">
      <w:pPr>
        <w:rPr>
          <w:rFonts w:eastAsiaTheme="minorHAnsi"/>
        </w:rPr>
      </w:pPr>
      <w:r w:rsidRPr="00C53BC5">
        <w:rPr>
          <w:rFonts w:eastAsiaTheme="minorHAnsi"/>
        </w:rPr>
        <w:t>Ta có:</w:t>
      </w:r>
      <w:r w:rsidR="008F16FD">
        <w:rPr>
          <w:rFonts w:eastAsiaTheme="minorHAnsi"/>
        </w:rPr>
        <w:t xml:space="preserve"> </w:t>
      </w:r>
    </w:p>
    <w:p w14:paraId="09E127C6" w14:textId="78C878C1" w:rsidR="00AD2747" w:rsidRPr="00142412" w:rsidRDefault="00AD2747" w:rsidP="00316915">
      <w:pPr>
        <w:pStyle w:val="ListParagraph"/>
      </w:pPr>
      <w:r w:rsidRPr="00142412">
        <w:lastRenderedPageBreak/>
        <w:t>Tỷ lệ giao dịch bất thường với ‘oldBalanceDest’ = ‘newBalanceDest’ = 0 mặt dù ‘amou</w:t>
      </w:r>
      <w:r w:rsidR="008F16FD">
        <w:t>n</w:t>
      </w:r>
      <w:r w:rsidRPr="00142412">
        <w:t>t’ = 0 là: 0.4955558261293072.</w:t>
      </w:r>
    </w:p>
    <w:p w14:paraId="1DBF7AAC" w14:textId="3DCD6C57" w:rsidR="00AD2747" w:rsidRPr="00C53BC5" w:rsidRDefault="00AD2747" w:rsidP="00316915">
      <w:pPr>
        <w:pStyle w:val="ListParagraph"/>
        <w:numPr>
          <w:ilvl w:val="0"/>
          <w:numId w:val="63"/>
        </w:numPr>
      </w:pPr>
      <w:r w:rsidRPr="00142412">
        <w:t>Tỷ lệ giao dịch bình thường với oldBalanceDest’ = ‘newBalanceDest’ = 0 mặt dù ‘amou</w:t>
      </w:r>
      <w:r w:rsidR="008F16FD">
        <w:t>n</w:t>
      </w:r>
      <w:r w:rsidRPr="00142412">
        <w:t>t’ = 0 là: 0.0006176245277308345. (xem chi tiết lệnh và kết quả phần phụ lục).</w:t>
      </w:r>
    </w:p>
    <w:p w14:paraId="406397B7" w14:textId="06DDA42C" w:rsidR="00AD2747" w:rsidRPr="00C53BC5" w:rsidRDefault="00AD2747" w:rsidP="00316915">
      <w:pPr>
        <w:spacing w:before="240"/>
        <w:rPr>
          <w:rFonts w:eastAsiaTheme="minorHAnsi"/>
          <w:b/>
          <w:bCs/>
        </w:rPr>
      </w:pPr>
      <w:r w:rsidRPr="00C53BC5">
        <w:rPr>
          <w:rFonts w:eastAsiaTheme="minorHAnsi"/>
          <w:b/>
          <w:bCs/>
        </w:rPr>
        <w:t>Nhận xét:</w:t>
      </w:r>
    </w:p>
    <w:p w14:paraId="703C237D" w14:textId="77777777" w:rsidR="00AD2747" w:rsidRPr="00C53BC5" w:rsidRDefault="00AD2747" w:rsidP="00316915">
      <w:pPr>
        <w:numPr>
          <w:ilvl w:val="0"/>
          <w:numId w:val="61"/>
        </w:numPr>
        <w:spacing w:before="240" w:after="160"/>
        <w:contextualSpacing/>
        <w:rPr>
          <w:rFonts w:eastAsiaTheme="minorHAnsi"/>
        </w:rPr>
      </w:pPr>
      <w:r w:rsidRPr="00C53BC5">
        <w:rPr>
          <w:rFonts w:eastAsiaTheme="minorHAnsi"/>
        </w:rPr>
        <w:t>Dữ liệu có một số giao dịch với số dư tài khoản đích trước và sau khi thực hiện giao dịch đều bằng 0 trong khi số tiền giao dịch khác 0.</w:t>
      </w:r>
    </w:p>
    <w:p w14:paraId="4E2A650D" w14:textId="77777777" w:rsidR="00AD2747" w:rsidRPr="00C53BC5" w:rsidRDefault="00AD2747" w:rsidP="00316915">
      <w:pPr>
        <w:numPr>
          <w:ilvl w:val="0"/>
          <w:numId w:val="61"/>
        </w:numPr>
        <w:spacing w:before="240" w:after="160"/>
        <w:contextualSpacing/>
        <w:rPr>
          <w:rFonts w:eastAsiaTheme="minorHAnsi"/>
        </w:rPr>
      </w:pPr>
      <w:r w:rsidRPr="00C53BC5">
        <w:rPr>
          <w:rFonts w:eastAsiaTheme="minorHAnsi"/>
        </w:rPr>
        <w:t>Tỷ lệ của các giao dịch trên trong dữ liệu:</w:t>
      </w:r>
    </w:p>
    <w:p w14:paraId="4B737A44" w14:textId="77777777" w:rsidR="00AD2747" w:rsidRPr="00C53BC5" w:rsidRDefault="00AD2747" w:rsidP="00316915">
      <w:pPr>
        <w:numPr>
          <w:ilvl w:val="0"/>
          <w:numId w:val="62"/>
        </w:numPr>
        <w:spacing w:before="240" w:after="160"/>
        <w:contextualSpacing/>
        <w:rPr>
          <w:rFonts w:eastAsiaTheme="minorHAnsi"/>
        </w:rPr>
      </w:pPr>
      <w:r w:rsidRPr="00C53BC5">
        <w:rPr>
          <w:rFonts w:eastAsiaTheme="minorHAnsi"/>
        </w:rPr>
        <w:t>Với giao dịch bất thường là khoảng 50%.</w:t>
      </w:r>
    </w:p>
    <w:p w14:paraId="282654AD" w14:textId="77777777" w:rsidR="00AD2747" w:rsidRPr="00C53BC5" w:rsidRDefault="00AD2747" w:rsidP="00316915">
      <w:pPr>
        <w:numPr>
          <w:ilvl w:val="0"/>
          <w:numId w:val="62"/>
        </w:numPr>
        <w:spacing w:before="240" w:after="160"/>
        <w:contextualSpacing/>
        <w:rPr>
          <w:rFonts w:eastAsiaTheme="minorHAnsi"/>
        </w:rPr>
      </w:pPr>
      <w:r w:rsidRPr="00C53BC5">
        <w:rPr>
          <w:rFonts w:eastAsiaTheme="minorHAnsi"/>
        </w:rPr>
        <w:t>Với giao dịch bình thường là khoảng 0.06%.</w:t>
      </w:r>
    </w:p>
    <w:p w14:paraId="618B3FBF" w14:textId="77777777" w:rsidR="00AD2747" w:rsidRPr="00C53BC5" w:rsidRDefault="00AD2747" w:rsidP="00316915">
      <w:pPr>
        <w:spacing w:before="240"/>
        <w:rPr>
          <w:rFonts w:eastAsiaTheme="minorHAnsi"/>
          <w:b/>
          <w:bCs/>
        </w:rPr>
      </w:pPr>
      <w:r w:rsidRPr="00C53BC5">
        <w:rPr>
          <w:rFonts w:eastAsiaTheme="minorHAnsi"/>
          <w:b/>
          <w:bCs/>
        </w:rPr>
        <w:t>Kết luận:</w:t>
      </w:r>
    </w:p>
    <w:p w14:paraId="3619667E" w14:textId="77777777" w:rsidR="00AD2747" w:rsidRPr="00AD2747" w:rsidRDefault="00AD2747" w:rsidP="00316915">
      <w:pPr>
        <w:pStyle w:val="ListParagraph"/>
        <w:numPr>
          <w:ilvl w:val="0"/>
          <w:numId w:val="64"/>
        </w:numPr>
      </w:pPr>
      <w:r w:rsidRPr="00AD2747">
        <w:t>Có thể nhận thấy số dư tài khoản đích = 0 là một dấu hiệu mạnh mẽ để phát hiện sự bất thường khi giao dịch. Và việc giá trị bằng 0 làm cho các thuật toán machine learning không hoạt động tốt, do đó ta sẽ thay thế bằng -1 sẽ tốt hơn cho các thuật toán machine learning.</w:t>
      </w:r>
    </w:p>
    <w:p w14:paraId="077DBD07" w14:textId="77777777" w:rsidR="00AD2747" w:rsidRPr="00C53BC5" w:rsidRDefault="00AD2747" w:rsidP="00316915">
      <w:pPr>
        <w:spacing w:before="240" w:after="160"/>
        <w:contextualSpacing/>
        <w:rPr>
          <w:rFonts w:eastAsiaTheme="minorHAnsi"/>
        </w:rPr>
      </w:pPr>
      <w:r w:rsidRPr="00C53BC5">
        <w:rPr>
          <w:rFonts w:eastAsiaTheme="minorHAnsi"/>
        </w:rPr>
        <w:t>Thực hiện thay thế giá trị 0 thành -1 cho các thuộc tính: oldbalanceDest và newbalanceDest. Mục đính dấu khác thường của dữ liệu, có thể là một thông tin có ích khi huấn luyện.</w:t>
      </w:r>
    </w:p>
    <w:p w14:paraId="7DC9736E" w14:textId="77777777" w:rsidR="00AD2747" w:rsidRPr="00C53BC5" w:rsidRDefault="00AD2747" w:rsidP="00316915">
      <w:pPr>
        <w:numPr>
          <w:ilvl w:val="0"/>
          <w:numId w:val="61"/>
        </w:numPr>
        <w:spacing w:before="240" w:after="160"/>
        <w:contextualSpacing/>
        <w:rPr>
          <w:rFonts w:eastAsiaTheme="minorHAnsi"/>
        </w:rPr>
      </w:pPr>
      <w:r w:rsidRPr="00C53BC5">
        <w:rPr>
          <w:rFonts w:eastAsiaTheme="minorHAnsi"/>
        </w:rPr>
        <w:t>Tương tự, dữ liệu cũng có một số giao dịch với số dư bằng 0 trong tài khoản gốc cả trước và sau trong khi số tiền giao dịch khác 0.</w:t>
      </w:r>
    </w:p>
    <w:p w14:paraId="345E4483" w14:textId="77777777" w:rsidR="00AD2747" w:rsidRPr="00C53BC5" w:rsidRDefault="00AD2747" w:rsidP="00316915">
      <w:pPr>
        <w:numPr>
          <w:ilvl w:val="0"/>
          <w:numId w:val="61"/>
        </w:numPr>
        <w:spacing w:before="240" w:after="160"/>
        <w:contextualSpacing/>
        <w:rPr>
          <w:rFonts w:eastAsiaTheme="minorHAnsi"/>
        </w:rPr>
      </w:pPr>
      <w:r w:rsidRPr="00C53BC5">
        <w:rPr>
          <w:rFonts w:eastAsiaTheme="minorHAnsi"/>
        </w:rPr>
        <w:t xml:space="preserve">Trong trường hợp này, tỷ lệ của các giao dịch như vậy nhỏ hơn nhiều so với giao dịch có sự bất thường (0.3%), và </w:t>
      </w:r>
      <w:r w:rsidRPr="00142412">
        <w:rPr>
          <w:rFonts w:eastAsiaTheme="minorHAnsi"/>
        </w:rPr>
        <w:t>so với giao dịch bình thường 47%.</w:t>
      </w:r>
    </w:p>
    <w:p w14:paraId="3B4CF036" w14:textId="48BA8F54" w:rsidR="00AD2747" w:rsidRPr="00AD2747" w:rsidRDefault="00AD2747" w:rsidP="00316915">
      <w:pPr>
        <w:spacing w:before="240"/>
      </w:pPr>
      <w:r w:rsidRPr="00AD2747">
        <w:t>Ta tiến hành tạo 2 thuộc tính mới dựa trên 5 thuộc tính đã có. Đó là errorBalanceOrig và errorBalanceDest</w:t>
      </w:r>
      <w:r w:rsidR="00C2115E">
        <w:t>:</w:t>
      </w:r>
    </w:p>
    <w:p w14:paraId="11A8182B" w14:textId="77777777" w:rsidR="00AD2747" w:rsidRPr="00AD2747" w:rsidRDefault="00AD2747" w:rsidP="00316915">
      <w:pPr>
        <w:spacing w:before="240"/>
        <w:rPr>
          <w:rFonts w:eastAsiaTheme="minorHAnsi"/>
        </w:rPr>
      </w:pPr>
      <w:r w:rsidRPr="00C53BC5">
        <w:rPr>
          <w:noProof/>
        </w:rPr>
        <w:lastRenderedPageBreak/>
        <w:drawing>
          <wp:inline distT="0" distB="0" distL="0" distR="0" wp14:anchorId="78B3E736" wp14:editId="28B9E84C">
            <wp:extent cx="5580382" cy="1043305"/>
            <wp:effectExtent l="0" t="0" r="1270" b="4445"/>
            <wp:docPr id="10730445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580382" cy="1043305"/>
                    </a:xfrm>
                    <a:prstGeom prst="rect">
                      <a:avLst/>
                    </a:prstGeom>
                  </pic:spPr>
                </pic:pic>
              </a:graphicData>
            </a:graphic>
          </wp:inline>
        </w:drawing>
      </w:r>
    </w:p>
    <w:p w14:paraId="3BF41408" w14:textId="0223C7DB" w:rsidR="00AD2747" w:rsidRPr="00AD2747" w:rsidRDefault="00AD2747" w:rsidP="00CB1937">
      <w:pPr>
        <w:pStyle w:val="Caption"/>
      </w:pPr>
      <w:bookmarkStart w:id="164" w:name="_Toc29794199"/>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8</w:t>
      </w:r>
      <w:r w:rsidR="00192599">
        <w:rPr>
          <w:noProof/>
        </w:rPr>
        <w:fldChar w:fldCharType="end"/>
      </w:r>
      <w:r>
        <w:t xml:space="preserve">. </w:t>
      </w:r>
      <w:r w:rsidRPr="00C53BC5">
        <w:t>Kết quả sau khi tiến hành tạo mới 2 thuộc tính từ các thuộc tính đã có</w:t>
      </w:r>
      <w:bookmarkEnd w:id="164"/>
    </w:p>
    <w:p w14:paraId="0FC43F2A" w14:textId="77777777" w:rsidR="00AD2747" w:rsidRPr="00C53BC5" w:rsidRDefault="00AD2747" w:rsidP="00316915">
      <w:pPr>
        <w:spacing w:before="240"/>
        <w:rPr>
          <w:rFonts w:eastAsiaTheme="minorHAnsi"/>
        </w:rPr>
      </w:pPr>
      <w:r w:rsidRPr="00C53BC5">
        <w:rPr>
          <w:rFonts w:eastAsiaTheme="minorHAnsi"/>
        </w:rPr>
        <w:t>Kích thước của bộ dữ liệu sau khi tạo hai thuộc tính mới là 2770409 dòng.</w:t>
      </w:r>
    </w:p>
    <w:p w14:paraId="76B7D67E" w14:textId="77777777" w:rsidR="00AD2747" w:rsidRPr="00C53BC5" w:rsidRDefault="00AD2747" w:rsidP="00316915">
      <w:pPr>
        <w:spacing w:before="240"/>
        <w:rPr>
          <w:rFonts w:eastAsiaTheme="minorHAnsi"/>
        </w:rPr>
      </w:pPr>
      <w:r w:rsidRPr="00C53BC5">
        <w:rPr>
          <w:rFonts w:eastAsiaTheme="minorHAnsi"/>
        </w:rPr>
        <w:t>Ta thấy được các thuộc tính mới này hóa ra rất quan trọng trong việc đạt được hiệu suất tốt từ thuật toán Machine learning mà chúng ta sẽ sử dụng. Bảng tương quan giữa các thuộc tính ở bên dưới sẽ chứng minh điều này.</w:t>
      </w:r>
    </w:p>
    <w:p w14:paraId="05AC8E5F" w14:textId="77777777" w:rsidR="00AD2747" w:rsidRDefault="00AD2747" w:rsidP="00316915">
      <w:pPr>
        <w:spacing w:before="240"/>
        <w:rPr>
          <w:rFonts w:eastAsiaTheme="minorHAnsi"/>
        </w:rPr>
      </w:pPr>
      <w:r w:rsidRPr="00C53BC5">
        <w:rPr>
          <w:rFonts w:eastAsiaTheme="minorHAnsi"/>
        </w:rPr>
        <w:t>Công việc kế đến là ta sẽ lưu dữ liệu đã được làm sạch để sử dụng khi xây dựng mô hình.</w:t>
      </w:r>
    </w:p>
    <w:p w14:paraId="6DF38C2B" w14:textId="01A19405" w:rsidR="00ED4650" w:rsidRDefault="00ED4650" w:rsidP="00316915">
      <w:pPr>
        <w:rPr>
          <w:rFonts w:eastAsiaTheme="minorHAnsi"/>
        </w:rPr>
      </w:pPr>
      <w:r>
        <w:rPr>
          <w:rFonts w:eastAsiaTheme="minorHAnsi"/>
        </w:rPr>
        <w:t>Sau khi thực hiện tiền xử lý dữ liệu, bộ dữ liệu mới thu được bao gồm các thuộc tính sau:</w:t>
      </w:r>
    </w:p>
    <w:p w14:paraId="604998BA" w14:textId="511D5EAE" w:rsidR="000D11F0" w:rsidRDefault="000D11F0" w:rsidP="00CB1937">
      <w:pPr>
        <w:pStyle w:val="Caption"/>
        <w:rPr>
          <w:rFonts w:eastAsiaTheme="minorHAnsi"/>
        </w:rPr>
      </w:pPr>
      <w:bookmarkStart w:id="165" w:name="_Toc29794258"/>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7</w:t>
      </w:r>
      <w:r w:rsidR="00192599">
        <w:rPr>
          <w:noProof/>
        </w:rPr>
        <w:fldChar w:fldCharType="end"/>
      </w:r>
      <w:r>
        <w:t>. Tên và kiểu dữ liệu của các thuộc tính sau khi thực hiện tiền xử lý dữ liệu</w:t>
      </w:r>
      <w:bookmarkEnd w:id="165"/>
    </w:p>
    <w:tbl>
      <w:tblPr>
        <w:tblStyle w:val="TableGrid"/>
        <w:tblW w:w="0" w:type="auto"/>
        <w:tblLook w:val="04A0" w:firstRow="1" w:lastRow="0" w:firstColumn="1" w:lastColumn="0" w:noHBand="0" w:noVBand="1"/>
      </w:tblPr>
      <w:tblGrid>
        <w:gridCol w:w="846"/>
        <w:gridCol w:w="3402"/>
        <w:gridCol w:w="4530"/>
      </w:tblGrid>
      <w:tr w:rsidR="004509AD" w:rsidRPr="0065107F" w14:paraId="4A582809" w14:textId="77777777" w:rsidTr="0065107F">
        <w:tc>
          <w:tcPr>
            <w:tcW w:w="846" w:type="dxa"/>
          </w:tcPr>
          <w:p w14:paraId="14A2CE25" w14:textId="0E57161E" w:rsidR="004509AD" w:rsidRPr="0065107F" w:rsidRDefault="00FA7D13" w:rsidP="00316915">
            <w:pPr>
              <w:spacing w:line="360" w:lineRule="auto"/>
              <w:jc w:val="center"/>
              <w:rPr>
                <w:rFonts w:ascii="Times New Roman" w:eastAsiaTheme="minorHAnsi" w:hAnsi="Times New Roman" w:cs="Times New Roman"/>
                <w:b/>
                <w:bCs/>
                <w:sz w:val="26"/>
                <w:szCs w:val="26"/>
              </w:rPr>
            </w:pPr>
            <w:r w:rsidRPr="0065107F">
              <w:rPr>
                <w:rFonts w:ascii="Times New Roman" w:eastAsiaTheme="minorHAnsi" w:hAnsi="Times New Roman" w:cs="Times New Roman"/>
                <w:b/>
                <w:bCs/>
                <w:sz w:val="26"/>
                <w:szCs w:val="26"/>
              </w:rPr>
              <w:t>STT</w:t>
            </w:r>
          </w:p>
        </w:tc>
        <w:tc>
          <w:tcPr>
            <w:tcW w:w="3402" w:type="dxa"/>
          </w:tcPr>
          <w:p w14:paraId="44CB26FA" w14:textId="185022FE" w:rsidR="004509AD" w:rsidRPr="0065107F" w:rsidRDefault="00FA7D13" w:rsidP="00316915">
            <w:pPr>
              <w:spacing w:line="360" w:lineRule="auto"/>
              <w:jc w:val="center"/>
              <w:rPr>
                <w:rFonts w:ascii="Times New Roman" w:eastAsiaTheme="minorHAnsi" w:hAnsi="Times New Roman" w:cs="Times New Roman"/>
                <w:b/>
                <w:bCs/>
                <w:sz w:val="26"/>
                <w:szCs w:val="26"/>
              </w:rPr>
            </w:pPr>
            <w:r w:rsidRPr="0065107F">
              <w:rPr>
                <w:rFonts w:ascii="Times New Roman" w:eastAsiaTheme="minorHAnsi" w:hAnsi="Times New Roman" w:cs="Times New Roman"/>
                <w:b/>
                <w:bCs/>
                <w:sz w:val="26"/>
                <w:szCs w:val="26"/>
              </w:rPr>
              <w:t>Tên thuộc tính</w:t>
            </w:r>
          </w:p>
        </w:tc>
        <w:tc>
          <w:tcPr>
            <w:tcW w:w="4530" w:type="dxa"/>
          </w:tcPr>
          <w:p w14:paraId="40A30DE0" w14:textId="7880D1E6" w:rsidR="004509AD" w:rsidRPr="0065107F" w:rsidRDefault="00FA7D13" w:rsidP="00316915">
            <w:pPr>
              <w:spacing w:line="360" w:lineRule="auto"/>
              <w:jc w:val="center"/>
              <w:rPr>
                <w:rFonts w:ascii="Times New Roman" w:eastAsiaTheme="minorHAnsi" w:hAnsi="Times New Roman" w:cs="Times New Roman"/>
                <w:b/>
                <w:bCs/>
                <w:sz w:val="26"/>
                <w:szCs w:val="26"/>
              </w:rPr>
            </w:pPr>
            <w:r w:rsidRPr="0065107F">
              <w:rPr>
                <w:rFonts w:ascii="Times New Roman" w:eastAsiaTheme="minorHAnsi" w:hAnsi="Times New Roman" w:cs="Times New Roman"/>
                <w:b/>
                <w:bCs/>
                <w:sz w:val="26"/>
                <w:szCs w:val="26"/>
              </w:rPr>
              <w:t>Kiểu</w:t>
            </w:r>
          </w:p>
        </w:tc>
      </w:tr>
      <w:tr w:rsidR="004509AD" w:rsidRPr="0065107F" w14:paraId="6546E86B" w14:textId="77777777" w:rsidTr="0065107F">
        <w:tc>
          <w:tcPr>
            <w:tcW w:w="846" w:type="dxa"/>
          </w:tcPr>
          <w:p w14:paraId="3304BD0F" w14:textId="0101503B" w:rsidR="004509AD" w:rsidRPr="0065107F" w:rsidRDefault="00FA7D13"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1</w:t>
            </w:r>
          </w:p>
        </w:tc>
        <w:tc>
          <w:tcPr>
            <w:tcW w:w="3402" w:type="dxa"/>
          </w:tcPr>
          <w:p w14:paraId="57D5AF7B" w14:textId="61A032F1" w:rsidR="004509AD" w:rsidRPr="0065107F" w:rsidRDefault="00FA53CE"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step</w:t>
            </w:r>
          </w:p>
        </w:tc>
        <w:tc>
          <w:tcPr>
            <w:tcW w:w="4530" w:type="dxa"/>
          </w:tcPr>
          <w:p w14:paraId="3BB9E304" w14:textId="21093DB7" w:rsidR="004509AD" w:rsidRPr="0065107F" w:rsidRDefault="000B567D" w:rsidP="00316915">
            <w:pPr>
              <w:spacing w:line="360" w:lineRule="auto"/>
              <w:rPr>
                <w:rFonts w:ascii="Times New Roman" w:eastAsiaTheme="minorHAnsi" w:hAnsi="Times New Roman" w:cs="Times New Roman"/>
                <w:sz w:val="26"/>
                <w:szCs w:val="26"/>
              </w:rPr>
            </w:pPr>
            <w:r>
              <w:rPr>
                <w:rFonts w:ascii="Times New Roman" w:eastAsiaTheme="minorHAnsi" w:hAnsi="Times New Roman" w:cs="Times New Roman"/>
                <w:sz w:val="26"/>
                <w:szCs w:val="26"/>
              </w:rPr>
              <w:t>int (64)</w:t>
            </w:r>
          </w:p>
        </w:tc>
      </w:tr>
      <w:tr w:rsidR="004509AD" w:rsidRPr="0065107F" w14:paraId="28A8BAB5" w14:textId="77777777" w:rsidTr="0065107F">
        <w:tc>
          <w:tcPr>
            <w:tcW w:w="846" w:type="dxa"/>
          </w:tcPr>
          <w:p w14:paraId="6C4F3426" w14:textId="2A6F9BA9" w:rsidR="004509AD" w:rsidRPr="0065107F" w:rsidRDefault="00FA7D13"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2</w:t>
            </w:r>
          </w:p>
        </w:tc>
        <w:tc>
          <w:tcPr>
            <w:tcW w:w="3402" w:type="dxa"/>
          </w:tcPr>
          <w:p w14:paraId="3590897F" w14:textId="7E265C1B" w:rsidR="004509AD" w:rsidRPr="0065107F" w:rsidRDefault="00FA53CE"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type</w:t>
            </w:r>
          </w:p>
        </w:tc>
        <w:tc>
          <w:tcPr>
            <w:tcW w:w="4530" w:type="dxa"/>
          </w:tcPr>
          <w:p w14:paraId="04F79200" w14:textId="39156053" w:rsidR="004509AD" w:rsidRPr="0065107F" w:rsidRDefault="000B567D" w:rsidP="00316915">
            <w:pPr>
              <w:spacing w:line="360" w:lineRule="auto"/>
              <w:rPr>
                <w:rFonts w:ascii="Times New Roman" w:eastAsiaTheme="minorHAnsi" w:hAnsi="Times New Roman" w:cs="Times New Roman"/>
                <w:sz w:val="26"/>
                <w:szCs w:val="26"/>
              </w:rPr>
            </w:pPr>
            <w:r>
              <w:rPr>
                <w:rFonts w:ascii="Times New Roman" w:eastAsiaTheme="minorHAnsi" w:hAnsi="Times New Roman" w:cs="Times New Roman"/>
                <w:sz w:val="26"/>
                <w:szCs w:val="26"/>
              </w:rPr>
              <w:t>object</w:t>
            </w:r>
          </w:p>
        </w:tc>
      </w:tr>
      <w:tr w:rsidR="004509AD" w:rsidRPr="0065107F" w14:paraId="1D53F4A6" w14:textId="77777777" w:rsidTr="0065107F">
        <w:tc>
          <w:tcPr>
            <w:tcW w:w="846" w:type="dxa"/>
          </w:tcPr>
          <w:p w14:paraId="6C0F67C6" w14:textId="16B36D07" w:rsidR="004509AD" w:rsidRPr="0065107F" w:rsidRDefault="00FA7D13"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3</w:t>
            </w:r>
          </w:p>
        </w:tc>
        <w:tc>
          <w:tcPr>
            <w:tcW w:w="3402" w:type="dxa"/>
          </w:tcPr>
          <w:p w14:paraId="260D15B6" w14:textId="363FF224" w:rsidR="004509AD" w:rsidRPr="0065107F" w:rsidRDefault="00FA53CE"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amount</w:t>
            </w:r>
          </w:p>
        </w:tc>
        <w:tc>
          <w:tcPr>
            <w:tcW w:w="4530" w:type="dxa"/>
          </w:tcPr>
          <w:p w14:paraId="5F06A77B" w14:textId="75A01807" w:rsidR="004509AD" w:rsidRPr="0065107F" w:rsidRDefault="000B567D" w:rsidP="00316915">
            <w:pPr>
              <w:spacing w:line="360" w:lineRule="auto"/>
              <w:rPr>
                <w:rFonts w:ascii="Times New Roman" w:eastAsiaTheme="minorHAnsi" w:hAnsi="Times New Roman" w:cs="Times New Roman"/>
                <w:sz w:val="26"/>
                <w:szCs w:val="26"/>
              </w:rPr>
            </w:pPr>
            <w:r>
              <w:rPr>
                <w:rFonts w:ascii="Times New Roman" w:eastAsiaTheme="minorHAnsi" w:hAnsi="Times New Roman" w:cs="Times New Roman"/>
                <w:sz w:val="26"/>
                <w:szCs w:val="26"/>
              </w:rPr>
              <w:t>floa</w:t>
            </w:r>
            <w:r w:rsidR="000D11F0">
              <w:rPr>
                <w:rFonts w:ascii="Times New Roman" w:eastAsiaTheme="minorHAnsi" w:hAnsi="Times New Roman" w:cs="Times New Roman"/>
                <w:sz w:val="26"/>
                <w:szCs w:val="26"/>
              </w:rPr>
              <w:t>t</w:t>
            </w:r>
            <w:r>
              <w:rPr>
                <w:rFonts w:ascii="Times New Roman" w:eastAsiaTheme="minorHAnsi" w:hAnsi="Times New Roman" w:cs="Times New Roman"/>
                <w:sz w:val="26"/>
                <w:szCs w:val="26"/>
              </w:rPr>
              <w:t xml:space="preserve"> (64)</w:t>
            </w:r>
          </w:p>
        </w:tc>
      </w:tr>
      <w:tr w:rsidR="000D11F0" w:rsidRPr="0065107F" w14:paraId="0005A7A3" w14:textId="77777777" w:rsidTr="0065107F">
        <w:tc>
          <w:tcPr>
            <w:tcW w:w="846" w:type="dxa"/>
          </w:tcPr>
          <w:p w14:paraId="38DD4B6A" w14:textId="7C6A6138" w:rsidR="000D11F0" w:rsidRPr="0065107F" w:rsidRDefault="000D11F0"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4</w:t>
            </w:r>
          </w:p>
        </w:tc>
        <w:tc>
          <w:tcPr>
            <w:tcW w:w="3402" w:type="dxa"/>
          </w:tcPr>
          <w:p w14:paraId="1CA2E372" w14:textId="27363CFD" w:rsidR="000D11F0" w:rsidRPr="0065107F" w:rsidRDefault="000D11F0"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oldbalanceOrg</w:t>
            </w:r>
          </w:p>
        </w:tc>
        <w:tc>
          <w:tcPr>
            <w:tcW w:w="4530" w:type="dxa"/>
          </w:tcPr>
          <w:p w14:paraId="2FFC6043" w14:textId="6021A245" w:rsidR="000D11F0" w:rsidRPr="0065107F" w:rsidRDefault="000D11F0" w:rsidP="00316915">
            <w:pPr>
              <w:spacing w:line="360" w:lineRule="auto"/>
              <w:rPr>
                <w:rFonts w:ascii="Times New Roman" w:eastAsiaTheme="minorHAnsi" w:hAnsi="Times New Roman" w:cs="Times New Roman"/>
                <w:sz w:val="26"/>
                <w:szCs w:val="26"/>
              </w:rPr>
            </w:pPr>
            <w:r w:rsidRPr="00F22263">
              <w:rPr>
                <w:rFonts w:ascii="Times New Roman" w:eastAsiaTheme="minorHAnsi" w:hAnsi="Times New Roman" w:cs="Times New Roman"/>
                <w:sz w:val="26"/>
                <w:szCs w:val="26"/>
              </w:rPr>
              <w:t>float (64)</w:t>
            </w:r>
          </w:p>
        </w:tc>
      </w:tr>
      <w:tr w:rsidR="000D11F0" w:rsidRPr="0065107F" w14:paraId="086E1A9D" w14:textId="77777777" w:rsidTr="0065107F">
        <w:tc>
          <w:tcPr>
            <w:tcW w:w="846" w:type="dxa"/>
          </w:tcPr>
          <w:p w14:paraId="73FCBBA7" w14:textId="1820A854" w:rsidR="000D11F0" w:rsidRPr="0065107F" w:rsidRDefault="000D11F0"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5</w:t>
            </w:r>
          </w:p>
        </w:tc>
        <w:tc>
          <w:tcPr>
            <w:tcW w:w="3402" w:type="dxa"/>
          </w:tcPr>
          <w:p w14:paraId="41B7F2A6" w14:textId="3F74AA9B" w:rsidR="000D11F0" w:rsidRPr="0065107F" w:rsidRDefault="000D11F0"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newbalanceOrig</w:t>
            </w:r>
          </w:p>
        </w:tc>
        <w:tc>
          <w:tcPr>
            <w:tcW w:w="4530" w:type="dxa"/>
          </w:tcPr>
          <w:p w14:paraId="48E4B12E" w14:textId="055B1ED7" w:rsidR="000D11F0" w:rsidRPr="0065107F" w:rsidRDefault="000D11F0" w:rsidP="00316915">
            <w:pPr>
              <w:spacing w:line="360" w:lineRule="auto"/>
              <w:rPr>
                <w:rFonts w:ascii="Times New Roman" w:eastAsiaTheme="minorHAnsi" w:hAnsi="Times New Roman" w:cs="Times New Roman"/>
                <w:sz w:val="26"/>
                <w:szCs w:val="26"/>
              </w:rPr>
            </w:pPr>
            <w:r w:rsidRPr="00F22263">
              <w:rPr>
                <w:rFonts w:ascii="Times New Roman" w:eastAsiaTheme="minorHAnsi" w:hAnsi="Times New Roman" w:cs="Times New Roman"/>
                <w:sz w:val="26"/>
                <w:szCs w:val="26"/>
              </w:rPr>
              <w:t>float (64)</w:t>
            </w:r>
          </w:p>
        </w:tc>
      </w:tr>
      <w:tr w:rsidR="000D11F0" w:rsidRPr="0065107F" w14:paraId="6D3AA7FB" w14:textId="77777777" w:rsidTr="0065107F">
        <w:tc>
          <w:tcPr>
            <w:tcW w:w="846" w:type="dxa"/>
          </w:tcPr>
          <w:p w14:paraId="02FFB7E7" w14:textId="37E66DDE" w:rsidR="000D11F0" w:rsidRPr="0065107F" w:rsidRDefault="000D11F0"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6</w:t>
            </w:r>
          </w:p>
        </w:tc>
        <w:tc>
          <w:tcPr>
            <w:tcW w:w="3402" w:type="dxa"/>
          </w:tcPr>
          <w:p w14:paraId="273EDB9B" w14:textId="1416603A" w:rsidR="000D11F0" w:rsidRPr="0065107F" w:rsidRDefault="000D11F0"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oldbalanceDest</w:t>
            </w:r>
          </w:p>
        </w:tc>
        <w:tc>
          <w:tcPr>
            <w:tcW w:w="4530" w:type="dxa"/>
          </w:tcPr>
          <w:p w14:paraId="317B961D" w14:textId="13BAD58E" w:rsidR="000D11F0" w:rsidRPr="0065107F" w:rsidRDefault="000D11F0" w:rsidP="00316915">
            <w:pPr>
              <w:spacing w:line="360" w:lineRule="auto"/>
              <w:rPr>
                <w:rFonts w:ascii="Times New Roman" w:eastAsiaTheme="minorHAnsi" w:hAnsi="Times New Roman" w:cs="Times New Roman"/>
                <w:sz w:val="26"/>
                <w:szCs w:val="26"/>
              </w:rPr>
            </w:pPr>
            <w:r w:rsidRPr="00F22263">
              <w:rPr>
                <w:rFonts w:ascii="Times New Roman" w:eastAsiaTheme="minorHAnsi" w:hAnsi="Times New Roman" w:cs="Times New Roman"/>
                <w:sz w:val="26"/>
                <w:szCs w:val="26"/>
              </w:rPr>
              <w:t>float (64)</w:t>
            </w:r>
          </w:p>
        </w:tc>
      </w:tr>
      <w:tr w:rsidR="000D11F0" w:rsidRPr="0065107F" w14:paraId="1C666766" w14:textId="77777777" w:rsidTr="0065107F">
        <w:tc>
          <w:tcPr>
            <w:tcW w:w="846" w:type="dxa"/>
          </w:tcPr>
          <w:p w14:paraId="7E4B3307" w14:textId="1E119ED7" w:rsidR="000D11F0" w:rsidRPr="0065107F" w:rsidRDefault="000D11F0"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7</w:t>
            </w:r>
          </w:p>
        </w:tc>
        <w:tc>
          <w:tcPr>
            <w:tcW w:w="3402" w:type="dxa"/>
          </w:tcPr>
          <w:p w14:paraId="25F194A5" w14:textId="46324B32" w:rsidR="000D11F0" w:rsidRPr="0065107F" w:rsidRDefault="000D11F0"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newbalanceDest</w:t>
            </w:r>
          </w:p>
        </w:tc>
        <w:tc>
          <w:tcPr>
            <w:tcW w:w="4530" w:type="dxa"/>
          </w:tcPr>
          <w:p w14:paraId="3FE05695" w14:textId="019F6BF3" w:rsidR="000D11F0" w:rsidRPr="0065107F" w:rsidRDefault="000D11F0" w:rsidP="00316915">
            <w:pPr>
              <w:spacing w:line="360" w:lineRule="auto"/>
              <w:rPr>
                <w:rFonts w:ascii="Times New Roman" w:eastAsiaTheme="minorHAnsi" w:hAnsi="Times New Roman" w:cs="Times New Roman"/>
                <w:sz w:val="26"/>
                <w:szCs w:val="26"/>
              </w:rPr>
            </w:pPr>
            <w:r w:rsidRPr="00F22263">
              <w:rPr>
                <w:rFonts w:ascii="Times New Roman" w:eastAsiaTheme="minorHAnsi" w:hAnsi="Times New Roman" w:cs="Times New Roman"/>
                <w:sz w:val="26"/>
                <w:szCs w:val="26"/>
              </w:rPr>
              <w:t>float (64)</w:t>
            </w:r>
          </w:p>
        </w:tc>
      </w:tr>
      <w:tr w:rsidR="0059081B" w:rsidRPr="0065107F" w14:paraId="5E9AE148" w14:textId="77777777" w:rsidTr="0065107F">
        <w:tc>
          <w:tcPr>
            <w:tcW w:w="846" w:type="dxa"/>
          </w:tcPr>
          <w:p w14:paraId="6E0E79D3" w14:textId="634E8725" w:rsidR="0059081B" w:rsidRPr="0065107F" w:rsidRDefault="002B681B"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8</w:t>
            </w:r>
          </w:p>
        </w:tc>
        <w:tc>
          <w:tcPr>
            <w:tcW w:w="3402" w:type="dxa"/>
          </w:tcPr>
          <w:p w14:paraId="3C64871E" w14:textId="268CED8C" w:rsidR="0059081B" w:rsidRPr="0065107F" w:rsidRDefault="00424A3D"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isFraud</w:t>
            </w:r>
          </w:p>
        </w:tc>
        <w:tc>
          <w:tcPr>
            <w:tcW w:w="4530" w:type="dxa"/>
          </w:tcPr>
          <w:p w14:paraId="77A0604A" w14:textId="7E769F4E" w:rsidR="0059081B" w:rsidRPr="0065107F" w:rsidRDefault="000D11F0" w:rsidP="00316915">
            <w:pPr>
              <w:spacing w:line="360" w:lineRule="auto"/>
              <w:rPr>
                <w:rFonts w:ascii="Times New Roman" w:eastAsiaTheme="minorHAnsi" w:hAnsi="Times New Roman" w:cs="Times New Roman"/>
                <w:sz w:val="26"/>
                <w:szCs w:val="26"/>
              </w:rPr>
            </w:pPr>
            <w:r>
              <w:rPr>
                <w:rFonts w:ascii="Times New Roman" w:eastAsiaTheme="minorHAnsi" w:hAnsi="Times New Roman" w:cs="Times New Roman"/>
                <w:sz w:val="26"/>
                <w:szCs w:val="26"/>
              </w:rPr>
              <w:t>int (64)</w:t>
            </w:r>
          </w:p>
        </w:tc>
      </w:tr>
      <w:tr w:rsidR="000D11F0" w:rsidRPr="0065107F" w14:paraId="2B32D119" w14:textId="77777777" w:rsidTr="0065107F">
        <w:tc>
          <w:tcPr>
            <w:tcW w:w="846" w:type="dxa"/>
          </w:tcPr>
          <w:p w14:paraId="76C15E4B" w14:textId="56A37E5E" w:rsidR="000D11F0" w:rsidRPr="0065107F" w:rsidRDefault="000D11F0"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9</w:t>
            </w:r>
          </w:p>
        </w:tc>
        <w:tc>
          <w:tcPr>
            <w:tcW w:w="3402" w:type="dxa"/>
          </w:tcPr>
          <w:p w14:paraId="734B6CF6" w14:textId="0BFD1EC1" w:rsidR="000D11F0" w:rsidRPr="0065107F" w:rsidRDefault="000D11F0"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errorBalanceOrig</w:t>
            </w:r>
          </w:p>
        </w:tc>
        <w:tc>
          <w:tcPr>
            <w:tcW w:w="4530" w:type="dxa"/>
          </w:tcPr>
          <w:p w14:paraId="2FA0142D" w14:textId="15EF0EE8" w:rsidR="000D11F0" w:rsidRPr="0065107F" w:rsidRDefault="000D11F0" w:rsidP="00316915">
            <w:pPr>
              <w:spacing w:line="360" w:lineRule="auto"/>
              <w:rPr>
                <w:rFonts w:ascii="Times New Roman" w:eastAsiaTheme="minorHAnsi" w:hAnsi="Times New Roman" w:cs="Times New Roman"/>
                <w:sz w:val="26"/>
                <w:szCs w:val="26"/>
              </w:rPr>
            </w:pPr>
            <w:r w:rsidRPr="00B607F9">
              <w:rPr>
                <w:rFonts w:ascii="Times New Roman" w:eastAsiaTheme="minorHAnsi" w:hAnsi="Times New Roman" w:cs="Times New Roman"/>
                <w:sz w:val="26"/>
                <w:szCs w:val="26"/>
              </w:rPr>
              <w:t>float (64)</w:t>
            </w:r>
          </w:p>
        </w:tc>
      </w:tr>
      <w:tr w:rsidR="000D11F0" w:rsidRPr="0065107F" w14:paraId="33AE0E23" w14:textId="77777777" w:rsidTr="0065107F">
        <w:tc>
          <w:tcPr>
            <w:tcW w:w="846" w:type="dxa"/>
          </w:tcPr>
          <w:p w14:paraId="48B1E791" w14:textId="2F7AA0DA" w:rsidR="000D11F0" w:rsidRPr="0065107F" w:rsidRDefault="000D11F0" w:rsidP="00316915">
            <w:pPr>
              <w:spacing w:line="360" w:lineRule="auto"/>
              <w:jc w:val="center"/>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lastRenderedPageBreak/>
              <w:t>10</w:t>
            </w:r>
          </w:p>
        </w:tc>
        <w:tc>
          <w:tcPr>
            <w:tcW w:w="3402" w:type="dxa"/>
          </w:tcPr>
          <w:p w14:paraId="6C0D7F23" w14:textId="062624B4" w:rsidR="000D11F0" w:rsidRPr="0065107F" w:rsidRDefault="000D11F0" w:rsidP="00316915">
            <w:pPr>
              <w:spacing w:line="360" w:lineRule="auto"/>
              <w:rPr>
                <w:rFonts w:ascii="Times New Roman" w:eastAsiaTheme="minorHAnsi" w:hAnsi="Times New Roman" w:cs="Times New Roman"/>
                <w:sz w:val="26"/>
                <w:szCs w:val="26"/>
              </w:rPr>
            </w:pPr>
            <w:r w:rsidRPr="0065107F">
              <w:rPr>
                <w:rFonts w:ascii="Times New Roman" w:eastAsiaTheme="minorHAnsi" w:hAnsi="Times New Roman" w:cs="Times New Roman"/>
                <w:sz w:val="26"/>
                <w:szCs w:val="26"/>
              </w:rPr>
              <w:t>errorBalanceD</w:t>
            </w:r>
          </w:p>
        </w:tc>
        <w:tc>
          <w:tcPr>
            <w:tcW w:w="4530" w:type="dxa"/>
          </w:tcPr>
          <w:p w14:paraId="5CD35D45" w14:textId="0F1BA5E3" w:rsidR="000D11F0" w:rsidRPr="0065107F" w:rsidRDefault="000D11F0" w:rsidP="00316915">
            <w:pPr>
              <w:spacing w:line="360" w:lineRule="auto"/>
              <w:rPr>
                <w:rFonts w:ascii="Times New Roman" w:eastAsiaTheme="minorHAnsi" w:hAnsi="Times New Roman" w:cs="Times New Roman"/>
                <w:sz w:val="26"/>
                <w:szCs w:val="26"/>
              </w:rPr>
            </w:pPr>
            <w:r w:rsidRPr="00B607F9">
              <w:rPr>
                <w:rFonts w:ascii="Times New Roman" w:eastAsiaTheme="minorHAnsi" w:hAnsi="Times New Roman" w:cs="Times New Roman"/>
                <w:sz w:val="26"/>
                <w:szCs w:val="26"/>
              </w:rPr>
              <w:t>float (64)</w:t>
            </w:r>
          </w:p>
        </w:tc>
      </w:tr>
    </w:tbl>
    <w:p w14:paraId="6B481443" w14:textId="77777777" w:rsidR="00ED4650" w:rsidRPr="00C53BC5" w:rsidRDefault="00ED4650" w:rsidP="00316915">
      <w:pPr>
        <w:rPr>
          <w:rFonts w:eastAsiaTheme="minorHAnsi"/>
        </w:rPr>
      </w:pPr>
    </w:p>
    <w:p w14:paraId="01151537" w14:textId="640EB9DD" w:rsidR="00AD2747" w:rsidRDefault="00AD2747" w:rsidP="00316915">
      <w:pPr>
        <w:pStyle w:val="Heading3"/>
      </w:pPr>
      <w:bookmarkStart w:id="166" w:name="_Toc28158711"/>
      <w:bookmarkStart w:id="167" w:name="_Toc28158767"/>
      <w:bookmarkStart w:id="168" w:name="_Toc28691116"/>
      <w:bookmarkStart w:id="169" w:name="_Toc29794042"/>
      <w:r w:rsidRPr="00C53BC5">
        <w:t>Trực quan hóa dữ liệu – Data visualization</w:t>
      </w:r>
      <w:bookmarkEnd w:id="166"/>
      <w:bookmarkEnd w:id="167"/>
      <w:bookmarkEnd w:id="168"/>
      <w:bookmarkEnd w:id="169"/>
    </w:p>
    <w:p w14:paraId="7436ABD2" w14:textId="73AF5B6F" w:rsidR="00AD2747" w:rsidRDefault="00AD2747" w:rsidP="00316915">
      <w:pPr>
        <w:pStyle w:val="Heading4"/>
      </w:pPr>
      <w:bookmarkStart w:id="170" w:name="_Toc28691119"/>
      <w:bookmarkStart w:id="171" w:name="_Toc29794043"/>
      <w:r w:rsidRPr="00C53BC5">
        <w:t>Phân tán theo thời gian</w:t>
      </w:r>
      <w:bookmarkEnd w:id="170"/>
      <w:bookmarkEnd w:id="171"/>
    </w:p>
    <w:p w14:paraId="4E552376" w14:textId="65B3A3F8" w:rsidR="00AD2747" w:rsidRPr="00C53BC5" w:rsidRDefault="00AD2747" w:rsidP="00316915">
      <w:pPr>
        <w:rPr>
          <w:rFonts w:eastAsiaTheme="minorHAnsi"/>
        </w:rPr>
      </w:pPr>
      <w:r w:rsidRPr="00C53BC5">
        <w:rPr>
          <w:rFonts w:eastAsiaTheme="minorHAnsi"/>
        </w:rPr>
        <w:t>Biểu đồ thể hiện sự phân tán theo thời gian của giao dịch bình thường và giao dịch bất thường.</w:t>
      </w:r>
    </w:p>
    <w:p w14:paraId="2953AD42" w14:textId="4FEEB09A" w:rsidR="00AD2747" w:rsidRDefault="00AD2747" w:rsidP="00316915">
      <w:pPr>
        <w:jc w:val="center"/>
      </w:pPr>
      <w:r>
        <w:rPr>
          <w:noProof/>
        </w:rPr>
        <w:drawing>
          <wp:inline distT="0" distB="0" distL="0" distR="0" wp14:anchorId="3E83A837" wp14:editId="206090CF">
            <wp:extent cx="4467573" cy="2363421"/>
            <wp:effectExtent l="0" t="0" r="0" b="0"/>
            <wp:docPr id="1880644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4475139" cy="2367423"/>
                    </a:xfrm>
                    <a:prstGeom prst="rect">
                      <a:avLst/>
                    </a:prstGeom>
                  </pic:spPr>
                </pic:pic>
              </a:graphicData>
            </a:graphic>
          </wp:inline>
        </w:drawing>
      </w:r>
    </w:p>
    <w:p w14:paraId="12F9D52C" w14:textId="475BC151" w:rsidR="00AD2747" w:rsidRDefault="00AD2747" w:rsidP="00CB1937">
      <w:pPr>
        <w:pStyle w:val="Caption"/>
      </w:pPr>
      <w:bookmarkStart w:id="172" w:name="_Toc29794200"/>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9</w:t>
      </w:r>
      <w:r w:rsidR="00192599">
        <w:rPr>
          <w:noProof/>
        </w:rPr>
        <w:fldChar w:fldCharType="end"/>
      </w:r>
      <w:r>
        <w:t>. Sự phân tán theo thời gian của giao dịch bình thường và giao dịch bất thường</w:t>
      </w:r>
      <w:bookmarkEnd w:id="172"/>
    </w:p>
    <w:p w14:paraId="5ACD47D6" w14:textId="77777777" w:rsidR="00AD2747" w:rsidRPr="00C53BC5" w:rsidRDefault="00AD2747" w:rsidP="00316915">
      <w:pPr>
        <w:rPr>
          <w:b/>
          <w:bCs/>
        </w:rPr>
      </w:pPr>
      <w:r w:rsidRPr="00C53BC5">
        <w:rPr>
          <w:b/>
          <w:bCs/>
        </w:rPr>
        <w:t>Nhận xét:</w:t>
      </w:r>
    </w:p>
    <w:p w14:paraId="1049C6FE" w14:textId="77777777" w:rsidR="00AD2747" w:rsidRPr="00C53BC5" w:rsidRDefault="00AD2747" w:rsidP="00316915">
      <w:pPr>
        <w:pStyle w:val="ListParagraph"/>
        <w:numPr>
          <w:ilvl w:val="0"/>
          <w:numId w:val="65"/>
        </w:numPr>
      </w:pPr>
      <w:r w:rsidRPr="00C53BC5">
        <w:t>Đối với dữ liệu giao dịch bình thường:</w:t>
      </w:r>
    </w:p>
    <w:p w14:paraId="7963C77A" w14:textId="77777777" w:rsidR="00AD2747" w:rsidRPr="00C53BC5" w:rsidRDefault="00AD2747" w:rsidP="00316915">
      <w:pPr>
        <w:pStyle w:val="ListParagraph"/>
        <w:numPr>
          <w:ilvl w:val="1"/>
          <w:numId w:val="65"/>
        </w:numPr>
      </w:pPr>
      <w:r w:rsidRPr="00C53BC5">
        <w:t>Rút tiền vượt trội hơn chuyển tiền.</w:t>
      </w:r>
    </w:p>
    <w:p w14:paraId="03E87EEC" w14:textId="77777777" w:rsidR="00AD2747" w:rsidRPr="00C53BC5" w:rsidRDefault="00AD2747" w:rsidP="00316915">
      <w:pPr>
        <w:pStyle w:val="ListParagraph"/>
        <w:numPr>
          <w:ilvl w:val="1"/>
          <w:numId w:val="65"/>
        </w:numPr>
      </w:pPr>
      <w:r w:rsidRPr="00C53BC5">
        <w:t>Phân phối không đều theo thời gian.</w:t>
      </w:r>
    </w:p>
    <w:p w14:paraId="0959D0EB" w14:textId="77777777" w:rsidR="00AD2747" w:rsidRPr="00C53BC5" w:rsidRDefault="00AD2747" w:rsidP="00316915">
      <w:pPr>
        <w:pStyle w:val="ListParagraph"/>
        <w:numPr>
          <w:ilvl w:val="0"/>
          <w:numId w:val="65"/>
        </w:numPr>
      </w:pPr>
      <w:r w:rsidRPr="00C53BC5">
        <w:t>Đối với dữ liệu giao dịch bất thường:</w:t>
      </w:r>
    </w:p>
    <w:p w14:paraId="55B08F27" w14:textId="77777777" w:rsidR="00AD2747" w:rsidRPr="00C53BC5" w:rsidRDefault="00AD2747" w:rsidP="00316915">
      <w:pPr>
        <w:pStyle w:val="ListParagraph"/>
        <w:numPr>
          <w:ilvl w:val="1"/>
          <w:numId w:val="65"/>
        </w:numPr>
      </w:pPr>
      <w:r w:rsidRPr="00C53BC5">
        <w:t>Số lượng chuyển và rút tiền không chênh lệch nhiều.</w:t>
      </w:r>
    </w:p>
    <w:p w14:paraId="7170A574" w14:textId="77777777" w:rsidR="00AD2747" w:rsidRPr="00C53BC5" w:rsidRDefault="00AD2747" w:rsidP="00316915">
      <w:pPr>
        <w:pStyle w:val="ListParagraph"/>
        <w:numPr>
          <w:ilvl w:val="1"/>
          <w:numId w:val="65"/>
        </w:numPr>
      </w:pPr>
      <w:r w:rsidRPr="00C53BC5">
        <w:t>Phân phối đều theo thời gian.</w:t>
      </w:r>
    </w:p>
    <w:p w14:paraId="5F442347" w14:textId="68E06196" w:rsidR="00AD2747" w:rsidRDefault="00AD2747" w:rsidP="00316915">
      <w:pPr>
        <w:pStyle w:val="Heading4"/>
      </w:pPr>
      <w:bookmarkStart w:id="173" w:name="_Toc29794044"/>
      <w:r>
        <w:t>Phân tán theo số tiền giao dịch</w:t>
      </w:r>
      <w:bookmarkEnd w:id="173"/>
    </w:p>
    <w:p w14:paraId="352FF08D" w14:textId="1A323C27" w:rsidR="00AD2747" w:rsidRPr="00C53BC5" w:rsidRDefault="00AD2747" w:rsidP="00316915">
      <w:r w:rsidRPr="00C53BC5">
        <w:t>Biểu đồ thể hiện mật độ của các giao dịch theo số</w:t>
      </w:r>
      <w:r w:rsidR="00C2115E">
        <w:t xml:space="preserve"> tiền:</w:t>
      </w:r>
    </w:p>
    <w:p w14:paraId="748A7B25" w14:textId="66922CFD" w:rsidR="00AD2747" w:rsidRDefault="00AD2747" w:rsidP="00316915">
      <w:pPr>
        <w:jc w:val="center"/>
      </w:pPr>
      <w:r w:rsidRPr="00C53BC5">
        <w:rPr>
          <w:noProof/>
        </w:rPr>
        <w:lastRenderedPageBreak/>
        <w:drawing>
          <wp:inline distT="0" distB="0" distL="0" distR="0" wp14:anchorId="634647ED" wp14:editId="1E0AF3C8">
            <wp:extent cx="4121796" cy="2283006"/>
            <wp:effectExtent l="0" t="0" r="0" b="3175"/>
            <wp:docPr id="1224857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4144230" cy="2295432"/>
                    </a:xfrm>
                    <a:prstGeom prst="rect">
                      <a:avLst/>
                    </a:prstGeom>
                  </pic:spPr>
                </pic:pic>
              </a:graphicData>
            </a:graphic>
          </wp:inline>
        </w:drawing>
      </w:r>
    </w:p>
    <w:p w14:paraId="2DCCFE82" w14:textId="215F38B6" w:rsidR="00AD2747" w:rsidRPr="00AD2747" w:rsidRDefault="00AD2747" w:rsidP="00CB1937">
      <w:pPr>
        <w:pStyle w:val="Caption"/>
      </w:pPr>
      <w:bookmarkStart w:id="174" w:name="_Toc29794201"/>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10</w:t>
      </w:r>
      <w:r w:rsidR="00192599">
        <w:rPr>
          <w:noProof/>
        </w:rPr>
        <w:fldChar w:fldCharType="end"/>
      </w:r>
      <w:r>
        <w:t xml:space="preserve">. </w:t>
      </w:r>
      <w:r w:rsidRPr="00C53BC5">
        <w:t>Sự phân tán theo số tiền giao dịch</w:t>
      </w:r>
      <w:bookmarkEnd w:id="174"/>
    </w:p>
    <w:p w14:paraId="31E4B434" w14:textId="545C9224" w:rsidR="00AD2747" w:rsidRDefault="00AD2747" w:rsidP="00316915">
      <w:pPr>
        <w:pStyle w:val="Heading4"/>
      </w:pPr>
      <w:bookmarkStart w:id="175" w:name="_Toc28691121"/>
      <w:bookmarkStart w:id="176" w:name="_Toc29794045"/>
      <w:r w:rsidRPr="00C53BC5">
        <w:t>Phân tán theo số tiền sai trong tài khoản đích</w:t>
      </w:r>
      <w:bookmarkEnd w:id="175"/>
      <w:bookmarkEnd w:id="176"/>
    </w:p>
    <w:p w14:paraId="128197D3" w14:textId="32586675" w:rsidR="00AD2747" w:rsidRPr="00C53BC5" w:rsidRDefault="00AD2747" w:rsidP="00316915">
      <w:r w:rsidRPr="00C53BC5">
        <w:t>Biểu đồ thể hiện số tiền bị sai trong tài khoản đích khi thực hiện giao dịch</w:t>
      </w:r>
      <w:r w:rsidR="00C2115E">
        <w:t>:</w:t>
      </w:r>
    </w:p>
    <w:p w14:paraId="642D70B0" w14:textId="57A8B6E2" w:rsidR="00AD2747" w:rsidRDefault="00AD2747" w:rsidP="00316915">
      <w:pPr>
        <w:jc w:val="center"/>
      </w:pPr>
      <w:r w:rsidRPr="00C53BC5">
        <w:rPr>
          <w:noProof/>
        </w:rPr>
        <w:drawing>
          <wp:inline distT="0" distB="0" distL="0" distR="0" wp14:anchorId="19CF67B8" wp14:editId="0F54B573">
            <wp:extent cx="4846500" cy="2689925"/>
            <wp:effectExtent l="0" t="0" r="0" b="0"/>
            <wp:docPr id="31415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857018" cy="2695763"/>
                    </a:xfrm>
                    <a:prstGeom prst="rect">
                      <a:avLst/>
                    </a:prstGeom>
                  </pic:spPr>
                </pic:pic>
              </a:graphicData>
            </a:graphic>
          </wp:inline>
        </w:drawing>
      </w:r>
    </w:p>
    <w:p w14:paraId="7E7CE047" w14:textId="4E32DF16" w:rsidR="00AD2747" w:rsidRDefault="00AD2747" w:rsidP="00CB1937">
      <w:pPr>
        <w:pStyle w:val="Caption"/>
      </w:pPr>
      <w:bookmarkStart w:id="177" w:name="_Toc29794202"/>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11</w:t>
      </w:r>
      <w:r w:rsidR="00192599">
        <w:rPr>
          <w:noProof/>
        </w:rPr>
        <w:fldChar w:fldCharType="end"/>
      </w:r>
      <w:r>
        <w:t>. Sự phân tán theo số tiền sai trong giao dịch chuyển tiền và rút tiền</w:t>
      </w:r>
      <w:bookmarkEnd w:id="177"/>
    </w:p>
    <w:p w14:paraId="413420AE" w14:textId="77777777" w:rsidR="00505DA9" w:rsidRDefault="00505DA9">
      <w:pPr>
        <w:rPr>
          <w:b/>
          <w:bCs/>
        </w:rPr>
      </w:pPr>
      <w:r>
        <w:rPr>
          <w:b/>
          <w:bCs/>
        </w:rPr>
        <w:br w:type="page"/>
      </w:r>
    </w:p>
    <w:p w14:paraId="77254945" w14:textId="190A74EB" w:rsidR="00AD2747" w:rsidRPr="00C53BC5" w:rsidRDefault="00AD2747" w:rsidP="00316915">
      <w:pPr>
        <w:rPr>
          <w:b/>
          <w:bCs/>
        </w:rPr>
      </w:pPr>
      <w:r w:rsidRPr="00C53BC5">
        <w:rPr>
          <w:b/>
          <w:bCs/>
        </w:rPr>
        <w:lastRenderedPageBreak/>
        <w:t xml:space="preserve">Nhận xét: </w:t>
      </w:r>
    </w:p>
    <w:p w14:paraId="4AD0FD88" w14:textId="5A898A87" w:rsidR="00AD2747" w:rsidRPr="00AD2747" w:rsidRDefault="00AD2747" w:rsidP="00316915">
      <w:pPr>
        <w:pStyle w:val="ListParagraph"/>
        <w:numPr>
          <w:ilvl w:val="0"/>
          <w:numId w:val="66"/>
        </w:numPr>
      </w:pPr>
      <w:r w:rsidRPr="00C53BC5">
        <w:t>Với giao dịch không bình thường thì thuộc tính  ‘amount’ có mối tương quan</w:t>
      </w:r>
      <w:r w:rsidR="003C2F38">
        <w:t xml:space="preserve"> lớn</w:t>
      </w:r>
      <w:r w:rsidRPr="00C53BC5">
        <w:t xml:space="preserve"> với thuộc tính ‘errorBalanceOrig’.</w:t>
      </w:r>
    </w:p>
    <w:p w14:paraId="23FD3285" w14:textId="21CC4FF4" w:rsidR="00AD2747" w:rsidRDefault="00AD2747" w:rsidP="00316915">
      <w:pPr>
        <w:pStyle w:val="Heading3"/>
      </w:pPr>
      <w:bookmarkStart w:id="178" w:name="_Toc29794046"/>
      <w:r>
        <w:t>Xử lý dữ liệu mất cân bằng</w:t>
      </w:r>
      <w:bookmarkEnd w:id="178"/>
    </w:p>
    <w:p w14:paraId="147F055E" w14:textId="045F7332" w:rsidR="001D345D" w:rsidRDefault="00AD2747" w:rsidP="00316915">
      <w:r w:rsidRPr="00C53BC5">
        <w:t>Thực hiện tách dữ liệu các giao dịch bình thường và bất thường, sau đó lấy ra các dòng dữ liệu là giao dịch bình thường</w:t>
      </w:r>
      <w:r w:rsidR="001D345D">
        <w:t xml:space="preserve">. Từ kết quả chạy lệnh, ta thấy được </w:t>
      </w:r>
      <w:r w:rsidR="001D345D">
        <w:rPr>
          <w:b/>
          <w:bCs/>
        </w:rPr>
        <w:t>Số giao dịch bất thường</w:t>
      </w:r>
      <w:r w:rsidR="001D345D">
        <w:t xml:space="preserve"> là 8213 giao dịch, độ mất cân bằng chiếm tỉ lệ 0.296%.</w:t>
      </w:r>
    </w:p>
    <w:p w14:paraId="5BFC2C2D" w14:textId="77777777" w:rsidR="001D345D" w:rsidRDefault="001D345D" w:rsidP="00316915">
      <w:r w:rsidRPr="00C53BC5">
        <w:t>Có thể thấy, sau khi loại bỏ các giao dịch không liên quan và chỉ giữ lại những giao dịch có sự bất thường. Thực tế chỉ có gần 0.3% trên tổng số giao dịch xảy ra sự bất thường, quá chênh lệch so với số lượng giao dịch bình thường, do đó có thể thấy đây là tập dữ liệu rất mất cân bằng.</w:t>
      </w:r>
    </w:p>
    <w:p w14:paraId="0CA39EDB" w14:textId="77777777" w:rsidR="001D345D" w:rsidRDefault="001D345D" w:rsidP="00316915">
      <w:r w:rsidRPr="00C53BC5">
        <w:t>Qua quá trình tìm hiểu, nhóm tác giả lựa chọn các phương pháp sau để xử lý dữ liệu mất cân bằng:</w:t>
      </w:r>
    </w:p>
    <w:p w14:paraId="64D8AC24" w14:textId="77777777" w:rsidR="001D345D" w:rsidRDefault="001D345D" w:rsidP="00316915">
      <w:pPr>
        <w:pStyle w:val="ListParagraph"/>
        <w:numPr>
          <w:ilvl w:val="0"/>
          <w:numId w:val="66"/>
        </w:numPr>
      </w:pPr>
      <w:r w:rsidRPr="00C53BC5">
        <w:t>Oversampling.</w:t>
      </w:r>
    </w:p>
    <w:p w14:paraId="2627418A" w14:textId="77777777" w:rsidR="001D345D" w:rsidRDefault="001D345D" w:rsidP="00316915">
      <w:pPr>
        <w:pStyle w:val="ListParagraph"/>
        <w:numPr>
          <w:ilvl w:val="0"/>
          <w:numId w:val="66"/>
        </w:numPr>
      </w:pPr>
      <w:r w:rsidRPr="00C53BC5">
        <w:t>Undersampling.</w:t>
      </w:r>
    </w:p>
    <w:p w14:paraId="5E7BAD62" w14:textId="3255F1BA" w:rsidR="001D345D" w:rsidRPr="00C53BC5" w:rsidRDefault="001D345D" w:rsidP="00316915">
      <w:pPr>
        <w:pStyle w:val="ListParagraph"/>
        <w:numPr>
          <w:ilvl w:val="0"/>
          <w:numId w:val="66"/>
        </w:numPr>
      </w:pPr>
      <w:r w:rsidRPr="00C53BC5">
        <w:t>Phương pháp kết hợp (combined class methods) SMOTE + ENN.</w:t>
      </w:r>
    </w:p>
    <w:p w14:paraId="05BB417C" w14:textId="37431FDC" w:rsidR="001D345D" w:rsidRDefault="001D345D" w:rsidP="00316915">
      <w:pPr>
        <w:pStyle w:val="Heading4"/>
      </w:pPr>
      <w:bookmarkStart w:id="179" w:name="_Toc28691123"/>
      <w:bookmarkStart w:id="180" w:name="_Toc29794047"/>
      <w:r w:rsidRPr="00C53BC5">
        <w:t>Random UnderSampling</w:t>
      </w:r>
      <w:bookmarkEnd w:id="179"/>
      <w:bookmarkEnd w:id="180"/>
    </w:p>
    <w:p w14:paraId="18EC0CDA" w14:textId="77777777" w:rsidR="001D345D" w:rsidRPr="00C53BC5" w:rsidRDefault="001D345D" w:rsidP="00316915">
      <w:r w:rsidRPr="00C53BC5">
        <w:t>Trong giai đoạn này của dự án, nhóm sẽ triển khai “Lấy mẫu ngẫu nhiên”, về cơ bản bao gồm việc xóa dữ liệu để có bộ dữ liệu cân bằng hơn và do đó tránh các mô hình đưa ra quá phù hợp với các giao dịch bình thường.</w:t>
      </w:r>
    </w:p>
    <w:p w14:paraId="32B5CD7B" w14:textId="77777777" w:rsidR="001D345D" w:rsidRPr="00C53BC5" w:rsidRDefault="001D345D" w:rsidP="00316915">
      <w:r w:rsidRPr="00C53BC5">
        <w:t>Nhược điểm của việc lấy mẫu dưới là một mô hình được đào tạo theo cách này sẽ không hoạt động tốt trên dữ liệu kiểm tra sai lệch trong thế giới thực vì hầu như tất cả các thông tin đã bị loại bỏ.</w:t>
      </w:r>
    </w:p>
    <w:p w14:paraId="0398A9B3" w14:textId="77777777" w:rsidR="001D345D" w:rsidRPr="00C53BC5" w:rsidRDefault="001D345D" w:rsidP="00316915">
      <w:r w:rsidRPr="00C53BC5">
        <w:t>Các bước thực hiện:</w:t>
      </w:r>
    </w:p>
    <w:p w14:paraId="12B2EC7B" w14:textId="77777777" w:rsidR="001D345D" w:rsidRPr="00C53BC5" w:rsidRDefault="001D345D" w:rsidP="00316915">
      <w:pPr>
        <w:pStyle w:val="ListParagraph"/>
        <w:numPr>
          <w:ilvl w:val="0"/>
          <w:numId w:val="67"/>
        </w:numPr>
      </w:pPr>
      <w:r w:rsidRPr="00C53BC5">
        <w:t>Đầu tiên, xác định mức độ mất cân bằng của các lớp.</w:t>
      </w:r>
    </w:p>
    <w:p w14:paraId="7526E3DA" w14:textId="77777777" w:rsidR="001D345D" w:rsidRPr="00C53BC5" w:rsidRDefault="001D345D" w:rsidP="00316915">
      <w:pPr>
        <w:pStyle w:val="ListParagraph"/>
        <w:numPr>
          <w:ilvl w:val="0"/>
          <w:numId w:val="67"/>
        </w:numPr>
      </w:pPr>
      <w:r w:rsidRPr="00C53BC5">
        <w:t>Lấy số lượng mẫu giao dịch bình thường bằng số lượng mẫu giao dịch bất thường (50/50), trong trường hợp này cụ thể là lấy số giao dịch bình thường = số giao dịch bất thường = 8213 giao dịch.</w:t>
      </w:r>
    </w:p>
    <w:p w14:paraId="700012BC" w14:textId="77777777" w:rsidR="001D345D" w:rsidRPr="00C53BC5" w:rsidRDefault="001D345D" w:rsidP="00316915">
      <w:pPr>
        <w:pStyle w:val="ListParagraph"/>
        <w:numPr>
          <w:ilvl w:val="0"/>
          <w:numId w:val="67"/>
        </w:numPr>
      </w:pPr>
      <w:r w:rsidRPr="00C53BC5">
        <w:lastRenderedPageBreak/>
        <w:t>Sau khi có tập dữ liệu, tiến hành xáo trộn dữ liệu, mục đích để xem dữ liệu mô hình có duy trì được độ chính xác ổn định hay không.</w:t>
      </w:r>
    </w:p>
    <w:p w14:paraId="4DDBAFE8" w14:textId="66C3C134" w:rsidR="001D345D" w:rsidRPr="00C53BC5" w:rsidRDefault="001D345D" w:rsidP="00316915">
      <w:r w:rsidRPr="00C53BC5">
        <w:t>Kết quả theo hình dưới đây</w:t>
      </w:r>
      <w:r w:rsidR="003B0D0C">
        <w:t xml:space="preserve"> (chi tiết lệnh xem phần phụ lục)</w:t>
      </w:r>
      <w:r w:rsidR="00C2115E">
        <w:t>:</w:t>
      </w:r>
    </w:p>
    <w:p w14:paraId="7FF829A0" w14:textId="09331A5C" w:rsidR="001D345D" w:rsidRDefault="001D345D" w:rsidP="00316915">
      <w:r w:rsidRPr="00C53BC5">
        <w:rPr>
          <w:noProof/>
        </w:rPr>
        <w:drawing>
          <wp:inline distT="0" distB="0" distL="0" distR="0" wp14:anchorId="6E61D0DD" wp14:editId="3996A44C">
            <wp:extent cx="5579746" cy="1087120"/>
            <wp:effectExtent l="0" t="0" r="1905" b="0"/>
            <wp:docPr id="3028886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579746" cy="1087120"/>
                    </a:xfrm>
                    <a:prstGeom prst="rect">
                      <a:avLst/>
                    </a:prstGeom>
                  </pic:spPr>
                </pic:pic>
              </a:graphicData>
            </a:graphic>
          </wp:inline>
        </w:drawing>
      </w:r>
    </w:p>
    <w:p w14:paraId="0886F3C6" w14:textId="375D695E" w:rsidR="001D345D" w:rsidRDefault="001D345D" w:rsidP="00CB1937">
      <w:pPr>
        <w:pStyle w:val="Caption"/>
      </w:pPr>
      <w:bookmarkStart w:id="181" w:name="_Toc29794203"/>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12</w:t>
      </w:r>
      <w:r w:rsidR="00192599">
        <w:rPr>
          <w:noProof/>
        </w:rPr>
        <w:fldChar w:fldCharType="end"/>
      </w:r>
      <w:r>
        <w:t>. Kết quả khi tiến hành gộp dữ liệu giao dịch bình thường và bất thường</w:t>
      </w:r>
      <w:bookmarkEnd w:id="181"/>
    </w:p>
    <w:p w14:paraId="16F6399B" w14:textId="77777777" w:rsidR="001D345D" w:rsidRPr="00C53BC5" w:rsidRDefault="001D345D" w:rsidP="00316915">
      <w:pPr>
        <w:rPr>
          <w:b/>
          <w:bCs/>
        </w:rPr>
      </w:pPr>
      <w:r w:rsidRPr="00C53BC5">
        <w:rPr>
          <w:b/>
          <w:bCs/>
        </w:rPr>
        <w:t>Nhận xét:</w:t>
      </w:r>
    </w:p>
    <w:p w14:paraId="7F0C9F1C" w14:textId="77777777" w:rsidR="001D345D" w:rsidRPr="00C53BC5" w:rsidRDefault="001D345D" w:rsidP="00316915">
      <w:pPr>
        <w:pStyle w:val="ListParagraph"/>
        <w:numPr>
          <w:ilvl w:val="0"/>
          <w:numId w:val="68"/>
        </w:numPr>
      </w:pPr>
      <w:r w:rsidRPr="00C53BC5">
        <w:t>Phương pháp lấy mẫu ngẫu nhiên có thể xử lý dữ liệu mất cân bằng. Tuy nhiên, nó cũng mang lại nhiều rủi ro cho mô hình xây dựng vì có rất nhiều thông tin bị mất trong dữ liệu lượt bỏ (information loss).</w:t>
      </w:r>
    </w:p>
    <w:p w14:paraId="2240F108" w14:textId="77777777" w:rsidR="001D345D" w:rsidRPr="00C53BC5" w:rsidRDefault="001D345D" w:rsidP="00316915">
      <w:r w:rsidRPr="00C53BC5">
        <w:t>Sau khi tiến hành cân bằng dữ liệu, tiếp đến sẽ bắt đầu phân tích và tiền xử lý trên dữ liệu mới.</w:t>
      </w:r>
    </w:p>
    <w:p w14:paraId="306B7D20" w14:textId="3C4B817F" w:rsidR="001D345D" w:rsidRPr="00C53BC5" w:rsidRDefault="001D345D" w:rsidP="00316915">
      <w:r w:rsidRPr="00C53BC5">
        <w:t>Phân phối các lớp trong tập dữ liệu mẫu được thể hiện qua biểu đồ cột dưới</w:t>
      </w:r>
      <w:r w:rsidR="00C2115E">
        <w:t xml:space="preserve"> đây</w:t>
      </w:r>
      <w:r w:rsidRPr="00C53BC5">
        <w:t>:</w:t>
      </w:r>
    </w:p>
    <w:p w14:paraId="26ABF777" w14:textId="3E8480E5" w:rsidR="001D345D" w:rsidRDefault="001D345D" w:rsidP="00316915">
      <w:pPr>
        <w:jc w:val="center"/>
      </w:pPr>
      <w:r w:rsidRPr="00C53BC5">
        <w:rPr>
          <w:noProof/>
        </w:rPr>
        <w:drawing>
          <wp:inline distT="0" distB="0" distL="0" distR="0" wp14:anchorId="2E41449B" wp14:editId="18F1C6E0">
            <wp:extent cx="2853055" cy="1960245"/>
            <wp:effectExtent l="0" t="0" r="4445" b="1905"/>
            <wp:docPr id="15101609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2853055" cy="1960245"/>
                    </a:xfrm>
                    <a:prstGeom prst="rect">
                      <a:avLst/>
                    </a:prstGeom>
                  </pic:spPr>
                </pic:pic>
              </a:graphicData>
            </a:graphic>
          </wp:inline>
        </w:drawing>
      </w:r>
    </w:p>
    <w:p w14:paraId="7C51B272" w14:textId="3177F0FA" w:rsidR="001D345D" w:rsidRDefault="001D345D" w:rsidP="00CB1937">
      <w:pPr>
        <w:pStyle w:val="Caption"/>
      </w:pPr>
      <w:bookmarkStart w:id="182" w:name="_Toc29794204"/>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13</w:t>
      </w:r>
      <w:r w:rsidR="00192599">
        <w:rPr>
          <w:noProof/>
        </w:rPr>
        <w:fldChar w:fldCharType="end"/>
      </w:r>
      <w:r>
        <w:t xml:space="preserve">. </w:t>
      </w:r>
      <w:r w:rsidRPr="00C53BC5">
        <w:t>Biểu đồ phân tán giữa các giao dịch bình thường và bất thường</w:t>
      </w:r>
      <w:bookmarkEnd w:id="182"/>
    </w:p>
    <w:p w14:paraId="1C7F9C27" w14:textId="40AD1757" w:rsidR="001D345D" w:rsidRDefault="001D345D" w:rsidP="00316915">
      <w:pPr>
        <w:pStyle w:val="Heading4"/>
      </w:pPr>
      <w:bookmarkStart w:id="183" w:name="_Toc28691124"/>
      <w:bookmarkStart w:id="184" w:name="_Toc29794048"/>
      <w:r w:rsidRPr="00C53BC5">
        <w:t>Random OverSampling</w:t>
      </w:r>
      <w:bookmarkEnd w:id="183"/>
      <w:bookmarkEnd w:id="184"/>
    </w:p>
    <w:p w14:paraId="2772880F" w14:textId="77777777" w:rsidR="001D345D" w:rsidRPr="00C53BC5" w:rsidRDefault="001D345D" w:rsidP="00316915">
      <w:r w:rsidRPr="00C53BC5">
        <w:t xml:space="preserve">Oversampling: làm tăng trọng số của lớp thiểu số bằng cách sao chép các ví dụ của lớp thiểu số. Mặc dù nó không làm tăng thông tin, nhưng nó làm tăng vấn đề khớp </w:t>
      </w:r>
      <w:r w:rsidRPr="00C53BC5">
        <w:lastRenderedPageBreak/>
        <w:t>dữ liệu, khiến cho mô hình trở nên quá cụ thể. Nó cũng có thể là trường hợp độ chính xác cho tập huấn luyện cao, nhưng hiệu suất cho các bộ dữ liệu mới thực sự kém hơn.</w:t>
      </w:r>
    </w:p>
    <w:p w14:paraId="6FDA69D5" w14:textId="77777777" w:rsidR="001D345D" w:rsidRPr="00C53BC5" w:rsidRDefault="001D345D" w:rsidP="00316915">
      <w:r w:rsidRPr="00C53BC5">
        <w:t>Random oversampling đơn giản là:</w:t>
      </w:r>
    </w:p>
    <w:p w14:paraId="291B0E09" w14:textId="77777777" w:rsidR="001D345D" w:rsidRPr="00C53BC5" w:rsidRDefault="001D345D" w:rsidP="00316915">
      <w:pPr>
        <w:pStyle w:val="ListParagraph"/>
        <w:numPr>
          <w:ilvl w:val="0"/>
          <w:numId w:val="69"/>
        </w:numPr>
      </w:pPr>
      <w:r w:rsidRPr="00C53BC5">
        <w:t>Sao chép ngẫu nhiên các ví dụ lớp thiểu số.</w:t>
      </w:r>
    </w:p>
    <w:p w14:paraId="0DF63A47" w14:textId="77777777" w:rsidR="001D345D" w:rsidRPr="00C53BC5" w:rsidRDefault="001D345D" w:rsidP="00316915">
      <w:pPr>
        <w:pStyle w:val="ListParagraph"/>
        <w:numPr>
          <w:ilvl w:val="0"/>
          <w:numId w:val="69"/>
        </w:numPr>
      </w:pPr>
      <w:r w:rsidRPr="00C53BC5">
        <w:t>Làm tăng khả năng xảy ra quá mức.</w:t>
      </w:r>
    </w:p>
    <w:p w14:paraId="3A266273" w14:textId="77777777" w:rsidR="001D345D" w:rsidRPr="00C53BC5" w:rsidRDefault="001D345D" w:rsidP="00316915">
      <w:pPr>
        <w:pStyle w:val="ListParagraph"/>
        <w:numPr>
          <w:ilvl w:val="0"/>
          <w:numId w:val="69"/>
        </w:numPr>
      </w:pPr>
      <w:r w:rsidRPr="00C53BC5">
        <w:t>Mặt khác, nhược điểm lơn của việc lấy mẫu ngẫu nhiên là phương pháp này có thể loại bỏ dữ liệu hữu ích.</w:t>
      </w:r>
    </w:p>
    <w:p w14:paraId="6D9BB981" w14:textId="77777777" w:rsidR="001D345D" w:rsidRPr="00C53BC5" w:rsidRDefault="001D345D" w:rsidP="00316915">
      <w:r w:rsidRPr="00C53BC5">
        <w:t>Tiến hành thực hiện các bước sau:</w:t>
      </w:r>
    </w:p>
    <w:p w14:paraId="0A288101" w14:textId="77777777" w:rsidR="001D345D" w:rsidRPr="00C53BC5" w:rsidRDefault="001D345D" w:rsidP="00316915">
      <w:pPr>
        <w:pStyle w:val="ListParagraph"/>
        <w:numPr>
          <w:ilvl w:val="0"/>
          <w:numId w:val="70"/>
        </w:numPr>
      </w:pPr>
      <w:r w:rsidRPr="00C53BC5">
        <w:t>Tách dữ liệu giao dịch bình thường và giao dịch bất thường.</w:t>
      </w:r>
    </w:p>
    <w:p w14:paraId="4EE9AFA5" w14:textId="77777777" w:rsidR="001D345D" w:rsidRPr="00C53BC5" w:rsidRDefault="001D345D" w:rsidP="00316915">
      <w:pPr>
        <w:pStyle w:val="ListParagraph"/>
        <w:numPr>
          <w:ilvl w:val="0"/>
          <w:numId w:val="70"/>
        </w:numPr>
      </w:pPr>
      <w:r w:rsidRPr="00C53BC5">
        <w:t>Lấy ra các dòng là giao dịch bình thường.</w:t>
      </w:r>
    </w:p>
    <w:p w14:paraId="76043431" w14:textId="77777777" w:rsidR="001D345D" w:rsidRPr="00C53BC5" w:rsidRDefault="001D345D" w:rsidP="00316915">
      <w:pPr>
        <w:pStyle w:val="ListParagraph"/>
        <w:numPr>
          <w:ilvl w:val="0"/>
          <w:numId w:val="70"/>
        </w:numPr>
      </w:pPr>
      <w:r w:rsidRPr="00C53BC5">
        <w:t>Chạy thuật toán Random undersampling.</w:t>
      </w:r>
    </w:p>
    <w:p w14:paraId="1A53212E" w14:textId="77777777" w:rsidR="001D345D" w:rsidRPr="00C53BC5" w:rsidRDefault="001D345D" w:rsidP="00316915">
      <w:pPr>
        <w:pStyle w:val="ListParagraph"/>
        <w:numPr>
          <w:ilvl w:val="0"/>
          <w:numId w:val="70"/>
        </w:numPr>
      </w:pPr>
      <w:r w:rsidRPr="00C53BC5">
        <w:t xml:space="preserve">Chuyển dữ liệu. </w:t>
      </w:r>
    </w:p>
    <w:p w14:paraId="022CB26A" w14:textId="77777777" w:rsidR="001D345D" w:rsidRPr="00C53BC5" w:rsidRDefault="001D345D" w:rsidP="00316915">
      <w:pPr>
        <w:pStyle w:val="ListParagraph"/>
        <w:numPr>
          <w:ilvl w:val="0"/>
          <w:numId w:val="70"/>
        </w:numPr>
      </w:pPr>
      <w:r w:rsidRPr="00C53BC5">
        <w:t>Gộp dữ liệu giao dịch bất thường thành giao dịch bình thường.</w:t>
      </w:r>
    </w:p>
    <w:p w14:paraId="07C531AD" w14:textId="77777777" w:rsidR="001D345D" w:rsidRPr="00C53BC5" w:rsidRDefault="001D345D" w:rsidP="00316915">
      <w:pPr>
        <w:pStyle w:val="ListParagraph"/>
        <w:numPr>
          <w:ilvl w:val="0"/>
          <w:numId w:val="70"/>
        </w:numPr>
      </w:pPr>
      <w:r w:rsidRPr="00C53BC5">
        <w:t>Xáo trộn dữ liệu.</w:t>
      </w:r>
    </w:p>
    <w:p w14:paraId="726BEB9B" w14:textId="1808F253" w:rsidR="001D345D" w:rsidRPr="00C53BC5" w:rsidRDefault="001D345D" w:rsidP="00316915">
      <w:r w:rsidRPr="00C53BC5">
        <w:t>Kết quả sau khi thực hiện được cho trong hình dưới</w:t>
      </w:r>
      <w:r w:rsidR="00C2115E">
        <w:t xml:space="preserve"> đây</w:t>
      </w:r>
      <w:r w:rsidR="003B0D0C">
        <w:t xml:space="preserve"> (chi tiết lệnh xem phần phụ lục)</w:t>
      </w:r>
      <w:r w:rsidRPr="00C53BC5">
        <w:t>:</w:t>
      </w:r>
    </w:p>
    <w:p w14:paraId="313AA11E" w14:textId="15F59DD3" w:rsidR="001D345D" w:rsidRDefault="001D345D" w:rsidP="00316915">
      <w:pPr>
        <w:spacing w:before="240"/>
      </w:pPr>
      <w:r w:rsidRPr="00C53BC5">
        <w:rPr>
          <w:noProof/>
        </w:rPr>
        <w:drawing>
          <wp:inline distT="0" distB="0" distL="0" distR="0" wp14:anchorId="3143CB40" wp14:editId="10D91771">
            <wp:extent cx="5579746" cy="963295"/>
            <wp:effectExtent l="0" t="0" r="1905" b="8255"/>
            <wp:docPr id="1161703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579746" cy="963295"/>
                    </a:xfrm>
                    <a:prstGeom prst="rect">
                      <a:avLst/>
                    </a:prstGeom>
                  </pic:spPr>
                </pic:pic>
              </a:graphicData>
            </a:graphic>
          </wp:inline>
        </w:drawing>
      </w:r>
    </w:p>
    <w:p w14:paraId="24DAA3BE" w14:textId="145D9027" w:rsidR="001D345D" w:rsidRPr="00C53BC5" w:rsidRDefault="001D345D" w:rsidP="00CB1937">
      <w:pPr>
        <w:pStyle w:val="Caption"/>
      </w:pPr>
      <w:bookmarkStart w:id="185" w:name="_Toc29794205"/>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14</w:t>
      </w:r>
      <w:r w:rsidR="00192599">
        <w:rPr>
          <w:noProof/>
        </w:rPr>
        <w:fldChar w:fldCharType="end"/>
      </w:r>
      <w:r>
        <w:t xml:space="preserve">. </w:t>
      </w:r>
      <w:r w:rsidRPr="00C53BC5">
        <w:t>Kết quả khi gộp dữ liệu giữa giao dịch bình thường và bất thường sử dụng Random Oversampling</w:t>
      </w:r>
      <w:bookmarkEnd w:id="185"/>
    </w:p>
    <w:p w14:paraId="1F09EA82" w14:textId="77777777" w:rsidR="006930FC" w:rsidRDefault="006930FC">
      <w:r>
        <w:br w:type="page"/>
      </w:r>
    </w:p>
    <w:p w14:paraId="6F2B98D0" w14:textId="3992917C" w:rsidR="001D345D" w:rsidRPr="00C53BC5" w:rsidRDefault="001D345D" w:rsidP="00316915">
      <w:r w:rsidRPr="00C53BC5">
        <w:lastRenderedPageBreak/>
        <w:t>Biểu đồ thể hiện phân phối các lớp trong tập dữ liệu mẫu</w:t>
      </w:r>
      <w:r w:rsidR="00C2115E">
        <w:t>:</w:t>
      </w:r>
    </w:p>
    <w:p w14:paraId="769263FD" w14:textId="77777777" w:rsidR="001D345D" w:rsidRPr="00C53BC5" w:rsidRDefault="001D345D" w:rsidP="00316915">
      <w:pPr>
        <w:jc w:val="center"/>
      </w:pPr>
      <w:r w:rsidRPr="00C53BC5">
        <w:rPr>
          <w:noProof/>
        </w:rPr>
        <w:drawing>
          <wp:inline distT="0" distB="0" distL="0" distR="0" wp14:anchorId="6912C7A2" wp14:editId="10819342">
            <wp:extent cx="3638550" cy="2381250"/>
            <wp:effectExtent l="0" t="0" r="0" b="0"/>
            <wp:docPr id="3105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3638550" cy="2381250"/>
                    </a:xfrm>
                    <a:prstGeom prst="rect">
                      <a:avLst/>
                    </a:prstGeom>
                  </pic:spPr>
                </pic:pic>
              </a:graphicData>
            </a:graphic>
          </wp:inline>
        </w:drawing>
      </w:r>
    </w:p>
    <w:p w14:paraId="4364B846" w14:textId="09CD7DD3" w:rsidR="001D345D" w:rsidRPr="001D345D" w:rsidRDefault="001D345D" w:rsidP="00CB1937">
      <w:pPr>
        <w:pStyle w:val="Caption"/>
      </w:pPr>
      <w:bookmarkStart w:id="186" w:name="_Toc29794206"/>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15</w:t>
      </w:r>
      <w:r w:rsidR="00192599">
        <w:rPr>
          <w:noProof/>
        </w:rPr>
        <w:fldChar w:fldCharType="end"/>
      </w:r>
      <w:r>
        <w:t xml:space="preserve">. </w:t>
      </w:r>
      <w:r w:rsidRPr="00C53BC5">
        <w:t>Biểu đồ phân tán các lớp của giao dịch bất thường và bình thường</w:t>
      </w:r>
      <w:r>
        <w:t xml:space="preserve"> sau khi cân bằng dữ liệu</w:t>
      </w:r>
      <w:bookmarkEnd w:id="186"/>
    </w:p>
    <w:p w14:paraId="443395B1" w14:textId="41384B82" w:rsidR="001D345D" w:rsidRPr="00142412" w:rsidRDefault="001D345D" w:rsidP="00316915">
      <w:pPr>
        <w:pStyle w:val="Heading3"/>
        <w:rPr>
          <w:lang w:val="fr-FR"/>
        </w:rPr>
      </w:pPr>
      <w:bookmarkStart w:id="187" w:name="_Toc28691126"/>
      <w:bookmarkStart w:id="188" w:name="_Toc29794049"/>
      <w:r w:rsidRPr="00142412">
        <w:rPr>
          <w:lang w:val="fr-FR"/>
        </w:rPr>
        <w:t>Ma trận tương quan (Correlation Matrices)</w:t>
      </w:r>
      <w:bookmarkEnd w:id="187"/>
      <w:bookmarkEnd w:id="188"/>
    </w:p>
    <w:p w14:paraId="52B2B69F" w14:textId="77777777" w:rsidR="001D345D" w:rsidRPr="001D345D" w:rsidRDefault="001D345D" w:rsidP="00316915">
      <w:pPr>
        <w:pStyle w:val="ListParagraph"/>
        <w:numPr>
          <w:ilvl w:val="0"/>
          <w:numId w:val="71"/>
        </w:numPr>
        <w:rPr>
          <w:lang w:val="fr-FR"/>
        </w:rPr>
      </w:pPr>
      <w:r w:rsidRPr="001D345D">
        <w:rPr>
          <w:lang w:val="fr-FR"/>
        </w:rPr>
        <w:t>Mục đích để biết liệu có những thuộc tính nào có ảnh hưởng lớn đến việc một giao dịch cụ thể có phải là giao dịch bất thường hay không. Tuy nhiên, điều quan trọng ở đây là sẽ sử dụng đúng khung dữ liệu (tập mẫu) để xem các tính năng nào có mối tương quan tích cực hoặc tiêu cực cao liên quan đến các giao dịch bất thường.</w:t>
      </w:r>
    </w:p>
    <w:p w14:paraId="077E6E85" w14:textId="77777777" w:rsidR="001D345D" w:rsidRPr="001D345D" w:rsidRDefault="001D345D" w:rsidP="00316915">
      <w:pPr>
        <w:pStyle w:val="ListParagraph"/>
        <w:numPr>
          <w:ilvl w:val="0"/>
          <w:numId w:val="71"/>
        </w:numPr>
        <w:rPr>
          <w:lang w:val="fr-FR"/>
        </w:rPr>
      </w:pPr>
      <w:r w:rsidRPr="001D345D">
        <w:rPr>
          <w:lang w:val="fr-FR"/>
        </w:rPr>
        <w:t>Ma trận tương quan là một ma trận thể hiện các hệ số tương quan giữa các biến. Mỗi ô trong bảng hiển thị mối tương quan giữa hai biến.</w:t>
      </w:r>
    </w:p>
    <w:p w14:paraId="1449284C" w14:textId="244F0BA5" w:rsidR="001D345D" w:rsidRPr="001D345D" w:rsidRDefault="001D345D" w:rsidP="00316915">
      <w:pPr>
        <w:pStyle w:val="ListParagraph"/>
        <w:numPr>
          <w:ilvl w:val="0"/>
          <w:numId w:val="71"/>
        </w:numPr>
        <w:rPr>
          <w:lang w:val="fr-FR"/>
        </w:rPr>
      </w:pPr>
      <w:r w:rsidRPr="001D345D">
        <w:rPr>
          <w:lang w:val="fr-FR"/>
        </w:rPr>
        <w:t>Một ma trận tương quan được sử dụng để tóm tắt dữ liệu, làm đầu vào cho một phân tích nâng cao hơn và như một chẩn đoán cho các phân tích nâng cao.</w:t>
      </w:r>
    </w:p>
    <w:p w14:paraId="0565BFEA" w14:textId="77777777" w:rsidR="00D14808" w:rsidRDefault="00D14808">
      <w:pPr>
        <w:rPr>
          <w:rFonts w:eastAsiaTheme="majorEastAsia" w:cstheme="majorBidi"/>
          <w:b/>
          <w:iCs/>
          <w:lang w:val="fr-FR"/>
        </w:rPr>
      </w:pPr>
      <w:bookmarkStart w:id="189" w:name="_Toc28691127"/>
      <w:r>
        <w:rPr>
          <w:lang w:val="fr-FR"/>
        </w:rPr>
        <w:br w:type="page"/>
      </w:r>
    </w:p>
    <w:p w14:paraId="1EB76A1E" w14:textId="0ECE61F6" w:rsidR="006930FC" w:rsidRPr="00D14808" w:rsidRDefault="001D345D" w:rsidP="003C4F6D">
      <w:pPr>
        <w:pStyle w:val="Heading4"/>
        <w:rPr>
          <w:lang w:val="fr-FR"/>
        </w:rPr>
      </w:pPr>
      <w:bookmarkStart w:id="190" w:name="_Toc29794050"/>
      <w:r w:rsidRPr="00D14808">
        <w:rPr>
          <w:lang w:val="fr-FR"/>
        </w:rPr>
        <w:lastRenderedPageBreak/>
        <w:t>Dữ liệu chưa xử lý cân bằng</w:t>
      </w:r>
      <w:bookmarkEnd w:id="189"/>
      <w:bookmarkEnd w:id="190"/>
    </w:p>
    <w:p w14:paraId="1420509C" w14:textId="1F7D2314" w:rsidR="001D345D" w:rsidRPr="00142412" w:rsidRDefault="001D345D" w:rsidP="00316915">
      <w:pPr>
        <w:rPr>
          <w:rFonts w:ascii="Courier New" w:eastAsia="Times New Roman" w:hAnsi="Courier New" w:cs="Courier New"/>
          <w:sz w:val="21"/>
          <w:szCs w:val="21"/>
          <w:lang w:val="fr-FR" w:eastAsia="ja-JP"/>
        </w:rPr>
      </w:pPr>
      <w:r w:rsidRPr="00142412">
        <w:rPr>
          <w:lang w:val="fr-FR"/>
        </w:rPr>
        <w:t>Ma trận tương quan các thuộc tính đối với dữ liệu chưa xử lý cân bằng:</w:t>
      </w:r>
    </w:p>
    <w:p w14:paraId="36C13C6D" w14:textId="3DF701DF" w:rsidR="001D345D" w:rsidRDefault="001D345D" w:rsidP="00F12498">
      <w:pPr>
        <w:jc w:val="center"/>
      </w:pPr>
      <w:r w:rsidRPr="00C53BC5">
        <w:rPr>
          <w:noProof/>
        </w:rPr>
        <w:drawing>
          <wp:inline distT="0" distB="0" distL="0" distR="0" wp14:anchorId="2E37ED94" wp14:editId="35CEE806">
            <wp:extent cx="4958644" cy="3887007"/>
            <wp:effectExtent l="0" t="0" r="0" b="0"/>
            <wp:docPr id="2640244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4967055" cy="3893600"/>
                    </a:xfrm>
                    <a:prstGeom prst="rect">
                      <a:avLst/>
                    </a:prstGeom>
                  </pic:spPr>
                </pic:pic>
              </a:graphicData>
            </a:graphic>
          </wp:inline>
        </w:drawing>
      </w:r>
    </w:p>
    <w:p w14:paraId="0CBAF8DE" w14:textId="668F90C3" w:rsidR="001D345D" w:rsidRPr="001D345D" w:rsidRDefault="001D345D" w:rsidP="00CB1937">
      <w:pPr>
        <w:pStyle w:val="Caption"/>
      </w:pPr>
      <w:bookmarkStart w:id="191" w:name="_Toc29794207"/>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16</w:t>
      </w:r>
      <w:r w:rsidR="00192599">
        <w:rPr>
          <w:noProof/>
        </w:rPr>
        <w:fldChar w:fldCharType="end"/>
      </w:r>
      <w:r>
        <w:t xml:space="preserve">. </w:t>
      </w:r>
      <w:r w:rsidRPr="00C53BC5">
        <w:t>Ma trận tương quan đối với dữ liệu chưa xử lý cân bằng</w:t>
      </w:r>
      <w:bookmarkEnd w:id="191"/>
    </w:p>
    <w:p w14:paraId="37A82170" w14:textId="77777777" w:rsidR="00D14808" w:rsidRDefault="00D14808">
      <w:pPr>
        <w:rPr>
          <w:rFonts w:eastAsiaTheme="majorEastAsia" w:cstheme="majorBidi"/>
          <w:b/>
          <w:iCs/>
        </w:rPr>
      </w:pPr>
      <w:bookmarkStart w:id="192" w:name="_Toc28691128"/>
      <w:r>
        <w:br w:type="page"/>
      </w:r>
    </w:p>
    <w:p w14:paraId="57CB090C" w14:textId="005B905C" w:rsidR="006930FC" w:rsidRDefault="001D345D" w:rsidP="00401407">
      <w:pPr>
        <w:pStyle w:val="Heading4"/>
      </w:pPr>
      <w:bookmarkStart w:id="193" w:name="_Toc29794051"/>
      <w:r w:rsidRPr="00C53BC5">
        <w:lastRenderedPageBreak/>
        <w:t>Dữ liệu cân bằng theo phương pháp UnderSampling</w:t>
      </w:r>
      <w:bookmarkEnd w:id="192"/>
      <w:bookmarkEnd w:id="193"/>
    </w:p>
    <w:p w14:paraId="20330C65" w14:textId="3C2AFA24" w:rsidR="001D345D" w:rsidRPr="00C53BC5" w:rsidRDefault="001D345D" w:rsidP="00316915">
      <w:r w:rsidRPr="00C53BC5">
        <w:t>Ma trận tương quan đối với dữ liệu cân bằng sử dụng UnderSampling được hiển thị:</w:t>
      </w:r>
    </w:p>
    <w:p w14:paraId="616F36BC" w14:textId="022F6468" w:rsidR="001D345D" w:rsidRDefault="001D345D" w:rsidP="00F12498">
      <w:pPr>
        <w:jc w:val="center"/>
      </w:pPr>
      <w:r w:rsidRPr="00C53BC5">
        <w:rPr>
          <w:noProof/>
        </w:rPr>
        <w:drawing>
          <wp:inline distT="0" distB="0" distL="0" distR="0" wp14:anchorId="0293C568" wp14:editId="50739FDD">
            <wp:extent cx="4803368" cy="3767475"/>
            <wp:effectExtent l="0" t="0" r="0" b="4445"/>
            <wp:docPr id="1647693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4809707" cy="3772447"/>
                    </a:xfrm>
                    <a:prstGeom prst="rect">
                      <a:avLst/>
                    </a:prstGeom>
                  </pic:spPr>
                </pic:pic>
              </a:graphicData>
            </a:graphic>
          </wp:inline>
        </w:drawing>
      </w:r>
    </w:p>
    <w:p w14:paraId="4A90A2D2" w14:textId="1EA84E17" w:rsidR="001D345D" w:rsidRDefault="001D345D" w:rsidP="00CB1937">
      <w:pPr>
        <w:pStyle w:val="Caption"/>
      </w:pPr>
      <w:bookmarkStart w:id="194" w:name="_Toc29794208"/>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17</w:t>
      </w:r>
      <w:r w:rsidR="00192599">
        <w:rPr>
          <w:noProof/>
        </w:rPr>
        <w:fldChar w:fldCharType="end"/>
      </w:r>
      <w:r>
        <w:t xml:space="preserve">. </w:t>
      </w:r>
      <w:r w:rsidRPr="00C53BC5">
        <w:t>Ma trận tương quan đối với dữ liệu xử lý cân bằng theo phương pháp Undersampling</w:t>
      </w:r>
      <w:bookmarkEnd w:id="194"/>
    </w:p>
    <w:p w14:paraId="09BCB9D8" w14:textId="77777777" w:rsidR="001D345D" w:rsidRPr="00C53BC5" w:rsidRDefault="001D345D" w:rsidP="00316915">
      <w:pPr>
        <w:rPr>
          <w:b/>
          <w:bCs/>
        </w:rPr>
      </w:pPr>
      <w:r w:rsidRPr="00C53BC5">
        <w:rPr>
          <w:b/>
          <w:bCs/>
        </w:rPr>
        <w:t>Nhận xét:</w:t>
      </w:r>
    </w:p>
    <w:p w14:paraId="2832461F" w14:textId="77777777" w:rsidR="001D345D" w:rsidRPr="00C53BC5" w:rsidRDefault="001D345D" w:rsidP="00316915">
      <w:pPr>
        <w:pStyle w:val="ListParagraph"/>
        <w:numPr>
          <w:ilvl w:val="0"/>
          <w:numId w:val="72"/>
        </w:numPr>
      </w:pPr>
      <w:r w:rsidRPr="00C53BC5">
        <w:t>Tương quan âm: có thể thấy thuộc tính ‘errorBalanceOrig’, ‘newbalanceDest’ có tương quan ngược cao nhất với biến phân loại mà nhóm đã chọn.</w:t>
      </w:r>
    </w:p>
    <w:p w14:paraId="2BB8E503" w14:textId="77777777" w:rsidR="001D345D" w:rsidRPr="00C53BC5" w:rsidRDefault="001D345D" w:rsidP="00316915">
      <w:pPr>
        <w:pStyle w:val="ListParagraph"/>
        <w:numPr>
          <w:ilvl w:val="0"/>
          <w:numId w:val="72"/>
        </w:numPr>
      </w:pPr>
      <w:r w:rsidRPr="00C53BC5">
        <w:t>Lưu ý rằng các giá trị này càng thấp thì kết quả cuối cùng sẽ là một giao dịch bất thường.</w:t>
      </w:r>
    </w:p>
    <w:p w14:paraId="531A59C4" w14:textId="4DC042E6" w:rsidR="006930FC" w:rsidRDefault="001D345D" w:rsidP="00316915">
      <w:pPr>
        <w:pStyle w:val="ListParagraph"/>
        <w:numPr>
          <w:ilvl w:val="0"/>
          <w:numId w:val="72"/>
        </w:numPr>
      </w:pPr>
      <w:r w:rsidRPr="00C53BC5">
        <w:t>BoxPlots: Nhóm sẽ sử dụng biểu đồ boxplots để hiểu rõ hơn về việc phân phối các thuộc tính này trong các giao dịch bất thường và giao dịch bình thường.</w:t>
      </w:r>
    </w:p>
    <w:p w14:paraId="2B35E5DE" w14:textId="29182CD8" w:rsidR="001D345D" w:rsidRPr="006930FC" w:rsidRDefault="006930FC" w:rsidP="006930FC">
      <w:pPr>
        <w:rPr>
          <w:rFonts w:eastAsiaTheme="minorHAnsi"/>
          <w:bCs/>
        </w:rPr>
      </w:pPr>
      <w:r>
        <w:br w:type="page"/>
      </w:r>
    </w:p>
    <w:p w14:paraId="1EF3FDCB" w14:textId="692E0664" w:rsidR="001D345D" w:rsidRDefault="001D345D" w:rsidP="00316915">
      <w:pPr>
        <w:pStyle w:val="Heading4"/>
      </w:pPr>
      <w:bookmarkStart w:id="195" w:name="_Toc28691129"/>
      <w:bookmarkStart w:id="196" w:name="_Toc29794052"/>
      <w:r w:rsidRPr="00C53BC5">
        <w:lastRenderedPageBreak/>
        <w:t>Dữ liệu cân bằng theo phương pháp Oversampling</w:t>
      </w:r>
      <w:bookmarkEnd w:id="195"/>
      <w:bookmarkEnd w:id="196"/>
    </w:p>
    <w:p w14:paraId="15D99F6D" w14:textId="77777777" w:rsidR="001D345D" w:rsidRPr="00C53BC5" w:rsidRDefault="001D345D" w:rsidP="00316915">
      <w:r w:rsidRPr="00C53BC5">
        <w:t>Ma trận tương quan của dữ liệu cân bằng theo phương pháp Oversampling:</w:t>
      </w:r>
    </w:p>
    <w:p w14:paraId="58C5E1F4" w14:textId="69F3A6A0" w:rsidR="001D345D" w:rsidRDefault="001D345D" w:rsidP="00F12498">
      <w:pPr>
        <w:jc w:val="center"/>
      </w:pPr>
      <w:r w:rsidRPr="00C53BC5">
        <w:rPr>
          <w:noProof/>
        </w:rPr>
        <w:drawing>
          <wp:inline distT="0" distB="0" distL="0" distR="0" wp14:anchorId="3A7A20D0" wp14:editId="2C98EE52">
            <wp:extent cx="5084169" cy="3985404"/>
            <wp:effectExtent l="0" t="0" r="0" b="0"/>
            <wp:docPr id="2047081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5090317" cy="3990224"/>
                    </a:xfrm>
                    <a:prstGeom prst="rect">
                      <a:avLst/>
                    </a:prstGeom>
                  </pic:spPr>
                </pic:pic>
              </a:graphicData>
            </a:graphic>
          </wp:inline>
        </w:drawing>
      </w:r>
    </w:p>
    <w:p w14:paraId="21D8A57D" w14:textId="4BBDAF17" w:rsidR="001D345D" w:rsidRPr="001D345D" w:rsidRDefault="001D345D" w:rsidP="00CB1937">
      <w:pPr>
        <w:pStyle w:val="Caption"/>
      </w:pPr>
      <w:bookmarkStart w:id="197" w:name="_Toc29794209"/>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18</w:t>
      </w:r>
      <w:r w:rsidR="00192599">
        <w:rPr>
          <w:noProof/>
        </w:rPr>
        <w:fldChar w:fldCharType="end"/>
      </w:r>
      <w:r>
        <w:t xml:space="preserve">. </w:t>
      </w:r>
      <w:r w:rsidRPr="00C53BC5">
        <w:t>Ma trận tương quan khi sử dụng dữ liệu cân bằng theo phương pháp oversampling</w:t>
      </w:r>
      <w:bookmarkEnd w:id="197"/>
    </w:p>
    <w:p w14:paraId="08DC69E2" w14:textId="0173608E" w:rsidR="001D345D" w:rsidRDefault="00ED6A22" w:rsidP="00316915">
      <w:pPr>
        <w:pStyle w:val="Heading3"/>
        <w:rPr>
          <w:lang w:val="fr-FR"/>
        </w:rPr>
      </w:pPr>
      <w:bookmarkStart w:id="198" w:name="_Toc29794053"/>
      <w:r>
        <w:rPr>
          <w:lang w:val="fr-FR"/>
        </w:rPr>
        <w:t>Phát hiện bất thường (Anomaly detection)</w:t>
      </w:r>
      <w:bookmarkEnd w:id="198"/>
    </w:p>
    <w:p w14:paraId="0F2F1ADC" w14:textId="4A34F820" w:rsidR="00ED6A22" w:rsidRPr="00ED6A22" w:rsidRDefault="00ED6A22" w:rsidP="00316915">
      <w:pPr>
        <w:rPr>
          <w:lang w:val="fr-FR"/>
        </w:rPr>
      </w:pPr>
      <w:r w:rsidRPr="00ED6A22">
        <w:rPr>
          <w:lang w:val="fr-FR"/>
        </w:rPr>
        <w:t>Mục đích trong phần này sẽ loại bỏ các ‘</w:t>
      </w:r>
      <w:commentRangeStart w:id="199"/>
      <w:commentRangeStart w:id="200"/>
      <w:r w:rsidRPr="00ED6A22">
        <w:rPr>
          <w:lang w:val="fr-FR"/>
        </w:rPr>
        <w:t xml:space="preserve">dữ liệu ngoại vi (outliers)’ </w:t>
      </w:r>
      <w:commentRangeEnd w:id="199"/>
      <w:r w:rsidRPr="00C53BC5">
        <w:rPr>
          <w:rStyle w:val="CommentReference"/>
          <w:rFonts w:eastAsiaTheme="minorHAnsi"/>
        </w:rPr>
        <w:commentReference w:id="199"/>
      </w:r>
      <w:commentRangeEnd w:id="200"/>
      <w:r w:rsidRPr="00C53BC5">
        <w:rPr>
          <w:rStyle w:val="CommentReference"/>
        </w:rPr>
        <w:commentReference w:id="200"/>
      </w:r>
      <w:r w:rsidRPr="00ED6A22">
        <w:rPr>
          <w:lang w:val="fr-FR"/>
        </w:rPr>
        <w:t xml:space="preserve">khỏi các thuộc tính có mối tương quan cao với các lớp giao dịch bình thường và bất thường. </w:t>
      </w:r>
      <w:r w:rsidR="00092E5D">
        <w:rPr>
          <w:lang w:val="fr-FR"/>
        </w:rPr>
        <w:t>Đ</w:t>
      </w:r>
      <w:r w:rsidRPr="00ED6A22">
        <w:rPr>
          <w:lang w:val="fr-FR"/>
        </w:rPr>
        <w:t>iều này sẽ có tác động tích cực đến độ chính xác của các mô hình khi thực hiện phát hiện sự bất thường.</w:t>
      </w:r>
    </w:p>
    <w:p w14:paraId="1D26209F" w14:textId="77777777" w:rsidR="00ED6A22" w:rsidRPr="00ED6A22" w:rsidRDefault="00ED6A22" w:rsidP="00316915">
      <w:pPr>
        <w:rPr>
          <w:lang w:val="fr-FR"/>
        </w:rPr>
      </w:pPr>
      <w:r w:rsidRPr="00ED6A22">
        <w:rPr>
          <w:lang w:val="fr-FR"/>
        </w:rPr>
        <w:t>Tuy nhiên, cần phải cẩn thận về ngưỡng mà chúng ta muốn loại bỏ để loại bỏ các ngoại lệ.</w:t>
      </w:r>
    </w:p>
    <w:p w14:paraId="5ABE3E2A" w14:textId="77777777" w:rsidR="00ED6A22" w:rsidRPr="00ED6A22" w:rsidRDefault="00ED6A22" w:rsidP="00316915">
      <w:pPr>
        <w:rPr>
          <w:lang w:val="fr-FR"/>
        </w:rPr>
      </w:pPr>
      <w:r w:rsidRPr="00ED6A22">
        <w:rPr>
          <w:lang w:val="fr-FR"/>
        </w:rPr>
        <w:t>Việc xác định ngưỡng bằng cách nhân cho một số (ví dụ: 1.5) với phạm vi liên dải. Ngưỡng này càng cao, càng ít ngoại lệ sẽ phát hiện và ngưỡng này càng thấp thì càng phát hiện ra nhiều ngoại lệ.</w:t>
      </w:r>
    </w:p>
    <w:p w14:paraId="4F63B942" w14:textId="1FF0AD4E" w:rsidR="00ED6A22" w:rsidRPr="00C53BC5" w:rsidRDefault="00ED6A22" w:rsidP="00316915">
      <w:pPr>
        <w:rPr>
          <w:b/>
          <w:bCs/>
        </w:rPr>
      </w:pPr>
      <w:r w:rsidRPr="00C53BC5">
        <w:rPr>
          <w:b/>
          <w:bCs/>
        </w:rPr>
        <w:lastRenderedPageBreak/>
        <w:t>Mục tiêu:</w:t>
      </w:r>
    </w:p>
    <w:p w14:paraId="3FC6F750" w14:textId="77777777" w:rsidR="00ED6A22" w:rsidRPr="00C53BC5" w:rsidRDefault="00ED6A22" w:rsidP="00316915">
      <w:pPr>
        <w:pStyle w:val="ListParagraph"/>
        <w:numPr>
          <w:ilvl w:val="0"/>
          <w:numId w:val="73"/>
        </w:numPr>
      </w:pPr>
      <w:commentRangeStart w:id="201"/>
      <w:commentRangeStart w:id="202"/>
      <w:commentRangeStart w:id="203"/>
      <w:commentRangeStart w:id="204"/>
      <w:r w:rsidRPr="00C53BC5">
        <w:t xml:space="preserve">Nhóm sẽ tập trung vào các ngoại lệ </w:t>
      </w:r>
      <w:commentRangeEnd w:id="201"/>
      <w:r w:rsidRPr="00C53BC5">
        <w:rPr>
          <w:rStyle w:val="CommentReference"/>
        </w:rPr>
        <w:commentReference w:id="201"/>
      </w:r>
      <w:commentRangeEnd w:id="202"/>
      <w:r w:rsidRPr="00C53BC5">
        <w:rPr>
          <w:rStyle w:val="CommentReference"/>
        </w:rPr>
        <w:commentReference w:id="202"/>
      </w:r>
      <w:commentRangeEnd w:id="203"/>
      <w:r w:rsidRPr="00C53BC5">
        <w:rPr>
          <w:rStyle w:val="CommentReference"/>
        </w:rPr>
        <w:commentReference w:id="203"/>
      </w:r>
      <w:commentRangeEnd w:id="204"/>
      <w:r>
        <w:rPr>
          <w:rStyle w:val="CommentReference"/>
        </w:rPr>
        <w:commentReference w:id="204"/>
      </w:r>
      <w:r w:rsidRPr="00C53BC5">
        <w:t>cực đoan thay vì chỉ là các ngoại lệ. Bởi vì, có thể gặp rủi ro mất thông tin, điều này sẽ khiến các mô hình mô phỏng có độ chính xác thấp hơn.</w:t>
      </w:r>
    </w:p>
    <w:p w14:paraId="4F0A85D6" w14:textId="77777777" w:rsidR="00ED6A22" w:rsidRPr="00C53BC5" w:rsidRDefault="00ED6A22" w:rsidP="00316915">
      <w:pPr>
        <w:pStyle w:val="ListParagraph"/>
        <w:numPr>
          <w:ilvl w:val="0"/>
          <w:numId w:val="73"/>
        </w:numPr>
      </w:pPr>
      <w:r w:rsidRPr="00C53BC5">
        <w:t>Xem ngưỡng sẽ ảnh hưởng đến độ chính các của các mô hình phân loại.</w:t>
      </w:r>
    </w:p>
    <w:p w14:paraId="599AD7A2" w14:textId="5FB878B5" w:rsidR="00ED6A22" w:rsidRDefault="00ED6A22" w:rsidP="00316915">
      <w:pPr>
        <w:pStyle w:val="Heading4"/>
      </w:pPr>
      <w:bookmarkStart w:id="205" w:name="_Toc28691140"/>
      <w:bookmarkStart w:id="206" w:name="_Toc29794054"/>
      <w:r w:rsidRPr="00C53BC5">
        <w:t>Phân phối trước khi loại bỏ các giá trị ngoại vi</w:t>
      </w:r>
      <w:bookmarkEnd w:id="205"/>
      <w:bookmarkEnd w:id="206"/>
    </w:p>
    <w:p w14:paraId="7558363F" w14:textId="77777777" w:rsidR="00ED6A22" w:rsidRPr="00C53BC5" w:rsidRDefault="00ED6A22" w:rsidP="00316915">
      <w:r w:rsidRPr="00C53BC5">
        <w:t>Đối với dữ liệu được xử lý cân bằng dùng phương pháp Undersampling:</w:t>
      </w:r>
    </w:p>
    <w:p w14:paraId="01910669" w14:textId="6B3759A3" w:rsidR="00ED6A22" w:rsidRDefault="00ED6A22" w:rsidP="00316915">
      <w:r w:rsidRPr="00C53BC5">
        <w:rPr>
          <w:noProof/>
        </w:rPr>
        <w:drawing>
          <wp:inline distT="0" distB="0" distL="0" distR="0" wp14:anchorId="66C242C6" wp14:editId="43697D65">
            <wp:extent cx="5579746" cy="4187825"/>
            <wp:effectExtent l="0" t="0" r="1905" b="3175"/>
            <wp:docPr id="113170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579746" cy="4187825"/>
                    </a:xfrm>
                    <a:prstGeom prst="rect">
                      <a:avLst/>
                    </a:prstGeom>
                  </pic:spPr>
                </pic:pic>
              </a:graphicData>
            </a:graphic>
          </wp:inline>
        </w:drawing>
      </w:r>
    </w:p>
    <w:p w14:paraId="1195EDCE" w14:textId="22C8ECF0" w:rsidR="00ED6A22" w:rsidRPr="00C53BC5" w:rsidRDefault="00ED6A22" w:rsidP="00CB1937">
      <w:pPr>
        <w:pStyle w:val="Caption"/>
      </w:pPr>
      <w:bookmarkStart w:id="207" w:name="_Toc29794210"/>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19</w:t>
      </w:r>
      <w:r w:rsidR="00192599">
        <w:rPr>
          <w:noProof/>
        </w:rPr>
        <w:fldChar w:fldCharType="end"/>
      </w:r>
      <w:r>
        <w:t xml:space="preserve">. </w:t>
      </w:r>
      <w:r w:rsidRPr="00C53BC5">
        <w:t>Thể hiện phân phối trước khi loại bỏ các giá trị ngoại vi của bộ dữ liệu dùng undersampling</w:t>
      </w:r>
      <w:bookmarkEnd w:id="207"/>
    </w:p>
    <w:p w14:paraId="701FA5CF" w14:textId="77777777" w:rsidR="009814F8" w:rsidRDefault="009814F8" w:rsidP="00316915">
      <w:r>
        <w:br w:type="page"/>
      </w:r>
    </w:p>
    <w:p w14:paraId="54AF19C6" w14:textId="2D27EF9A" w:rsidR="00ED6A22" w:rsidRPr="00C53BC5" w:rsidRDefault="00ED6A22" w:rsidP="00316915">
      <w:r w:rsidRPr="00C53BC5">
        <w:lastRenderedPageBreak/>
        <w:t>Đối với dữ liệu được xử lý cân bằng dùng phương pháp Oversampling:</w:t>
      </w:r>
    </w:p>
    <w:p w14:paraId="5C7C91A0" w14:textId="348A06CC" w:rsidR="00ED6A22" w:rsidRDefault="00ED6A22" w:rsidP="00316915">
      <w:r w:rsidRPr="00C53BC5">
        <w:rPr>
          <w:noProof/>
        </w:rPr>
        <w:drawing>
          <wp:inline distT="0" distB="0" distL="0" distR="0" wp14:anchorId="31EB9904" wp14:editId="365A0BE4">
            <wp:extent cx="5579746" cy="4224020"/>
            <wp:effectExtent l="0" t="0" r="1905" b="5080"/>
            <wp:docPr id="1012791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5579746" cy="4224020"/>
                    </a:xfrm>
                    <a:prstGeom prst="rect">
                      <a:avLst/>
                    </a:prstGeom>
                  </pic:spPr>
                </pic:pic>
              </a:graphicData>
            </a:graphic>
          </wp:inline>
        </w:drawing>
      </w:r>
    </w:p>
    <w:p w14:paraId="4576A233" w14:textId="742F8BBF" w:rsidR="00ED6A22" w:rsidRPr="00ED6A22" w:rsidRDefault="00ED6A22" w:rsidP="00CB1937">
      <w:pPr>
        <w:pStyle w:val="Caption"/>
      </w:pPr>
      <w:bookmarkStart w:id="208" w:name="_Toc29794211"/>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20</w:t>
      </w:r>
      <w:r w:rsidR="00192599">
        <w:rPr>
          <w:noProof/>
        </w:rPr>
        <w:fldChar w:fldCharType="end"/>
      </w:r>
      <w:r>
        <w:t xml:space="preserve">. </w:t>
      </w:r>
      <w:r w:rsidRPr="00C53BC5">
        <w:t>Thể hiện phân phối trước khi loại bỏ các giá trị ngoại vi của bộ dữ liệu dùng oversampling</w:t>
      </w:r>
      <w:bookmarkEnd w:id="208"/>
    </w:p>
    <w:p w14:paraId="63DD99CE" w14:textId="17802EAC" w:rsidR="00ED6A22" w:rsidRDefault="00ED6A22" w:rsidP="00316915">
      <w:pPr>
        <w:pStyle w:val="Heading4"/>
      </w:pPr>
      <w:bookmarkStart w:id="209" w:name="_Toc28691141"/>
      <w:bookmarkStart w:id="210" w:name="_Toc29794055"/>
      <w:r w:rsidRPr="00C53BC5">
        <w:t>Loại bỏ các giá trị ngoại vi</w:t>
      </w:r>
      <w:bookmarkEnd w:id="209"/>
      <w:bookmarkEnd w:id="210"/>
    </w:p>
    <w:p w14:paraId="78136AAE" w14:textId="75F8A823" w:rsidR="00ED6A22" w:rsidRDefault="00ED6A22" w:rsidP="00316915">
      <w:pPr>
        <w:pStyle w:val="Heading5"/>
      </w:pPr>
      <w:bookmarkStart w:id="211" w:name="_Toc28691142"/>
      <w:bookmarkStart w:id="212" w:name="_Toc29794056"/>
      <w:r w:rsidRPr="00C53BC5">
        <w:t>Dữ liệu xử lý bằng phương pháp Undersampling</w:t>
      </w:r>
      <w:bookmarkEnd w:id="211"/>
      <w:bookmarkEnd w:id="212"/>
    </w:p>
    <w:p w14:paraId="18B5B0E7" w14:textId="77777777" w:rsidR="00ED6A22" w:rsidRPr="00C53BC5" w:rsidRDefault="00ED6A22" w:rsidP="00316915">
      <w:r w:rsidRPr="00C53BC5">
        <w:t>Thực hiện tìm giá trị ngoại vi và loại bỏ giá trị ngoại vi của các thuộc tính errorBalanceOrig, errorBalanceDest, oldbalanceDest cho dữ liệu xử lý bằng phương pháp Undersampling.</w:t>
      </w:r>
    </w:p>
    <w:p w14:paraId="0D5052B5" w14:textId="1B4077AE" w:rsidR="00ED6A22" w:rsidRDefault="00ED6A22" w:rsidP="00316915">
      <w:r>
        <w:t>Q</w:t>
      </w:r>
      <w:r w:rsidRPr="00C53BC5">
        <w:t>uá trình thực hiện cho thuộc tính errorBalanceOrig, các thuộc tính còn lại thực hiện tương tự</w:t>
      </w:r>
      <w:r>
        <w:t>, thu được kết quả như sau</w:t>
      </w:r>
      <w:r w:rsidR="00C2115E">
        <w:t>:</w:t>
      </w:r>
    </w:p>
    <w:p w14:paraId="6EDA7D8A" w14:textId="77777777" w:rsidR="00ED6A22" w:rsidRPr="00142412" w:rsidRDefault="00ED6A22" w:rsidP="00316915">
      <w:pPr>
        <w:rPr>
          <w:rFonts w:ascii="Courier New" w:eastAsia="Times New Roman" w:hAnsi="Courier New" w:cs="Courier New"/>
          <w:sz w:val="21"/>
          <w:szCs w:val="21"/>
          <w:shd w:val="clear" w:color="auto" w:fill="FFFFFF"/>
          <w:lang w:eastAsia="ja-JP"/>
        </w:rPr>
      </w:pPr>
      <w:r w:rsidRPr="00142412">
        <w:rPr>
          <w:rFonts w:ascii="Courier New" w:eastAsia="Times New Roman" w:hAnsi="Courier New" w:cs="Courier New"/>
          <w:sz w:val="21"/>
          <w:szCs w:val="21"/>
          <w:shd w:val="clear" w:color="auto" w:fill="FFFFFF"/>
          <w:lang w:eastAsia="ja-JP"/>
        </w:rPr>
        <w:t>Bách phân vị 25: 0.0 | Bách phân vị 75: 0.0</w:t>
      </w:r>
    </w:p>
    <w:p w14:paraId="4F0F0B1F" w14:textId="77777777" w:rsidR="00ED6A22" w:rsidRPr="00142412" w:rsidRDefault="00ED6A22" w:rsidP="00316915">
      <w:pPr>
        <w:rPr>
          <w:rFonts w:ascii="Courier New" w:eastAsia="Times New Roman" w:hAnsi="Courier New" w:cs="Courier New"/>
          <w:sz w:val="21"/>
          <w:szCs w:val="21"/>
          <w:shd w:val="clear" w:color="auto" w:fill="FFFFFF"/>
          <w:lang w:eastAsia="ja-JP"/>
        </w:rPr>
      </w:pPr>
      <w:r w:rsidRPr="00142412">
        <w:rPr>
          <w:rFonts w:ascii="Courier New" w:eastAsia="Times New Roman" w:hAnsi="Courier New" w:cs="Courier New"/>
          <w:sz w:val="21"/>
          <w:szCs w:val="21"/>
          <w:shd w:val="clear" w:color="auto" w:fill="FFFFFF"/>
          <w:lang w:eastAsia="ja-JP"/>
        </w:rPr>
        <w:t>iqr: 0.0</w:t>
      </w:r>
    </w:p>
    <w:p w14:paraId="0F2A84FF" w14:textId="77777777" w:rsidR="00ED6A22" w:rsidRPr="00142412" w:rsidRDefault="00ED6A22" w:rsidP="00316915">
      <w:pPr>
        <w:rPr>
          <w:rFonts w:ascii="Courier New" w:eastAsia="Times New Roman" w:hAnsi="Courier New" w:cs="Courier New"/>
          <w:sz w:val="21"/>
          <w:szCs w:val="21"/>
          <w:shd w:val="clear" w:color="auto" w:fill="FFFFFF"/>
          <w:lang w:eastAsia="ja-JP"/>
        </w:rPr>
      </w:pPr>
      <w:r w:rsidRPr="00142412">
        <w:rPr>
          <w:rFonts w:ascii="Courier New" w:eastAsia="Times New Roman" w:hAnsi="Courier New" w:cs="Courier New"/>
          <w:sz w:val="21"/>
          <w:szCs w:val="21"/>
          <w:shd w:val="clear" w:color="auto" w:fill="FFFFFF"/>
          <w:lang w:eastAsia="ja-JP"/>
        </w:rPr>
        <w:t>Biên dưới: 0.0</w:t>
      </w:r>
    </w:p>
    <w:p w14:paraId="6D3CF137" w14:textId="77777777" w:rsidR="00ED6A22" w:rsidRPr="00142412" w:rsidRDefault="00ED6A22" w:rsidP="00316915">
      <w:pPr>
        <w:rPr>
          <w:rFonts w:ascii="Courier New" w:eastAsia="Times New Roman" w:hAnsi="Courier New" w:cs="Courier New"/>
          <w:sz w:val="21"/>
          <w:szCs w:val="21"/>
          <w:shd w:val="clear" w:color="auto" w:fill="FFFFFF"/>
          <w:lang w:eastAsia="ja-JP"/>
        </w:rPr>
      </w:pPr>
      <w:r w:rsidRPr="00142412">
        <w:rPr>
          <w:rFonts w:ascii="Courier New" w:eastAsia="Times New Roman" w:hAnsi="Courier New" w:cs="Courier New"/>
          <w:sz w:val="21"/>
          <w:szCs w:val="21"/>
          <w:shd w:val="clear" w:color="auto" w:fill="FFFFFF"/>
          <w:lang w:eastAsia="ja-JP"/>
        </w:rPr>
        <w:t>Biên trên: 0.0</w:t>
      </w:r>
    </w:p>
    <w:p w14:paraId="55FECF3A" w14:textId="77777777" w:rsidR="00ED6A22" w:rsidRPr="00142412" w:rsidRDefault="00ED6A22" w:rsidP="00316915">
      <w:pPr>
        <w:rPr>
          <w:rFonts w:ascii="Courier New" w:eastAsia="Times New Roman" w:hAnsi="Courier New" w:cs="Courier New"/>
          <w:sz w:val="21"/>
          <w:szCs w:val="21"/>
          <w:shd w:val="clear" w:color="auto" w:fill="FFFFFF"/>
          <w:lang w:eastAsia="ja-JP"/>
        </w:rPr>
      </w:pPr>
      <w:r w:rsidRPr="00142412">
        <w:rPr>
          <w:rFonts w:ascii="Courier New" w:eastAsia="Times New Roman" w:hAnsi="Courier New" w:cs="Courier New"/>
          <w:sz w:val="21"/>
          <w:szCs w:val="21"/>
          <w:shd w:val="clear" w:color="auto" w:fill="FFFFFF"/>
          <w:lang w:eastAsia="ja-JP"/>
        </w:rPr>
        <w:lastRenderedPageBreak/>
        <w:t>Tính năng 'errorBalanceOrig' có giá trị ngoại vi cho trường hợp là giao dịch gian lận: 57</w:t>
      </w:r>
    </w:p>
    <w:p w14:paraId="5F574352" w14:textId="5F00405B" w:rsidR="00ED6A22" w:rsidRPr="00ED6A22" w:rsidRDefault="00ED6A22" w:rsidP="00316915">
      <w:r w:rsidRPr="00142412">
        <w:rPr>
          <w:sz w:val="21"/>
          <w:szCs w:val="21"/>
          <w:shd w:val="clear" w:color="auto" w:fill="FFFFFF"/>
        </w:rPr>
        <w:t>Giá trị ngoại vi:[3441041.46, -3.725290298461914e-09, 43728.5, 229909.57, 23292.3, 1395850.55, 10000000.0, -7.450580596923828e-09, 94372.61, 40611.22, 3171085.59, 181728.11, 149668.66, 4953893.08, 536624.41, 202978.65, 3.725290298461914e-09, 95428.32, 454859.39, 9585040.370000001, 85065.86, 122101.57, 1078013.76, -2.3283064365386963e-10, 416001.33, 277970.88, 9999999.999999998, 508782.2, 353874.22, 399045.0800000001, 577418.98, 3.725290298461914e-09, 2542664.27, 3.725290298461914e-09, 39713.28, 238295.11000000002, 234377.29, 4892193.09, 1.862645149230957e-09, 112280.88, 7.450580596923828e-09, 7316255.050000001, -3.725290298461914e-09, 291519.84, -1.862645149230957e-09, 3.725290298461914e-09, 407005.78, 128343.56000000001, 332729.54, 112486.46, 1933920.8, 10000000.0, 222048.71, 3.725290298461914e-09, 3576297.1, 5674547.89, 1343002.08]</w:t>
      </w:r>
    </w:p>
    <w:p w14:paraId="6C9987D5" w14:textId="41B75AFD" w:rsidR="00ED6A22" w:rsidRDefault="00ED6A22" w:rsidP="00316915">
      <w:pPr>
        <w:pStyle w:val="Heading5"/>
      </w:pPr>
      <w:bookmarkStart w:id="213" w:name="_Toc28691186"/>
      <w:bookmarkStart w:id="214" w:name="_Toc29794057"/>
      <w:r w:rsidRPr="00C53BC5">
        <w:t>Dữ liệu xử lý bằng phương pháp Oversampling</w:t>
      </w:r>
      <w:bookmarkEnd w:id="213"/>
      <w:bookmarkEnd w:id="214"/>
    </w:p>
    <w:p w14:paraId="0ADBA3D4" w14:textId="77777777" w:rsidR="00ED6A22" w:rsidRPr="00C53BC5" w:rsidRDefault="00ED6A22" w:rsidP="00316915">
      <w:r w:rsidRPr="00C53BC5">
        <w:t>Thực hiện tìm giá trị ngoại vi và loại bỏ giá trị ngoại vi của các thuộc tính errorBalanceOrig, errorBalanceDest, oldbalanceDest cho dữ liệu xử lý bằng phương pháp Oversampling.</w:t>
      </w:r>
    </w:p>
    <w:p w14:paraId="322A7A3F" w14:textId="23EEE393" w:rsidR="00ED6A22" w:rsidRPr="00ED6A22" w:rsidRDefault="00ED6A22" w:rsidP="00316915">
      <w:r>
        <w:t>Tương tự như thực hiện đối với bộ dữ liệu xử lý bằng Undersampling, chi tiết quá trình thực hiện và kết quả cho các thuộc tính tham khảo phần phụ lục.</w:t>
      </w:r>
    </w:p>
    <w:p w14:paraId="2A3B6AFE" w14:textId="77777777" w:rsidR="00A53052" w:rsidRPr="00C53BC5" w:rsidRDefault="00A53052" w:rsidP="00316915">
      <w:pPr>
        <w:pStyle w:val="Heading4"/>
      </w:pPr>
      <w:bookmarkStart w:id="215" w:name="_Toc28691230"/>
      <w:bookmarkStart w:id="216" w:name="_Toc29794058"/>
      <w:r w:rsidRPr="00C53BC5">
        <w:t>Phân phối sau khi loại bỏ giá trị ngoại vi</w:t>
      </w:r>
      <w:bookmarkEnd w:id="215"/>
      <w:bookmarkEnd w:id="216"/>
    </w:p>
    <w:p w14:paraId="43217C14" w14:textId="77777777" w:rsidR="00A53052" w:rsidRPr="00C53BC5" w:rsidRDefault="00A53052" w:rsidP="00316915">
      <w:pPr>
        <w:pStyle w:val="Heading5"/>
      </w:pPr>
      <w:bookmarkStart w:id="217" w:name="_Toc28691231"/>
      <w:bookmarkStart w:id="218" w:name="_Toc29794059"/>
      <w:r w:rsidRPr="00C53BC5">
        <w:t>Dữ liệu xử lý bằng phương pháp Undersampling</w:t>
      </w:r>
      <w:bookmarkEnd w:id="217"/>
      <w:bookmarkEnd w:id="218"/>
    </w:p>
    <w:p w14:paraId="2244CB15" w14:textId="7FA4DD1A" w:rsidR="0039311D" w:rsidRPr="00C53BC5" w:rsidRDefault="0039311D" w:rsidP="00316915">
      <w:r w:rsidRPr="00C53BC5">
        <w:t>Hình 4.2</w:t>
      </w:r>
      <w:r w:rsidR="009E31F8">
        <w:t>1</w:t>
      </w:r>
      <w:r w:rsidRPr="00C53BC5">
        <w:t xml:space="preserve"> cho thấy phân phối của dữ liệu xử lý cân bằng dùng Undersampling:</w:t>
      </w:r>
    </w:p>
    <w:p w14:paraId="67123298" w14:textId="3B053B61" w:rsidR="00ED6A22" w:rsidRDefault="0039311D" w:rsidP="00316915">
      <w:r w:rsidRPr="00C53BC5">
        <w:rPr>
          <w:noProof/>
        </w:rPr>
        <w:drawing>
          <wp:inline distT="0" distB="0" distL="0" distR="0" wp14:anchorId="10824B07" wp14:editId="71850F93">
            <wp:extent cx="5579746" cy="1908810"/>
            <wp:effectExtent l="0" t="0" r="1905" b="0"/>
            <wp:docPr id="10423212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1">
                      <a:extLst>
                        <a:ext uri="{28A0092B-C50C-407E-A947-70E740481C1C}">
                          <a14:useLocalDpi xmlns:a14="http://schemas.microsoft.com/office/drawing/2010/main" val="0"/>
                        </a:ext>
                      </a:extLst>
                    </a:blip>
                    <a:stretch>
                      <a:fillRect/>
                    </a:stretch>
                  </pic:blipFill>
                  <pic:spPr>
                    <a:xfrm>
                      <a:off x="0" y="0"/>
                      <a:ext cx="5579746" cy="1908810"/>
                    </a:xfrm>
                    <a:prstGeom prst="rect">
                      <a:avLst/>
                    </a:prstGeom>
                  </pic:spPr>
                </pic:pic>
              </a:graphicData>
            </a:graphic>
          </wp:inline>
        </w:drawing>
      </w:r>
    </w:p>
    <w:p w14:paraId="52C3DB38" w14:textId="77EFC21D" w:rsidR="0039311D" w:rsidRPr="00ED6A22" w:rsidRDefault="0039311D" w:rsidP="00CB1937">
      <w:pPr>
        <w:pStyle w:val="Caption"/>
      </w:pPr>
      <w:r>
        <w:tab/>
      </w:r>
      <w:bookmarkStart w:id="219" w:name="_Toc29794212"/>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21</w:t>
      </w:r>
      <w:r w:rsidR="00192599">
        <w:rPr>
          <w:noProof/>
        </w:rPr>
        <w:fldChar w:fldCharType="end"/>
      </w:r>
      <w:r>
        <w:t xml:space="preserve">. </w:t>
      </w:r>
      <w:r w:rsidRPr="00C53BC5">
        <w:t>Hình phân phối của bộ dữ liệu xử lý cân bằng dùng Undersampling</w:t>
      </w:r>
      <w:bookmarkEnd w:id="219"/>
    </w:p>
    <w:p w14:paraId="09DAD34C" w14:textId="75EAA08D" w:rsidR="0039311D" w:rsidRDefault="0039311D" w:rsidP="00316915">
      <w:pPr>
        <w:pStyle w:val="Heading5"/>
      </w:pPr>
      <w:bookmarkStart w:id="220" w:name="_Toc28691232"/>
      <w:bookmarkStart w:id="221" w:name="_Toc29794060"/>
      <w:r w:rsidRPr="00C53BC5">
        <w:lastRenderedPageBreak/>
        <w:t>Dữ liệu xử lý bằng phương pháp Oversampling</w:t>
      </w:r>
      <w:bookmarkEnd w:id="220"/>
      <w:bookmarkEnd w:id="221"/>
    </w:p>
    <w:p w14:paraId="538991A7" w14:textId="0AD645CC" w:rsidR="0039311D" w:rsidRPr="00C53BC5" w:rsidRDefault="0039311D" w:rsidP="00316915">
      <w:r w:rsidRPr="00C53BC5">
        <w:t>Hình 4.2</w:t>
      </w:r>
      <w:r w:rsidR="009E31F8">
        <w:t xml:space="preserve">2 </w:t>
      </w:r>
      <w:r w:rsidRPr="00C53BC5">
        <w:t>cho thấy phân phối của dữ liệu xử lý cân bằng dùng Oversampling:</w:t>
      </w:r>
    </w:p>
    <w:p w14:paraId="5FA59AD8" w14:textId="77777777" w:rsidR="0039311D" w:rsidRPr="00C53BC5" w:rsidRDefault="0039311D" w:rsidP="00316915">
      <w:r w:rsidRPr="00C53BC5">
        <w:rPr>
          <w:noProof/>
        </w:rPr>
        <w:drawing>
          <wp:inline distT="0" distB="0" distL="0" distR="0" wp14:anchorId="6F322EE0" wp14:editId="733D427B">
            <wp:extent cx="5579746" cy="1907540"/>
            <wp:effectExtent l="0" t="0" r="1905" b="0"/>
            <wp:docPr id="1661637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5579746" cy="1907540"/>
                    </a:xfrm>
                    <a:prstGeom prst="rect">
                      <a:avLst/>
                    </a:prstGeom>
                  </pic:spPr>
                </pic:pic>
              </a:graphicData>
            </a:graphic>
          </wp:inline>
        </w:drawing>
      </w:r>
    </w:p>
    <w:p w14:paraId="3F4112A3" w14:textId="67005676" w:rsidR="0039311D" w:rsidRPr="0039311D" w:rsidRDefault="0039311D" w:rsidP="00CB1937">
      <w:pPr>
        <w:pStyle w:val="Caption"/>
      </w:pPr>
      <w:bookmarkStart w:id="222" w:name="_Toc29794213"/>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22</w:t>
      </w:r>
      <w:r w:rsidR="00192599">
        <w:rPr>
          <w:noProof/>
        </w:rPr>
        <w:fldChar w:fldCharType="end"/>
      </w:r>
      <w:r>
        <w:t xml:space="preserve">. </w:t>
      </w:r>
      <w:r w:rsidRPr="00C53BC5">
        <w:t>Bảng phân phối của bộ dữ liệu xử lý cân bằng dùng Oversampling</w:t>
      </w:r>
      <w:bookmarkEnd w:id="222"/>
    </w:p>
    <w:p w14:paraId="0AFE6950" w14:textId="376A2BD3" w:rsidR="00ED6A22" w:rsidRDefault="0039311D" w:rsidP="00316915">
      <w:pPr>
        <w:pStyle w:val="Heading3"/>
      </w:pPr>
      <w:bookmarkStart w:id="223" w:name="_Toc29794061"/>
      <w:r>
        <w:t>Lưu dữ liệu sau khi thực hiện cân bằng dữ liệu</w:t>
      </w:r>
      <w:bookmarkEnd w:id="223"/>
    </w:p>
    <w:p w14:paraId="2F54542F" w14:textId="6B4CFA00" w:rsidR="0039311D" w:rsidRPr="00C53BC5" w:rsidRDefault="0039311D" w:rsidP="00316915">
      <w:r w:rsidRPr="00C53BC5">
        <w:t>Tiến hành lưu dữ liệu sau khi thực hiện cân bằng dữ liệu bằng ba phương pháp trên, dữ liệu này được sử dụng để huấn luyện (train)</w:t>
      </w:r>
      <w:r w:rsidR="00C6209E">
        <w:t xml:space="preserve"> (chi tiết lệnh xem phần phụ lục)</w:t>
      </w:r>
      <w:r w:rsidR="00F76893">
        <w:t>.</w:t>
      </w:r>
    </w:p>
    <w:p w14:paraId="512E513C" w14:textId="529A5EC6" w:rsidR="0039311D" w:rsidRPr="00C53BC5" w:rsidRDefault="0039311D" w:rsidP="00316915">
      <w:r w:rsidRPr="00C53BC5">
        <w:t xml:space="preserve">Sau đó ta tiến hành thực hiện các bước sau: </w:t>
      </w:r>
    </w:p>
    <w:p w14:paraId="78EF538B" w14:textId="77777777" w:rsidR="0039311D" w:rsidRPr="00C53BC5" w:rsidRDefault="0039311D" w:rsidP="00316915">
      <w:pPr>
        <w:pStyle w:val="ListParagraph"/>
        <w:numPr>
          <w:ilvl w:val="0"/>
          <w:numId w:val="74"/>
        </w:numPr>
      </w:pPr>
      <w:r w:rsidRPr="00C53BC5">
        <w:t>Tách các thuộc tính độc lập và phụ thuộc ra.</w:t>
      </w:r>
    </w:p>
    <w:p w14:paraId="1064F927" w14:textId="77777777" w:rsidR="0039311D" w:rsidRPr="00C53BC5" w:rsidRDefault="0039311D" w:rsidP="00316915">
      <w:pPr>
        <w:pStyle w:val="ListParagraph"/>
        <w:numPr>
          <w:ilvl w:val="0"/>
          <w:numId w:val="74"/>
        </w:numPr>
      </w:pPr>
      <w:r w:rsidRPr="00C53BC5">
        <w:t>Chia tập dữ liệu thành 2 phần: train và test với tỷ lệ 80% : 20%.</w:t>
      </w:r>
    </w:p>
    <w:p w14:paraId="0CB7182D" w14:textId="77777777" w:rsidR="0039311D" w:rsidRDefault="0039311D" w:rsidP="00316915">
      <w:pPr>
        <w:pStyle w:val="ListParagraph"/>
        <w:numPr>
          <w:ilvl w:val="0"/>
          <w:numId w:val="74"/>
        </w:numPr>
      </w:pPr>
      <w:r w:rsidRPr="00C53BC5">
        <w:t>Chuyển các giá trị thành một mảng để đưa vào các thuật toán (thuật toán XGBoost không cần thực hiện bước này).</w:t>
      </w:r>
    </w:p>
    <w:p w14:paraId="0AFA669E" w14:textId="0FF87F9C" w:rsidR="00F71964" w:rsidRPr="00F71964" w:rsidRDefault="00F71964" w:rsidP="00316915">
      <w:pPr>
        <w:pStyle w:val="Heading3"/>
        <w:rPr>
          <w:rFonts w:cs="Times New Roman"/>
        </w:rPr>
      </w:pPr>
      <w:bookmarkStart w:id="224" w:name="_Toc29794062"/>
      <w:r w:rsidRPr="00142412">
        <w:rPr>
          <w:rFonts w:cs="Times New Roman"/>
        </w:rPr>
        <w:t>Mô hình phát hiện bất thường sử dụng thuật toán Random forest</w:t>
      </w:r>
      <w:bookmarkEnd w:id="224"/>
    </w:p>
    <w:p w14:paraId="5833EF6A" w14:textId="3372E9EF" w:rsidR="006C614F" w:rsidRPr="006C614F" w:rsidRDefault="0039311D" w:rsidP="00316915">
      <w:pPr>
        <w:pStyle w:val="Heading4"/>
      </w:pPr>
      <w:bookmarkStart w:id="225" w:name="_Toc28691236"/>
      <w:bookmarkStart w:id="226" w:name="_Toc29794063"/>
      <w:r w:rsidRPr="00C53BC5">
        <w:t>Với bộ dữ liệu chưa xử lý mất cân bằng</w:t>
      </w:r>
      <w:bookmarkEnd w:id="225"/>
      <w:bookmarkEnd w:id="226"/>
    </w:p>
    <w:p w14:paraId="1E8D2FF1" w14:textId="541F18BA" w:rsidR="008C10EE" w:rsidRPr="001D79EC" w:rsidRDefault="0039311D" w:rsidP="00316915">
      <w:r w:rsidRPr="00C53BC5">
        <w:t>Thực hiện tách dữ liệu thành hai tập: tập train và test, sau đó sử dụng xác thực chéo trên tập train để điều chỉnh các tham số</w:t>
      </w:r>
      <w:r w:rsidR="001D79EC">
        <w:t>, s</w:t>
      </w:r>
      <w:r w:rsidR="008C10EE">
        <w:t>ố lượng các giao dịch của mỗi phân lớp theo thuộc tính isFraud trong trường hợp bộ dữ liệu chưa được xử lý cân bằng được liệt kê theo bảng sau:</w:t>
      </w:r>
    </w:p>
    <w:p w14:paraId="23729FD9" w14:textId="77777777" w:rsidR="004E0AD3" w:rsidRDefault="004E0AD3" w:rsidP="00316915">
      <w:pPr>
        <w:rPr>
          <w:rFonts w:cs="Times New Roman"/>
          <w:szCs w:val="26"/>
        </w:rPr>
      </w:pPr>
      <w:r>
        <w:br w:type="page"/>
      </w:r>
    </w:p>
    <w:p w14:paraId="2FD0AA34" w14:textId="19C7B431" w:rsidR="008C10EE" w:rsidRPr="008C10EE" w:rsidRDefault="0039311D" w:rsidP="00CB1937">
      <w:pPr>
        <w:pStyle w:val="Caption"/>
      </w:pPr>
      <w:bookmarkStart w:id="227" w:name="_Toc29794259"/>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8</w:t>
      </w:r>
      <w:r w:rsidR="00192599">
        <w:rPr>
          <w:noProof/>
        </w:rPr>
        <w:fldChar w:fldCharType="end"/>
      </w:r>
      <w:r>
        <w:t xml:space="preserve">. </w:t>
      </w:r>
      <w:r w:rsidRPr="00C53BC5">
        <w:t>Thống kê số lượng của mỗi giá trị ở thuộc tính isFraud</w:t>
      </w:r>
      <w:r w:rsidR="00F25628">
        <w:t xml:space="preserve"> theo bộ dữ liệu</w:t>
      </w:r>
      <w:bookmarkEnd w:id="227"/>
    </w:p>
    <w:tbl>
      <w:tblPr>
        <w:tblStyle w:val="TableGrid"/>
        <w:tblW w:w="0" w:type="auto"/>
        <w:tblLook w:val="04A0" w:firstRow="1" w:lastRow="0" w:firstColumn="1" w:lastColumn="0" w:noHBand="0" w:noVBand="1"/>
      </w:tblPr>
      <w:tblGrid>
        <w:gridCol w:w="1818"/>
        <w:gridCol w:w="1863"/>
        <w:gridCol w:w="2693"/>
        <w:gridCol w:w="2404"/>
      </w:tblGrid>
      <w:tr w:rsidR="00A31749" w:rsidRPr="001B7FBE" w14:paraId="27F40BE4" w14:textId="77777777" w:rsidTr="00F12498">
        <w:tc>
          <w:tcPr>
            <w:tcW w:w="1818" w:type="dxa"/>
            <w:vMerge w:val="restart"/>
            <w:vAlign w:val="center"/>
          </w:tcPr>
          <w:p w14:paraId="0C97C6F8" w14:textId="77777777" w:rsidR="00A31749" w:rsidRPr="001B7FBE" w:rsidRDefault="00A3174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1863" w:type="dxa"/>
            <w:vMerge w:val="restart"/>
            <w:vAlign w:val="center"/>
          </w:tcPr>
          <w:p w14:paraId="35B8D6F6" w14:textId="4F6B2271" w:rsidR="00A31749" w:rsidRPr="001B7FBE" w:rsidRDefault="00400BBB"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00A31749" w:rsidRPr="001B7FBE">
              <w:rPr>
                <w:rFonts w:ascii="Times New Roman" w:hAnsi="Times New Roman" w:cs="Times New Roman"/>
                <w:b/>
                <w:bCs/>
                <w:sz w:val="26"/>
                <w:szCs w:val="26"/>
              </w:rPr>
              <w:t xml:space="preserve"> dữ liệu</w:t>
            </w:r>
          </w:p>
        </w:tc>
        <w:tc>
          <w:tcPr>
            <w:tcW w:w="5097" w:type="dxa"/>
            <w:gridSpan w:val="2"/>
            <w:vAlign w:val="center"/>
          </w:tcPr>
          <w:p w14:paraId="0F1B5E0F" w14:textId="77777777" w:rsidR="00A31749" w:rsidRPr="001B7FBE" w:rsidRDefault="00A3174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Số lượng của mỗi phân lớp của thuộc tính isFraud</w:t>
            </w:r>
          </w:p>
        </w:tc>
      </w:tr>
      <w:tr w:rsidR="00A31749" w:rsidRPr="001B7FBE" w14:paraId="05399AB3" w14:textId="77777777" w:rsidTr="00F12498">
        <w:tc>
          <w:tcPr>
            <w:tcW w:w="1818" w:type="dxa"/>
            <w:vMerge/>
            <w:vAlign w:val="center"/>
          </w:tcPr>
          <w:p w14:paraId="5878E445" w14:textId="77777777" w:rsidR="00A31749" w:rsidRPr="001B7FBE" w:rsidRDefault="00A31749" w:rsidP="00316915">
            <w:pPr>
              <w:spacing w:line="360" w:lineRule="auto"/>
              <w:jc w:val="center"/>
              <w:rPr>
                <w:rFonts w:ascii="Times New Roman" w:hAnsi="Times New Roman" w:cs="Times New Roman"/>
                <w:b/>
                <w:bCs/>
                <w:sz w:val="26"/>
                <w:szCs w:val="26"/>
              </w:rPr>
            </w:pPr>
          </w:p>
        </w:tc>
        <w:tc>
          <w:tcPr>
            <w:tcW w:w="1863" w:type="dxa"/>
            <w:vMerge/>
            <w:vAlign w:val="center"/>
          </w:tcPr>
          <w:p w14:paraId="30DA1EFB" w14:textId="77777777" w:rsidR="00A31749" w:rsidRPr="001B7FBE" w:rsidRDefault="00A31749" w:rsidP="00316915">
            <w:pPr>
              <w:spacing w:line="360" w:lineRule="auto"/>
              <w:jc w:val="center"/>
              <w:rPr>
                <w:rFonts w:ascii="Times New Roman" w:hAnsi="Times New Roman" w:cs="Times New Roman"/>
                <w:b/>
                <w:bCs/>
                <w:sz w:val="26"/>
                <w:szCs w:val="26"/>
              </w:rPr>
            </w:pPr>
          </w:p>
        </w:tc>
        <w:tc>
          <w:tcPr>
            <w:tcW w:w="2693" w:type="dxa"/>
            <w:vAlign w:val="center"/>
          </w:tcPr>
          <w:p w14:paraId="3AE35CF3" w14:textId="77777777" w:rsidR="00A31749" w:rsidRPr="001B7FBE" w:rsidRDefault="00A3174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0 (giao dịch bình thường)</w:t>
            </w:r>
          </w:p>
        </w:tc>
        <w:tc>
          <w:tcPr>
            <w:tcW w:w="2404" w:type="dxa"/>
            <w:vAlign w:val="center"/>
          </w:tcPr>
          <w:p w14:paraId="3F71A0FB" w14:textId="77777777" w:rsidR="00A31749" w:rsidRPr="001B7FBE" w:rsidRDefault="00A3174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1 (giao dịch bất thường)</w:t>
            </w:r>
          </w:p>
        </w:tc>
      </w:tr>
      <w:tr w:rsidR="00A31749" w:rsidRPr="001B7FBE" w14:paraId="463E6F66" w14:textId="77777777" w:rsidTr="00F12498">
        <w:tc>
          <w:tcPr>
            <w:tcW w:w="1818" w:type="dxa"/>
            <w:vMerge w:val="restart"/>
          </w:tcPr>
          <w:p w14:paraId="0DF06C85" w14:textId="77777777" w:rsidR="00A31749" w:rsidRDefault="00A3174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 xml:space="preserve">Chưa xử lý </w:t>
            </w:r>
          </w:p>
          <w:p w14:paraId="5B7FD33A" w14:textId="77777777" w:rsidR="00A31749" w:rsidRPr="001B7FBE" w:rsidRDefault="00A3174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cân bằng</w:t>
            </w:r>
          </w:p>
        </w:tc>
        <w:tc>
          <w:tcPr>
            <w:tcW w:w="1863" w:type="dxa"/>
          </w:tcPr>
          <w:p w14:paraId="51D738A7" w14:textId="78511CC1" w:rsidR="00A31749" w:rsidRPr="001B7FBE" w:rsidRDefault="00A3174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sidR="00AC5C4A">
              <w:rPr>
                <w:rFonts w:ascii="Times New Roman" w:hAnsi="Times New Roman" w:cs="Times New Roman"/>
                <w:sz w:val="26"/>
                <w:szCs w:val="26"/>
              </w:rPr>
              <w:t xml:space="preserve"> </w:t>
            </w:r>
          </w:p>
        </w:tc>
        <w:tc>
          <w:tcPr>
            <w:tcW w:w="2693" w:type="dxa"/>
          </w:tcPr>
          <w:p w14:paraId="48A53DAD" w14:textId="77777777" w:rsidR="00A31749" w:rsidRPr="001B7FBE" w:rsidRDefault="00A31749" w:rsidP="00316915">
            <w:pPr>
              <w:spacing w:line="360" w:lineRule="auto"/>
              <w:jc w:val="right"/>
              <w:rPr>
                <w:rFonts w:ascii="Times New Roman" w:hAnsi="Times New Roman" w:cs="Times New Roman"/>
                <w:sz w:val="26"/>
                <w:szCs w:val="26"/>
              </w:rPr>
            </w:pPr>
            <w:r w:rsidRPr="001B7FBE">
              <w:rPr>
                <w:rFonts w:ascii="Times New Roman" w:hAnsi="Times New Roman" w:cs="Times New Roman"/>
                <w:sz w:val="26"/>
                <w:szCs w:val="26"/>
              </w:rPr>
              <w:t>2762196</w:t>
            </w:r>
          </w:p>
        </w:tc>
        <w:tc>
          <w:tcPr>
            <w:tcW w:w="2404" w:type="dxa"/>
          </w:tcPr>
          <w:p w14:paraId="063BFBFB" w14:textId="77777777" w:rsidR="00A31749" w:rsidRPr="001B7FBE" w:rsidRDefault="00A31749" w:rsidP="00316915">
            <w:pPr>
              <w:spacing w:line="360" w:lineRule="auto"/>
              <w:jc w:val="right"/>
              <w:rPr>
                <w:rFonts w:ascii="Times New Roman" w:hAnsi="Times New Roman" w:cs="Times New Roman"/>
                <w:sz w:val="26"/>
                <w:szCs w:val="26"/>
              </w:rPr>
            </w:pPr>
            <w:r w:rsidRPr="001B7FBE">
              <w:rPr>
                <w:rFonts w:ascii="Times New Roman" w:hAnsi="Times New Roman" w:cs="Times New Roman"/>
                <w:sz w:val="26"/>
                <w:szCs w:val="26"/>
              </w:rPr>
              <w:t>8213</w:t>
            </w:r>
          </w:p>
        </w:tc>
      </w:tr>
      <w:tr w:rsidR="00A31749" w:rsidRPr="001B7FBE" w14:paraId="1A2789C4" w14:textId="77777777" w:rsidTr="00F12498">
        <w:tc>
          <w:tcPr>
            <w:tcW w:w="1818" w:type="dxa"/>
            <w:vMerge/>
          </w:tcPr>
          <w:p w14:paraId="64448421" w14:textId="77777777" w:rsidR="00A31749" w:rsidRPr="001B7FBE" w:rsidRDefault="00A31749" w:rsidP="00316915">
            <w:pPr>
              <w:spacing w:line="360" w:lineRule="auto"/>
              <w:rPr>
                <w:rFonts w:ascii="Times New Roman" w:hAnsi="Times New Roman" w:cs="Times New Roman"/>
                <w:sz w:val="26"/>
                <w:szCs w:val="26"/>
              </w:rPr>
            </w:pPr>
          </w:p>
        </w:tc>
        <w:tc>
          <w:tcPr>
            <w:tcW w:w="1863" w:type="dxa"/>
          </w:tcPr>
          <w:p w14:paraId="338DCB4B" w14:textId="77777777" w:rsidR="00A31749" w:rsidRPr="001B7FBE" w:rsidRDefault="00A3174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693" w:type="dxa"/>
          </w:tcPr>
          <w:p w14:paraId="61BCC5E6" w14:textId="77777777" w:rsidR="00A31749" w:rsidRPr="001B7FBE" w:rsidRDefault="00A31749" w:rsidP="00316915">
            <w:pPr>
              <w:spacing w:line="360" w:lineRule="auto"/>
              <w:jc w:val="right"/>
              <w:rPr>
                <w:rFonts w:ascii="Times New Roman" w:hAnsi="Times New Roman" w:cs="Times New Roman"/>
                <w:sz w:val="26"/>
                <w:szCs w:val="26"/>
              </w:rPr>
            </w:pPr>
            <w:r w:rsidRPr="001B7FBE">
              <w:rPr>
                <w:rFonts w:ascii="Times New Roman" w:hAnsi="Times New Roman" w:cs="Times New Roman"/>
                <w:sz w:val="26"/>
                <w:szCs w:val="26"/>
              </w:rPr>
              <w:t>2209757</w:t>
            </w:r>
          </w:p>
        </w:tc>
        <w:tc>
          <w:tcPr>
            <w:tcW w:w="2404" w:type="dxa"/>
          </w:tcPr>
          <w:p w14:paraId="2200F79A" w14:textId="77777777" w:rsidR="00A31749" w:rsidRPr="001B7FBE" w:rsidRDefault="00A31749" w:rsidP="00316915">
            <w:pPr>
              <w:spacing w:line="360" w:lineRule="auto"/>
              <w:jc w:val="right"/>
              <w:rPr>
                <w:rFonts w:ascii="Times New Roman" w:hAnsi="Times New Roman" w:cs="Times New Roman"/>
                <w:sz w:val="26"/>
                <w:szCs w:val="26"/>
              </w:rPr>
            </w:pPr>
            <w:r w:rsidRPr="001B7FBE">
              <w:rPr>
                <w:rFonts w:ascii="Times New Roman" w:hAnsi="Times New Roman" w:cs="Times New Roman"/>
                <w:sz w:val="26"/>
                <w:szCs w:val="26"/>
              </w:rPr>
              <w:t>6570</w:t>
            </w:r>
          </w:p>
        </w:tc>
      </w:tr>
      <w:tr w:rsidR="00A31749" w:rsidRPr="001B7FBE" w14:paraId="4E8B09B6" w14:textId="77777777" w:rsidTr="00F12498">
        <w:tc>
          <w:tcPr>
            <w:tcW w:w="1818" w:type="dxa"/>
            <w:vMerge/>
          </w:tcPr>
          <w:p w14:paraId="79DCEE3B" w14:textId="77777777" w:rsidR="00A31749" w:rsidRPr="001B7FBE" w:rsidRDefault="00A31749" w:rsidP="00316915">
            <w:pPr>
              <w:spacing w:line="360" w:lineRule="auto"/>
              <w:rPr>
                <w:rFonts w:ascii="Times New Roman" w:hAnsi="Times New Roman" w:cs="Times New Roman"/>
                <w:sz w:val="26"/>
                <w:szCs w:val="26"/>
              </w:rPr>
            </w:pPr>
          </w:p>
        </w:tc>
        <w:tc>
          <w:tcPr>
            <w:tcW w:w="1863" w:type="dxa"/>
          </w:tcPr>
          <w:p w14:paraId="2BAC38F5" w14:textId="77777777" w:rsidR="00A31749" w:rsidRPr="001B7FBE" w:rsidRDefault="00A3174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693" w:type="dxa"/>
          </w:tcPr>
          <w:p w14:paraId="0911DBA9" w14:textId="77777777" w:rsidR="00A31749" w:rsidRPr="001B7FBE" w:rsidRDefault="00A31749" w:rsidP="00316915">
            <w:pPr>
              <w:spacing w:line="360" w:lineRule="auto"/>
              <w:jc w:val="right"/>
              <w:rPr>
                <w:rFonts w:ascii="Times New Roman" w:hAnsi="Times New Roman" w:cs="Times New Roman"/>
                <w:sz w:val="26"/>
                <w:szCs w:val="26"/>
              </w:rPr>
            </w:pPr>
            <w:r w:rsidRPr="001B7FBE">
              <w:rPr>
                <w:rFonts w:ascii="Times New Roman" w:hAnsi="Times New Roman" w:cs="Times New Roman"/>
                <w:sz w:val="26"/>
                <w:szCs w:val="26"/>
              </w:rPr>
              <w:t>552439</w:t>
            </w:r>
          </w:p>
        </w:tc>
        <w:tc>
          <w:tcPr>
            <w:tcW w:w="2404" w:type="dxa"/>
          </w:tcPr>
          <w:p w14:paraId="0D248EE8" w14:textId="77777777" w:rsidR="00A31749" w:rsidRPr="001B7FBE" w:rsidRDefault="00A31749" w:rsidP="00316915">
            <w:pPr>
              <w:spacing w:line="360" w:lineRule="auto"/>
              <w:jc w:val="right"/>
              <w:rPr>
                <w:rFonts w:ascii="Times New Roman" w:hAnsi="Times New Roman" w:cs="Times New Roman"/>
                <w:sz w:val="26"/>
                <w:szCs w:val="26"/>
              </w:rPr>
            </w:pPr>
            <w:r w:rsidRPr="001B7FBE">
              <w:rPr>
                <w:rFonts w:ascii="Times New Roman" w:hAnsi="Times New Roman" w:cs="Times New Roman"/>
                <w:sz w:val="26"/>
                <w:szCs w:val="26"/>
              </w:rPr>
              <w:t>1643</w:t>
            </w:r>
          </w:p>
        </w:tc>
      </w:tr>
    </w:tbl>
    <w:p w14:paraId="7A25F364" w14:textId="575BC3CB" w:rsidR="0039311D" w:rsidRPr="00142412" w:rsidRDefault="0039311D" w:rsidP="00316915">
      <w:pPr>
        <w:spacing w:before="240"/>
      </w:pPr>
      <w:r w:rsidRPr="00C53BC5">
        <w:t xml:space="preserve">Ta tiến hành chạy mô hình bằng thuật toán Random forest cho bộ dữ liệu, sử dụng 3 fold-cross validation, ta có kết quả được cho theo bảng dưới </w:t>
      </w:r>
      <w:r w:rsidR="00AE6D2F">
        <w:t>đây</w:t>
      </w:r>
      <w:r w:rsidR="00740306">
        <w:t xml:space="preserve"> (chi tiết xem phần phụ lục)</w:t>
      </w:r>
      <w:r w:rsidR="00AE6D2F">
        <w:t>:</w:t>
      </w:r>
    </w:p>
    <w:p w14:paraId="46B25D8C" w14:textId="1C35F4D4" w:rsidR="0039311D" w:rsidRDefault="0039311D" w:rsidP="00CB1937">
      <w:pPr>
        <w:pStyle w:val="Caption"/>
      </w:pPr>
      <w:bookmarkStart w:id="228" w:name="_Toc29794260"/>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w:instrText>
      </w:r>
      <w:r w:rsidR="00192599">
        <w:instrText xml:space="preserve">\* ARABIC \s 1 </w:instrText>
      </w:r>
      <w:r w:rsidR="00192599">
        <w:fldChar w:fldCharType="separate"/>
      </w:r>
      <w:r w:rsidR="003A68B0">
        <w:rPr>
          <w:noProof/>
        </w:rPr>
        <w:t>9</w:t>
      </w:r>
      <w:r w:rsidR="00192599">
        <w:rPr>
          <w:noProof/>
        </w:rPr>
        <w:fldChar w:fldCharType="end"/>
      </w:r>
      <w:r>
        <w:t>. K</w:t>
      </w:r>
      <w:r w:rsidRPr="00C53BC5">
        <w:t>ết quả sau khi chạy thuật toán Random forest đối với bộ dữ liệu chưa cân bằng</w:t>
      </w:r>
      <w:bookmarkEnd w:id="228"/>
    </w:p>
    <w:tbl>
      <w:tblPr>
        <w:tblStyle w:val="TableGrid"/>
        <w:tblW w:w="0" w:type="auto"/>
        <w:tblLook w:val="04A0" w:firstRow="1" w:lastRow="0" w:firstColumn="1" w:lastColumn="0" w:noHBand="0" w:noVBand="1"/>
      </w:tblPr>
      <w:tblGrid>
        <w:gridCol w:w="1079"/>
        <w:gridCol w:w="1720"/>
        <w:gridCol w:w="1720"/>
        <w:gridCol w:w="1572"/>
        <w:gridCol w:w="1496"/>
        <w:gridCol w:w="1191"/>
      </w:tblGrid>
      <w:tr w:rsidR="0039311D" w:rsidRPr="0039311D" w14:paraId="0831E878" w14:textId="77777777" w:rsidTr="00F12498">
        <w:tc>
          <w:tcPr>
            <w:tcW w:w="1079" w:type="dxa"/>
          </w:tcPr>
          <w:p w14:paraId="6CB60E8B" w14:textId="77777777" w:rsidR="0039311D" w:rsidRPr="0039311D" w:rsidRDefault="0039311D" w:rsidP="00316915">
            <w:pPr>
              <w:spacing w:line="360" w:lineRule="auto"/>
              <w:jc w:val="center"/>
              <w:rPr>
                <w:rFonts w:ascii="Times New Roman" w:hAnsi="Times New Roman" w:cs="Times New Roman"/>
                <w:b/>
                <w:bCs/>
                <w:sz w:val="26"/>
                <w:szCs w:val="26"/>
              </w:rPr>
            </w:pPr>
            <w:r w:rsidRPr="0039311D">
              <w:rPr>
                <w:rFonts w:ascii="Times New Roman" w:hAnsi="Times New Roman" w:cs="Times New Roman"/>
                <w:b/>
                <w:bCs/>
                <w:sz w:val="26"/>
                <w:szCs w:val="26"/>
              </w:rPr>
              <w:t>Lần chạy</w:t>
            </w:r>
          </w:p>
        </w:tc>
        <w:tc>
          <w:tcPr>
            <w:tcW w:w="1720" w:type="dxa"/>
          </w:tcPr>
          <w:p w14:paraId="1F58DD4A" w14:textId="77777777" w:rsidR="0039311D" w:rsidRPr="0039311D" w:rsidRDefault="0039311D" w:rsidP="00316915">
            <w:pPr>
              <w:spacing w:line="360" w:lineRule="auto"/>
              <w:jc w:val="center"/>
              <w:rPr>
                <w:rFonts w:ascii="Times New Roman" w:hAnsi="Times New Roman" w:cs="Times New Roman"/>
                <w:b/>
                <w:bCs/>
                <w:sz w:val="26"/>
                <w:szCs w:val="26"/>
              </w:rPr>
            </w:pPr>
            <w:r w:rsidRPr="0039311D">
              <w:rPr>
                <w:rFonts w:ascii="Times New Roman" w:hAnsi="Times New Roman" w:cs="Times New Roman"/>
                <w:b/>
                <w:bCs/>
                <w:sz w:val="26"/>
                <w:szCs w:val="26"/>
              </w:rPr>
              <w:t>Độ chính xác trên tập train</w:t>
            </w:r>
          </w:p>
        </w:tc>
        <w:tc>
          <w:tcPr>
            <w:tcW w:w="1720" w:type="dxa"/>
          </w:tcPr>
          <w:p w14:paraId="2F2E1DDA" w14:textId="77777777" w:rsidR="0039311D" w:rsidRPr="0039311D" w:rsidRDefault="0039311D" w:rsidP="00316915">
            <w:pPr>
              <w:spacing w:line="360" w:lineRule="auto"/>
              <w:jc w:val="center"/>
              <w:rPr>
                <w:rFonts w:ascii="Times New Roman" w:hAnsi="Times New Roman" w:cs="Times New Roman"/>
                <w:b/>
                <w:sz w:val="26"/>
                <w:szCs w:val="26"/>
              </w:rPr>
            </w:pPr>
            <w:r w:rsidRPr="0039311D">
              <w:rPr>
                <w:rFonts w:ascii="Times New Roman" w:hAnsi="Times New Roman" w:cs="Times New Roman"/>
                <w:b/>
                <w:bCs/>
                <w:sz w:val="26"/>
                <w:szCs w:val="26"/>
              </w:rPr>
              <w:t>Độ chính xác trên tập test</w:t>
            </w:r>
          </w:p>
        </w:tc>
        <w:tc>
          <w:tcPr>
            <w:tcW w:w="1572" w:type="dxa"/>
          </w:tcPr>
          <w:p w14:paraId="173BEFFE" w14:textId="77777777" w:rsidR="0039311D" w:rsidRPr="0039311D" w:rsidRDefault="0039311D" w:rsidP="00316915">
            <w:pPr>
              <w:spacing w:line="360" w:lineRule="auto"/>
              <w:jc w:val="center"/>
              <w:rPr>
                <w:rFonts w:ascii="Times New Roman" w:hAnsi="Times New Roman" w:cs="Times New Roman"/>
                <w:b/>
                <w:bCs/>
                <w:sz w:val="26"/>
                <w:szCs w:val="26"/>
                <w:lang w:val="fr-FR"/>
              </w:rPr>
            </w:pPr>
            <w:r w:rsidRPr="0039311D">
              <w:rPr>
                <w:rFonts w:ascii="Times New Roman" w:hAnsi="Times New Roman" w:cs="Times New Roman"/>
                <w:b/>
                <w:bCs/>
                <w:sz w:val="26"/>
                <w:szCs w:val="26"/>
                <w:lang w:val="fr-FR"/>
              </w:rPr>
              <w:t>F1-score trên tập train</w:t>
            </w:r>
          </w:p>
        </w:tc>
        <w:tc>
          <w:tcPr>
            <w:tcW w:w="1496" w:type="dxa"/>
          </w:tcPr>
          <w:p w14:paraId="717294CC" w14:textId="77777777" w:rsidR="0039311D" w:rsidRPr="0039311D" w:rsidRDefault="0039311D" w:rsidP="00316915">
            <w:pPr>
              <w:spacing w:line="360" w:lineRule="auto"/>
              <w:jc w:val="center"/>
              <w:rPr>
                <w:rFonts w:ascii="Times New Roman" w:hAnsi="Times New Roman" w:cs="Times New Roman"/>
                <w:b/>
                <w:sz w:val="26"/>
                <w:szCs w:val="26"/>
              </w:rPr>
            </w:pPr>
            <w:r w:rsidRPr="0039311D">
              <w:rPr>
                <w:rFonts w:ascii="Times New Roman" w:hAnsi="Times New Roman" w:cs="Times New Roman"/>
                <w:b/>
                <w:bCs/>
                <w:sz w:val="26"/>
                <w:szCs w:val="26"/>
              </w:rPr>
              <w:t>F1-score trên tập test</w:t>
            </w:r>
          </w:p>
        </w:tc>
        <w:tc>
          <w:tcPr>
            <w:tcW w:w="1191" w:type="dxa"/>
          </w:tcPr>
          <w:p w14:paraId="53C358C9" w14:textId="77777777" w:rsidR="0039311D" w:rsidRPr="0039311D" w:rsidRDefault="0039311D" w:rsidP="00316915">
            <w:pPr>
              <w:spacing w:line="360" w:lineRule="auto"/>
              <w:jc w:val="center"/>
              <w:rPr>
                <w:rFonts w:ascii="Times New Roman" w:hAnsi="Times New Roman" w:cs="Times New Roman"/>
                <w:b/>
                <w:bCs/>
                <w:sz w:val="26"/>
                <w:szCs w:val="26"/>
              </w:rPr>
            </w:pPr>
            <w:r w:rsidRPr="0039311D">
              <w:rPr>
                <w:rFonts w:ascii="Times New Roman" w:hAnsi="Times New Roman" w:cs="Times New Roman"/>
                <w:b/>
                <w:bCs/>
                <w:sz w:val="26"/>
                <w:szCs w:val="26"/>
              </w:rPr>
              <w:t>Thời gian</w:t>
            </w:r>
          </w:p>
        </w:tc>
      </w:tr>
      <w:tr w:rsidR="0039311D" w:rsidRPr="0039311D" w14:paraId="49220395" w14:textId="77777777" w:rsidTr="00F12498">
        <w:tc>
          <w:tcPr>
            <w:tcW w:w="1079" w:type="dxa"/>
          </w:tcPr>
          <w:p w14:paraId="7DB00813" w14:textId="77777777" w:rsidR="0039311D" w:rsidRPr="0039311D" w:rsidRDefault="0039311D" w:rsidP="00316915">
            <w:pPr>
              <w:spacing w:line="360" w:lineRule="auto"/>
              <w:jc w:val="left"/>
              <w:rPr>
                <w:rFonts w:ascii="Times New Roman" w:hAnsi="Times New Roman" w:cs="Times New Roman"/>
                <w:sz w:val="26"/>
                <w:szCs w:val="26"/>
              </w:rPr>
            </w:pPr>
            <w:r w:rsidRPr="0039311D">
              <w:rPr>
                <w:rFonts w:ascii="Times New Roman" w:hAnsi="Times New Roman" w:cs="Times New Roman"/>
                <w:sz w:val="26"/>
                <w:szCs w:val="26"/>
              </w:rPr>
              <w:t>1</w:t>
            </w:r>
          </w:p>
        </w:tc>
        <w:tc>
          <w:tcPr>
            <w:tcW w:w="1720" w:type="dxa"/>
          </w:tcPr>
          <w:p w14:paraId="6532C1DA" w14:textId="1E6C9B0D"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99.99</w:t>
            </w:r>
            <w:r w:rsidR="00AF7DF1">
              <w:rPr>
                <w:rFonts w:ascii="Times New Roman" w:hAnsi="Times New Roman" w:cs="Times New Roman"/>
                <w:sz w:val="26"/>
                <w:szCs w:val="26"/>
              </w:rPr>
              <w:t>93</w:t>
            </w:r>
            <w:r w:rsidRPr="0039311D">
              <w:rPr>
                <w:rFonts w:ascii="Times New Roman" w:hAnsi="Times New Roman" w:cs="Times New Roman"/>
                <w:sz w:val="26"/>
                <w:szCs w:val="26"/>
              </w:rPr>
              <w:t>%</w:t>
            </w:r>
          </w:p>
        </w:tc>
        <w:tc>
          <w:tcPr>
            <w:tcW w:w="1720" w:type="dxa"/>
          </w:tcPr>
          <w:p w14:paraId="6743B943" w14:textId="28606A78"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99.998</w:t>
            </w:r>
            <w:r w:rsidR="000D6628">
              <w:rPr>
                <w:rFonts w:ascii="Times New Roman" w:hAnsi="Times New Roman" w:cs="Times New Roman"/>
                <w:sz w:val="26"/>
                <w:szCs w:val="26"/>
              </w:rPr>
              <w:t>6</w:t>
            </w:r>
            <w:r w:rsidRPr="0039311D">
              <w:rPr>
                <w:rFonts w:ascii="Times New Roman" w:hAnsi="Times New Roman" w:cs="Times New Roman"/>
                <w:sz w:val="26"/>
                <w:szCs w:val="26"/>
              </w:rPr>
              <w:t>%</w:t>
            </w:r>
          </w:p>
        </w:tc>
        <w:tc>
          <w:tcPr>
            <w:tcW w:w="1572" w:type="dxa"/>
          </w:tcPr>
          <w:p w14:paraId="2C271CDA" w14:textId="77777777" w:rsidR="0039311D" w:rsidRPr="0039311D" w:rsidRDefault="0039311D" w:rsidP="00316915">
            <w:pPr>
              <w:spacing w:line="360" w:lineRule="auto"/>
              <w:jc w:val="right"/>
              <w:rPr>
                <w:rFonts w:ascii="Times New Roman" w:hAnsi="Times New Roman" w:cs="Times New Roman"/>
                <w:sz w:val="26"/>
                <w:szCs w:val="26"/>
              </w:rPr>
            </w:pPr>
          </w:p>
        </w:tc>
        <w:tc>
          <w:tcPr>
            <w:tcW w:w="1496" w:type="dxa"/>
          </w:tcPr>
          <w:p w14:paraId="738AA50B" w14:textId="77777777" w:rsidR="0039311D" w:rsidRPr="0039311D" w:rsidRDefault="0039311D" w:rsidP="00316915">
            <w:pPr>
              <w:spacing w:line="360" w:lineRule="auto"/>
              <w:jc w:val="right"/>
              <w:rPr>
                <w:rFonts w:ascii="Times New Roman" w:hAnsi="Times New Roman" w:cs="Times New Roman"/>
                <w:sz w:val="26"/>
                <w:szCs w:val="26"/>
              </w:rPr>
            </w:pPr>
          </w:p>
        </w:tc>
        <w:tc>
          <w:tcPr>
            <w:tcW w:w="1191" w:type="dxa"/>
          </w:tcPr>
          <w:p w14:paraId="28EA8CA3" w14:textId="77777777" w:rsidR="0039311D" w:rsidRPr="0039311D" w:rsidRDefault="0039311D" w:rsidP="00316915">
            <w:pPr>
              <w:spacing w:line="360" w:lineRule="auto"/>
              <w:jc w:val="right"/>
              <w:rPr>
                <w:rFonts w:ascii="Times New Roman" w:hAnsi="Times New Roman" w:cs="Times New Roman"/>
                <w:sz w:val="26"/>
                <w:szCs w:val="26"/>
              </w:rPr>
            </w:pPr>
          </w:p>
        </w:tc>
      </w:tr>
      <w:tr w:rsidR="0039311D" w:rsidRPr="0039311D" w14:paraId="01D6ABDB" w14:textId="77777777" w:rsidTr="00F12498">
        <w:tc>
          <w:tcPr>
            <w:tcW w:w="1079" w:type="dxa"/>
          </w:tcPr>
          <w:p w14:paraId="38F05813" w14:textId="77777777" w:rsidR="0039311D" w:rsidRPr="0039311D" w:rsidRDefault="0039311D" w:rsidP="00316915">
            <w:pPr>
              <w:spacing w:line="360" w:lineRule="auto"/>
              <w:jc w:val="left"/>
              <w:rPr>
                <w:rFonts w:ascii="Times New Roman" w:hAnsi="Times New Roman" w:cs="Times New Roman"/>
                <w:sz w:val="26"/>
                <w:szCs w:val="26"/>
              </w:rPr>
            </w:pPr>
            <w:r w:rsidRPr="0039311D">
              <w:rPr>
                <w:rFonts w:ascii="Times New Roman" w:hAnsi="Times New Roman" w:cs="Times New Roman"/>
                <w:sz w:val="26"/>
                <w:szCs w:val="26"/>
              </w:rPr>
              <w:t>2</w:t>
            </w:r>
          </w:p>
        </w:tc>
        <w:tc>
          <w:tcPr>
            <w:tcW w:w="1720" w:type="dxa"/>
          </w:tcPr>
          <w:p w14:paraId="776FAEC9" w14:textId="2DB1CAD3"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99.998</w:t>
            </w:r>
            <w:r w:rsidR="002101A3">
              <w:rPr>
                <w:rFonts w:ascii="Times New Roman" w:hAnsi="Times New Roman" w:cs="Times New Roman"/>
                <w:sz w:val="26"/>
                <w:szCs w:val="26"/>
              </w:rPr>
              <w:t>1</w:t>
            </w:r>
            <w:r w:rsidRPr="0039311D">
              <w:rPr>
                <w:rFonts w:ascii="Times New Roman" w:hAnsi="Times New Roman" w:cs="Times New Roman"/>
                <w:sz w:val="26"/>
                <w:szCs w:val="26"/>
              </w:rPr>
              <w:t>%</w:t>
            </w:r>
          </w:p>
        </w:tc>
        <w:tc>
          <w:tcPr>
            <w:tcW w:w="1720" w:type="dxa"/>
          </w:tcPr>
          <w:p w14:paraId="129145B7" w14:textId="7E01503B"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99.998</w:t>
            </w:r>
            <w:r w:rsidR="000D6628">
              <w:rPr>
                <w:rFonts w:ascii="Times New Roman" w:hAnsi="Times New Roman" w:cs="Times New Roman"/>
                <w:sz w:val="26"/>
                <w:szCs w:val="26"/>
              </w:rPr>
              <w:t>4</w:t>
            </w:r>
            <w:r w:rsidRPr="0039311D">
              <w:rPr>
                <w:rFonts w:ascii="Times New Roman" w:hAnsi="Times New Roman" w:cs="Times New Roman"/>
                <w:sz w:val="26"/>
                <w:szCs w:val="26"/>
              </w:rPr>
              <w:t>%</w:t>
            </w:r>
          </w:p>
        </w:tc>
        <w:tc>
          <w:tcPr>
            <w:tcW w:w="1572" w:type="dxa"/>
          </w:tcPr>
          <w:p w14:paraId="6A2C3826" w14:textId="77777777" w:rsidR="0039311D" w:rsidRPr="0039311D" w:rsidRDefault="0039311D" w:rsidP="00316915">
            <w:pPr>
              <w:spacing w:line="360" w:lineRule="auto"/>
              <w:jc w:val="right"/>
              <w:rPr>
                <w:rFonts w:ascii="Times New Roman" w:hAnsi="Times New Roman" w:cs="Times New Roman"/>
                <w:sz w:val="26"/>
                <w:szCs w:val="26"/>
              </w:rPr>
            </w:pPr>
          </w:p>
        </w:tc>
        <w:tc>
          <w:tcPr>
            <w:tcW w:w="1496" w:type="dxa"/>
          </w:tcPr>
          <w:p w14:paraId="3D72EC43" w14:textId="77777777" w:rsidR="0039311D" w:rsidRPr="0039311D" w:rsidRDefault="0039311D" w:rsidP="00316915">
            <w:pPr>
              <w:spacing w:line="360" w:lineRule="auto"/>
              <w:jc w:val="right"/>
              <w:rPr>
                <w:rFonts w:ascii="Times New Roman" w:hAnsi="Times New Roman" w:cs="Times New Roman"/>
                <w:sz w:val="26"/>
                <w:szCs w:val="26"/>
              </w:rPr>
            </w:pPr>
          </w:p>
        </w:tc>
        <w:tc>
          <w:tcPr>
            <w:tcW w:w="1191" w:type="dxa"/>
          </w:tcPr>
          <w:p w14:paraId="7CDE93BD" w14:textId="77777777" w:rsidR="0039311D" w:rsidRPr="0039311D" w:rsidRDefault="0039311D" w:rsidP="00316915">
            <w:pPr>
              <w:spacing w:line="360" w:lineRule="auto"/>
              <w:jc w:val="right"/>
              <w:rPr>
                <w:rFonts w:ascii="Times New Roman" w:hAnsi="Times New Roman" w:cs="Times New Roman"/>
                <w:sz w:val="26"/>
                <w:szCs w:val="26"/>
              </w:rPr>
            </w:pPr>
          </w:p>
        </w:tc>
      </w:tr>
      <w:tr w:rsidR="0039311D" w:rsidRPr="0039311D" w14:paraId="35D79532" w14:textId="77777777" w:rsidTr="00F12498">
        <w:tc>
          <w:tcPr>
            <w:tcW w:w="1079" w:type="dxa"/>
          </w:tcPr>
          <w:p w14:paraId="238B9D25" w14:textId="77777777" w:rsidR="0039311D" w:rsidRPr="0039311D" w:rsidRDefault="0039311D" w:rsidP="00316915">
            <w:pPr>
              <w:spacing w:line="360" w:lineRule="auto"/>
              <w:jc w:val="left"/>
              <w:rPr>
                <w:rFonts w:ascii="Times New Roman" w:hAnsi="Times New Roman" w:cs="Times New Roman"/>
                <w:sz w:val="26"/>
                <w:szCs w:val="26"/>
              </w:rPr>
            </w:pPr>
            <w:r w:rsidRPr="0039311D">
              <w:rPr>
                <w:rFonts w:ascii="Times New Roman" w:hAnsi="Times New Roman" w:cs="Times New Roman"/>
                <w:sz w:val="26"/>
                <w:szCs w:val="26"/>
              </w:rPr>
              <w:t>3</w:t>
            </w:r>
          </w:p>
        </w:tc>
        <w:tc>
          <w:tcPr>
            <w:tcW w:w="1720" w:type="dxa"/>
          </w:tcPr>
          <w:p w14:paraId="3E184AD8" w14:textId="2B77AA89"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99.998</w:t>
            </w:r>
            <w:r w:rsidR="0045777D">
              <w:rPr>
                <w:rFonts w:ascii="Times New Roman" w:hAnsi="Times New Roman" w:cs="Times New Roman"/>
                <w:sz w:val="26"/>
                <w:szCs w:val="26"/>
              </w:rPr>
              <w:t>6</w:t>
            </w:r>
            <w:r w:rsidRPr="0039311D">
              <w:rPr>
                <w:rFonts w:ascii="Times New Roman" w:hAnsi="Times New Roman" w:cs="Times New Roman"/>
                <w:sz w:val="26"/>
                <w:szCs w:val="26"/>
              </w:rPr>
              <w:t>%</w:t>
            </w:r>
          </w:p>
        </w:tc>
        <w:tc>
          <w:tcPr>
            <w:tcW w:w="1720" w:type="dxa"/>
          </w:tcPr>
          <w:p w14:paraId="44FC0601" w14:textId="5D2BB557"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99.998</w:t>
            </w:r>
            <w:r w:rsidR="007047B0">
              <w:rPr>
                <w:rFonts w:ascii="Times New Roman" w:hAnsi="Times New Roman" w:cs="Times New Roman"/>
                <w:sz w:val="26"/>
                <w:szCs w:val="26"/>
              </w:rPr>
              <w:t>6</w:t>
            </w:r>
            <w:r w:rsidRPr="0039311D">
              <w:rPr>
                <w:rFonts w:ascii="Times New Roman" w:hAnsi="Times New Roman" w:cs="Times New Roman"/>
                <w:sz w:val="26"/>
                <w:szCs w:val="26"/>
              </w:rPr>
              <w:t>%</w:t>
            </w:r>
          </w:p>
        </w:tc>
        <w:tc>
          <w:tcPr>
            <w:tcW w:w="1572" w:type="dxa"/>
          </w:tcPr>
          <w:p w14:paraId="137F1D6C" w14:textId="77777777" w:rsidR="0039311D" w:rsidRPr="0039311D" w:rsidRDefault="0039311D" w:rsidP="00316915">
            <w:pPr>
              <w:spacing w:line="360" w:lineRule="auto"/>
              <w:jc w:val="right"/>
              <w:rPr>
                <w:rFonts w:ascii="Times New Roman" w:hAnsi="Times New Roman" w:cs="Times New Roman"/>
                <w:sz w:val="26"/>
                <w:szCs w:val="26"/>
              </w:rPr>
            </w:pPr>
          </w:p>
        </w:tc>
        <w:tc>
          <w:tcPr>
            <w:tcW w:w="1496" w:type="dxa"/>
          </w:tcPr>
          <w:p w14:paraId="0E986F89" w14:textId="77777777" w:rsidR="0039311D" w:rsidRPr="0039311D" w:rsidRDefault="0039311D" w:rsidP="00316915">
            <w:pPr>
              <w:spacing w:line="360" w:lineRule="auto"/>
              <w:jc w:val="right"/>
              <w:rPr>
                <w:rFonts w:ascii="Times New Roman" w:hAnsi="Times New Roman" w:cs="Times New Roman"/>
                <w:sz w:val="26"/>
                <w:szCs w:val="26"/>
              </w:rPr>
            </w:pPr>
          </w:p>
        </w:tc>
        <w:tc>
          <w:tcPr>
            <w:tcW w:w="1191" w:type="dxa"/>
          </w:tcPr>
          <w:p w14:paraId="08FB9032" w14:textId="77777777" w:rsidR="0039311D" w:rsidRPr="0039311D" w:rsidRDefault="0039311D" w:rsidP="00316915">
            <w:pPr>
              <w:spacing w:line="360" w:lineRule="auto"/>
              <w:jc w:val="right"/>
              <w:rPr>
                <w:rFonts w:ascii="Times New Roman" w:hAnsi="Times New Roman" w:cs="Times New Roman"/>
                <w:sz w:val="26"/>
                <w:szCs w:val="26"/>
              </w:rPr>
            </w:pPr>
          </w:p>
        </w:tc>
      </w:tr>
      <w:tr w:rsidR="0039311D" w:rsidRPr="0039311D" w14:paraId="629D98A8" w14:textId="77777777" w:rsidTr="00F12498">
        <w:tc>
          <w:tcPr>
            <w:tcW w:w="1079" w:type="dxa"/>
          </w:tcPr>
          <w:p w14:paraId="2A83807F" w14:textId="77777777" w:rsidR="0039311D" w:rsidRPr="0039311D" w:rsidRDefault="0039311D" w:rsidP="00316915">
            <w:pPr>
              <w:spacing w:line="360" w:lineRule="auto"/>
              <w:jc w:val="left"/>
              <w:rPr>
                <w:rFonts w:ascii="Times New Roman" w:hAnsi="Times New Roman" w:cs="Times New Roman"/>
                <w:b/>
                <w:sz w:val="26"/>
                <w:szCs w:val="26"/>
              </w:rPr>
            </w:pPr>
            <w:r w:rsidRPr="0039311D">
              <w:rPr>
                <w:rFonts w:ascii="Times New Roman" w:hAnsi="Times New Roman" w:cs="Times New Roman"/>
                <w:b/>
                <w:sz w:val="26"/>
                <w:szCs w:val="26"/>
              </w:rPr>
              <w:t>Trung bình</w:t>
            </w:r>
          </w:p>
        </w:tc>
        <w:tc>
          <w:tcPr>
            <w:tcW w:w="1720" w:type="dxa"/>
          </w:tcPr>
          <w:p w14:paraId="11E5601B" w14:textId="36E22EB8" w:rsidR="0039311D" w:rsidRPr="0039311D" w:rsidRDefault="0039311D" w:rsidP="00316915">
            <w:pPr>
              <w:spacing w:line="360" w:lineRule="auto"/>
              <w:jc w:val="right"/>
              <w:rPr>
                <w:rFonts w:ascii="Times New Roman" w:hAnsi="Times New Roman" w:cs="Times New Roman"/>
                <w:b/>
                <w:sz w:val="26"/>
                <w:szCs w:val="26"/>
              </w:rPr>
            </w:pPr>
            <w:r w:rsidRPr="0039311D">
              <w:rPr>
                <w:rFonts w:ascii="Times New Roman" w:hAnsi="Times New Roman" w:cs="Times New Roman"/>
                <w:b/>
                <w:sz w:val="26"/>
                <w:szCs w:val="26"/>
              </w:rPr>
              <w:t>99.998</w:t>
            </w:r>
            <w:r w:rsidR="0045777D">
              <w:rPr>
                <w:rFonts w:ascii="Times New Roman" w:hAnsi="Times New Roman" w:cs="Times New Roman"/>
                <w:b/>
                <w:sz w:val="26"/>
                <w:szCs w:val="26"/>
              </w:rPr>
              <w:t>7</w:t>
            </w:r>
            <w:r w:rsidRPr="0039311D">
              <w:rPr>
                <w:rFonts w:ascii="Times New Roman" w:hAnsi="Times New Roman" w:cs="Times New Roman"/>
                <w:b/>
                <w:sz w:val="26"/>
                <w:szCs w:val="26"/>
              </w:rPr>
              <w:t>%</w:t>
            </w:r>
          </w:p>
        </w:tc>
        <w:tc>
          <w:tcPr>
            <w:tcW w:w="1720" w:type="dxa"/>
          </w:tcPr>
          <w:p w14:paraId="27A4A8BA" w14:textId="103411BF" w:rsidR="0039311D" w:rsidRPr="0039311D" w:rsidRDefault="0039311D" w:rsidP="00316915">
            <w:pPr>
              <w:spacing w:line="360" w:lineRule="auto"/>
              <w:jc w:val="right"/>
              <w:rPr>
                <w:rFonts w:ascii="Times New Roman" w:hAnsi="Times New Roman" w:cs="Times New Roman"/>
                <w:b/>
                <w:sz w:val="26"/>
                <w:szCs w:val="26"/>
              </w:rPr>
            </w:pPr>
            <w:r w:rsidRPr="0039311D">
              <w:rPr>
                <w:rFonts w:ascii="Times New Roman" w:hAnsi="Times New Roman" w:cs="Times New Roman"/>
                <w:b/>
                <w:sz w:val="26"/>
                <w:szCs w:val="26"/>
              </w:rPr>
              <w:t>99.998</w:t>
            </w:r>
            <w:r w:rsidR="00C97D1F">
              <w:rPr>
                <w:rFonts w:ascii="Times New Roman" w:hAnsi="Times New Roman" w:cs="Times New Roman"/>
                <w:b/>
                <w:sz w:val="26"/>
                <w:szCs w:val="26"/>
              </w:rPr>
              <w:t>5</w:t>
            </w:r>
            <w:r w:rsidRPr="0039311D">
              <w:rPr>
                <w:rFonts w:ascii="Times New Roman" w:hAnsi="Times New Roman" w:cs="Times New Roman"/>
                <w:b/>
                <w:sz w:val="26"/>
                <w:szCs w:val="26"/>
              </w:rPr>
              <w:t>%</w:t>
            </w:r>
          </w:p>
        </w:tc>
        <w:tc>
          <w:tcPr>
            <w:tcW w:w="1572" w:type="dxa"/>
          </w:tcPr>
          <w:p w14:paraId="72E9B4E5" w14:textId="58FB9F91"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0.997</w:t>
            </w:r>
            <w:r w:rsidR="000B58C0">
              <w:rPr>
                <w:rFonts w:ascii="Times New Roman" w:hAnsi="Times New Roman" w:cs="Times New Roman"/>
                <w:sz w:val="26"/>
                <w:szCs w:val="26"/>
              </w:rPr>
              <w:t>8</w:t>
            </w:r>
          </w:p>
        </w:tc>
        <w:tc>
          <w:tcPr>
            <w:tcW w:w="1496" w:type="dxa"/>
          </w:tcPr>
          <w:p w14:paraId="0ACDA06B" w14:textId="0BED1F66" w:rsidR="0039311D" w:rsidRPr="0039311D" w:rsidRDefault="0039311D" w:rsidP="00316915">
            <w:pPr>
              <w:spacing w:line="360" w:lineRule="auto"/>
              <w:jc w:val="right"/>
              <w:rPr>
                <w:rFonts w:ascii="Times New Roman" w:hAnsi="Times New Roman" w:cs="Times New Roman"/>
                <w:sz w:val="26"/>
                <w:szCs w:val="26"/>
              </w:rPr>
            </w:pPr>
            <w:r w:rsidRPr="0039311D">
              <w:rPr>
                <w:rFonts w:ascii="Times New Roman" w:hAnsi="Times New Roman" w:cs="Times New Roman"/>
                <w:sz w:val="26"/>
                <w:szCs w:val="26"/>
              </w:rPr>
              <w:t>0.997</w:t>
            </w:r>
            <w:r w:rsidR="00EB1D4D">
              <w:rPr>
                <w:rFonts w:ascii="Times New Roman" w:hAnsi="Times New Roman" w:cs="Times New Roman"/>
                <w:sz w:val="26"/>
                <w:szCs w:val="26"/>
              </w:rPr>
              <w:t>5</w:t>
            </w:r>
          </w:p>
        </w:tc>
        <w:tc>
          <w:tcPr>
            <w:tcW w:w="1191" w:type="dxa"/>
          </w:tcPr>
          <w:p w14:paraId="0D8FD9A7" w14:textId="6E49E10C" w:rsidR="0039311D" w:rsidRPr="0039311D" w:rsidRDefault="00EB1D4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399.3637</w:t>
            </w:r>
            <w:r w:rsidR="0039311D" w:rsidRPr="0039311D">
              <w:rPr>
                <w:rFonts w:ascii="Times New Roman" w:hAnsi="Times New Roman" w:cs="Times New Roman"/>
                <w:sz w:val="26"/>
                <w:szCs w:val="26"/>
              </w:rPr>
              <w:t xml:space="preserve"> giây</w:t>
            </w:r>
          </w:p>
        </w:tc>
      </w:tr>
    </w:tbl>
    <w:p w14:paraId="4A2D8B58" w14:textId="77777777" w:rsidR="006930FC" w:rsidRDefault="006930FC" w:rsidP="00316915">
      <w:pPr>
        <w:spacing w:before="240"/>
        <w:rPr>
          <w:rFonts w:cs="Times New Roman"/>
        </w:rPr>
      </w:pPr>
    </w:p>
    <w:p w14:paraId="65972501" w14:textId="77777777" w:rsidR="006930FC" w:rsidRDefault="006930FC">
      <w:pPr>
        <w:rPr>
          <w:rFonts w:cs="Times New Roman"/>
        </w:rPr>
      </w:pPr>
      <w:r>
        <w:rPr>
          <w:rFonts w:cs="Times New Roman"/>
        </w:rPr>
        <w:br w:type="page"/>
      </w:r>
    </w:p>
    <w:p w14:paraId="6868DF2E" w14:textId="504797CB" w:rsidR="0039311D" w:rsidRDefault="0039311D" w:rsidP="00316915">
      <w:pPr>
        <w:spacing w:before="240"/>
        <w:rPr>
          <w:rFonts w:cs="Times New Roman"/>
        </w:rPr>
      </w:pPr>
      <w:r w:rsidRPr="00142412">
        <w:rPr>
          <w:rFonts w:cs="Times New Roman"/>
        </w:rPr>
        <w:lastRenderedPageBreak/>
        <w:t>Ma trận nhầm lẫn trên tập dữ liệu test (chi tiết lệnh xem ở phụ lục):</w:t>
      </w:r>
    </w:p>
    <w:p w14:paraId="3391D10B" w14:textId="2AF8DD4D" w:rsidR="0039311D" w:rsidRPr="00EE046B" w:rsidRDefault="00662B64" w:rsidP="00316915">
      <w:pPr>
        <w:spacing w:before="240"/>
        <w:jc w:val="center"/>
        <w:rPr>
          <w:rFonts w:cs="Times New Roman"/>
        </w:rPr>
      </w:pPr>
      <w:r>
        <w:rPr>
          <w:noProof/>
        </w:rPr>
        <w:drawing>
          <wp:inline distT="0" distB="0" distL="0" distR="0" wp14:anchorId="2D0CBC12" wp14:editId="34C21299">
            <wp:extent cx="3573187" cy="3079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9747" cy="3085284"/>
                    </a:xfrm>
                    <a:prstGeom prst="rect">
                      <a:avLst/>
                    </a:prstGeom>
                    <a:noFill/>
                    <a:ln>
                      <a:noFill/>
                    </a:ln>
                  </pic:spPr>
                </pic:pic>
              </a:graphicData>
            </a:graphic>
          </wp:inline>
        </w:drawing>
      </w:r>
    </w:p>
    <w:p w14:paraId="0663BBDC" w14:textId="7CE321CD" w:rsidR="0039311D" w:rsidRDefault="0039311D" w:rsidP="00CB1937">
      <w:pPr>
        <w:pStyle w:val="Caption"/>
      </w:pPr>
      <w:bookmarkStart w:id="229" w:name="_Toc29794214"/>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23</w:t>
      </w:r>
      <w:r w:rsidR="00192599">
        <w:rPr>
          <w:noProof/>
        </w:rPr>
        <w:fldChar w:fldCharType="end"/>
      </w:r>
      <w:r>
        <w:t xml:space="preserve">. </w:t>
      </w:r>
      <w:r w:rsidRPr="00142412">
        <w:t>Ma trận nhầm lẫn tập dữ liệu test của bộ dữ liệu chưa xử lý cân bằng</w:t>
      </w:r>
      <w:bookmarkEnd w:id="229"/>
    </w:p>
    <w:p w14:paraId="4D5C8640" w14:textId="53AD88C3" w:rsidR="0039311D" w:rsidRPr="00142412" w:rsidRDefault="0039311D" w:rsidP="00316915">
      <w:pPr>
        <w:rPr>
          <w:rFonts w:cs="Times New Roman"/>
          <w:b/>
          <w:bCs/>
        </w:rPr>
      </w:pPr>
      <w:r w:rsidRPr="00142412">
        <w:rPr>
          <w:rFonts w:cs="Times New Roman"/>
          <w:b/>
          <w:bCs/>
        </w:rPr>
        <w:t xml:space="preserve">Kết quả: </w:t>
      </w:r>
    </w:p>
    <w:p w14:paraId="71971DD0" w14:textId="0A7EAF26" w:rsidR="0039311D" w:rsidRPr="00142412" w:rsidRDefault="0039311D" w:rsidP="00316915">
      <w:pPr>
        <w:numPr>
          <w:ilvl w:val="0"/>
          <w:numId w:val="75"/>
        </w:numPr>
        <w:rPr>
          <w:rFonts w:cs="Times New Roman"/>
        </w:rPr>
      </w:pPr>
      <w:r w:rsidRPr="00142412">
        <w:rPr>
          <w:rFonts w:cs="Times New Roman"/>
        </w:rPr>
        <w:t xml:space="preserve">Có </w:t>
      </w:r>
      <w:r>
        <w:rPr>
          <w:rFonts w:cs="Times New Roman"/>
        </w:rPr>
        <w:t>5</w:t>
      </w:r>
      <w:r w:rsidR="008627F4">
        <w:rPr>
          <w:rFonts w:cs="Times New Roman"/>
        </w:rPr>
        <w:t>52437</w:t>
      </w:r>
      <w:r w:rsidRPr="00142412">
        <w:rPr>
          <w:rFonts w:cs="Times New Roman"/>
        </w:rPr>
        <w:t xml:space="preserve"> giao dịch bình thường được dự đoán đúng là giao dịch bình thường.</w:t>
      </w:r>
    </w:p>
    <w:p w14:paraId="4D5FA93A" w14:textId="4D5FA915" w:rsidR="0039311D" w:rsidRPr="00142412" w:rsidRDefault="008A5585" w:rsidP="00316915">
      <w:pPr>
        <w:numPr>
          <w:ilvl w:val="0"/>
          <w:numId w:val="75"/>
        </w:numPr>
        <w:rPr>
          <w:rFonts w:cs="Times New Roman"/>
        </w:rPr>
      </w:pPr>
      <w:r>
        <w:rPr>
          <w:rFonts w:cs="Times New Roman"/>
        </w:rPr>
        <w:t>1</w:t>
      </w:r>
      <w:r w:rsidR="0039311D" w:rsidRPr="00142412">
        <w:rPr>
          <w:rFonts w:cs="Times New Roman"/>
        </w:rPr>
        <w:t xml:space="preserve"> lần giao dịch bình thường được dự sai đoán là giao dịch bất thường.</w:t>
      </w:r>
    </w:p>
    <w:p w14:paraId="69EBE8DD" w14:textId="6B3CA23E" w:rsidR="0039311D" w:rsidRPr="00142412" w:rsidRDefault="00754E8A" w:rsidP="00316915">
      <w:pPr>
        <w:numPr>
          <w:ilvl w:val="0"/>
          <w:numId w:val="75"/>
        </w:numPr>
        <w:rPr>
          <w:rFonts w:cs="Times New Roman"/>
        </w:rPr>
      </w:pPr>
      <w:r>
        <w:rPr>
          <w:rFonts w:cs="Times New Roman"/>
        </w:rPr>
        <w:t>7</w:t>
      </w:r>
      <w:r w:rsidR="0039311D" w:rsidRPr="00142412">
        <w:rPr>
          <w:rFonts w:cs="Times New Roman"/>
        </w:rPr>
        <w:t xml:space="preserve"> lần giao dịch bất thường được dự đoán sai là giao dịch bình thường.</w:t>
      </w:r>
    </w:p>
    <w:p w14:paraId="339CC38C" w14:textId="306C7CC9" w:rsidR="0039311D" w:rsidRPr="0039311D" w:rsidRDefault="00754E8A" w:rsidP="00316915">
      <w:pPr>
        <w:numPr>
          <w:ilvl w:val="0"/>
          <w:numId w:val="75"/>
        </w:numPr>
        <w:rPr>
          <w:rFonts w:cs="Times New Roman"/>
        </w:rPr>
      </w:pPr>
      <w:r>
        <w:rPr>
          <w:rFonts w:cs="Times New Roman"/>
        </w:rPr>
        <w:t>1636</w:t>
      </w:r>
      <w:r w:rsidR="0039311D" w:rsidRPr="00142412">
        <w:rPr>
          <w:rFonts w:cs="Times New Roman"/>
        </w:rPr>
        <w:t xml:space="preserve"> lần giao dịch bất thường được dự đoán chính xác là giao dịch bất thường.</w:t>
      </w:r>
    </w:p>
    <w:p w14:paraId="5B262AC6" w14:textId="2CDBB80C" w:rsidR="0039311D" w:rsidRDefault="0039311D" w:rsidP="00316915">
      <w:pPr>
        <w:pStyle w:val="Heading4"/>
        <w:rPr>
          <w:rFonts w:cs="Times New Roman"/>
        </w:rPr>
      </w:pPr>
      <w:bookmarkStart w:id="230" w:name="_Toc28691237"/>
      <w:bookmarkStart w:id="231" w:name="_Toc29794064"/>
      <w:r w:rsidRPr="00142412">
        <w:rPr>
          <w:rFonts w:cs="Times New Roman"/>
        </w:rPr>
        <w:t>Với bộ dữ liệu đã xử lý cân bằng</w:t>
      </w:r>
      <w:bookmarkEnd w:id="230"/>
      <w:bookmarkEnd w:id="231"/>
    </w:p>
    <w:p w14:paraId="7D1814F4" w14:textId="627C484D" w:rsidR="00302AA2" w:rsidRDefault="0039311D" w:rsidP="00316915">
      <w:pPr>
        <w:rPr>
          <w:rFonts w:cs="Times New Roman"/>
        </w:rPr>
      </w:pPr>
      <w:r w:rsidRPr="00142412">
        <w:rPr>
          <w:rFonts w:cs="Times New Roman"/>
        </w:rPr>
        <w:t>Lấy bộ dữ liệu được xử lý cân bằng dùng phương pháp Oversampling, tiến hành xem lại các thông tin:</w:t>
      </w:r>
    </w:p>
    <w:p w14:paraId="53226F62" w14:textId="77777777" w:rsidR="00302AA2" w:rsidRDefault="00302AA2">
      <w:pPr>
        <w:rPr>
          <w:rFonts w:cs="Times New Roman"/>
        </w:rPr>
      </w:pPr>
      <w:r>
        <w:rPr>
          <w:rFonts w:cs="Times New Roman"/>
        </w:rPr>
        <w:br w:type="page"/>
      </w:r>
    </w:p>
    <w:p w14:paraId="1FE8D751" w14:textId="1AD4C2C7" w:rsidR="0039311D" w:rsidRPr="00142412" w:rsidRDefault="00A202D9" w:rsidP="00316915">
      <w:pPr>
        <w:rPr>
          <w:rFonts w:cs="Times New Roman"/>
        </w:rPr>
      </w:pPr>
      <w:r>
        <w:rPr>
          <w:noProof/>
        </w:rPr>
        <w:lastRenderedPageBreak/>
        <w:drawing>
          <wp:inline distT="0" distB="0" distL="0" distR="0" wp14:anchorId="0DF16471" wp14:editId="586352C2">
            <wp:extent cx="5580380" cy="8483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848360"/>
                    </a:xfrm>
                    <a:prstGeom prst="rect">
                      <a:avLst/>
                    </a:prstGeom>
                  </pic:spPr>
                </pic:pic>
              </a:graphicData>
            </a:graphic>
          </wp:inline>
        </w:drawing>
      </w:r>
    </w:p>
    <w:p w14:paraId="04308000" w14:textId="01A9A314" w:rsidR="0039311D" w:rsidRDefault="0039311D" w:rsidP="00CB1937">
      <w:pPr>
        <w:pStyle w:val="Caption"/>
      </w:pPr>
      <w:bookmarkStart w:id="232" w:name="_Toc29794215"/>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24</w:t>
      </w:r>
      <w:r w:rsidR="00192599">
        <w:rPr>
          <w:noProof/>
        </w:rPr>
        <w:fldChar w:fldCharType="end"/>
      </w:r>
      <w:r>
        <w:t xml:space="preserve">. </w:t>
      </w:r>
      <w:r w:rsidRPr="00142412">
        <w:t>Mô phỏng bộ dữ liệu được xử lý cân bằng dùng Oversampling</w:t>
      </w:r>
      <w:bookmarkEnd w:id="232"/>
    </w:p>
    <w:p w14:paraId="52444446" w14:textId="53CAB5CA" w:rsidR="0039311D" w:rsidRPr="00142412" w:rsidRDefault="0039311D" w:rsidP="00316915">
      <w:pPr>
        <w:rPr>
          <w:rFonts w:cs="Times New Roman"/>
        </w:rPr>
      </w:pPr>
      <w:r w:rsidRPr="00142412">
        <w:rPr>
          <w:rFonts w:cs="Times New Roman"/>
        </w:rPr>
        <w:t>Tiếp theo</w:t>
      </w:r>
      <w:r w:rsidR="00F83189">
        <w:rPr>
          <w:rFonts w:cs="Times New Roman"/>
        </w:rPr>
        <w:t xml:space="preserve"> </w:t>
      </w:r>
      <w:r w:rsidRPr="00142412">
        <w:rPr>
          <w:rFonts w:cs="Times New Roman"/>
        </w:rPr>
        <w:t xml:space="preserve">thực hiện tách các thuộc tính độc lập và thuộc tính phụ thuộc, sau đó thực hiện chia làm hai phần: tập train và test với tỉ lệ: </w:t>
      </w:r>
      <w:r w:rsidR="00146017">
        <w:rPr>
          <w:rFonts w:cs="Times New Roman"/>
        </w:rPr>
        <w:t>80</w:t>
      </w:r>
      <w:r w:rsidRPr="00142412">
        <w:rPr>
          <w:rFonts w:cs="Times New Roman"/>
        </w:rPr>
        <w:t xml:space="preserve">% train và </w:t>
      </w:r>
      <w:r w:rsidR="00146017">
        <w:rPr>
          <w:rFonts w:cs="Times New Roman"/>
        </w:rPr>
        <w:t>20</w:t>
      </w:r>
      <w:r w:rsidRPr="00142412">
        <w:rPr>
          <w:rFonts w:cs="Times New Roman"/>
        </w:rPr>
        <w:t>% test, chạy lệnh để kiểm tra dữ liệu ta được kết quả:</w:t>
      </w:r>
    </w:p>
    <w:p w14:paraId="4EBA0D75" w14:textId="1877D1E3" w:rsidR="00877FEE" w:rsidRDefault="0039311D" w:rsidP="00CB1937">
      <w:pPr>
        <w:pStyle w:val="Caption"/>
      </w:pPr>
      <w:bookmarkStart w:id="233" w:name="_Toc29794261"/>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10</w:t>
      </w:r>
      <w:r w:rsidR="00192599">
        <w:rPr>
          <w:noProof/>
        </w:rPr>
        <w:fldChar w:fldCharType="end"/>
      </w:r>
      <w:r w:rsidR="008E09C6">
        <w:t>. Thống kê số  lượng của mỗi giá trị ở thuộc tính isFraud</w:t>
      </w:r>
      <w:r w:rsidR="003B169C">
        <w:t xml:space="preserve"> theo bộ dữ liệu</w:t>
      </w:r>
      <w:bookmarkEnd w:id="233"/>
    </w:p>
    <w:tbl>
      <w:tblPr>
        <w:tblStyle w:val="TableGrid"/>
        <w:tblW w:w="0" w:type="auto"/>
        <w:tblLook w:val="04A0" w:firstRow="1" w:lastRow="0" w:firstColumn="1" w:lastColumn="0" w:noHBand="0" w:noVBand="1"/>
      </w:tblPr>
      <w:tblGrid>
        <w:gridCol w:w="1818"/>
        <w:gridCol w:w="2005"/>
        <w:gridCol w:w="2693"/>
        <w:gridCol w:w="2262"/>
      </w:tblGrid>
      <w:tr w:rsidR="00877FEE" w:rsidRPr="001B7FBE" w14:paraId="45BE3663" w14:textId="77777777" w:rsidTr="00F12498">
        <w:tc>
          <w:tcPr>
            <w:tcW w:w="1818" w:type="dxa"/>
            <w:vMerge w:val="restart"/>
            <w:vAlign w:val="center"/>
          </w:tcPr>
          <w:p w14:paraId="21D95EAA" w14:textId="77777777" w:rsidR="00877FEE" w:rsidRPr="001B7FBE" w:rsidRDefault="00877FEE"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005" w:type="dxa"/>
            <w:vMerge w:val="restart"/>
            <w:vAlign w:val="center"/>
          </w:tcPr>
          <w:p w14:paraId="2B116DAF" w14:textId="30B2885D" w:rsidR="00877FEE" w:rsidRPr="001B7FBE" w:rsidRDefault="00400BBB"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Tập </w:t>
            </w:r>
            <w:r w:rsidR="00877FEE" w:rsidRPr="001B7FBE">
              <w:rPr>
                <w:rFonts w:ascii="Times New Roman" w:hAnsi="Times New Roman" w:cs="Times New Roman"/>
                <w:b/>
                <w:bCs/>
                <w:sz w:val="26"/>
                <w:szCs w:val="26"/>
              </w:rPr>
              <w:t>dữ liệu</w:t>
            </w:r>
          </w:p>
        </w:tc>
        <w:tc>
          <w:tcPr>
            <w:tcW w:w="4955" w:type="dxa"/>
            <w:gridSpan w:val="2"/>
            <w:vAlign w:val="center"/>
          </w:tcPr>
          <w:p w14:paraId="56A9A8D1" w14:textId="77777777" w:rsidR="00877FEE" w:rsidRPr="001B7FBE" w:rsidRDefault="00877FEE"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Số lượng của mỗi phân lớp của thuộc tính isFraud</w:t>
            </w:r>
          </w:p>
        </w:tc>
      </w:tr>
      <w:tr w:rsidR="00877FEE" w:rsidRPr="001B7FBE" w14:paraId="75A8F72E" w14:textId="77777777" w:rsidTr="00F12498">
        <w:tc>
          <w:tcPr>
            <w:tcW w:w="1818" w:type="dxa"/>
            <w:vMerge/>
            <w:vAlign w:val="center"/>
          </w:tcPr>
          <w:p w14:paraId="2D39535A" w14:textId="77777777" w:rsidR="00877FEE" w:rsidRPr="001B7FBE" w:rsidRDefault="00877FEE" w:rsidP="00316915">
            <w:pPr>
              <w:spacing w:line="360" w:lineRule="auto"/>
              <w:jc w:val="center"/>
              <w:rPr>
                <w:rFonts w:ascii="Times New Roman" w:hAnsi="Times New Roman" w:cs="Times New Roman"/>
                <w:b/>
                <w:bCs/>
                <w:sz w:val="26"/>
                <w:szCs w:val="26"/>
              </w:rPr>
            </w:pPr>
          </w:p>
        </w:tc>
        <w:tc>
          <w:tcPr>
            <w:tcW w:w="2005" w:type="dxa"/>
            <w:vMerge/>
            <w:vAlign w:val="center"/>
          </w:tcPr>
          <w:p w14:paraId="0B3F5FF1" w14:textId="77777777" w:rsidR="00877FEE" w:rsidRPr="001B7FBE" w:rsidRDefault="00877FEE" w:rsidP="00316915">
            <w:pPr>
              <w:spacing w:line="360" w:lineRule="auto"/>
              <w:jc w:val="center"/>
              <w:rPr>
                <w:rFonts w:ascii="Times New Roman" w:hAnsi="Times New Roman" w:cs="Times New Roman"/>
                <w:b/>
                <w:bCs/>
                <w:sz w:val="26"/>
                <w:szCs w:val="26"/>
              </w:rPr>
            </w:pPr>
          </w:p>
        </w:tc>
        <w:tc>
          <w:tcPr>
            <w:tcW w:w="2693" w:type="dxa"/>
            <w:vAlign w:val="center"/>
          </w:tcPr>
          <w:p w14:paraId="19505587" w14:textId="77777777" w:rsidR="00877FEE" w:rsidRPr="001B7FBE" w:rsidRDefault="00877FEE"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0 (giao dịch bình thường)</w:t>
            </w:r>
          </w:p>
        </w:tc>
        <w:tc>
          <w:tcPr>
            <w:tcW w:w="2262" w:type="dxa"/>
            <w:vAlign w:val="center"/>
          </w:tcPr>
          <w:p w14:paraId="39EDDFA1" w14:textId="77777777" w:rsidR="00877FEE" w:rsidRPr="001B7FBE" w:rsidRDefault="00877FEE"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1 (giao dịch bất thường)</w:t>
            </w:r>
          </w:p>
        </w:tc>
      </w:tr>
      <w:tr w:rsidR="00877FEE" w:rsidRPr="001B7FBE" w14:paraId="1A72C8FD" w14:textId="77777777" w:rsidTr="00F12498">
        <w:tc>
          <w:tcPr>
            <w:tcW w:w="1818" w:type="dxa"/>
            <w:vMerge w:val="restart"/>
          </w:tcPr>
          <w:p w14:paraId="4DA88CCB" w14:textId="78E00403" w:rsidR="00877FEE" w:rsidRPr="001B7FBE" w:rsidRDefault="00DF0D9E" w:rsidP="00316915">
            <w:pPr>
              <w:spacing w:line="360" w:lineRule="auto"/>
              <w:rPr>
                <w:rFonts w:ascii="Times New Roman" w:hAnsi="Times New Roman" w:cs="Times New Roman"/>
                <w:sz w:val="26"/>
                <w:szCs w:val="26"/>
              </w:rPr>
            </w:pPr>
            <w:r>
              <w:rPr>
                <w:rFonts w:ascii="Times New Roman" w:hAnsi="Times New Roman" w:cs="Times New Roman"/>
                <w:sz w:val="26"/>
                <w:szCs w:val="26"/>
              </w:rPr>
              <w:t>Đã xử lỹ cân bằng theo phương pháp random over sampling.</w:t>
            </w:r>
          </w:p>
        </w:tc>
        <w:tc>
          <w:tcPr>
            <w:tcW w:w="2005" w:type="dxa"/>
          </w:tcPr>
          <w:p w14:paraId="562E1DB0" w14:textId="3ADBFDF7" w:rsidR="00877FEE" w:rsidRPr="001B7FBE" w:rsidRDefault="00877FEE"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sidR="00AC5C4A">
              <w:rPr>
                <w:rFonts w:ascii="Times New Roman" w:hAnsi="Times New Roman" w:cs="Times New Roman"/>
                <w:sz w:val="26"/>
                <w:szCs w:val="26"/>
              </w:rPr>
              <w:t xml:space="preserve"> đã xử lý cân bằng</w:t>
            </w:r>
          </w:p>
        </w:tc>
        <w:tc>
          <w:tcPr>
            <w:tcW w:w="2693" w:type="dxa"/>
          </w:tcPr>
          <w:p w14:paraId="4235CFE4" w14:textId="6B397C7F" w:rsidR="00877FEE" w:rsidRPr="001B7FBE" w:rsidRDefault="009B6A6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135626</w:t>
            </w:r>
          </w:p>
        </w:tc>
        <w:tc>
          <w:tcPr>
            <w:tcW w:w="2262" w:type="dxa"/>
          </w:tcPr>
          <w:p w14:paraId="25752756" w14:textId="2458A7E0" w:rsidR="00877FEE" w:rsidRPr="001B7FBE" w:rsidRDefault="00446E42"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12</w:t>
            </w:r>
            <w:r w:rsidR="00C91EAE">
              <w:rPr>
                <w:rFonts w:ascii="Times New Roman" w:hAnsi="Times New Roman" w:cs="Times New Roman"/>
                <w:sz w:val="26"/>
                <w:szCs w:val="26"/>
              </w:rPr>
              <w:t>83313</w:t>
            </w:r>
          </w:p>
        </w:tc>
      </w:tr>
      <w:tr w:rsidR="00877FEE" w:rsidRPr="001B7FBE" w14:paraId="71ABC645" w14:textId="77777777" w:rsidTr="00F12498">
        <w:tc>
          <w:tcPr>
            <w:tcW w:w="1818" w:type="dxa"/>
            <w:vMerge/>
          </w:tcPr>
          <w:p w14:paraId="409554F9" w14:textId="77777777" w:rsidR="00877FEE" w:rsidRPr="001B7FBE" w:rsidRDefault="00877FEE" w:rsidP="00316915">
            <w:pPr>
              <w:spacing w:line="360" w:lineRule="auto"/>
              <w:rPr>
                <w:rFonts w:ascii="Times New Roman" w:hAnsi="Times New Roman" w:cs="Times New Roman"/>
                <w:sz w:val="26"/>
                <w:szCs w:val="26"/>
              </w:rPr>
            </w:pPr>
          </w:p>
        </w:tc>
        <w:tc>
          <w:tcPr>
            <w:tcW w:w="2005" w:type="dxa"/>
          </w:tcPr>
          <w:p w14:paraId="3BE99DBD" w14:textId="77777777" w:rsidR="00877FEE" w:rsidRPr="001B7FBE" w:rsidRDefault="00877FEE"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693" w:type="dxa"/>
          </w:tcPr>
          <w:p w14:paraId="0C5527DE" w14:textId="07CE42FB" w:rsidR="00877FEE" w:rsidRPr="001B7FBE" w:rsidRDefault="00FE34FE"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108569</w:t>
            </w:r>
          </w:p>
        </w:tc>
        <w:tc>
          <w:tcPr>
            <w:tcW w:w="2262" w:type="dxa"/>
          </w:tcPr>
          <w:p w14:paraId="39E718B6" w14:textId="17E65BDF" w:rsidR="00877FEE" w:rsidRPr="001B7FBE" w:rsidRDefault="00612634"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1026</w:t>
            </w:r>
            <w:r w:rsidR="003B4DA3">
              <w:rPr>
                <w:rFonts w:ascii="Times New Roman" w:hAnsi="Times New Roman" w:cs="Times New Roman"/>
                <w:sz w:val="26"/>
                <w:szCs w:val="26"/>
              </w:rPr>
              <w:t>582</w:t>
            </w:r>
          </w:p>
        </w:tc>
      </w:tr>
      <w:tr w:rsidR="00877FEE" w:rsidRPr="001B7FBE" w14:paraId="11E3C14F" w14:textId="77777777" w:rsidTr="00F12498">
        <w:tc>
          <w:tcPr>
            <w:tcW w:w="1818" w:type="dxa"/>
            <w:vMerge/>
          </w:tcPr>
          <w:p w14:paraId="65E24232" w14:textId="77777777" w:rsidR="00877FEE" w:rsidRPr="001B7FBE" w:rsidRDefault="00877FEE" w:rsidP="00316915">
            <w:pPr>
              <w:spacing w:line="360" w:lineRule="auto"/>
              <w:rPr>
                <w:rFonts w:ascii="Times New Roman" w:hAnsi="Times New Roman" w:cs="Times New Roman"/>
                <w:sz w:val="26"/>
                <w:szCs w:val="26"/>
              </w:rPr>
            </w:pPr>
          </w:p>
        </w:tc>
        <w:tc>
          <w:tcPr>
            <w:tcW w:w="2005" w:type="dxa"/>
          </w:tcPr>
          <w:p w14:paraId="34125F31" w14:textId="77777777" w:rsidR="00877FEE" w:rsidRPr="001B7FBE" w:rsidRDefault="00877FEE"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693" w:type="dxa"/>
          </w:tcPr>
          <w:p w14:paraId="3FDAAB46" w14:textId="4BC92A6B" w:rsidR="00877FEE" w:rsidRPr="001B7FBE" w:rsidRDefault="007C36D1"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27057</w:t>
            </w:r>
          </w:p>
        </w:tc>
        <w:tc>
          <w:tcPr>
            <w:tcW w:w="2262" w:type="dxa"/>
          </w:tcPr>
          <w:p w14:paraId="42E9796A" w14:textId="586F4540" w:rsidR="00877FEE" w:rsidRPr="001B7FBE" w:rsidRDefault="007C36D1"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256731</w:t>
            </w:r>
          </w:p>
        </w:tc>
      </w:tr>
    </w:tbl>
    <w:p w14:paraId="58A73642" w14:textId="77777777" w:rsidR="00877FEE" w:rsidRDefault="00877FEE" w:rsidP="00316915">
      <w:pPr>
        <w:rPr>
          <w:rFonts w:cs="Times New Roman"/>
        </w:rPr>
      </w:pPr>
    </w:p>
    <w:p w14:paraId="32FD2A25" w14:textId="77777777" w:rsidR="00D14808" w:rsidRDefault="00D14808">
      <w:pPr>
        <w:rPr>
          <w:rFonts w:cs="Times New Roman"/>
        </w:rPr>
      </w:pPr>
      <w:r>
        <w:rPr>
          <w:rFonts w:cs="Times New Roman"/>
        </w:rPr>
        <w:br w:type="page"/>
      </w:r>
    </w:p>
    <w:p w14:paraId="345CF5C6" w14:textId="53BDCA0D" w:rsidR="00877FEE" w:rsidRDefault="008E09C6" w:rsidP="00316915">
      <w:pPr>
        <w:rPr>
          <w:rFonts w:cs="Times New Roman"/>
        </w:rPr>
      </w:pPr>
      <w:r w:rsidRPr="00142412">
        <w:rPr>
          <w:rFonts w:cs="Times New Roman"/>
        </w:rPr>
        <w:lastRenderedPageBreak/>
        <w:t xml:space="preserve">Ta tiến hành chạy mô hình bằng thuật toán Random forest cho bộ dữ liệu, thu được </w:t>
      </w:r>
    </w:p>
    <w:p w14:paraId="289B2DC9" w14:textId="2DC306E2" w:rsidR="00E20B0A" w:rsidRDefault="008E09C6">
      <w:pPr>
        <w:rPr>
          <w:rFonts w:cs="Times New Roman"/>
        </w:rPr>
      </w:pPr>
      <w:r w:rsidRPr="00142412">
        <w:rPr>
          <w:rFonts w:cs="Times New Roman"/>
        </w:rPr>
        <w:t>kết quả</w:t>
      </w:r>
      <w:r w:rsidR="00740306">
        <w:rPr>
          <w:rFonts w:cs="Times New Roman"/>
        </w:rPr>
        <w:t xml:space="preserve"> (chi tiết xem phần phụ lục)</w:t>
      </w:r>
      <w:r w:rsidRPr="00142412">
        <w:rPr>
          <w:rFonts w:cs="Times New Roman"/>
        </w:rPr>
        <w:t>:</w:t>
      </w:r>
    </w:p>
    <w:p w14:paraId="74E4556C" w14:textId="3AA64700" w:rsidR="008E09C6" w:rsidRPr="00142412" w:rsidRDefault="008E09C6" w:rsidP="00CB1937">
      <w:pPr>
        <w:pStyle w:val="Caption"/>
      </w:pPr>
      <w:bookmarkStart w:id="234" w:name="_Toc29794262"/>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11</w:t>
      </w:r>
      <w:r w:rsidR="00192599">
        <w:rPr>
          <w:noProof/>
        </w:rPr>
        <w:fldChar w:fldCharType="end"/>
      </w:r>
      <w:r>
        <w:t xml:space="preserve">. </w:t>
      </w:r>
      <w:r w:rsidRPr="00142412">
        <w:t>Kết quả sau khi chạy thuật toán Random forest đối với bộ dữ liệu đã xử lý cân bằng dùng Oversampling</w:t>
      </w:r>
      <w:bookmarkEnd w:id="234"/>
    </w:p>
    <w:tbl>
      <w:tblPr>
        <w:tblStyle w:val="TableGrid"/>
        <w:tblW w:w="0" w:type="auto"/>
        <w:tblLook w:val="04A0" w:firstRow="1" w:lastRow="0" w:firstColumn="1" w:lastColumn="0" w:noHBand="0" w:noVBand="1"/>
      </w:tblPr>
      <w:tblGrid>
        <w:gridCol w:w="1432"/>
        <w:gridCol w:w="1673"/>
        <w:gridCol w:w="1287"/>
        <w:gridCol w:w="1475"/>
        <w:gridCol w:w="1286"/>
        <w:gridCol w:w="1624"/>
      </w:tblGrid>
      <w:tr w:rsidR="008E09C6" w:rsidRPr="00142412" w14:paraId="289F6861" w14:textId="77777777" w:rsidTr="007B734B">
        <w:tc>
          <w:tcPr>
            <w:tcW w:w="1432" w:type="dxa"/>
          </w:tcPr>
          <w:p w14:paraId="25A75C15"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Lần chạy</w:t>
            </w:r>
          </w:p>
        </w:tc>
        <w:tc>
          <w:tcPr>
            <w:tcW w:w="1673" w:type="dxa"/>
          </w:tcPr>
          <w:p w14:paraId="2084519F"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Độ chính xác tập train</w:t>
            </w:r>
          </w:p>
        </w:tc>
        <w:tc>
          <w:tcPr>
            <w:tcW w:w="1287" w:type="dxa"/>
          </w:tcPr>
          <w:p w14:paraId="0F3BF8E3"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Độ chính xác tập test</w:t>
            </w:r>
          </w:p>
        </w:tc>
        <w:tc>
          <w:tcPr>
            <w:tcW w:w="1475" w:type="dxa"/>
          </w:tcPr>
          <w:p w14:paraId="0AC7D1D1" w14:textId="77777777" w:rsidR="008E09C6" w:rsidRPr="00142412" w:rsidRDefault="008E09C6" w:rsidP="00316915">
            <w:pPr>
              <w:spacing w:line="360" w:lineRule="auto"/>
              <w:jc w:val="center"/>
              <w:rPr>
                <w:rFonts w:ascii="Times New Roman" w:hAnsi="Times New Roman" w:cs="Times New Roman"/>
                <w:b/>
                <w:bCs/>
                <w:sz w:val="26"/>
                <w:szCs w:val="26"/>
                <w:lang w:val="fr-FR"/>
              </w:rPr>
            </w:pPr>
            <w:r w:rsidRPr="00142412">
              <w:rPr>
                <w:rFonts w:ascii="Times New Roman" w:hAnsi="Times New Roman" w:cs="Times New Roman"/>
                <w:b/>
                <w:bCs/>
                <w:sz w:val="26"/>
                <w:szCs w:val="26"/>
                <w:lang w:val="fr-FR"/>
              </w:rPr>
              <w:t>F1-score trên tập train</w:t>
            </w:r>
          </w:p>
        </w:tc>
        <w:tc>
          <w:tcPr>
            <w:tcW w:w="1286" w:type="dxa"/>
          </w:tcPr>
          <w:p w14:paraId="2EC8FEFE"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F1-score trên tập test</w:t>
            </w:r>
          </w:p>
        </w:tc>
        <w:tc>
          <w:tcPr>
            <w:tcW w:w="1624" w:type="dxa"/>
          </w:tcPr>
          <w:p w14:paraId="6FEB155C"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Thời gian</w:t>
            </w:r>
          </w:p>
        </w:tc>
      </w:tr>
      <w:tr w:rsidR="0070256E" w:rsidRPr="00142412" w14:paraId="0029C8FF" w14:textId="77777777" w:rsidTr="007B734B">
        <w:tc>
          <w:tcPr>
            <w:tcW w:w="1432" w:type="dxa"/>
          </w:tcPr>
          <w:p w14:paraId="067411C1" w14:textId="77777777" w:rsidR="0070256E" w:rsidRPr="00142412" w:rsidRDefault="0070256E" w:rsidP="00316915">
            <w:pPr>
              <w:spacing w:line="360" w:lineRule="auto"/>
              <w:jc w:val="left"/>
              <w:rPr>
                <w:rFonts w:ascii="Times New Roman" w:hAnsi="Times New Roman" w:cs="Times New Roman"/>
                <w:sz w:val="26"/>
                <w:szCs w:val="26"/>
              </w:rPr>
            </w:pPr>
            <w:r w:rsidRPr="00142412">
              <w:rPr>
                <w:rFonts w:ascii="Times New Roman" w:hAnsi="Times New Roman" w:cs="Times New Roman"/>
                <w:sz w:val="26"/>
                <w:szCs w:val="26"/>
              </w:rPr>
              <w:t>1</w:t>
            </w:r>
          </w:p>
        </w:tc>
        <w:tc>
          <w:tcPr>
            <w:tcW w:w="1673" w:type="dxa"/>
          </w:tcPr>
          <w:p w14:paraId="2DD9DBA7" w14:textId="3F356393" w:rsidR="0070256E" w:rsidRPr="00142412" w:rsidRDefault="0070256E"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99.9997</w:t>
            </w:r>
            <w:r w:rsidRPr="00142412">
              <w:rPr>
                <w:rFonts w:ascii="Times New Roman" w:hAnsi="Times New Roman" w:cs="Times New Roman"/>
                <w:sz w:val="26"/>
                <w:szCs w:val="26"/>
              </w:rPr>
              <w:t>%</w:t>
            </w:r>
          </w:p>
        </w:tc>
        <w:tc>
          <w:tcPr>
            <w:tcW w:w="1287" w:type="dxa"/>
          </w:tcPr>
          <w:p w14:paraId="19CC5489" w14:textId="3538FFF5" w:rsidR="0070256E" w:rsidRPr="00142412" w:rsidRDefault="007567AF"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100.0%</w:t>
            </w:r>
          </w:p>
        </w:tc>
        <w:tc>
          <w:tcPr>
            <w:tcW w:w="1475" w:type="dxa"/>
          </w:tcPr>
          <w:p w14:paraId="4ED3CE75" w14:textId="77777777" w:rsidR="0070256E" w:rsidRPr="00142412" w:rsidRDefault="0070256E" w:rsidP="00316915">
            <w:pPr>
              <w:spacing w:line="360" w:lineRule="auto"/>
              <w:jc w:val="right"/>
              <w:rPr>
                <w:rFonts w:ascii="Times New Roman" w:hAnsi="Times New Roman" w:cs="Times New Roman"/>
                <w:sz w:val="26"/>
                <w:szCs w:val="26"/>
              </w:rPr>
            </w:pPr>
          </w:p>
        </w:tc>
        <w:tc>
          <w:tcPr>
            <w:tcW w:w="1286" w:type="dxa"/>
          </w:tcPr>
          <w:p w14:paraId="2EA42B4F" w14:textId="77777777" w:rsidR="0070256E" w:rsidRPr="00142412" w:rsidRDefault="0070256E" w:rsidP="00316915">
            <w:pPr>
              <w:spacing w:line="360" w:lineRule="auto"/>
              <w:jc w:val="right"/>
              <w:rPr>
                <w:rFonts w:ascii="Times New Roman" w:hAnsi="Times New Roman" w:cs="Times New Roman"/>
                <w:sz w:val="26"/>
                <w:szCs w:val="26"/>
              </w:rPr>
            </w:pPr>
          </w:p>
        </w:tc>
        <w:tc>
          <w:tcPr>
            <w:tcW w:w="1624" w:type="dxa"/>
          </w:tcPr>
          <w:p w14:paraId="6B1E3024" w14:textId="77777777" w:rsidR="0070256E" w:rsidRPr="00142412" w:rsidRDefault="0070256E" w:rsidP="00316915">
            <w:pPr>
              <w:spacing w:line="360" w:lineRule="auto"/>
              <w:jc w:val="right"/>
              <w:rPr>
                <w:rFonts w:ascii="Times New Roman" w:hAnsi="Times New Roman" w:cs="Times New Roman"/>
                <w:sz w:val="26"/>
                <w:szCs w:val="26"/>
              </w:rPr>
            </w:pPr>
          </w:p>
        </w:tc>
      </w:tr>
      <w:tr w:rsidR="0070256E" w:rsidRPr="00142412" w14:paraId="51933023" w14:textId="77777777" w:rsidTr="007B734B">
        <w:tc>
          <w:tcPr>
            <w:tcW w:w="1432" w:type="dxa"/>
          </w:tcPr>
          <w:p w14:paraId="5E10921C" w14:textId="77777777" w:rsidR="0070256E" w:rsidRPr="00142412" w:rsidRDefault="0070256E" w:rsidP="00316915">
            <w:pPr>
              <w:spacing w:line="360" w:lineRule="auto"/>
              <w:jc w:val="left"/>
              <w:rPr>
                <w:rFonts w:ascii="Times New Roman" w:hAnsi="Times New Roman" w:cs="Times New Roman"/>
                <w:sz w:val="26"/>
                <w:szCs w:val="26"/>
              </w:rPr>
            </w:pPr>
            <w:r w:rsidRPr="00142412">
              <w:rPr>
                <w:rFonts w:ascii="Times New Roman" w:hAnsi="Times New Roman" w:cs="Times New Roman"/>
                <w:sz w:val="26"/>
                <w:szCs w:val="26"/>
              </w:rPr>
              <w:t>2</w:t>
            </w:r>
          </w:p>
        </w:tc>
        <w:tc>
          <w:tcPr>
            <w:tcW w:w="1673" w:type="dxa"/>
          </w:tcPr>
          <w:p w14:paraId="3CC23435" w14:textId="0AF15F99" w:rsidR="0070256E" w:rsidRPr="00142412" w:rsidRDefault="0070256E"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100.0</w:t>
            </w:r>
            <w:r w:rsidRPr="00142412">
              <w:rPr>
                <w:rFonts w:ascii="Times New Roman" w:hAnsi="Times New Roman" w:cs="Times New Roman"/>
                <w:sz w:val="26"/>
                <w:szCs w:val="26"/>
              </w:rPr>
              <w:t>%</w:t>
            </w:r>
          </w:p>
        </w:tc>
        <w:tc>
          <w:tcPr>
            <w:tcW w:w="1287" w:type="dxa"/>
          </w:tcPr>
          <w:p w14:paraId="0159BD09" w14:textId="66C50B53" w:rsidR="0070256E" w:rsidRPr="00142412" w:rsidRDefault="0070256E"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100.0%</w:t>
            </w:r>
          </w:p>
        </w:tc>
        <w:tc>
          <w:tcPr>
            <w:tcW w:w="1475" w:type="dxa"/>
          </w:tcPr>
          <w:p w14:paraId="6AB5A555" w14:textId="77777777" w:rsidR="0070256E" w:rsidRPr="00142412" w:rsidRDefault="0070256E" w:rsidP="00316915">
            <w:pPr>
              <w:spacing w:line="360" w:lineRule="auto"/>
              <w:jc w:val="right"/>
              <w:rPr>
                <w:rFonts w:ascii="Times New Roman" w:hAnsi="Times New Roman" w:cs="Times New Roman"/>
                <w:sz w:val="26"/>
                <w:szCs w:val="26"/>
              </w:rPr>
            </w:pPr>
          </w:p>
        </w:tc>
        <w:tc>
          <w:tcPr>
            <w:tcW w:w="1286" w:type="dxa"/>
          </w:tcPr>
          <w:p w14:paraId="5594AE62" w14:textId="77777777" w:rsidR="0070256E" w:rsidRPr="00142412" w:rsidRDefault="0070256E" w:rsidP="00316915">
            <w:pPr>
              <w:spacing w:line="360" w:lineRule="auto"/>
              <w:jc w:val="right"/>
              <w:rPr>
                <w:rFonts w:ascii="Times New Roman" w:hAnsi="Times New Roman" w:cs="Times New Roman"/>
                <w:sz w:val="26"/>
                <w:szCs w:val="26"/>
              </w:rPr>
            </w:pPr>
          </w:p>
        </w:tc>
        <w:tc>
          <w:tcPr>
            <w:tcW w:w="1624" w:type="dxa"/>
          </w:tcPr>
          <w:p w14:paraId="43F2B83F" w14:textId="77777777" w:rsidR="0070256E" w:rsidRPr="00142412" w:rsidRDefault="0070256E" w:rsidP="00316915">
            <w:pPr>
              <w:spacing w:line="360" w:lineRule="auto"/>
              <w:jc w:val="right"/>
              <w:rPr>
                <w:rFonts w:ascii="Times New Roman" w:hAnsi="Times New Roman" w:cs="Times New Roman"/>
                <w:sz w:val="26"/>
                <w:szCs w:val="26"/>
              </w:rPr>
            </w:pPr>
          </w:p>
        </w:tc>
      </w:tr>
      <w:tr w:rsidR="0070256E" w:rsidRPr="00142412" w14:paraId="15AF55E7" w14:textId="77777777" w:rsidTr="007B734B">
        <w:tc>
          <w:tcPr>
            <w:tcW w:w="1432" w:type="dxa"/>
          </w:tcPr>
          <w:p w14:paraId="16AA9418" w14:textId="77777777" w:rsidR="0070256E" w:rsidRPr="00142412" w:rsidRDefault="0070256E" w:rsidP="00316915">
            <w:pPr>
              <w:spacing w:line="360" w:lineRule="auto"/>
              <w:jc w:val="left"/>
              <w:rPr>
                <w:rFonts w:ascii="Times New Roman" w:hAnsi="Times New Roman" w:cs="Times New Roman"/>
                <w:sz w:val="26"/>
                <w:szCs w:val="26"/>
              </w:rPr>
            </w:pPr>
            <w:r w:rsidRPr="00142412">
              <w:rPr>
                <w:rFonts w:ascii="Times New Roman" w:hAnsi="Times New Roman" w:cs="Times New Roman"/>
                <w:sz w:val="26"/>
                <w:szCs w:val="26"/>
              </w:rPr>
              <w:t>3</w:t>
            </w:r>
          </w:p>
        </w:tc>
        <w:tc>
          <w:tcPr>
            <w:tcW w:w="1673" w:type="dxa"/>
          </w:tcPr>
          <w:p w14:paraId="29002D58" w14:textId="77777777" w:rsidR="0070256E" w:rsidRPr="00142412" w:rsidRDefault="0070256E"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100.0%</w:t>
            </w:r>
          </w:p>
        </w:tc>
        <w:tc>
          <w:tcPr>
            <w:tcW w:w="1287" w:type="dxa"/>
          </w:tcPr>
          <w:p w14:paraId="06D84D88" w14:textId="176E1783" w:rsidR="0070256E" w:rsidRPr="00142412" w:rsidRDefault="0070256E"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100.0</w:t>
            </w:r>
            <w:r w:rsidRPr="00142412">
              <w:rPr>
                <w:rFonts w:ascii="Times New Roman" w:hAnsi="Times New Roman" w:cs="Times New Roman"/>
                <w:sz w:val="26"/>
                <w:szCs w:val="26"/>
              </w:rPr>
              <w:t>%</w:t>
            </w:r>
          </w:p>
        </w:tc>
        <w:tc>
          <w:tcPr>
            <w:tcW w:w="1475" w:type="dxa"/>
          </w:tcPr>
          <w:p w14:paraId="3323159A" w14:textId="77777777" w:rsidR="0070256E" w:rsidRPr="00142412" w:rsidRDefault="0070256E" w:rsidP="00316915">
            <w:pPr>
              <w:spacing w:line="360" w:lineRule="auto"/>
              <w:jc w:val="right"/>
              <w:rPr>
                <w:rFonts w:ascii="Times New Roman" w:hAnsi="Times New Roman" w:cs="Times New Roman"/>
                <w:sz w:val="26"/>
                <w:szCs w:val="26"/>
              </w:rPr>
            </w:pPr>
          </w:p>
        </w:tc>
        <w:tc>
          <w:tcPr>
            <w:tcW w:w="1286" w:type="dxa"/>
          </w:tcPr>
          <w:p w14:paraId="64007B73" w14:textId="77777777" w:rsidR="0070256E" w:rsidRPr="00142412" w:rsidRDefault="0070256E" w:rsidP="00316915">
            <w:pPr>
              <w:spacing w:line="360" w:lineRule="auto"/>
              <w:jc w:val="right"/>
              <w:rPr>
                <w:rFonts w:ascii="Times New Roman" w:hAnsi="Times New Roman" w:cs="Times New Roman"/>
                <w:sz w:val="26"/>
                <w:szCs w:val="26"/>
              </w:rPr>
            </w:pPr>
          </w:p>
        </w:tc>
        <w:tc>
          <w:tcPr>
            <w:tcW w:w="1624" w:type="dxa"/>
          </w:tcPr>
          <w:p w14:paraId="018CE810" w14:textId="77777777" w:rsidR="0070256E" w:rsidRPr="00142412" w:rsidRDefault="0070256E" w:rsidP="00316915">
            <w:pPr>
              <w:spacing w:line="360" w:lineRule="auto"/>
              <w:jc w:val="right"/>
              <w:rPr>
                <w:rFonts w:ascii="Times New Roman" w:hAnsi="Times New Roman" w:cs="Times New Roman"/>
                <w:sz w:val="26"/>
                <w:szCs w:val="26"/>
              </w:rPr>
            </w:pPr>
          </w:p>
        </w:tc>
      </w:tr>
      <w:tr w:rsidR="008F67A7" w:rsidRPr="00142412" w14:paraId="2B9FB06C" w14:textId="77777777" w:rsidTr="007B734B">
        <w:tc>
          <w:tcPr>
            <w:tcW w:w="1432" w:type="dxa"/>
          </w:tcPr>
          <w:p w14:paraId="71CBF993" w14:textId="4F9D1AE8" w:rsidR="008F67A7" w:rsidRPr="00505DA9" w:rsidRDefault="008F67A7" w:rsidP="00316915">
            <w:pPr>
              <w:spacing w:line="360" w:lineRule="auto"/>
              <w:jc w:val="left"/>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673" w:type="dxa"/>
          </w:tcPr>
          <w:p w14:paraId="3932775C" w14:textId="2310AD1C" w:rsidR="008F67A7" w:rsidRPr="00505DA9" w:rsidRDefault="008F67A7"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99.99</w:t>
            </w:r>
            <w:r w:rsidR="00844BCA" w:rsidRPr="00505DA9">
              <w:rPr>
                <w:rFonts w:ascii="Times New Roman" w:hAnsi="Times New Roman" w:cs="Times New Roman"/>
                <w:b/>
                <w:bCs/>
                <w:sz w:val="26"/>
                <w:szCs w:val="26"/>
              </w:rPr>
              <w:t>99%</w:t>
            </w:r>
          </w:p>
        </w:tc>
        <w:tc>
          <w:tcPr>
            <w:tcW w:w="1287" w:type="dxa"/>
          </w:tcPr>
          <w:p w14:paraId="6019E11B" w14:textId="51EE44BB" w:rsidR="008F67A7" w:rsidRPr="00505DA9" w:rsidRDefault="00844BCA"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100.0%</w:t>
            </w:r>
          </w:p>
        </w:tc>
        <w:tc>
          <w:tcPr>
            <w:tcW w:w="1475" w:type="dxa"/>
          </w:tcPr>
          <w:p w14:paraId="5BDDBD19" w14:textId="1ABEA925" w:rsidR="008F67A7" w:rsidRPr="00505DA9" w:rsidRDefault="00000176" w:rsidP="00316915">
            <w:pPr>
              <w:spacing w:line="360" w:lineRule="auto"/>
              <w:ind w:right="130"/>
              <w:jc w:val="right"/>
              <w:rPr>
                <w:rFonts w:ascii="Times New Roman" w:hAnsi="Times New Roman" w:cs="Times New Roman"/>
                <w:b/>
                <w:bCs/>
                <w:sz w:val="26"/>
                <w:szCs w:val="26"/>
              </w:rPr>
            </w:pPr>
            <w:r w:rsidRPr="00505DA9">
              <w:rPr>
                <w:rFonts w:ascii="Times New Roman" w:hAnsi="Times New Roman" w:cs="Times New Roman"/>
                <w:b/>
                <w:bCs/>
                <w:sz w:val="26"/>
                <w:szCs w:val="26"/>
              </w:rPr>
              <w:t>1</w:t>
            </w:r>
          </w:p>
        </w:tc>
        <w:tc>
          <w:tcPr>
            <w:tcW w:w="1286" w:type="dxa"/>
          </w:tcPr>
          <w:p w14:paraId="64AC3E53" w14:textId="1F6BC03E" w:rsidR="008F67A7" w:rsidRPr="00505DA9" w:rsidRDefault="00000176"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1</w:t>
            </w:r>
          </w:p>
        </w:tc>
        <w:tc>
          <w:tcPr>
            <w:tcW w:w="1624" w:type="dxa"/>
          </w:tcPr>
          <w:p w14:paraId="3EDFD29D" w14:textId="01BCAB0A" w:rsidR="008F67A7" w:rsidRPr="00505DA9" w:rsidRDefault="00000176"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50.1045 giây</w:t>
            </w:r>
          </w:p>
        </w:tc>
      </w:tr>
    </w:tbl>
    <w:p w14:paraId="4421D0E5" w14:textId="77777777" w:rsidR="00000176" w:rsidRDefault="00000176" w:rsidP="00316915">
      <w:pPr>
        <w:rPr>
          <w:rFonts w:cs="Times New Roman"/>
        </w:rPr>
      </w:pPr>
    </w:p>
    <w:p w14:paraId="673422FC" w14:textId="6057AF7D" w:rsidR="008E09C6" w:rsidRPr="00142412" w:rsidRDefault="008E09C6" w:rsidP="00316915">
      <w:pPr>
        <w:rPr>
          <w:rFonts w:cs="Times New Roman"/>
        </w:rPr>
      </w:pPr>
      <w:r w:rsidRPr="00142412">
        <w:rPr>
          <w:rFonts w:cs="Times New Roman"/>
        </w:rPr>
        <w:t>Ma trận trên tập dữ liệu test:</w:t>
      </w:r>
    </w:p>
    <w:p w14:paraId="3F50AC14" w14:textId="497D0CAE" w:rsidR="008E09C6" w:rsidRDefault="00F42D74" w:rsidP="00316915">
      <w:pPr>
        <w:jc w:val="center"/>
      </w:pPr>
      <w:r>
        <w:rPr>
          <w:noProof/>
        </w:rPr>
        <w:drawing>
          <wp:inline distT="0" distB="0" distL="0" distR="0" wp14:anchorId="5D4F63C1" wp14:editId="42AB3D26">
            <wp:extent cx="3393027" cy="2924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4586" cy="2934317"/>
                    </a:xfrm>
                    <a:prstGeom prst="rect">
                      <a:avLst/>
                    </a:prstGeom>
                    <a:noFill/>
                    <a:ln>
                      <a:noFill/>
                    </a:ln>
                  </pic:spPr>
                </pic:pic>
              </a:graphicData>
            </a:graphic>
          </wp:inline>
        </w:drawing>
      </w:r>
    </w:p>
    <w:p w14:paraId="60EA59C9" w14:textId="2ADEB474" w:rsidR="008E09C6" w:rsidRPr="00142412" w:rsidRDefault="008E09C6" w:rsidP="00CB1937">
      <w:pPr>
        <w:pStyle w:val="Caption"/>
      </w:pPr>
      <w:bookmarkStart w:id="235" w:name="_Toc29794216"/>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25</w:t>
      </w:r>
      <w:r w:rsidR="00192599">
        <w:rPr>
          <w:noProof/>
        </w:rPr>
        <w:fldChar w:fldCharType="end"/>
      </w:r>
      <w:r>
        <w:t xml:space="preserve">. </w:t>
      </w:r>
      <w:r w:rsidRPr="00142412">
        <w:t>Ma trận nhầm lẫn trên tập dữ liệu test dùng Oversampling</w:t>
      </w:r>
      <w:bookmarkEnd w:id="235"/>
    </w:p>
    <w:p w14:paraId="7B1CB720" w14:textId="77777777" w:rsidR="008E09C6" w:rsidRPr="00142412" w:rsidRDefault="008E09C6" w:rsidP="00316915">
      <w:pPr>
        <w:rPr>
          <w:rFonts w:cs="Times New Roman"/>
          <w:b/>
          <w:bCs/>
        </w:rPr>
      </w:pPr>
      <w:r w:rsidRPr="00142412">
        <w:rPr>
          <w:rFonts w:cs="Times New Roman"/>
          <w:b/>
          <w:bCs/>
        </w:rPr>
        <w:t xml:space="preserve">Kết quả: </w:t>
      </w:r>
    </w:p>
    <w:p w14:paraId="17AA2F61" w14:textId="1859FE2F" w:rsidR="008E09C6" w:rsidRPr="00142412" w:rsidRDefault="008E09C6" w:rsidP="00316915">
      <w:pPr>
        <w:numPr>
          <w:ilvl w:val="0"/>
          <w:numId w:val="75"/>
        </w:numPr>
        <w:rPr>
          <w:rFonts w:cs="Times New Roman"/>
        </w:rPr>
      </w:pPr>
      <w:r w:rsidRPr="00142412">
        <w:rPr>
          <w:rFonts w:cs="Times New Roman"/>
        </w:rPr>
        <w:t xml:space="preserve">Có </w:t>
      </w:r>
      <w:r w:rsidR="00FC7B6F">
        <w:rPr>
          <w:rFonts w:cs="Times New Roman"/>
        </w:rPr>
        <w:t>552437</w:t>
      </w:r>
      <w:r>
        <w:rPr>
          <w:rFonts w:cs="Times New Roman"/>
        </w:rPr>
        <w:t xml:space="preserve"> </w:t>
      </w:r>
      <w:r w:rsidRPr="00142412">
        <w:rPr>
          <w:rFonts w:cs="Times New Roman"/>
        </w:rPr>
        <w:t>giao dịch bình thường được dự đoán đúng là giao dịch bình thường.</w:t>
      </w:r>
    </w:p>
    <w:p w14:paraId="76E84D50" w14:textId="7214D6DB" w:rsidR="008E09C6" w:rsidRPr="00142412" w:rsidRDefault="00FC7B6F" w:rsidP="00316915">
      <w:pPr>
        <w:numPr>
          <w:ilvl w:val="0"/>
          <w:numId w:val="75"/>
        </w:numPr>
        <w:rPr>
          <w:rFonts w:cs="Times New Roman"/>
        </w:rPr>
      </w:pPr>
      <w:r>
        <w:rPr>
          <w:rFonts w:cs="Times New Roman"/>
        </w:rPr>
        <w:t>1</w:t>
      </w:r>
      <w:r w:rsidR="008E09C6" w:rsidRPr="00142412">
        <w:rPr>
          <w:rFonts w:cs="Times New Roman"/>
        </w:rPr>
        <w:t xml:space="preserve"> lần giao dịch bình thường được dự sai đoán là giao dịch bất thường.</w:t>
      </w:r>
    </w:p>
    <w:p w14:paraId="48EAF54A" w14:textId="64465392" w:rsidR="008E09C6" w:rsidRPr="00142412" w:rsidRDefault="00FC7B6F" w:rsidP="00316915">
      <w:pPr>
        <w:numPr>
          <w:ilvl w:val="0"/>
          <w:numId w:val="75"/>
        </w:numPr>
        <w:rPr>
          <w:rFonts w:cs="Times New Roman"/>
        </w:rPr>
      </w:pPr>
      <w:r>
        <w:rPr>
          <w:rFonts w:cs="Times New Roman"/>
        </w:rPr>
        <w:lastRenderedPageBreak/>
        <w:t>7</w:t>
      </w:r>
      <w:r w:rsidR="008E09C6" w:rsidRPr="00142412">
        <w:rPr>
          <w:rFonts w:cs="Times New Roman"/>
        </w:rPr>
        <w:t xml:space="preserve"> lần giao dịch bất thường được dự đoán sai là giao dịch bình thường.</w:t>
      </w:r>
    </w:p>
    <w:p w14:paraId="17D5AB63" w14:textId="30AE94D4" w:rsidR="008E09C6" w:rsidRPr="00183090" w:rsidRDefault="00FC7B6F" w:rsidP="00316915">
      <w:pPr>
        <w:numPr>
          <w:ilvl w:val="0"/>
          <w:numId w:val="75"/>
        </w:numPr>
        <w:rPr>
          <w:rFonts w:cs="Times New Roman"/>
        </w:rPr>
      </w:pPr>
      <w:r>
        <w:rPr>
          <w:rFonts w:cs="Times New Roman"/>
        </w:rPr>
        <w:t>1636</w:t>
      </w:r>
      <w:r w:rsidR="00183090">
        <w:rPr>
          <w:rFonts w:cs="Times New Roman"/>
        </w:rPr>
        <w:t xml:space="preserve"> </w:t>
      </w:r>
      <w:r w:rsidR="008E09C6" w:rsidRPr="00183090">
        <w:rPr>
          <w:rFonts w:cs="Times New Roman"/>
        </w:rPr>
        <w:t>lần giao dịch bất thường được dự đoán chính xác là giao dịch bất thường.</w:t>
      </w:r>
    </w:p>
    <w:p w14:paraId="51A4CD53" w14:textId="51F80F78" w:rsidR="008E09C6" w:rsidRPr="00142412" w:rsidRDefault="008E09C6" w:rsidP="00316915">
      <w:pPr>
        <w:rPr>
          <w:rFonts w:cs="Times New Roman"/>
        </w:rPr>
      </w:pPr>
      <w:r w:rsidRPr="00142412">
        <w:rPr>
          <w:rFonts w:cs="Times New Roman"/>
        </w:rPr>
        <w:t>Lấy bộ dữ liệu được xử lý cân bằng dùng phương pháp Undersampling, tiến hành xem lại các thông tin, xem một số dòng của bộ dữ liệu:</w:t>
      </w:r>
    </w:p>
    <w:p w14:paraId="3A65C53D" w14:textId="77777777" w:rsidR="008E09C6" w:rsidRPr="00142412" w:rsidRDefault="008E09C6" w:rsidP="00316915">
      <w:pPr>
        <w:rPr>
          <w:rFonts w:cs="Times New Roman"/>
        </w:rPr>
      </w:pPr>
      <w:r>
        <w:rPr>
          <w:noProof/>
        </w:rPr>
        <w:drawing>
          <wp:inline distT="0" distB="0" distL="0" distR="0" wp14:anchorId="6D4C9810" wp14:editId="693E2F32">
            <wp:extent cx="5579746" cy="807085"/>
            <wp:effectExtent l="0" t="0" r="1905" b="0"/>
            <wp:docPr id="2024388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5">
                      <a:extLst>
                        <a:ext uri="{28A0092B-C50C-407E-A947-70E740481C1C}">
                          <a14:useLocalDpi xmlns:a14="http://schemas.microsoft.com/office/drawing/2010/main" val="0"/>
                        </a:ext>
                      </a:extLst>
                    </a:blip>
                    <a:stretch>
                      <a:fillRect/>
                    </a:stretch>
                  </pic:blipFill>
                  <pic:spPr>
                    <a:xfrm>
                      <a:off x="0" y="0"/>
                      <a:ext cx="5579746" cy="807085"/>
                    </a:xfrm>
                    <a:prstGeom prst="rect">
                      <a:avLst/>
                    </a:prstGeom>
                  </pic:spPr>
                </pic:pic>
              </a:graphicData>
            </a:graphic>
          </wp:inline>
        </w:drawing>
      </w:r>
    </w:p>
    <w:p w14:paraId="1BC65EFF" w14:textId="50CD9ED2" w:rsidR="008E09C6" w:rsidRDefault="008E09C6" w:rsidP="00CB1937">
      <w:pPr>
        <w:pStyle w:val="Caption"/>
      </w:pPr>
      <w:bookmarkStart w:id="236" w:name="_Toc29794217"/>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26</w:t>
      </w:r>
      <w:r w:rsidR="00192599">
        <w:rPr>
          <w:noProof/>
        </w:rPr>
        <w:fldChar w:fldCharType="end"/>
      </w:r>
      <w:r>
        <w:t xml:space="preserve">. </w:t>
      </w:r>
      <w:r w:rsidRPr="00142412">
        <w:t xml:space="preserve">Mô phỏng bộ dữ liệu được xử lý cân bằng dùng </w:t>
      </w:r>
      <w:r w:rsidR="00B82C63">
        <w:t>Under</w:t>
      </w:r>
      <w:r w:rsidR="003B169C">
        <w:t>sampling</w:t>
      </w:r>
      <w:bookmarkEnd w:id="236"/>
    </w:p>
    <w:p w14:paraId="0ED94D0F" w14:textId="3A078D83" w:rsidR="008E09C6" w:rsidRPr="00142412" w:rsidRDefault="008E09C6" w:rsidP="00316915">
      <w:pPr>
        <w:rPr>
          <w:rFonts w:cs="Times New Roman"/>
        </w:rPr>
      </w:pPr>
      <w:r w:rsidRPr="00142412">
        <w:rPr>
          <w:rFonts w:cs="Times New Roman"/>
        </w:rPr>
        <w:t xml:space="preserve">Tiếp theo thực hiện tách các thuộc tính độc lập và thuộc tính phụ thuộc, sau đó thực hiện chia làm hai phần: tập train và test với tỉ lệ: </w:t>
      </w:r>
      <w:r w:rsidR="00892329">
        <w:rPr>
          <w:rFonts w:cs="Times New Roman"/>
        </w:rPr>
        <w:t>80</w:t>
      </w:r>
      <w:r w:rsidRPr="00142412">
        <w:rPr>
          <w:rFonts w:cs="Times New Roman"/>
        </w:rPr>
        <w:t xml:space="preserve">% train và </w:t>
      </w:r>
      <w:r w:rsidR="00892329">
        <w:rPr>
          <w:rFonts w:cs="Times New Roman"/>
        </w:rPr>
        <w:t>2</w:t>
      </w:r>
      <w:r w:rsidRPr="00142412">
        <w:rPr>
          <w:rFonts w:cs="Times New Roman"/>
        </w:rPr>
        <w:t>0% test, chạy lệnh để kiểm tra dữ liệu ta được kết quả</w:t>
      </w:r>
      <w:r w:rsidR="00E34470">
        <w:rPr>
          <w:rFonts w:cs="Times New Roman"/>
        </w:rPr>
        <w:t>:</w:t>
      </w:r>
    </w:p>
    <w:p w14:paraId="09A60103" w14:textId="62DE207C" w:rsidR="008E09C6" w:rsidRDefault="008E09C6" w:rsidP="00CB1937">
      <w:pPr>
        <w:pStyle w:val="Caption"/>
      </w:pPr>
      <w:bookmarkStart w:id="237" w:name="_Toc29794263"/>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12</w:t>
      </w:r>
      <w:r w:rsidR="00192599">
        <w:rPr>
          <w:noProof/>
        </w:rPr>
        <w:fldChar w:fldCharType="end"/>
      </w:r>
      <w:r>
        <w:t xml:space="preserve">. </w:t>
      </w:r>
      <w:r w:rsidRPr="00142412">
        <w:t>Thống kê số lượng giao dịch của mỗi giá trị ở thuộc tính isFraud</w:t>
      </w:r>
      <w:r w:rsidR="003B169C">
        <w:t xml:space="preserve"> theo bộ dữ liệu</w:t>
      </w:r>
      <w:bookmarkEnd w:id="237"/>
    </w:p>
    <w:tbl>
      <w:tblPr>
        <w:tblStyle w:val="TableGrid"/>
        <w:tblW w:w="0" w:type="auto"/>
        <w:tblLook w:val="04A0" w:firstRow="1" w:lastRow="0" w:firstColumn="1" w:lastColumn="0" w:noHBand="0" w:noVBand="1"/>
      </w:tblPr>
      <w:tblGrid>
        <w:gridCol w:w="1827"/>
        <w:gridCol w:w="2421"/>
        <w:gridCol w:w="2268"/>
        <w:gridCol w:w="2262"/>
      </w:tblGrid>
      <w:tr w:rsidR="003B169C" w:rsidRPr="001B7FBE" w14:paraId="43917A8C" w14:textId="77777777" w:rsidTr="00F12498">
        <w:tc>
          <w:tcPr>
            <w:tcW w:w="1827" w:type="dxa"/>
            <w:vMerge w:val="restart"/>
            <w:vAlign w:val="center"/>
          </w:tcPr>
          <w:p w14:paraId="33BF313C" w14:textId="77777777" w:rsidR="003B169C" w:rsidRPr="001B7FBE" w:rsidRDefault="003B169C"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421" w:type="dxa"/>
            <w:vMerge w:val="restart"/>
            <w:vAlign w:val="center"/>
          </w:tcPr>
          <w:p w14:paraId="48D08E3B" w14:textId="5B306F01" w:rsidR="003B169C" w:rsidRPr="001B7FBE" w:rsidRDefault="00400BBB"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003B169C" w:rsidRPr="001B7FBE">
              <w:rPr>
                <w:rFonts w:ascii="Times New Roman" w:hAnsi="Times New Roman" w:cs="Times New Roman"/>
                <w:b/>
                <w:bCs/>
                <w:sz w:val="26"/>
                <w:szCs w:val="26"/>
              </w:rPr>
              <w:t xml:space="preserve"> dữ liệu</w:t>
            </w:r>
          </w:p>
        </w:tc>
        <w:tc>
          <w:tcPr>
            <w:tcW w:w="4530" w:type="dxa"/>
            <w:gridSpan w:val="2"/>
            <w:vAlign w:val="center"/>
          </w:tcPr>
          <w:p w14:paraId="03ED598F" w14:textId="77777777" w:rsidR="003B169C" w:rsidRPr="001B7FBE" w:rsidRDefault="003B169C"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Số lượng của mỗi phân lớp của thuộc tính isFraud</w:t>
            </w:r>
          </w:p>
        </w:tc>
      </w:tr>
      <w:tr w:rsidR="003B169C" w:rsidRPr="001B7FBE" w14:paraId="770FE3A3" w14:textId="77777777" w:rsidTr="00F12498">
        <w:tc>
          <w:tcPr>
            <w:tcW w:w="1827" w:type="dxa"/>
            <w:vMerge/>
            <w:vAlign w:val="center"/>
          </w:tcPr>
          <w:p w14:paraId="3F171E28" w14:textId="77777777" w:rsidR="003B169C" w:rsidRPr="001B7FBE" w:rsidRDefault="003B169C" w:rsidP="00316915">
            <w:pPr>
              <w:spacing w:line="360" w:lineRule="auto"/>
              <w:jc w:val="center"/>
              <w:rPr>
                <w:rFonts w:ascii="Times New Roman" w:hAnsi="Times New Roman" w:cs="Times New Roman"/>
                <w:b/>
                <w:bCs/>
                <w:sz w:val="26"/>
                <w:szCs w:val="26"/>
              </w:rPr>
            </w:pPr>
          </w:p>
        </w:tc>
        <w:tc>
          <w:tcPr>
            <w:tcW w:w="2421" w:type="dxa"/>
            <w:vMerge/>
            <w:vAlign w:val="center"/>
          </w:tcPr>
          <w:p w14:paraId="74ECC170" w14:textId="77777777" w:rsidR="003B169C" w:rsidRPr="001B7FBE" w:rsidRDefault="003B169C" w:rsidP="00316915">
            <w:pPr>
              <w:spacing w:line="360" w:lineRule="auto"/>
              <w:jc w:val="center"/>
              <w:rPr>
                <w:rFonts w:ascii="Times New Roman" w:hAnsi="Times New Roman" w:cs="Times New Roman"/>
                <w:b/>
                <w:bCs/>
                <w:sz w:val="26"/>
                <w:szCs w:val="26"/>
              </w:rPr>
            </w:pPr>
          </w:p>
        </w:tc>
        <w:tc>
          <w:tcPr>
            <w:tcW w:w="2268" w:type="dxa"/>
            <w:vAlign w:val="center"/>
          </w:tcPr>
          <w:p w14:paraId="39C5EEE2" w14:textId="77777777" w:rsidR="003B169C" w:rsidRPr="001B7FBE" w:rsidRDefault="003B169C"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0 (giao dịch bình thường)</w:t>
            </w:r>
          </w:p>
        </w:tc>
        <w:tc>
          <w:tcPr>
            <w:tcW w:w="2262" w:type="dxa"/>
            <w:vAlign w:val="center"/>
          </w:tcPr>
          <w:p w14:paraId="796A1E0D" w14:textId="77777777" w:rsidR="003B169C" w:rsidRPr="001B7FBE" w:rsidRDefault="003B169C"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1 (giao dịch bất thường)</w:t>
            </w:r>
          </w:p>
        </w:tc>
      </w:tr>
      <w:tr w:rsidR="003B169C" w:rsidRPr="001B7FBE" w14:paraId="5A1932FA" w14:textId="77777777" w:rsidTr="00F12498">
        <w:tc>
          <w:tcPr>
            <w:tcW w:w="1827" w:type="dxa"/>
            <w:vMerge w:val="restart"/>
          </w:tcPr>
          <w:p w14:paraId="379CDB6D" w14:textId="39EE3FB4" w:rsidR="003B169C" w:rsidRPr="001B7FBE" w:rsidRDefault="003B169C" w:rsidP="00316915">
            <w:pPr>
              <w:spacing w:line="360" w:lineRule="auto"/>
              <w:rPr>
                <w:rFonts w:ascii="Times New Roman" w:hAnsi="Times New Roman" w:cs="Times New Roman"/>
                <w:sz w:val="26"/>
                <w:szCs w:val="26"/>
              </w:rPr>
            </w:pPr>
            <w:r>
              <w:rPr>
                <w:rFonts w:ascii="Times New Roman" w:hAnsi="Times New Roman" w:cs="Times New Roman"/>
                <w:sz w:val="26"/>
                <w:szCs w:val="26"/>
              </w:rPr>
              <w:t xml:space="preserve">Đã xử lỹ cân bằng theo phương pháp random </w:t>
            </w:r>
            <w:r w:rsidR="00D71393">
              <w:rPr>
                <w:rFonts w:ascii="Times New Roman" w:hAnsi="Times New Roman" w:cs="Times New Roman"/>
                <w:sz w:val="26"/>
                <w:szCs w:val="26"/>
              </w:rPr>
              <w:t>under</w:t>
            </w:r>
            <w:r>
              <w:rPr>
                <w:rFonts w:ascii="Times New Roman" w:hAnsi="Times New Roman" w:cs="Times New Roman"/>
                <w:sz w:val="26"/>
                <w:szCs w:val="26"/>
              </w:rPr>
              <w:t>sampling.</w:t>
            </w:r>
          </w:p>
        </w:tc>
        <w:tc>
          <w:tcPr>
            <w:tcW w:w="2421" w:type="dxa"/>
          </w:tcPr>
          <w:p w14:paraId="179ABE24" w14:textId="44B0E835" w:rsidR="003B169C" w:rsidRPr="001B7FBE" w:rsidRDefault="003B169C"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sidR="00AC5C4A">
              <w:rPr>
                <w:rFonts w:ascii="Times New Roman" w:hAnsi="Times New Roman" w:cs="Times New Roman"/>
                <w:sz w:val="26"/>
                <w:szCs w:val="26"/>
              </w:rPr>
              <w:t xml:space="preserve"> đã xử lý cân bằng</w:t>
            </w:r>
          </w:p>
        </w:tc>
        <w:tc>
          <w:tcPr>
            <w:tcW w:w="2268" w:type="dxa"/>
          </w:tcPr>
          <w:p w14:paraId="267D20E1" w14:textId="703BC9E6" w:rsidR="003B169C" w:rsidRPr="001B7FBE" w:rsidRDefault="00E71EC5"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492</w:t>
            </w:r>
          </w:p>
        </w:tc>
        <w:tc>
          <w:tcPr>
            <w:tcW w:w="2262" w:type="dxa"/>
          </w:tcPr>
          <w:p w14:paraId="29631B40" w14:textId="58F679B2" w:rsidR="003B169C" w:rsidRPr="001B7FBE" w:rsidRDefault="00AC5C4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5733</w:t>
            </w:r>
          </w:p>
        </w:tc>
      </w:tr>
      <w:tr w:rsidR="003B169C" w:rsidRPr="001B7FBE" w14:paraId="3A8771AC" w14:textId="77777777" w:rsidTr="00F12498">
        <w:tc>
          <w:tcPr>
            <w:tcW w:w="1827" w:type="dxa"/>
            <w:vMerge/>
          </w:tcPr>
          <w:p w14:paraId="13C57AAA" w14:textId="77777777" w:rsidR="003B169C" w:rsidRPr="001B7FBE" w:rsidRDefault="003B169C" w:rsidP="00316915">
            <w:pPr>
              <w:spacing w:line="360" w:lineRule="auto"/>
              <w:rPr>
                <w:rFonts w:ascii="Times New Roman" w:hAnsi="Times New Roman" w:cs="Times New Roman"/>
                <w:sz w:val="26"/>
                <w:szCs w:val="26"/>
              </w:rPr>
            </w:pPr>
          </w:p>
        </w:tc>
        <w:tc>
          <w:tcPr>
            <w:tcW w:w="2421" w:type="dxa"/>
          </w:tcPr>
          <w:p w14:paraId="19FF7712" w14:textId="77777777" w:rsidR="003B169C" w:rsidRPr="001B7FBE" w:rsidRDefault="003B169C"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7887A090" w14:textId="35B86AF4" w:rsidR="003B169C" w:rsidRPr="001B7FBE" w:rsidRDefault="00E71EC5"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398</w:t>
            </w:r>
          </w:p>
        </w:tc>
        <w:tc>
          <w:tcPr>
            <w:tcW w:w="2262" w:type="dxa"/>
          </w:tcPr>
          <w:p w14:paraId="0627A8E8" w14:textId="4C690ECC" w:rsidR="003B169C" w:rsidRPr="001B7FBE" w:rsidRDefault="00AC5C4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4582</w:t>
            </w:r>
          </w:p>
        </w:tc>
      </w:tr>
      <w:tr w:rsidR="003B169C" w:rsidRPr="001B7FBE" w14:paraId="69ABDAF4" w14:textId="77777777" w:rsidTr="00F12498">
        <w:tc>
          <w:tcPr>
            <w:tcW w:w="1827" w:type="dxa"/>
            <w:vMerge/>
          </w:tcPr>
          <w:p w14:paraId="79209F75" w14:textId="77777777" w:rsidR="003B169C" w:rsidRPr="001B7FBE" w:rsidRDefault="003B169C" w:rsidP="00316915">
            <w:pPr>
              <w:spacing w:line="360" w:lineRule="auto"/>
              <w:rPr>
                <w:rFonts w:ascii="Times New Roman" w:hAnsi="Times New Roman" w:cs="Times New Roman"/>
                <w:sz w:val="26"/>
                <w:szCs w:val="26"/>
              </w:rPr>
            </w:pPr>
          </w:p>
        </w:tc>
        <w:tc>
          <w:tcPr>
            <w:tcW w:w="2421" w:type="dxa"/>
          </w:tcPr>
          <w:p w14:paraId="739252BF" w14:textId="77777777" w:rsidR="003B169C" w:rsidRPr="001B7FBE" w:rsidRDefault="003B169C"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4F7D6458" w14:textId="41503505" w:rsidR="003B169C" w:rsidRPr="001B7FBE" w:rsidRDefault="00A948B5"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94</w:t>
            </w:r>
          </w:p>
        </w:tc>
        <w:tc>
          <w:tcPr>
            <w:tcW w:w="2262" w:type="dxa"/>
          </w:tcPr>
          <w:p w14:paraId="187F60A8" w14:textId="29FA5C16" w:rsidR="003B169C" w:rsidRPr="001B7FBE" w:rsidRDefault="00E71EC5"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1151</w:t>
            </w:r>
          </w:p>
        </w:tc>
      </w:tr>
    </w:tbl>
    <w:p w14:paraId="29169BEF" w14:textId="0855B8B8" w:rsidR="008E09C6" w:rsidRPr="00142412" w:rsidRDefault="008E09C6" w:rsidP="00316915">
      <w:pPr>
        <w:spacing w:before="240"/>
        <w:rPr>
          <w:rFonts w:eastAsia="Times New Roman" w:cs="Times New Roman"/>
          <w:sz w:val="21"/>
          <w:szCs w:val="21"/>
          <w:shd w:val="clear" w:color="auto" w:fill="FFFFFF"/>
          <w:lang w:eastAsia="ja-JP"/>
        </w:rPr>
      </w:pPr>
      <w:r w:rsidRPr="00142412">
        <w:rPr>
          <w:rFonts w:cs="Times New Roman"/>
        </w:rPr>
        <w:t>Ta tiến hành chạy mô hình bằng thuật toán Random forest sử dụng 3 fold-cross validation cho bộ dữ liệu, thu được kết quả</w:t>
      </w:r>
      <w:r w:rsidR="00740306">
        <w:rPr>
          <w:rFonts w:cs="Times New Roman"/>
        </w:rPr>
        <w:t xml:space="preserve"> (chi tiết xem phần phụ lục)</w:t>
      </w:r>
      <w:r w:rsidRPr="00142412">
        <w:rPr>
          <w:rFonts w:cs="Times New Roman"/>
        </w:rPr>
        <w:t>:</w:t>
      </w:r>
    </w:p>
    <w:p w14:paraId="5ED134EC" w14:textId="1677515E" w:rsidR="008E09C6" w:rsidRDefault="008E09C6" w:rsidP="00CB1937">
      <w:pPr>
        <w:pStyle w:val="Caption"/>
      </w:pPr>
      <w:bookmarkStart w:id="238" w:name="_Toc29794264"/>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13</w:t>
      </w:r>
      <w:r w:rsidR="00192599">
        <w:rPr>
          <w:noProof/>
        </w:rPr>
        <w:fldChar w:fldCharType="end"/>
      </w:r>
      <w:r>
        <w:t>. K</w:t>
      </w:r>
      <w:r w:rsidRPr="00142412">
        <w:t>ết quả sau khi chạy thuật toán Random forest đối với bộ dữ liệu đã xử lý cân bằng dùng Undersampling</w:t>
      </w:r>
      <w:bookmarkEnd w:id="238"/>
    </w:p>
    <w:tbl>
      <w:tblPr>
        <w:tblStyle w:val="TableGrid"/>
        <w:tblW w:w="0" w:type="auto"/>
        <w:tblLook w:val="04A0" w:firstRow="1" w:lastRow="0" w:firstColumn="1" w:lastColumn="0" w:noHBand="0" w:noVBand="1"/>
      </w:tblPr>
      <w:tblGrid>
        <w:gridCol w:w="1481"/>
        <w:gridCol w:w="1707"/>
        <w:gridCol w:w="1339"/>
        <w:gridCol w:w="1523"/>
        <w:gridCol w:w="1273"/>
        <w:gridCol w:w="1454"/>
      </w:tblGrid>
      <w:tr w:rsidR="008E09C6" w:rsidRPr="00142412" w14:paraId="540B11F0" w14:textId="77777777" w:rsidTr="007B734B">
        <w:tc>
          <w:tcPr>
            <w:tcW w:w="1481" w:type="dxa"/>
          </w:tcPr>
          <w:p w14:paraId="4368F376"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lastRenderedPageBreak/>
              <w:t>Lần chạy</w:t>
            </w:r>
          </w:p>
        </w:tc>
        <w:tc>
          <w:tcPr>
            <w:tcW w:w="1707" w:type="dxa"/>
          </w:tcPr>
          <w:p w14:paraId="2C50C033"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Độ chính xác trên tập train</w:t>
            </w:r>
          </w:p>
        </w:tc>
        <w:tc>
          <w:tcPr>
            <w:tcW w:w="1339" w:type="dxa"/>
          </w:tcPr>
          <w:p w14:paraId="30EA1F33"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Độ chính xác trên tập test</w:t>
            </w:r>
          </w:p>
        </w:tc>
        <w:tc>
          <w:tcPr>
            <w:tcW w:w="1523" w:type="dxa"/>
          </w:tcPr>
          <w:p w14:paraId="20BBA39F" w14:textId="77777777" w:rsidR="008E09C6" w:rsidRPr="00142412" w:rsidRDefault="008E09C6" w:rsidP="00316915">
            <w:pPr>
              <w:spacing w:line="360" w:lineRule="auto"/>
              <w:jc w:val="center"/>
              <w:rPr>
                <w:rFonts w:ascii="Times New Roman" w:hAnsi="Times New Roman" w:cs="Times New Roman"/>
                <w:b/>
                <w:bCs/>
                <w:sz w:val="26"/>
                <w:szCs w:val="26"/>
                <w:lang w:val="fr-FR"/>
              </w:rPr>
            </w:pPr>
            <w:r w:rsidRPr="00142412">
              <w:rPr>
                <w:rFonts w:ascii="Times New Roman" w:hAnsi="Times New Roman" w:cs="Times New Roman"/>
                <w:b/>
                <w:bCs/>
                <w:sz w:val="26"/>
                <w:szCs w:val="26"/>
                <w:lang w:val="fr-FR"/>
              </w:rPr>
              <w:t>F1-score trên tập train</w:t>
            </w:r>
          </w:p>
        </w:tc>
        <w:tc>
          <w:tcPr>
            <w:tcW w:w="1273" w:type="dxa"/>
          </w:tcPr>
          <w:p w14:paraId="5980D829"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F1-score trên tập test</w:t>
            </w:r>
          </w:p>
        </w:tc>
        <w:tc>
          <w:tcPr>
            <w:tcW w:w="1454" w:type="dxa"/>
          </w:tcPr>
          <w:p w14:paraId="3EF18F16"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Thời gian</w:t>
            </w:r>
          </w:p>
        </w:tc>
      </w:tr>
      <w:tr w:rsidR="008E09C6" w:rsidRPr="00142412" w14:paraId="3960CCF4" w14:textId="77777777" w:rsidTr="007B734B">
        <w:tc>
          <w:tcPr>
            <w:tcW w:w="1481" w:type="dxa"/>
          </w:tcPr>
          <w:p w14:paraId="47BC00F3" w14:textId="77777777" w:rsidR="008E09C6" w:rsidRPr="00142412" w:rsidRDefault="008E09C6" w:rsidP="00316915">
            <w:pPr>
              <w:spacing w:line="360" w:lineRule="auto"/>
              <w:jc w:val="left"/>
              <w:rPr>
                <w:rFonts w:ascii="Times New Roman" w:hAnsi="Times New Roman" w:cs="Times New Roman"/>
                <w:sz w:val="26"/>
                <w:szCs w:val="26"/>
              </w:rPr>
            </w:pPr>
            <w:r w:rsidRPr="00142412">
              <w:rPr>
                <w:rFonts w:ascii="Times New Roman" w:hAnsi="Times New Roman" w:cs="Times New Roman"/>
                <w:sz w:val="26"/>
                <w:szCs w:val="26"/>
              </w:rPr>
              <w:t>1</w:t>
            </w:r>
          </w:p>
        </w:tc>
        <w:tc>
          <w:tcPr>
            <w:tcW w:w="1707" w:type="dxa"/>
          </w:tcPr>
          <w:p w14:paraId="127D3F2D" w14:textId="2805D04F"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99.93</w:t>
            </w:r>
            <w:r w:rsidR="00695AF1">
              <w:rPr>
                <w:rFonts w:ascii="Times New Roman" w:hAnsi="Times New Roman" w:cs="Times New Roman"/>
                <w:sz w:val="26"/>
                <w:szCs w:val="26"/>
              </w:rPr>
              <w:t>98</w:t>
            </w:r>
            <w:r w:rsidRPr="00142412">
              <w:rPr>
                <w:rFonts w:ascii="Times New Roman" w:hAnsi="Times New Roman" w:cs="Times New Roman"/>
                <w:sz w:val="26"/>
                <w:szCs w:val="26"/>
              </w:rPr>
              <w:t>%</w:t>
            </w:r>
          </w:p>
        </w:tc>
        <w:tc>
          <w:tcPr>
            <w:tcW w:w="1339" w:type="dxa"/>
          </w:tcPr>
          <w:p w14:paraId="69ED4D1B" w14:textId="5BCC13DE"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w:t>
            </w:r>
            <w:r w:rsidR="003F0FE6">
              <w:rPr>
                <w:rFonts w:ascii="Times New Roman" w:hAnsi="Times New Roman" w:cs="Times New Roman"/>
                <w:sz w:val="26"/>
                <w:szCs w:val="26"/>
              </w:rPr>
              <w:t>9197</w:t>
            </w:r>
            <w:r w:rsidRPr="00142412">
              <w:rPr>
                <w:rFonts w:ascii="Times New Roman" w:hAnsi="Times New Roman" w:cs="Times New Roman"/>
                <w:sz w:val="26"/>
                <w:szCs w:val="26"/>
              </w:rPr>
              <w:t>%</w:t>
            </w:r>
          </w:p>
        </w:tc>
        <w:tc>
          <w:tcPr>
            <w:tcW w:w="1523" w:type="dxa"/>
          </w:tcPr>
          <w:p w14:paraId="4FB3E1A5" w14:textId="77777777" w:rsidR="008E09C6" w:rsidRPr="00142412" w:rsidRDefault="008E09C6" w:rsidP="00316915">
            <w:pPr>
              <w:spacing w:line="360" w:lineRule="auto"/>
              <w:jc w:val="right"/>
              <w:rPr>
                <w:rFonts w:ascii="Times New Roman" w:hAnsi="Times New Roman" w:cs="Times New Roman"/>
                <w:sz w:val="26"/>
                <w:szCs w:val="26"/>
              </w:rPr>
            </w:pPr>
          </w:p>
        </w:tc>
        <w:tc>
          <w:tcPr>
            <w:tcW w:w="1273" w:type="dxa"/>
          </w:tcPr>
          <w:p w14:paraId="42E452CE" w14:textId="77777777" w:rsidR="008E09C6" w:rsidRPr="00142412" w:rsidRDefault="008E09C6" w:rsidP="00316915">
            <w:pPr>
              <w:spacing w:line="360" w:lineRule="auto"/>
              <w:jc w:val="right"/>
              <w:rPr>
                <w:rFonts w:ascii="Times New Roman" w:hAnsi="Times New Roman" w:cs="Times New Roman"/>
                <w:sz w:val="26"/>
                <w:szCs w:val="26"/>
              </w:rPr>
            </w:pPr>
          </w:p>
        </w:tc>
        <w:tc>
          <w:tcPr>
            <w:tcW w:w="1454" w:type="dxa"/>
          </w:tcPr>
          <w:p w14:paraId="4C4976D6" w14:textId="77777777" w:rsidR="008E09C6" w:rsidRPr="00142412" w:rsidRDefault="008E09C6" w:rsidP="00316915">
            <w:pPr>
              <w:spacing w:line="360" w:lineRule="auto"/>
              <w:jc w:val="right"/>
              <w:rPr>
                <w:rFonts w:ascii="Times New Roman" w:hAnsi="Times New Roman" w:cs="Times New Roman"/>
                <w:sz w:val="26"/>
                <w:szCs w:val="26"/>
              </w:rPr>
            </w:pPr>
          </w:p>
        </w:tc>
      </w:tr>
      <w:tr w:rsidR="008E09C6" w:rsidRPr="00142412" w14:paraId="4657172B" w14:textId="77777777" w:rsidTr="007B734B">
        <w:tc>
          <w:tcPr>
            <w:tcW w:w="1481" w:type="dxa"/>
          </w:tcPr>
          <w:p w14:paraId="51A384FB" w14:textId="77777777" w:rsidR="008E09C6" w:rsidRPr="00142412" w:rsidRDefault="008E09C6" w:rsidP="00316915">
            <w:pPr>
              <w:spacing w:line="360" w:lineRule="auto"/>
              <w:jc w:val="left"/>
              <w:rPr>
                <w:rFonts w:ascii="Times New Roman" w:hAnsi="Times New Roman" w:cs="Times New Roman"/>
                <w:sz w:val="26"/>
                <w:szCs w:val="26"/>
              </w:rPr>
            </w:pPr>
            <w:r w:rsidRPr="00142412">
              <w:rPr>
                <w:rFonts w:ascii="Times New Roman" w:hAnsi="Times New Roman" w:cs="Times New Roman"/>
                <w:sz w:val="26"/>
                <w:szCs w:val="26"/>
              </w:rPr>
              <w:t>2</w:t>
            </w:r>
          </w:p>
        </w:tc>
        <w:tc>
          <w:tcPr>
            <w:tcW w:w="1707" w:type="dxa"/>
          </w:tcPr>
          <w:p w14:paraId="093170F2" w14:textId="77777777"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100%</w:t>
            </w:r>
          </w:p>
        </w:tc>
        <w:tc>
          <w:tcPr>
            <w:tcW w:w="1339" w:type="dxa"/>
          </w:tcPr>
          <w:p w14:paraId="48C6ACA2" w14:textId="77777777"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100%</w:t>
            </w:r>
          </w:p>
        </w:tc>
        <w:tc>
          <w:tcPr>
            <w:tcW w:w="1523" w:type="dxa"/>
          </w:tcPr>
          <w:p w14:paraId="08D9AFF3" w14:textId="77777777" w:rsidR="008E09C6" w:rsidRPr="00142412" w:rsidRDefault="008E09C6" w:rsidP="00316915">
            <w:pPr>
              <w:spacing w:line="360" w:lineRule="auto"/>
              <w:jc w:val="right"/>
              <w:rPr>
                <w:rFonts w:ascii="Times New Roman" w:hAnsi="Times New Roman" w:cs="Times New Roman"/>
                <w:sz w:val="26"/>
                <w:szCs w:val="26"/>
              </w:rPr>
            </w:pPr>
          </w:p>
        </w:tc>
        <w:tc>
          <w:tcPr>
            <w:tcW w:w="1273" w:type="dxa"/>
          </w:tcPr>
          <w:p w14:paraId="223FC2BD" w14:textId="77777777" w:rsidR="008E09C6" w:rsidRPr="00142412" w:rsidRDefault="008E09C6" w:rsidP="00316915">
            <w:pPr>
              <w:spacing w:line="360" w:lineRule="auto"/>
              <w:jc w:val="right"/>
              <w:rPr>
                <w:rFonts w:ascii="Times New Roman" w:hAnsi="Times New Roman" w:cs="Times New Roman"/>
                <w:sz w:val="26"/>
                <w:szCs w:val="26"/>
              </w:rPr>
            </w:pPr>
          </w:p>
        </w:tc>
        <w:tc>
          <w:tcPr>
            <w:tcW w:w="1454" w:type="dxa"/>
          </w:tcPr>
          <w:p w14:paraId="031E8EC0" w14:textId="77777777" w:rsidR="008E09C6" w:rsidRPr="00142412" w:rsidRDefault="008E09C6" w:rsidP="00316915">
            <w:pPr>
              <w:spacing w:line="360" w:lineRule="auto"/>
              <w:jc w:val="right"/>
              <w:rPr>
                <w:rFonts w:ascii="Times New Roman" w:hAnsi="Times New Roman" w:cs="Times New Roman"/>
                <w:sz w:val="26"/>
                <w:szCs w:val="26"/>
              </w:rPr>
            </w:pPr>
          </w:p>
        </w:tc>
      </w:tr>
      <w:tr w:rsidR="008E09C6" w:rsidRPr="00142412" w14:paraId="4E337991" w14:textId="77777777" w:rsidTr="007B734B">
        <w:tc>
          <w:tcPr>
            <w:tcW w:w="1481" w:type="dxa"/>
          </w:tcPr>
          <w:p w14:paraId="1620A80A" w14:textId="77777777" w:rsidR="008E09C6" w:rsidRPr="00142412" w:rsidRDefault="008E09C6" w:rsidP="00316915">
            <w:pPr>
              <w:spacing w:line="360" w:lineRule="auto"/>
              <w:jc w:val="left"/>
              <w:rPr>
                <w:rFonts w:ascii="Times New Roman" w:hAnsi="Times New Roman" w:cs="Times New Roman"/>
                <w:sz w:val="26"/>
                <w:szCs w:val="26"/>
              </w:rPr>
            </w:pPr>
            <w:r w:rsidRPr="00142412">
              <w:rPr>
                <w:rFonts w:ascii="Times New Roman" w:hAnsi="Times New Roman" w:cs="Times New Roman"/>
                <w:sz w:val="26"/>
                <w:szCs w:val="26"/>
              </w:rPr>
              <w:t>3</w:t>
            </w:r>
          </w:p>
        </w:tc>
        <w:tc>
          <w:tcPr>
            <w:tcW w:w="1707" w:type="dxa"/>
          </w:tcPr>
          <w:p w14:paraId="7DDB42D3" w14:textId="1EB8D1DF"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99.93</w:t>
            </w:r>
            <w:r w:rsidR="00054C18">
              <w:rPr>
                <w:rFonts w:ascii="Times New Roman" w:hAnsi="Times New Roman" w:cs="Times New Roman"/>
                <w:sz w:val="26"/>
                <w:szCs w:val="26"/>
              </w:rPr>
              <w:t>98</w:t>
            </w:r>
            <w:r w:rsidRPr="00142412">
              <w:rPr>
                <w:rFonts w:ascii="Times New Roman" w:hAnsi="Times New Roman" w:cs="Times New Roman"/>
                <w:sz w:val="26"/>
                <w:szCs w:val="26"/>
              </w:rPr>
              <w:t>%</w:t>
            </w:r>
          </w:p>
        </w:tc>
        <w:tc>
          <w:tcPr>
            <w:tcW w:w="1339" w:type="dxa"/>
          </w:tcPr>
          <w:p w14:paraId="5F9F8586" w14:textId="77777777"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100%</w:t>
            </w:r>
          </w:p>
        </w:tc>
        <w:tc>
          <w:tcPr>
            <w:tcW w:w="1523" w:type="dxa"/>
          </w:tcPr>
          <w:p w14:paraId="05D23CAD" w14:textId="77777777" w:rsidR="008E09C6" w:rsidRPr="00142412" w:rsidRDefault="008E09C6" w:rsidP="00316915">
            <w:pPr>
              <w:spacing w:line="360" w:lineRule="auto"/>
              <w:ind w:right="260"/>
              <w:jc w:val="right"/>
              <w:rPr>
                <w:rFonts w:ascii="Times New Roman" w:hAnsi="Times New Roman" w:cs="Times New Roman"/>
                <w:sz w:val="26"/>
                <w:szCs w:val="26"/>
              </w:rPr>
            </w:pPr>
          </w:p>
        </w:tc>
        <w:tc>
          <w:tcPr>
            <w:tcW w:w="1273" w:type="dxa"/>
          </w:tcPr>
          <w:p w14:paraId="6D6E67E6" w14:textId="77777777" w:rsidR="008E09C6" w:rsidRPr="00142412" w:rsidRDefault="008E09C6" w:rsidP="00316915">
            <w:pPr>
              <w:spacing w:line="360" w:lineRule="auto"/>
              <w:jc w:val="right"/>
              <w:rPr>
                <w:rFonts w:ascii="Times New Roman" w:hAnsi="Times New Roman" w:cs="Times New Roman"/>
                <w:sz w:val="26"/>
                <w:szCs w:val="26"/>
              </w:rPr>
            </w:pPr>
          </w:p>
        </w:tc>
        <w:tc>
          <w:tcPr>
            <w:tcW w:w="1454" w:type="dxa"/>
          </w:tcPr>
          <w:p w14:paraId="3F94E574" w14:textId="77777777" w:rsidR="008E09C6" w:rsidRPr="00142412" w:rsidRDefault="008E09C6" w:rsidP="00316915">
            <w:pPr>
              <w:spacing w:line="360" w:lineRule="auto"/>
              <w:jc w:val="right"/>
              <w:rPr>
                <w:rFonts w:ascii="Times New Roman" w:hAnsi="Times New Roman" w:cs="Times New Roman"/>
                <w:sz w:val="26"/>
                <w:szCs w:val="26"/>
              </w:rPr>
            </w:pPr>
          </w:p>
        </w:tc>
      </w:tr>
      <w:tr w:rsidR="008E09C6" w:rsidRPr="00142412" w14:paraId="15930E14" w14:textId="77777777" w:rsidTr="007B734B">
        <w:tc>
          <w:tcPr>
            <w:tcW w:w="1481" w:type="dxa"/>
          </w:tcPr>
          <w:p w14:paraId="27CB9521" w14:textId="77777777" w:rsidR="008E09C6" w:rsidRPr="00142412" w:rsidRDefault="008E09C6" w:rsidP="00316915">
            <w:pPr>
              <w:spacing w:line="360" w:lineRule="auto"/>
              <w:jc w:val="left"/>
              <w:rPr>
                <w:rFonts w:ascii="Times New Roman" w:hAnsi="Times New Roman" w:cs="Times New Roman"/>
                <w:b/>
                <w:sz w:val="26"/>
                <w:szCs w:val="26"/>
              </w:rPr>
            </w:pPr>
            <w:r w:rsidRPr="00142412">
              <w:rPr>
                <w:rFonts w:ascii="Times New Roman" w:hAnsi="Times New Roman" w:cs="Times New Roman"/>
                <w:b/>
                <w:sz w:val="26"/>
                <w:szCs w:val="26"/>
              </w:rPr>
              <w:t>Trung bình</w:t>
            </w:r>
          </w:p>
        </w:tc>
        <w:tc>
          <w:tcPr>
            <w:tcW w:w="1707" w:type="dxa"/>
          </w:tcPr>
          <w:p w14:paraId="4824EA94" w14:textId="293D25BC" w:rsidR="008E09C6" w:rsidRPr="00142412" w:rsidRDefault="008E09C6" w:rsidP="00316915">
            <w:pPr>
              <w:spacing w:line="360" w:lineRule="auto"/>
              <w:jc w:val="right"/>
              <w:rPr>
                <w:rFonts w:ascii="Times New Roman" w:hAnsi="Times New Roman" w:cs="Times New Roman"/>
                <w:b/>
                <w:sz w:val="26"/>
                <w:szCs w:val="26"/>
              </w:rPr>
            </w:pPr>
            <w:r w:rsidRPr="00142412">
              <w:rPr>
                <w:rFonts w:ascii="Times New Roman" w:hAnsi="Times New Roman" w:cs="Times New Roman"/>
                <w:b/>
                <w:sz w:val="26"/>
                <w:szCs w:val="26"/>
              </w:rPr>
              <w:t>99.95</w:t>
            </w:r>
            <w:r w:rsidR="003F0FE6">
              <w:rPr>
                <w:rFonts w:ascii="Times New Roman" w:hAnsi="Times New Roman" w:cs="Times New Roman"/>
                <w:b/>
                <w:sz w:val="26"/>
                <w:szCs w:val="26"/>
              </w:rPr>
              <w:t>98</w:t>
            </w:r>
            <w:r w:rsidRPr="00142412">
              <w:rPr>
                <w:rFonts w:ascii="Times New Roman" w:hAnsi="Times New Roman" w:cs="Times New Roman"/>
                <w:b/>
                <w:sz w:val="26"/>
                <w:szCs w:val="26"/>
              </w:rPr>
              <w:t>%</w:t>
            </w:r>
          </w:p>
        </w:tc>
        <w:tc>
          <w:tcPr>
            <w:tcW w:w="1339" w:type="dxa"/>
          </w:tcPr>
          <w:p w14:paraId="4B481691" w14:textId="753BA678" w:rsidR="008E09C6" w:rsidRPr="00142412" w:rsidRDefault="008E09C6" w:rsidP="00316915">
            <w:pPr>
              <w:spacing w:line="360" w:lineRule="auto"/>
              <w:jc w:val="right"/>
              <w:rPr>
                <w:rFonts w:ascii="Times New Roman" w:hAnsi="Times New Roman" w:cs="Times New Roman"/>
                <w:b/>
                <w:sz w:val="26"/>
                <w:szCs w:val="26"/>
              </w:rPr>
            </w:pPr>
            <w:r w:rsidRPr="00142412">
              <w:rPr>
                <w:rFonts w:ascii="Times New Roman" w:hAnsi="Times New Roman" w:cs="Times New Roman"/>
                <w:b/>
                <w:sz w:val="26"/>
                <w:szCs w:val="26"/>
              </w:rPr>
              <w:t>99.9</w:t>
            </w:r>
            <w:r w:rsidR="003F0FE6">
              <w:rPr>
                <w:rFonts w:ascii="Times New Roman" w:hAnsi="Times New Roman" w:cs="Times New Roman"/>
                <w:b/>
                <w:sz w:val="26"/>
                <w:szCs w:val="26"/>
              </w:rPr>
              <w:t>732</w:t>
            </w:r>
            <w:r w:rsidRPr="00142412">
              <w:rPr>
                <w:rFonts w:ascii="Times New Roman" w:hAnsi="Times New Roman" w:cs="Times New Roman"/>
                <w:b/>
                <w:sz w:val="26"/>
                <w:szCs w:val="26"/>
              </w:rPr>
              <w:t>%</w:t>
            </w:r>
          </w:p>
        </w:tc>
        <w:tc>
          <w:tcPr>
            <w:tcW w:w="1523" w:type="dxa"/>
          </w:tcPr>
          <w:p w14:paraId="27969A9C" w14:textId="429AF271"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0.999</w:t>
            </w:r>
            <w:r w:rsidR="004357CB">
              <w:rPr>
                <w:rFonts w:ascii="Times New Roman" w:hAnsi="Times New Roman" w:cs="Times New Roman"/>
                <w:sz w:val="26"/>
                <w:szCs w:val="26"/>
              </w:rPr>
              <w:t>8</w:t>
            </w:r>
          </w:p>
        </w:tc>
        <w:tc>
          <w:tcPr>
            <w:tcW w:w="1273" w:type="dxa"/>
          </w:tcPr>
          <w:p w14:paraId="57B615A8" w14:textId="1E368FAF"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0.999</w:t>
            </w:r>
            <w:r w:rsidR="004357CB">
              <w:rPr>
                <w:rFonts w:ascii="Times New Roman" w:hAnsi="Times New Roman" w:cs="Times New Roman"/>
                <w:sz w:val="26"/>
                <w:szCs w:val="26"/>
              </w:rPr>
              <w:t>9</w:t>
            </w:r>
          </w:p>
        </w:tc>
        <w:tc>
          <w:tcPr>
            <w:tcW w:w="1454" w:type="dxa"/>
          </w:tcPr>
          <w:p w14:paraId="7F69B6B4" w14:textId="3A1EEA2B" w:rsidR="008E09C6" w:rsidRPr="00142412" w:rsidRDefault="004357CB"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1.4243</w:t>
            </w:r>
            <w:r w:rsidR="008E09C6" w:rsidRPr="00142412">
              <w:rPr>
                <w:rFonts w:ascii="Times New Roman" w:hAnsi="Times New Roman" w:cs="Times New Roman"/>
                <w:sz w:val="26"/>
                <w:szCs w:val="26"/>
              </w:rPr>
              <w:t xml:space="preserve"> giây</w:t>
            </w:r>
          </w:p>
        </w:tc>
      </w:tr>
    </w:tbl>
    <w:p w14:paraId="1D08827A" w14:textId="1DF3747B" w:rsidR="008E09C6" w:rsidRPr="00142412" w:rsidRDefault="008E09C6" w:rsidP="00316915">
      <w:pPr>
        <w:spacing w:before="240"/>
        <w:rPr>
          <w:rFonts w:cs="Times New Roman"/>
        </w:rPr>
      </w:pPr>
      <w:r w:rsidRPr="00142412">
        <w:rPr>
          <w:rFonts w:cs="Times New Roman"/>
        </w:rPr>
        <w:t>Ma trận trên tập dữ liệu test</w:t>
      </w:r>
      <w:r w:rsidR="00E34470">
        <w:rPr>
          <w:rFonts w:cs="Times New Roman"/>
        </w:rPr>
        <w:t>:</w:t>
      </w:r>
    </w:p>
    <w:p w14:paraId="78F4B11E" w14:textId="5A9C5188" w:rsidR="008E09C6" w:rsidRDefault="005F3359" w:rsidP="00316915">
      <w:pPr>
        <w:jc w:val="center"/>
      </w:pPr>
      <w:r>
        <w:rPr>
          <w:noProof/>
        </w:rPr>
        <w:drawing>
          <wp:inline distT="0" distB="0" distL="0" distR="0" wp14:anchorId="2A0C6BFC" wp14:editId="4EFEE3C7">
            <wp:extent cx="2982535" cy="26678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8939" cy="2682542"/>
                    </a:xfrm>
                    <a:prstGeom prst="rect">
                      <a:avLst/>
                    </a:prstGeom>
                    <a:noFill/>
                    <a:ln>
                      <a:noFill/>
                    </a:ln>
                  </pic:spPr>
                </pic:pic>
              </a:graphicData>
            </a:graphic>
          </wp:inline>
        </w:drawing>
      </w:r>
    </w:p>
    <w:p w14:paraId="36503D8A" w14:textId="4EE45134" w:rsidR="008E09C6" w:rsidRDefault="008E09C6" w:rsidP="00CB1937">
      <w:pPr>
        <w:pStyle w:val="Caption"/>
      </w:pPr>
      <w:bookmarkStart w:id="239" w:name="_Toc29794218"/>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27</w:t>
      </w:r>
      <w:r w:rsidR="00192599">
        <w:rPr>
          <w:noProof/>
        </w:rPr>
        <w:fldChar w:fldCharType="end"/>
      </w:r>
      <w:r>
        <w:t xml:space="preserve">. </w:t>
      </w:r>
      <w:r w:rsidRPr="00142412">
        <w:t>Ma trận nhầm lẫn trên tập dữ liệu test dùng Undersampling</w:t>
      </w:r>
      <w:bookmarkEnd w:id="239"/>
    </w:p>
    <w:p w14:paraId="5BB69813" w14:textId="77777777" w:rsidR="008E09C6" w:rsidRPr="00142412" w:rsidRDefault="008E09C6" w:rsidP="00316915">
      <w:pPr>
        <w:rPr>
          <w:rFonts w:cs="Times New Roman"/>
          <w:b/>
          <w:bCs/>
        </w:rPr>
      </w:pPr>
      <w:r w:rsidRPr="00142412">
        <w:rPr>
          <w:rFonts w:cs="Times New Roman"/>
          <w:b/>
          <w:bCs/>
        </w:rPr>
        <w:t xml:space="preserve">Kết quả: </w:t>
      </w:r>
    </w:p>
    <w:p w14:paraId="06F5032C" w14:textId="5C6F7665" w:rsidR="008E09C6" w:rsidRPr="00142412" w:rsidRDefault="008E09C6" w:rsidP="00316915">
      <w:pPr>
        <w:numPr>
          <w:ilvl w:val="0"/>
          <w:numId w:val="75"/>
        </w:numPr>
        <w:rPr>
          <w:rFonts w:cs="Times New Roman"/>
        </w:rPr>
      </w:pPr>
      <w:r w:rsidRPr="00142412">
        <w:rPr>
          <w:rFonts w:cs="Times New Roman"/>
        </w:rPr>
        <w:t xml:space="preserve">Có </w:t>
      </w:r>
      <w:r w:rsidR="000D1F54">
        <w:rPr>
          <w:rFonts w:cs="Times New Roman"/>
        </w:rPr>
        <w:t>1151</w:t>
      </w:r>
      <w:r w:rsidRPr="00142412">
        <w:rPr>
          <w:rFonts w:cs="Times New Roman"/>
        </w:rPr>
        <w:t xml:space="preserve"> giao dịch bình thường được dự đoán đúng là giao dịch bình thường.</w:t>
      </w:r>
    </w:p>
    <w:p w14:paraId="0087628A" w14:textId="5E68D61E" w:rsidR="008E09C6" w:rsidRPr="00142412" w:rsidRDefault="008E09C6" w:rsidP="00316915">
      <w:pPr>
        <w:numPr>
          <w:ilvl w:val="0"/>
          <w:numId w:val="75"/>
        </w:numPr>
        <w:rPr>
          <w:rFonts w:cs="Times New Roman"/>
        </w:rPr>
      </w:pPr>
      <w:r>
        <w:rPr>
          <w:rFonts w:cs="Times New Roman"/>
        </w:rPr>
        <w:t>0</w:t>
      </w:r>
      <w:r w:rsidRPr="00142412">
        <w:rPr>
          <w:rFonts w:cs="Times New Roman"/>
        </w:rPr>
        <w:t xml:space="preserve"> lần giao dịch bình thường được dự sai đoán là giao dịch bất thường.</w:t>
      </w:r>
    </w:p>
    <w:p w14:paraId="64DBFA68" w14:textId="77777777" w:rsidR="008E09C6" w:rsidRPr="00142412" w:rsidRDefault="008E09C6" w:rsidP="00316915">
      <w:pPr>
        <w:numPr>
          <w:ilvl w:val="0"/>
          <w:numId w:val="75"/>
        </w:numPr>
        <w:rPr>
          <w:rFonts w:cs="Times New Roman"/>
        </w:rPr>
      </w:pPr>
      <w:r>
        <w:rPr>
          <w:rFonts w:cs="Times New Roman"/>
        </w:rPr>
        <w:t>0</w:t>
      </w:r>
      <w:r w:rsidRPr="00142412">
        <w:rPr>
          <w:rFonts w:cs="Times New Roman"/>
        </w:rPr>
        <w:t xml:space="preserve"> lần giao dịch bất thường được dự đoán sai là giao dịch bình thường.</w:t>
      </w:r>
    </w:p>
    <w:p w14:paraId="52AD417F" w14:textId="673FDAED" w:rsidR="008E09C6" w:rsidRPr="008E09C6" w:rsidRDefault="00531FBA" w:rsidP="00316915">
      <w:pPr>
        <w:numPr>
          <w:ilvl w:val="0"/>
          <w:numId w:val="75"/>
        </w:numPr>
        <w:rPr>
          <w:rFonts w:cs="Times New Roman"/>
        </w:rPr>
      </w:pPr>
      <w:r>
        <w:rPr>
          <w:rFonts w:cs="Times New Roman"/>
        </w:rPr>
        <w:t>93</w:t>
      </w:r>
      <w:r w:rsidR="008E09C6" w:rsidRPr="00142412">
        <w:rPr>
          <w:rFonts w:cs="Times New Roman"/>
        </w:rPr>
        <w:t xml:space="preserve"> lần giao dịch bất thường được dự đoán chính xác là giao dịch bất thường.</w:t>
      </w:r>
    </w:p>
    <w:p w14:paraId="7B9852FA" w14:textId="77777777" w:rsidR="008E09C6" w:rsidRPr="00142412" w:rsidRDefault="008E09C6" w:rsidP="00316915">
      <w:pPr>
        <w:pStyle w:val="Heading3"/>
        <w:rPr>
          <w:rFonts w:cs="Times New Roman"/>
        </w:rPr>
      </w:pPr>
      <w:bookmarkStart w:id="240" w:name="_Toc28691238"/>
      <w:bookmarkStart w:id="241" w:name="_Toc29794065"/>
      <w:r w:rsidRPr="00142412">
        <w:rPr>
          <w:rFonts w:cs="Times New Roman"/>
        </w:rPr>
        <w:lastRenderedPageBreak/>
        <w:t>Mô hình phát hiện bất thường sử dụng thuật toán Extreme Gradient Boosting (EGB)</w:t>
      </w:r>
      <w:bookmarkEnd w:id="240"/>
      <w:bookmarkEnd w:id="241"/>
    </w:p>
    <w:p w14:paraId="5C465D3B" w14:textId="77777777" w:rsidR="008E09C6" w:rsidRPr="00142412" w:rsidRDefault="008E09C6" w:rsidP="00316915">
      <w:pPr>
        <w:pStyle w:val="Heading4"/>
        <w:rPr>
          <w:rFonts w:cs="Times New Roman"/>
        </w:rPr>
      </w:pPr>
      <w:bookmarkStart w:id="242" w:name="_Toc28691239"/>
      <w:bookmarkStart w:id="243" w:name="_Toc29794066"/>
      <w:r w:rsidRPr="00142412">
        <w:rPr>
          <w:rFonts w:cs="Times New Roman"/>
        </w:rPr>
        <w:t>Với bộ dữ liệu chưa xử lý mất cân bằng</w:t>
      </w:r>
      <w:bookmarkEnd w:id="242"/>
      <w:bookmarkEnd w:id="243"/>
    </w:p>
    <w:p w14:paraId="1E8AD11D" w14:textId="5CA7253C" w:rsidR="008A708C" w:rsidRDefault="008E09C6" w:rsidP="00316915">
      <w:pPr>
        <w:rPr>
          <w:rFonts w:cs="Times New Roman"/>
        </w:rPr>
      </w:pPr>
      <w:r w:rsidRPr="00142412">
        <w:rPr>
          <w:rFonts w:cs="Times New Roman"/>
        </w:rPr>
        <w:t xml:space="preserve">Lấy </w:t>
      </w:r>
      <w:r w:rsidR="00892329">
        <w:rPr>
          <w:rFonts w:cs="Times New Roman"/>
        </w:rPr>
        <w:t>tr</w:t>
      </w:r>
      <w:r w:rsidRPr="00142412">
        <w:rPr>
          <w:rFonts w:cs="Times New Roman"/>
        </w:rPr>
        <w:t>ên bộ dữ liệu chưa xử lý cân bằng,</w:t>
      </w:r>
      <w:r w:rsidR="00F01C12">
        <w:rPr>
          <w:rFonts w:cs="Times New Roman"/>
        </w:rPr>
        <w:t xml:space="preserve"> t</w:t>
      </w:r>
      <w:r w:rsidR="008A708C" w:rsidRPr="00142412">
        <w:rPr>
          <w:rFonts w:cs="Times New Roman"/>
        </w:rPr>
        <w:t xml:space="preserve">iếp theo thực hiện tách các thuộc tính độc lập và thuộc tính phụ thuộc, sau đó thực hiện chia làm hai phần: tập train và test với tỉ lệ: </w:t>
      </w:r>
      <w:r w:rsidR="00F01C12">
        <w:rPr>
          <w:rFonts w:cs="Times New Roman"/>
        </w:rPr>
        <w:t>7</w:t>
      </w:r>
      <w:r w:rsidR="008A708C">
        <w:rPr>
          <w:rFonts w:cs="Times New Roman"/>
        </w:rPr>
        <w:t>0</w:t>
      </w:r>
      <w:r w:rsidR="008A708C" w:rsidRPr="00142412">
        <w:rPr>
          <w:rFonts w:cs="Times New Roman"/>
        </w:rPr>
        <w:t xml:space="preserve">% train và </w:t>
      </w:r>
      <w:r w:rsidR="00F01C12">
        <w:rPr>
          <w:rFonts w:cs="Times New Roman"/>
        </w:rPr>
        <w:t>3</w:t>
      </w:r>
      <w:r w:rsidR="008A708C" w:rsidRPr="00142412">
        <w:rPr>
          <w:rFonts w:cs="Times New Roman"/>
        </w:rPr>
        <w:t>0% test, chạy lệnh để kiểm tra dữ liệu ta được kết quả</w:t>
      </w:r>
      <w:r w:rsidR="00740306">
        <w:rPr>
          <w:rFonts w:cs="Times New Roman"/>
        </w:rPr>
        <w:t>:</w:t>
      </w:r>
    </w:p>
    <w:p w14:paraId="7A3E7455" w14:textId="38BBB5B9" w:rsidR="00E51D9D" w:rsidRDefault="00E51D9D" w:rsidP="00CB1937">
      <w:pPr>
        <w:pStyle w:val="Caption"/>
      </w:pPr>
      <w:bookmarkStart w:id="244" w:name="_Toc29794265"/>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14</w:t>
      </w:r>
      <w:r w:rsidR="00192599">
        <w:rPr>
          <w:noProof/>
        </w:rPr>
        <w:fldChar w:fldCharType="end"/>
      </w:r>
      <w:r>
        <w:t>.</w:t>
      </w:r>
      <w:r w:rsidR="00B63A8F">
        <w:t xml:space="preserve"> </w:t>
      </w:r>
      <w:r w:rsidR="00B63A8F" w:rsidRPr="00142412">
        <w:t>Thống kê số lượng giao dịch của mỗi giá trị ở thuộc tính isFraud</w:t>
      </w:r>
      <w:r w:rsidR="00B63A8F">
        <w:t xml:space="preserve"> theo bộ dữ liệu</w:t>
      </w:r>
      <w:bookmarkEnd w:id="244"/>
    </w:p>
    <w:tbl>
      <w:tblPr>
        <w:tblStyle w:val="TableGrid"/>
        <w:tblW w:w="0" w:type="auto"/>
        <w:tblLook w:val="04A0" w:firstRow="1" w:lastRow="0" w:firstColumn="1" w:lastColumn="0" w:noHBand="0" w:noVBand="1"/>
      </w:tblPr>
      <w:tblGrid>
        <w:gridCol w:w="1818"/>
        <w:gridCol w:w="2430"/>
        <w:gridCol w:w="2410"/>
        <w:gridCol w:w="2120"/>
      </w:tblGrid>
      <w:tr w:rsidR="00F01C12" w:rsidRPr="001B7FBE" w14:paraId="2693420F" w14:textId="77777777" w:rsidTr="0074609A">
        <w:tc>
          <w:tcPr>
            <w:tcW w:w="1818" w:type="dxa"/>
            <w:vMerge w:val="restart"/>
            <w:vAlign w:val="center"/>
          </w:tcPr>
          <w:p w14:paraId="183D3BC2" w14:textId="77777777" w:rsidR="00F01C12" w:rsidRPr="001B7FBE" w:rsidRDefault="00F01C12"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430" w:type="dxa"/>
            <w:vMerge w:val="restart"/>
            <w:vAlign w:val="center"/>
          </w:tcPr>
          <w:p w14:paraId="002A49C9" w14:textId="77777777" w:rsidR="00F01C12" w:rsidRPr="001B7FBE" w:rsidRDefault="00F01C12"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530" w:type="dxa"/>
            <w:gridSpan w:val="2"/>
            <w:vAlign w:val="center"/>
          </w:tcPr>
          <w:p w14:paraId="715D625B" w14:textId="77777777" w:rsidR="00F01C12" w:rsidRPr="001B7FBE" w:rsidRDefault="00F01C12"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Số lượng của mỗi phân lớp của thuộc tính isFraud</w:t>
            </w:r>
          </w:p>
        </w:tc>
      </w:tr>
      <w:tr w:rsidR="00F01C12" w:rsidRPr="001B7FBE" w14:paraId="5095ABE9" w14:textId="77777777" w:rsidTr="0074609A">
        <w:tc>
          <w:tcPr>
            <w:tcW w:w="1818" w:type="dxa"/>
            <w:vMerge/>
            <w:vAlign w:val="center"/>
          </w:tcPr>
          <w:p w14:paraId="7A5A0B31" w14:textId="77777777" w:rsidR="00F01C12" w:rsidRPr="001B7FBE" w:rsidRDefault="00F01C12" w:rsidP="00316915">
            <w:pPr>
              <w:spacing w:line="360" w:lineRule="auto"/>
              <w:jc w:val="center"/>
              <w:rPr>
                <w:rFonts w:ascii="Times New Roman" w:hAnsi="Times New Roman" w:cs="Times New Roman"/>
                <w:b/>
                <w:bCs/>
                <w:sz w:val="26"/>
                <w:szCs w:val="26"/>
              </w:rPr>
            </w:pPr>
          </w:p>
        </w:tc>
        <w:tc>
          <w:tcPr>
            <w:tcW w:w="2430" w:type="dxa"/>
            <w:vMerge/>
            <w:vAlign w:val="center"/>
          </w:tcPr>
          <w:p w14:paraId="6B6C5D85" w14:textId="77777777" w:rsidR="00F01C12" w:rsidRPr="001B7FBE" w:rsidRDefault="00F01C12" w:rsidP="00316915">
            <w:pPr>
              <w:spacing w:line="360" w:lineRule="auto"/>
              <w:jc w:val="center"/>
              <w:rPr>
                <w:rFonts w:ascii="Times New Roman" w:hAnsi="Times New Roman" w:cs="Times New Roman"/>
                <w:b/>
                <w:bCs/>
                <w:sz w:val="26"/>
                <w:szCs w:val="26"/>
              </w:rPr>
            </w:pPr>
          </w:p>
        </w:tc>
        <w:tc>
          <w:tcPr>
            <w:tcW w:w="2410" w:type="dxa"/>
            <w:vAlign w:val="center"/>
          </w:tcPr>
          <w:p w14:paraId="374CA7EF" w14:textId="77777777" w:rsidR="00F01C12" w:rsidRPr="001B7FBE" w:rsidRDefault="00F01C12"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0 (giao dịch bình thường)</w:t>
            </w:r>
          </w:p>
        </w:tc>
        <w:tc>
          <w:tcPr>
            <w:tcW w:w="2120" w:type="dxa"/>
            <w:vAlign w:val="center"/>
          </w:tcPr>
          <w:p w14:paraId="12D355F7" w14:textId="77777777" w:rsidR="00F01C12" w:rsidRPr="001B7FBE" w:rsidRDefault="00F01C12"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1 (giao dịch bất thường)</w:t>
            </w:r>
          </w:p>
        </w:tc>
      </w:tr>
      <w:tr w:rsidR="00F01C12" w:rsidRPr="001B7FBE" w14:paraId="1DB86657" w14:textId="77777777" w:rsidTr="0074609A">
        <w:tc>
          <w:tcPr>
            <w:tcW w:w="1818" w:type="dxa"/>
            <w:vMerge w:val="restart"/>
          </w:tcPr>
          <w:p w14:paraId="18F0F8EA" w14:textId="5DDC692C" w:rsidR="00F01C12" w:rsidRPr="001B7FBE" w:rsidRDefault="00F01C12" w:rsidP="00316915">
            <w:pPr>
              <w:spacing w:line="360" w:lineRule="auto"/>
              <w:rPr>
                <w:rFonts w:ascii="Times New Roman" w:hAnsi="Times New Roman" w:cs="Times New Roman"/>
                <w:sz w:val="26"/>
                <w:szCs w:val="26"/>
              </w:rPr>
            </w:pPr>
            <w:r>
              <w:rPr>
                <w:rFonts w:ascii="Times New Roman" w:hAnsi="Times New Roman" w:cs="Times New Roman"/>
                <w:sz w:val="26"/>
                <w:szCs w:val="26"/>
              </w:rPr>
              <w:t xml:space="preserve">Chưa xử </w:t>
            </w:r>
            <w:r w:rsidR="004A422D">
              <w:rPr>
                <w:rFonts w:ascii="Times New Roman" w:hAnsi="Times New Roman" w:cs="Times New Roman"/>
                <w:sz w:val="26"/>
                <w:szCs w:val="26"/>
              </w:rPr>
              <w:t>lý cân bằng</w:t>
            </w:r>
          </w:p>
        </w:tc>
        <w:tc>
          <w:tcPr>
            <w:tcW w:w="2430" w:type="dxa"/>
          </w:tcPr>
          <w:p w14:paraId="6F89F8BB" w14:textId="77777777" w:rsidR="00F01C12" w:rsidRPr="001B7FBE" w:rsidRDefault="00F01C12"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đã xử lý cân bằng</w:t>
            </w:r>
          </w:p>
        </w:tc>
        <w:tc>
          <w:tcPr>
            <w:tcW w:w="2410" w:type="dxa"/>
          </w:tcPr>
          <w:p w14:paraId="1B1801F7" w14:textId="4C28E3B0" w:rsidR="00F01C12" w:rsidRPr="001B7FBE" w:rsidRDefault="00062335"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2762</w:t>
            </w:r>
            <w:r w:rsidR="00AB2B41">
              <w:rPr>
                <w:rFonts w:ascii="Times New Roman" w:hAnsi="Times New Roman" w:cs="Times New Roman"/>
                <w:sz w:val="26"/>
                <w:szCs w:val="26"/>
              </w:rPr>
              <w:t>196</w:t>
            </w:r>
          </w:p>
        </w:tc>
        <w:tc>
          <w:tcPr>
            <w:tcW w:w="2120" w:type="dxa"/>
          </w:tcPr>
          <w:p w14:paraId="03102718" w14:textId="16A42CE4" w:rsidR="00F01C12" w:rsidRPr="001B7FBE" w:rsidRDefault="00E51D9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8213</w:t>
            </w:r>
          </w:p>
        </w:tc>
      </w:tr>
      <w:tr w:rsidR="00F01C12" w:rsidRPr="001B7FBE" w14:paraId="614A6698" w14:textId="77777777" w:rsidTr="0074609A">
        <w:tc>
          <w:tcPr>
            <w:tcW w:w="1818" w:type="dxa"/>
            <w:vMerge/>
          </w:tcPr>
          <w:p w14:paraId="463AC7F0" w14:textId="77777777" w:rsidR="00F01C12" w:rsidRPr="001B7FBE" w:rsidRDefault="00F01C12" w:rsidP="00316915">
            <w:pPr>
              <w:spacing w:line="360" w:lineRule="auto"/>
              <w:rPr>
                <w:rFonts w:ascii="Times New Roman" w:hAnsi="Times New Roman" w:cs="Times New Roman"/>
                <w:sz w:val="26"/>
                <w:szCs w:val="26"/>
              </w:rPr>
            </w:pPr>
          </w:p>
        </w:tc>
        <w:tc>
          <w:tcPr>
            <w:tcW w:w="2430" w:type="dxa"/>
          </w:tcPr>
          <w:p w14:paraId="581512BC" w14:textId="77777777" w:rsidR="00F01C12" w:rsidRPr="001B7FBE" w:rsidRDefault="00F01C12"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410" w:type="dxa"/>
          </w:tcPr>
          <w:p w14:paraId="3B7C9A40" w14:textId="5C82B8E2" w:rsidR="00F01C12" w:rsidRPr="001B7FBE" w:rsidRDefault="00AB2B41"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1933537</w:t>
            </w:r>
          </w:p>
        </w:tc>
        <w:tc>
          <w:tcPr>
            <w:tcW w:w="2120" w:type="dxa"/>
          </w:tcPr>
          <w:p w14:paraId="36366EEE" w14:textId="4BD10C5C" w:rsidR="00F01C12" w:rsidRPr="001B7FBE" w:rsidRDefault="00E51D9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5749</w:t>
            </w:r>
          </w:p>
        </w:tc>
      </w:tr>
      <w:tr w:rsidR="00F01C12" w:rsidRPr="001B7FBE" w14:paraId="49F3D1D4" w14:textId="77777777" w:rsidTr="0074609A">
        <w:tc>
          <w:tcPr>
            <w:tcW w:w="1818" w:type="dxa"/>
            <w:vMerge/>
          </w:tcPr>
          <w:p w14:paraId="7E4EAFA7" w14:textId="77777777" w:rsidR="00F01C12" w:rsidRPr="001B7FBE" w:rsidRDefault="00F01C12" w:rsidP="00316915">
            <w:pPr>
              <w:spacing w:line="360" w:lineRule="auto"/>
              <w:rPr>
                <w:rFonts w:ascii="Times New Roman" w:hAnsi="Times New Roman" w:cs="Times New Roman"/>
                <w:sz w:val="26"/>
                <w:szCs w:val="26"/>
              </w:rPr>
            </w:pPr>
          </w:p>
        </w:tc>
        <w:tc>
          <w:tcPr>
            <w:tcW w:w="2430" w:type="dxa"/>
          </w:tcPr>
          <w:p w14:paraId="2BB5A317" w14:textId="77777777" w:rsidR="00F01C12" w:rsidRPr="001B7FBE" w:rsidRDefault="00F01C12"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410" w:type="dxa"/>
          </w:tcPr>
          <w:p w14:paraId="723E61EC" w14:textId="07BC4472" w:rsidR="00F01C12" w:rsidRPr="001B7FBE" w:rsidRDefault="00AB2B41"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828659</w:t>
            </w:r>
          </w:p>
        </w:tc>
        <w:tc>
          <w:tcPr>
            <w:tcW w:w="2120" w:type="dxa"/>
          </w:tcPr>
          <w:p w14:paraId="5E3FA041" w14:textId="4B402695" w:rsidR="00F01C12" w:rsidRPr="001B7FBE" w:rsidRDefault="00E51D9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2464</w:t>
            </w:r>
          </w:p>
        </w:tc>
      </w:tr>
    </w:tbl>
    <w:p w14:paraId="177C81C3" w14:textId="77777777" w:rsidR="008A708C" w:rsidRDefault="008A708C" w:rsidP="00316915">
      <w:pPr>
        <w:rPr>
          <w:rFonts w:cs="Times New Roman"/>
        </w:rPr>
      </w:pPr>
    </w:p>
    <w:p w14:paraId="6CC70336" w14:textId="4935BE02" w:rsidR="00E20B0A" w:rsidRDefault="008E09C6" w:rsidP="00316915">
      <w:pPr>
        <w:rPr>
          <w:rFonts w:cs="Times New Roman"/>
        </w:rPr>
      </w:pPr>
      <w:r w:rsidRPr="00142412">
        <w:rPr>
          <w:rFonts w:cs="Times New Roman"/>
        </w:rPr>
        <w:t>Tiến hành chạy mô phỏng thuật toán extreme gradient boosting, sử dụng 3-fold cross validation, thu được kết quả sau (chi tiết lệnh thực thi xem phần phụ lục):</w:t>
      </w:r>
    </w:p>
    <w:p w14:paraId="2DC72ED1" w14:textId="77777777" w:rsidR="00E20B0A" w:rsidRDefault="00E20B0A">
      <w:pPr>
        <w:rPr>
          <w:rFonts w:cs="Times New Roman"/>
        </w:rPr>
      </w:pPr>
      <w:r>
        <w:rPr>
          <w:rFonts w:cs="Times New Roman"/>
        </w:rPr>
        <w:br w:type="page"/>
      </w:r>
    </w:p>
    <w:p w14:paraId="3C044FF8" w14:textId="49D1488C" w:rsidR="008E09C6" w:rsidRPr="00142412" w:rsidRDefault="008E09C6" w:rsidP="00CB1937">
      <w:pPr>
        <w:pStyle w:val="Caption"/>
      </w:pPr>
      <w:bookmarkStart w:id="245" w:name="_Toc29794266"/>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15</w:t>
      </w:r>
      <w:r w:rsidR="00192599">
        <w:rPr>
          <w:noProof/>
        </w:rPr>
        <w:fldChar w:fldCharType="end"/>
      </w:r>
      <w:r>
        <w:t xml:space="preserve">. </w:t>
      </w:r>
      <w:r w:rsidRPr="00142412">
        <w:t>Bảng kết quả sau khi chạy thuật toán EGB đối với bộ dữ liệu chưa thực hiện xử lý cân bằng</w:t>
      </w:r>
      <w:bookmarkEnd w:id="245"/>
    </w:p>
    <w:tbl>
      <w:tblPr>
        <w:tblStyle w:val="TableGrid"/>
        <w:tblW w:w="0" w:type="auto"/>
        <w:tblLook w:val="04A0" w:firstRow="1" w:lastRow="0" w:firstColumn="1" w:lastColumn="0" w:noHBand="0" w:noVBand="1"/>
      </w:tblPr>
      <w:tblGrid>
        <w:gridCol w:w="1231"/>
        <w:gridCol w:w="1658"/>
        <w:gridCol w:w="1753"/>
        <w:gridCol w:w="1204"/>
        <w:gridCol w:w="1436"/>
        <w:gridCol w:w="1495"/>
      </w:tblGrid>
      <w:tr w:rsidR="008E09C6" w:rsidRPr="00142412" w14:paraId="14D0FFA2" w14:textId="77777777" w:rsidTr="007B734B">
        <w:tc>
          <w:tcPr>
            <w:tcW w:w="1231" w:type="dxa"/>
          </w:tcPr>
          <w:p w14:paraId="61E61B93"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Lần chạy</w:t>
            </w:r>
          </w:p>
        </w:tc>
        <w:tc>
          <w:tcPr>
            <w:tcW w:w="1658" w:type="dxa"/>
          </w:tcPr>
          <w:p w14:paraId="53BCCB4A"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Độ chính xác trên tập train</w:t>
            </w:r>
          </w:p>
        </w:tc>
        <w:tc>
          <w:tcPr>
            <w:tcW w:w="1753" w:type="dxa"/>
          </w:tcPr>
          <w:p w14:paraId="0CCFBD83"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Độ chính xác trên tập test</w:t>
            </w:r>
          </w:p>
        </w:tc>
        <w:tc>
          <w:tcPr>
            <w:tcW w:w="1204" w:type="dxa"/>
          </w:tcPr>
          <w:p w14:paraId="18A60616" w14:textId="77777777" w:rsidR="008E09C6" w:rsidRPr="00142412" w:rsidRDefault="008E09C6" w:rsidP="00316915">
            <w:pPr>
              <w:spacing w:line="360" w:lineRule="auto"/>
              <w:jc w:val="center"/>
              <w:rPr>
                <w:rFonts w:ascii="Times New Roman" w:hAnsi="Times New Roman" w:cs="Times New Roman"/>
                <w:b/>
                <w:bCs/>
                <w:sz w:val="26"/>
                <w:szCs w:val="26"/>
                <w:lang w:val="fr-FR"/>
              </w:rPr>
            </w:pPr>
            <w:r w:rsidRPr="00142412">
              <w:rPr>
                <w:rFonts w:ascii="Times New Roman" w:hAnsi="Times New Roman" w:cs="Times New Roman"/>
                <w:b/>
                <w:bCs/>
                <w:sz w:val="26"/>
                <w:szCs w:val="26"/>
                <w:lang w:val="fr-FR"/>
              </w:rPr>
              <w:t>F1-score trên tập train</w:t>
            </w:r>
          </w:p>
        </w:tc>
        <w:tc>
          <w:tcPr>
            <w:tcW w:w="1436" w:type="dxa"/>
          </w:tcPr>
          <w:p w14:paraId="34443603"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F1-score trên tập test</w:t>
            </w:r>
          </w:p>
        </w:tc>
        <w:tc>
          <w:tcPr>
            <w:tcW w:w="1495" w:type="dxa"/>
          </w:tcPr>
          <w:p w14:paraId="37D8D786" w14:textId="77777777" w:rsidR="008E09C6" w:rsidRPr="00142412" w:rsidRDefault="008E09C6"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Thời gian</w:t>
            </w:r>
          </w:p>
        </w:tc>
      </w:tr>
      <w:tr w:rsidR="008E09C6" w:rsidRPr="00142412" w14:paraId="5AB7405B" w14:textId="77777777" w:rsidTr="007B734B">
        <w:tc>
          <w:tcPr>
            <w:tcW w:w="1231" w:type="dxa"/>
          </w:tcPr>
          <w:p w14:paraId="30EB960F" w14:textId="77777777" w:rsidR="008E09C6" w:rsidRPr="00142412" w:rsidRDefault="008E09C6"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w:t>
            </w:r>
          </w:p>
        </w:tc>
        <w:tc>
          <w:tcPr>
            <w:tcW w:w="1658" w:type="dxa"/>
          </w:tcPr>
          <w:p w14:paraId="58E89DBB" w14:textId="5AA773A7"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99.998</w:t>
            </w:r>
            <w:r w:rsidR="00D24AB1">
              <w:rPr>
                <w:rFonts w:ascii="Times New Roman" w:hAnsi="Times New Roman" w:cs="Times New Roman"/>
                <w:sz w:val="26"/>
                <w:szCs w:val="26"/>
              </w:rPr>
              <w:t>0</w:t>
            </w:r>
            <w:r w:rsidRPr="00142412">
              <w:rPr>
                <w:rFonts w:ascii="Times New Roman" w:hAnsi="Times New Roman" w:cs="Times New Roman"/>
                <w:sz w:val="26"/>
                <w:szCs w:val="26"/>
              </w:rPr>
              <w:t>%</w:t>
            </w:r>
          </w:p>
        </w:tc>
        <w:tc>
          <w:tcPr>
            <w:tcW w:w="1753" w:type="dxa"/>
          </w:tcPr>
          <w:p w14:paraId="6EF7F86E" w14:textId="1743CF19"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99.998</w:t>
            </w:r>
            <w:r w:rsidR="009C5450">
              <w:rPr>
                <w:rFonts w:ascii="Times New Roman" w:hAnsi="Times New Roman" w:cs="Times New Roman"/>
                <w:sz w:val="26"/>
                <w:szCs w:val="26"/>
              </w:rPr>
              <w:t>3</w:t>
            </w:r>
            <w:r w:rsidRPr="00142412">
              <w:rPr>
                <w:rFonts w:ascii="Times New Roman" w:hAnsi="Times New Roman" w:cs="Times New Roman"/>
                <w:sz w:val="26"/>
                <w:szCs w:val="26"/>
              </w:rPr>
              <w:t>%</w:t>
            </w:r>
          </w:p>
        </w:tc>
        <w:tc>
          <w:tcPr>
            <w:tcW w:w="1204" w:type="dxa"/>
          </w:tcPr>
          <w:p w14:paraId="3A028A93" w14:textId="77777777" w:rsidR="008E09C6" w:rsidRPr="00142412" w:rsidRDefault="008E09C6" w:rsidP="00316915">
            <w:pPr>
              <w:spacing w:line="360" w:lineRule="auto"/>
              <w:jc w:val="right"/>
              <w:rPr>
                <w:rFonts w:ascii="Times New Roman" w:hAnsi="Times New Roman" w:cs="Times New Roman"/>
                <w:sz w:val="26"/>
                <w:szCs w:val="26"/>
              </w:rPr>
            </w:pPr>
          </w:p>
        </w:tc>
        <w:tc>
          <w:tcPr>
            <w:tcW w:w="1436" w:type="dxa"/>
          </w:tcPr>
          <w:p w14:paraId="0E8AF190" w14:textId="77777777" w:rsidR="008E09C6" w:rsidRPr="00142412" w:rsidRDefault="008E09C6" w:rsidP="00316915">
            <w:pPr>
              <w:spacing w:line="360" w:lineRule="auto"/>
              <w:jc w:val="right"/>
              <w:rPr>
                <w:rFonts w:ascii="Times New Roman" w:hAnsi="Times New Roman" w:cs="Times New Roman"/>
                <w:sz w:val="26"/>
                <w:szCs w:val="26"/>
              </w:rPr>
            </w:pPr>
          </w:p>
        </w:tc>
        <w:tc>
          <w:tcPr>
            <w:tcW w:w="1495" w:type="dxa"/>
          </w:tcPr>
          <w:p w14:paraId="0361D1B8" w14:textId="77777777" w:rsidR="008E09C6" w:rsidRPr="00142412" w:rsidRDefault="008E09C6" w:rsidP="00316915">
            <w:pPr>
              <w:spacing w:line="360" w:lineRule="auto"/>
              <w:jc w:val="right"/>
              <w:rPr>
                <w:rFonts w:ascii="Times New Roman" w:hAnsi="Times New Roman" w:cs="Times New Roman"/>
                <w:sz w:val="26"/>
                <w:szCs w:val="26"/>
              </w:rPr>
            </w:pPr>
          </w:p>
        </w:tc>
      </w:tr>
      <w:tr w:rsidR="008E09C6" w:rsidRPr="00142412" w14:paraId="237539C1" w14:textId="77777777" w:rsidTr="007B734B">
        <w:tc>
          <w:tcPr>
            <w:tcW w:w="1231" w:type="dxa"/>
          </w:tcPr>
          <w:p w14:paraId="432CCBF5" w14:textId="77777777" w:rsidR="008E09C6" w:rsidRPr="00142412" w:rsidRDefault="008E09C6"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2</w:t>
            </w:r>
          </w:p>
        </w:tc>
        <w:tc>
          <w:tcPr>
            <w:tcW w:w="1658" w:type="dxa"/>
          </w:tcPr>
          <w:p w14:paraId="28995B3C" w14:textId="77777777"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99.9988%</w:t>
            </w:r>
          </w:p>
        </w:tc>
        <w:tc>
          <w:tcPr>
            <w:tcW w:w="1753" w:type="dxa"/>
          </w:tcPr>
          <w:p w14:paraId="1E4DCF7C" w14:textId="77777777"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99.9986%</w:t>
            </w:r>
          </w:p>
        </w:tc>
        <w:tc>
          <w:tcPr>
            <w:tcW w:w="1204" w:type="dxa"/>
          </w:tcPr>
          <w:p w14:paraId="2A1D94DA" w14:textId="77777777" w:rsidR="008E09C6" w:rsidRPr="00142412" w:rsidRDefault="008E09C6" w:rsidP="00316915">
            <w:pPr>
              <w:spacing w:line="360" w:lineRule="auto"/>
              <w:jc w:val="right"/>
              <w:rPr>
                <w:rFonts w:ascii="Times New Roman" w:hAnsi="Times New Roman" w:cs="Times New Roman"/>
                <w:sz w:val="26"/>
                <w:szCs w:val="26"/>
              </w:rPr>
            </w:pPr>
          </w:p>
        </w:tc>
        <w:tc>
          <w:tcPr>
            <w:tcW w:w="1436" w:type="dxa"/>
          </w:tcPr>
          <w:p w14:paraId="4BE429A4" w14:textId="77777777" w:rsidR="008E09C6" w:rsidRPr="00142412" w:rsidRDefault="008E09C6" w:rsidP="00316915">
            <w:pPr>
              <w:spacing w:line="360" w:lineRule="auto"/>
              <w:jc w:val="right"/>
              <w:rPr>
                <w:rFonts w:ascii="Times New Roman" w:hAnsi="Times New Roman" w:cs="Times New Roman"/>
                <w:sz w:val="26"/>
                <w:szCs w:val="26"/>
              </w:rPr>
            </w:pPr>
          </w:p>
        </w:tc>
        <w:tc>
          <w:tcPr>
            <w:tcW w:w="1495" w:type="dxa"/>
          </w:tcPr>
          <w:p w14:paraId="0B1E4622" w14:textId="77777777" w:rsidR="008E09C6" w:rsidRPr="00142412" w:rsidRDefault="008E09C6" w:rsidP="00316915">
            <w:pPr>
              <w:spacing w:line="360" w:lineRule="auto"/>
              <w:jc w:val="right"/>
              <w:rPr>
                <w:rFonts w:ascii="Times New Roman" w:hAnsi="Times New Roman" w:cs="Times New Roman"/>
                <w:sz w:val="26"/>
                <w:szCs w:val="26"/>
              </w:rPr>
            </w:pPr>
          </w:p>
        </w:tc>
      </w:tr>
      <w:tr w:rsidR="008E09C6" w:rsidRPr="00142412" w14:paraId="0256AAE1" w14:textId="77777777" w:rsidTr="007B734B">
        <w:tc>
          <w:tcPr>
            <w:tcW w:w="1231" w:type="dxa"/>
          </w:tcPr>
          <w:p w14:paraId="63356BD1" w14:textId="77777777" w:rsidR="008E09C6" w:rsidRPr="00142412" w:rsidRDefault="008E09C6"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3</w:t>
            </w:r>
          </w:p>
        </w:tc>
        <w:tc>
          <w:tcPr>
            <w:tcW w:w="1658" w:type="dxa"/>
          </w:tcPr>
          <w:p w14:paraId="13760E70" w14:textId="77777777"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99.9989%</w:t>
            </w:r>
          </w:p>
        </w:tc>
        <w:tc>
          <w:tcPr>
            <w:tcW w:w="1753" w:type="dxa"/>
          </w:tcPr>
          <w:p w14:paraId="3314AC8A" w14:textId="26C788BC" w:rsidR="008E09C6" w:rsidRPr="00142412" w:rsidRDefault="008E09C6"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99.998</w:t>
            </w:r>
            <w:r w:rsidR="009C5450">
              <w:rPr>
                <w:rFonts w:ascii="Times New Roman" w:hAnsi="Times New Roman" w:cs="Times New Roman"/>
                <w:sz w:val="26"/>
                <w:szCs w:val="26"/>
              </w:rPr>
              <w:t>4</w:t>
            </w:r>
            <w:r w:rsidRPr="00142412">
              <w:rPr>
                <w:rFonts w:ascii="Times New Roman" w:hAnsi="Times New Roman" w:cs="Times New Roman"/>
                <w:sz w:val="26"/>
                <w:szCs w:val="26"/>
              </w:rPr>
              <w:t>%</w:t>
            </w:r>
          </w:p>
        </w:tc>
        <w:tc>
          <w:tcPr>
            <w:tcW w:w="1204" w:type="dxa"/>
          </w:tcPr>
          <w:p w14:paraId="3B2BF968" w14:textId="77777777" w:rsidR="008E09C6" w:rsidRPr="00142412" w:rsidRDefault="008E09C6" w:rsidP="00316915">
            <w:pPr>
              <w:spacing w:line="360" w:lineRule="auto"/>
              <w:jc w:val="right"/>
              <w:rPr>
                <w:rFonts w:ascii="Times New Roman" w:hAnsi="Times New Roman" w:cs="Times New Roman"/>
                <w:sz w:val="26"/>
                <w:szCs w:val="26"/>
              </w:rPr>
            </w:pPr>
          </w:p>
        </w:tc>
        <w:tc>
          <w:tcPr>
            <w:tcW w:w="1436" w:type="dxa"/>
          </w:tcPr>
          <w:p w14:paraId="210BEB5E" w14:textId="77777777" w:rsidR="008E09C6" w:rsidRPr="00142412" w:rsidRDefault="008E09C6" w:rsidP="00316915">
            <w:pPr>
              <w:spacing w:line="360" w:lineRule="auto"/>
              <w:jc w:val="right"/>
              <w:rPr>
                <w:rFonts w:ascii="Times New Roman" w:hAnsi="Times New Roman" w:cs="Times New Roman"/>
                <w:sz w:val="26"/>
                <w:szCs w:val="26"/>
              </w:rPr>
            </w:pPr>
          </w:p>
        </w:tc>
        <w:tc>
          <w:tcPr>
            <w:tcW w:w="1495" w:type="dxa"/>
          </w:tcPr>
          <w:p w14:paraId="61512DCB" w14:textId="77777777" w:rsidR="008E09C6" w:rsidRPr="00142412" w:rsidRDefault="008E09C6" w:rsidP="00316915">
            <w:pPr>
              <w:spacing w:line="360" w:lineRule="auto"/>
              <w:jc w:val="right"/>
              <w:rPr>
                <w:rFonts w:ascii="Times New Roman" w:hAnsi="Times New Roman" w:cs="Times New Roman"/>
                <w:sz w:val="26"/>
                <w:szCs w:val="26"/>
              </w:rPr>
            </w:pPr>
          </w:p>
        </w:tc>
      </w:tr>
      <w:tr w:rsidR="008E09C6" w:rsidRPr="00142412" w14:paraId="1FE88762" w14:textId="77777777" w:rsidTr="007B734B">
        <w:tc>
          <w:tcPr>
            <w:tcW w:w="1231" w:type="dxa"/>
          </w:tcPr>
          <w:p w14:paraId="51E61CF4" w14:textId="77777777" w:rsidR="008E09C6" w:rsidRPr="00505DA9" w:rsidRDefault="008E09C6" w:rsidP="00316915">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658" w:type="dxa"/>
          </w:tcPr>
          <w:p w14:paraId="03F1A4B9" w14:textId="77777777" w:rsidR="008E09C6" w:rsidRPr="00505DA9" w:rsidRDefault="008E09C6"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99.9986%</w:t>
            </w:r>
          </w:p>
        </w:tc>
        <w:tc>
          <w:tcPr>
            <w:tcW w:w="1753" w:type="dxa"/>
          </w:tcPr>
          <w:p w14:paraId="6848FCC9" w14:textId="46B04BC3" w:rsidR="008E09C6" w:rsidRPr="00505DA9" w:rsidRDefault="008E09C6"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99.998</w:t>
            </w:r>
            <w:r w:rsidR="009C5450" w:rsidRPr="00505DA9">
              <w:rPr>
                <w:rFonts w:ascii="Times New Roman" w:hAnsi="Times New Roman" w:cs="Times New Roman"/>
                <w:b/>
                <w:bCs/>
                <w:sz w:val="26"/>
                <w:szCs w:val="26"/>
              </w:rPr>
              <w:t>4</w:t>
            </w:r>
            <w:r w:rsidRPr="00505DA9">
              <w:rPr>
                <w:rFonts w:ascii="Times New Roman" w:hAnsi="Times New Roman" w:cs="Times New Roman"/>
                <w:b/>
                <w:bCs/>
                <w:sz w:val="26"/>
                <w:szCs w:val="26"/>
              </w:rPr>
              <w:t>%</w:t>
            </w:r>
          </w:p>
        </w:tc>
        <w:tc>
          <w:tcPr>
            <w:tcW w:w="1204" w:type="dxa"/>
          </w:tcPr>
          <w:p w14:paraId="531691F8" w14:textId="77777777" w:rsidR="008E09C6" w:rsidRPr="00505DA9" w:rsidRDefault="008E09C6"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0.9976</w:t>
            </w:r>
          </w:p>
        </w:tc>
        <w:tc>
          <w:tcPr>
            <w:tcW w:w="1436" w:type="dxa"/>
          </w:tcPr>
          <w:p w14:paraId="23EAC6F7" w14:textId="55162FAF" w:rsidR="008E09C6" w:rsidRPr="00505DA9" w:rsidRDefault="008E09C6"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0.997</w:t>
            </w:r>
            <w:r w:rsidR="009C5450" w:rsidRPr="00505DA9">
              <w:rPr>
                <w:rFonts w:ascii="Times New Roman" w:hAnsi="Times New Roman" w:cs="Times New Roman"/>
                <w:b/>
                <w:bCs/>
                <w:sz w:val="26"/>
                <w:szCs w:val="26"/>
              </w:rPr>
              <w:t>4</w:t>
            </w:r>
          </w:p>
        </w:tc>
        <w:tc>
          <w:tcPr>
            <w:tcW w:w="1495" w:type="dxa"/>
          </w:tcPr>
          <w:p w14:paraId="00DFAC7A" w14:textId="0B11C41C" w:rsidR="008E09C6" w:rsidRPr="00505DA9" w:rsidRDefault="009C5450"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257.5319</w:t>
            </w:r>
            <w:r w:rsidR="008E09C6" w:rsidRPr="00505DA9">
              <w:rPr>
                <w:rFonts w:ascii="Times New Roman" w:hAnsi="Times New Roman" w:cs="Times New Roman"/>
                <w:b/>
                <w:bCs/>
                <w:sz w:val="26"/>
                <w:szCs w:val="26"/>
              </w:rPr>
              <w:t xml:space="preserve"> giây</w:t>
            </w:r>
          </w:p>
        </w:tc>
      </w:tr>
    </w:tbl>
    <w:p w14:paraId="7309B14E" w14:textId="0FA40A2D" w:rsidR="008E09C6" w:rsidRPr="00142412" w:rsidRDefault="008E09C6" w:rsidP="00316915">
      <w:pPr>
        <w:spacing w:before="240"/>
        <w:rPr>
          <w:rFonts w:cs="Times New Roman"/>
        </w:rPr>
      </w:pPr>
      <w:r w:rsidRPr="00142412">
        <w:rPr>
          <w:rFonts w:cs="Times New Roman"/>
        </w:rPr>
        <w:t xml:space="preserve">Ma trận trên tập dữ liệu test như </w:t>
      </w:r>
      <w:r w:rsidR="00740306">
        <w:rPr>
          <w:rFonts w:cs="Times New Roman"/>
        </w:rPr>
        <w:t>sau:</w:t>
      </w:r>
    </w:p>
    <w:p w14:paraId="587217C7" w14:textId="1F144643" w:rsidR="0039311D" w:rsidRPr="0039311D" w:rsidRDefault="00162F65" w:rsidP="00316915">
      <w:pPr>
        <w:jc w:val="center"/>
      </w:pPr>
      <w:r>
        <w:rPr>
          <w:noProof/>
        </w:rPr>
        <w:drawing>
          <wp:inline distT="0" distB="0" distL="0" distR="0" wp14:anchorId="6C5C8441" wp14:editId="63ADB4F9">
            <wp:extent cx="3110080" cy="2680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5670" cy="2693927"/>
                    </a:xfrm>
                    <a:prstGeom prst="rect">
                      <a:avLst/>
                    </a:prstGeom>
                    <a:noFill/>
                    <a:ln>
                      <a:noFill/>
                    </a:ln>
                  </pic:spPr>
                </pic:pic>
              </a:graphicData>
            </a:graphic>
          </wp:inline>
        </w:drawing>
      </w:r>
    </w:p>
    <w:p w14:paraId="67A15AD0" w14:textId="557E9DCC" w:rsidR="008E09C6" w:rsidRPr="00142412" w:rsidRDefault="008E09C6" w:rsidP="00CB1937">
      <w:pPr>
        <w:pStyle w:val="Caption"/>
      </w:pPr>
      <w:bookmarkStart w:id="246" w:name="_Toc29794219"/>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28</w:t>
      </w:r>
      <w:r w:rsidR="00192599">
        <w:rPr>
          <w:noProof/>
        </w:rPr>
        <w:fldChar w:fldCharType="end"/>
      </w:r>
      <w:r>
        <w:t xml:space="preserve">. </w:t>
      </w:r>
      <w:r w:rsidRPr="00142412">
        <w:t>Ma trận tương quan trên tập dữ liệu test dùng bộ dữ liệu chưa cân bằng</w:t>
      </w:r>
      <w:bookmarkEnd w:id="246"/>
    </w:p>
    <w:p w14:paraId="1AF211A3" w14:textId="77777777" w:rsidR="00536B46" w:rsidRDefault="00536B46">
      <w:pPr>
        <w:rPr>
          <w:rFonts w:cs="Times New Roman"/>
          <w:b/>
          <w:bCs/>
        </w:rPr>
      </w:pPr>
      <w:r>
        <w:rPr>
          <w:rFonts w:cs="Times New Roman"/>
          <w:b/>
          <w:bCs/>
        </w:rPr>
        <w:br w:type="page"/>
      </w:r>
    </w:p>
    <w:p w14:paraId="1690FBF5" w14:textId="5A44C2CD" w:rsidR="008E09C6" w:rsidRPr="00142412" w:rsidRDefault="008E09C6" w:rsidP="00316915">
      <w:pPr>
        <w:rPr>
          <w:rFonts w:cs="Times New Roman"/>
          <w:b/>
          <w:bCs/>
        </w:rPr>
      </w:pPr>
      <w:r w:rsidRPr="00142412">
        <w:rPr>
          <w:rFonts w:cs="Times New Roman"/>
          <w:b/>
          <w:bCs/>
        </w:rPr>
        <w:lastRenderedPageBreak/>
        <w:t>Nhận xét:</w:t>
      </w:r>
    </w:p>
    <w:p w14:paraId="531E9CA0" w14:textId="77777777" w:rsidR="008E09C6" w:rsidRPr="00142412" w:rsidRDefault="008E09C6" w:rsidP="00316915">
      <w:pPr>
        <w:pStyle w:val="ListParagraph"/>
        <w:numPr>
          <w:ilvl w:val="0"/>
          <w:numId w:val="76"/>
        </w:numPr>
      </w:pPr>
      <w:r w:rsidRPr="00142412">
        <w:t>Có 828658 giao dịch bình thường được dự đoán đúng là giao dịch bình thường.</w:t>
      </w:r>
    </w:p>
    <w:p w14:paraId="586B8FEC" w14:textId="238A3B48" w:rsidR="008E09C6" w:rsidRPr="00142412" w:rsidRDefault="00650445" w:rsidP="00316915">
      <w:pPr>
        <w:pStyle w:val="ListParagraph"/>
        <w:numPr>
          <w:ilvl w:val="0"/>
          <w:numId w:val="76"/>
        </w:numPr>
      </w:pPr>
      <w:r>
        <w:t>1</w:t>
      </w:r>
      <w:r w:rsidR="008E09C6" w:rsidRPr="00142412">
        <w:t xml:space="preserve"> lần giao dịch bình thường được dự đoán sai là giao dịch bất thường.</w:t>
      </w:r>
    </w:p>
    <w:p w14:paraId="317D3CDB" w14:textId="77777777" w:rsidR="008E09C6" w:rsidRPr="00142412" w:rsidRDefault="008E09C6" w:rsidP="00316915">
      <w:pPr>
        <w:pStyle w:val="ListParagraph"/>
        <w:numPr>
          <w:ilvl w:val="0"/>
          <w:numId w:val="76"/>
        </w:numPr>
      </w:pPr>
      <w:r w:rsidRPr="00142412">
        <w:t>12 lần giao dịch bất thường được dự đoán sai là giao dịch bình thường.</w:t>
      </w:r>
    </w:p>
    <w:p w14:paraId="2C947B85" w14:textId="77777777" w:rsidR="008E09C6" w:rsidRPr="00142412" w:rsidRDefault="008E09C6" w:rsidP="00316915">
      <w:pPr>
        <w:pStyle w:val="ListParagraph"/>
        <w:numPr>
          <w:ilvl w:val="0"/>
          <w:numId w:val="76"/>
        </w:numPr>
      </w:pPr>
      <w:r w:rsidRPr="00142412">
        <w:t>2452 lần giao dịch bất thường được dự đoán chính xác là giao dịch bất thường.</w:t>
      </w:r>
    </w:p>
    <w:p w14:paraId="0EAE6E5F" w14:textId="44B0E556" w:rsidR="008E09C6" w:rsidRPr="00142412" w:rsidRDefault="008E09C6" w:rsidP="00316915">
      <w:pPr>
        <w:pStyle w:val="Heading4"/>
        <w:rPr>
          <w:rFonts w:cs="Times New Roman"/>
        </w:rPr>
      </w:pPr>
      <w:bookmarkStart w:id="247" w:name="_Toc28691240"/>
      <w:bookmarkStart w:id="248" w:name="_Toc29794067"/>
      <w:r w:rsidRPr="00142412">
        <w:rPr>
          <w:rFonts w:cs="Times New Roman"/>
        </w:rPr>
        <w:t>Với bộ dữ liệu đã xử lý cân bằng</w:t>
      </w:r>
      <w:bookmarkEnd w:id="247"/>
      <w:bookmarkEnd w:id="248"/>
    </w:p>
    <w:p w14:paraId="0C14237D" w14:textId="1901321B" w:rsidR="008E09C6" w:rsidRPr="00142412" w:rsidRDefault="008E09C6" w:rsidP="00316915">
      <w:pPr>
        <w:rPr>
          <w:rFonts w:cs="Times New Roman"/>
        </w:rPr>
      </w:pPr>
      <w:r w:rsidRPr="00142412">
        <w:rPr>
          <w:rFonts w:cs="Times New Roman"/>
        </w:rPr>
        <w:t xml:space="preserve">Lấy bộ dữ liệu được xử lý cân bằng dùng phương pháp Oversampling, tiến hành xem lại các thông </w:t>
      </w:r>
      <w:r w:rsidR="00740306">
        <w:rPr>
          <w:rFonts w:cs="Times New Roman"/>
        </w:rPr>
        <w:t>tin:</w:t>
      </w:r>
    </w:p>
    <w:p w14:paraId="7BA21F4A" w14:textId="28C76ECC" w:rsidR="008E09C6" w:rsidRPr="00142412" w:rsidRDefault="00A71FE9" w:rsidP="00316915">
      <w:pPr>
        <w:rPr>
          <w:rFonts w:cs="Times New Roman"/>
        </w:rPr>
      </w:pPr>
      <w:r>
        <w:rPr>
          <w:noProof/>
        </w:rPr>
        <w:drawing>
          <wp:inline distT="0" distB="0" distL="0" distR="0" wp14:anchorId="05F245DB" wp14:editId="6BED8F0D">
            <wp:extent cx="5580380" cy="92900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929005"/>
                    </a:xfrm>
                    <a:prstGeom prst="rect">
                      <a:avLst/>
                    </a:prstGeom>
                  </pic:spPr>
                </pic:pic>
              </a:graphicData>
            </a:graphic>
          </wp:inline>
        </w:drawing>
      </w:r>
    </w:p>
    <w:p w14:paraId="5C023255" w14:textId="65EAE641" w:rsidR="008E09C6" w:rsidRPr="00142412" w:rsidRDefault="008E09C6" w:rsidP="00CB1937">
      <w:pPr>
        <w:pStyle w:val="Caption"/>
      </w:pPr>
      <w:bookmarkStart w:id="249" w:name="_Toc29794220"/>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29</w:t>
      </w:r>
      <w:r w:rsidR="00192599">
        <w:rPr>
          <w:noProof/>
        </w:rPr>
        <w:fldChar w:fldCharType="end"/>
      </w:r>
      <w:r>
        <w:t xml:space="preserve">. </w:t>
      </w:r>
      <w:r w:rsidRPr="00142412">
        <w:t>Mô phỏng bộ dữ liệu được xử lý cân bằng dùng Oversampling</w:t>
      </w:r>
      <w:bookmarkEnd w:id="249"/>
    </w:p>
    <w:p w14:paraId="69449105" w14:textId="64911E73" w:rsidR="008E09C6" w:rsidRPr="00142412" w:rsidRDefault="008E09C6" w:rsidP="00316915">
      <w:pPr>
        <w:rPr>
          <w:rFonts w:cs="Times New Roman"/>
        </w:rPr>
      </w:pPr>
      <w:r w:rsidRPr="00142412">
        <w:rPr>
          <w:rFonts w:cs="Times New Roman"/>
        </w:rPr>
        <w:t>Tiếp theo ta thực hiện tách các thuộc tính độc lập và thuộc tính phụ thuộc, sau đó thực hiện chia làm hai phần: tập train và test, chạy lệnh để kiểm tra dữ liệu ta được kết quả</w:t>
      </w:r>
      <w:r w:rsidR="00740306">
        <w:rPr>
          <w:rFonts w:cs="Times New Roman"/>
        </w:rPr>
        <w:t>:</w:t>
      </w:r>
    </w:p>
    <w:p w14:paraId="26D43BEB" w14:textId="61D71B15" w:rsidR="00AD2747" w:rsidRDefault="008E09C6" w:rsidP="00CB1937">
      <w:pPr>
        <w:pStyle w:val="Caption"/>
      </w:pPr>
      <w:bookmarkStart w:id="250" w:name="_Toc29794267"/>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16</w:t>
      </w:r>
      <w:r w:rsidR="00192599">
        <w:rPr>
          <w:noProof/>
        </w:rPr>
        <w:fldChar w:fldCharType="end"/>
      </w:r>
      <w:r>
        <w:t xml:space="preserve">. </w:t>
      </w:r>
      <w:r w:rsidRPr="00142412">
        <w:t>Thống kê số lượng giao dịch của mỗi giá trị ở thuộc tính isFraud</w:t>
      </w:r>
      <w:r w:rsidR="00A71FE9">
        <w:t xml:space="preserve"> theo bộ dữ liệu</w:t>
      </w:r>
      <w:bookmarkEnd w:id="250"/>
    </w:p>
    <w:tbl>
      <w:tblPr>
        <w:tblStyle w:val="TableGrid"/>
        <w:tblW w:w="0" w:type="auto"/>
        <w:tblLook w:val="04A0" w:firstRow="1" w:lastRow="0" w:firstColumn="1" w:lastColumn="0" w:noHBand="0" w:noVBand="1"/>
      </w:tblPr>
      <w:tblGrid>
        <w:gridCol w:w="1818"/>
        <w:gridCol w:w="2430"/>
        <w:gridCol w:w="2268"/>
        <w:gridCol w:w="2262"/>
      </w:tblGrid>
      <w:tr w:rsidR="00A71FE9" w:rsidRPr="001B7FBE" w14:paraId="2C6968CA" w14:textId="77777777" w:rsidTr="0074609A">
        <w:tc>
          <w:tcPr>
            <w:tcW w:w="1818" w:type="dxa"/>
            <w:vMerge w:val="restart"/>
            <w:vAlign w:val="center"/>
          </w:tcPr>
          <w:p w14:paraId="30938120" w14:textId="77777777" w:rsidR="00A71FE9" w:rsidRPr="001B7FBE" w:rsidRDefault="00A71FE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430" w:type="dxa"/>
            <w:vMerge w:val="restart"/>
            <w:vAlign w:val="center"/>
          </w:tcPr>
          <w:p w14:paraId="25CD7A99" w14:textId="77777777" w:rsidR="00A71FE9" w:rsidRPr="001B7FBE" w:rsidRDefault="00A71FE9"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Tập </w:t>
            </w:r>
            <w:r w:rsidRPr="001B7FBE">
              <w:rPr>
                <w:rFonts w:ascii="Times New Roman" w:hAnsi="Times New Roman" w:cs="Times New Roman"/>
                <w:b/>
                <w:bCs/>
                <w:sz w:val="26"/>
                <w:szCs w:val="26"/>
              </w:rPr>
              <w:t>dữ liệu</w:t>
            </w:r>
          </w:p>
        </w:tc>
        <w:tc>
          <w:tcPr>
            <w:tcW w:w="4530" w:type="dxa"/>
            <w:gridSpan w:val="2"/>
            <w:vAlign w:val="center"/>
          </w:tcPr>
          <w:p w14:paraId="56E50E7B" w14:textId="77777777" w:rsidR="00A71FE9" w:rsidRPr="001B7FBE" w:rsidRDefault="00A71FE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Số lượng của mỗi phân lớp của thuộc tính isFraud</w:t>
            </w:r>
          </w:p>
        </w:tc>
      </w:tr>
      <w:tr w:rsidR="00A71FE9" w:rsidRPr="001B7FBE" w14:paraId="6020AD3D" w14:textId="77777777" w:rsidTr="0074609A">
        <w:tc>
          <w:tcPr>
            <w:tcW w:w="1818" w:type="dxa"/>
            <w:vMerge/>
            <w:vAlign w:val="center"/>
          </w:tcPr>
          <w:p w14:paraId="62E5DAA2" w14:textId="77777777" w:rsidR="00A71FE9" w:rsidRPr="001B7FBE" w:rsidRDefault="00A71FE9" w:rsidP="00316915">
            <w:pPr>
              <w:spacing w:line="360" w:lineRule="auto"/>
              <w:jc w:val="center"/>
              <w:rPr>
                <w:rFonts w:ascii="Times New Roman" w:hAnsi="Times New Roman" w:cs="Times New Roman"/>
                <w:b/>
                <w:bCs/>
                <w:sz w:val="26"/>
                <w:szCs w:val="26"/>
              </w:rPr>
            </w:pPr>
          </w:p>
        </w:tc>
        <w:tc>
          <w:tcPr>
            <w:tcW w:w="2430" w:type="dxa"/>
            <w:vMerge/>
            <w:vAlign w:val="center"/>
          </w:tcPr>
          <w:p w14:paraId="27015D1C" w14:textId="77777777" w:rsidR="00A71FE9" w:rsidRPr="001B7FBE" w:rsidRDefault="00A71FE9" w:rsidP="00316915">
            <w:pPr>
              <w:spacing w:line="360" w:lineRule="auto"/>
              <w:jc w:val="center"/>
              <w:rPr>
                <w:rFonts w:ascii="Times New Roman" w:hAnsi="Times New Roman" w:cs="Times New Roman"/>
                <w:b/>
                <w:bCs/>
                <w:sz w:val="26"/>
                <w:szCs w:val="26"/>
              </w:rPr>
            </w:pPr>
          </w:p>
        </w:tc>
        <w:tc>
          <w:tcPr>
            <w:tcW w:w="2268" w:type="dxa"/>
            <w:vAlign w:val="center"/>
          </w:tcPr>
          <w:p w14:paraId="7A5DAFFE" w14:textId="77777777" w:rsidR="00A71FE9" w:rsidRPr="001B7FBE" w:rsidRDefault="00A71FE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0 (giao dịch bình thường)</w:t>
            </w:r>
          </w:p>
        </w:tc>
        <w:tc>
          <w:tcPr>
            <w:tcW w:w="2262" w:type="dxa"/>
            <w:vAlign w:val="center"/>
          </w:tcPr>
          <w:p w14:paraId="7735A5A5" w14:textId="77777777" w:rsidR="00A71FE9" w:rsidRPr="001B7FBE" w:rsidRDefault="00A71FE9"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isFraud = 1 (giao dịch bất thường)</w:t>
            </w:r>
          </w:p>
        </w:tc>
      </w:tr>
      <w:tr w:rsidR="00A71FE9" w:rsidRPr="001B7FBE" w14:paraId="033FBB03" w14:textId="77777777" w:rsidTr="0074609A">
        <w:tc>
          <w:tcPr>
            <w:tcW w:w="1818" w:type="dxa"/>
            <w:vMerge w:val="restart"/>
          </w:tcPr>
          <w:p w14:paraId="60A2F891" w14:textId="77777777" w:rsidR="00A71FE9" w:rsidRPr="001B7FBE" w:rsidRDefault="00A71FE9" w:rsidP="00316915">
            <w:pPr>
              <w:spacing w:line="360" w:lineRule="auto"/>
              <w:rPr>
                <w:rFonts w:ascii="Times New Roman" w:hAnsi="Times New Roman" w:cs="Times New Roman"/>
                <w:sz w:val="26"/>
                <w:szCs w:val="26"/>
              </w:rPr>
            </w:pPr>
            <w:r>
              <w:rPr>
                <w:rFonts w:ascii="Times New Roman" w:hAnsi="Times New Roman" w:cs="Times New Roman"/>
                <w:sz w:val="26"/>
                <w:szCs w:val="26"/>
              </w:rPr>
              <w:t>Đã xử lỹ cân bằng theo phương pháp random over sampling.</w:t>
            </w:r>
          </w:p>
        </w:tc>
        <w:tc>
          <w:tcPr>
            <w:tcW w:w="2430" w:type="dxa"/>
          </w:tcPr>
          <w:p w14:paraId="6726B2BB" w14:textId="77777777" w:rsidR="00A71FE9" w:rsidRPr="001B7FBE" w:rsidRDefault="00A71FE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đã xử lý cân bằng</w:t>
            </w:r>
          </w:p>
        </w:tc>
        <w:tc>
          <w:tcPr>
            <w:tcW w:w="2268" w:type="dxa"/>
          </w:tcPr>
          <w:p w14:paraId="52A3AAE4" w14:textId="0C3AFC7B" w:rsidR="00A71FE9" w:rsidRPr="001B7FBE" w:rsidRDefault="00C6128B"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135626</w:t>
            </w:r>
          </w:p>
        </w:tc>
        <w:tc>
          <w:tcPr>
            <w:tcW w:w="2262" w:type="dxa"/>
          </w:tcPr>
          <w:p w14:paraId="6BDFC970" w14:textId="4341BF6D" w:rsidR="00A71FE9" w:rsidRPr="001B7FBE" w:rsidRDefault="00676FB6"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128</w:t>
            </w:r>
            <w:r w:rsidR="00AC2A49">
              <w:rPr>
                <w:rFonts w:ascii="Times New Roman" w:hAnsi="Times New Roman" w:cs="Times New Roman"/>
                <w:sz w:val="26"/>
                <w:szCs w:val="26"/>
              </w:rPr>
              <w:t>3313</w:t>
            </w:r>
          </w:p>
        </w:tc>
      </w:tr>
      <w:tr w:rsidR="00A71FE9" w:rsidRPr="001B7FBE" w14:paraId="10010F78" w14:textId="77777777" w:rsidTr="0074609A">
        <w:tc>
          <w:tcPr>
            <w:tcW w:w="1818" w:type="dxa"/>
            <w:vMerge/>
          </w:tcPr>
          <w:p w14:paraId="3EF6162A" w14:textId="77777777" w:rsidR="00A71FE9" w:rsidRPr="001B7FBE" w:rsidRDefault="00A71FE9" w:rsidP="00316915">
            <w:pPr>
              <w:spacing w:line="360" w:lineRule="auto"/>
              <w:rPr>
                <w:rFonts w:ascii="Times New Roman" w:hAnsi="Times New Roman" w:cs="Times New Roman"/>
                <w:sz w:val="26"/>
                <w:szCs w:val="26"/>
              </w:rPr>
            </w:pPr>
          </w:p>
        </w:tc>
        <w:tc>
          <w:tcPr>
            <w:tcW w:w="2430" w:type="dxa"/>
          </w:tcPr>
          <w:p w14:paraId="01BD2C52" w14:textId="77777777" w:rsidR="00A71FE9" w:rsidRPr="001B7FBE" w:rsidRDefault="00A71FE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5159EED9" w14:textId="77F8EF3D" w:rsidR="00A71FE9" w:rsidRPr="001B7FBE" w:rsidRDefault="00C6128B"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108501</w:t>
            </w:r>
          </w:p>
        </w:tc>
        <w:tc>
          <w:tcPr>
            <w:tcW w:w="2262" w:type="dxa"/>
          </w:tcPr>
          <w:p w14:paraId="022CE95C" w14:textId="4BB1E1E2" w:rsidR="00A71FE9" w:rsidRPr="001B7FBE" w:rsidRDefault="00AC2A49"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1026650</w:t>
            </w:r>
          </w:p>
        </w:tc>
      </w:tr>
      <w:tr w:rsidR="00A71FE9" w:rsidRPr="001B7FBE" w14:paraId="55E12233" w14:textId="77777777" w:rsidTr="0074609A">
        <w:tc>
          <w:tcPr>
            <w:tcW w:w="1818" w:type="dxa"/>
            <w:vMerge/>
          </w:tcPr>
          <w:p w14:paraId="13BB260C" w14:textId="77777777" w:rsidR="00A71FE9" w:rsidRPr="001B7FBE" w:rsidRDefault="00A71FE9" w:rsidP="00316915">
            <w:pPr>
              <w:spacing w:line="360" w:lineRule="auto"/>
              <w:rPr>
                <w:rFonts w:ascii="Times New Roman" w:hAnsi="Times New Roman" w:cs="Times New Roman"/>
                <w:sz w:val="26"/>
                <w:szCs w:val="26"/>
              </w:rPr>
            </w:pPr>
          </w:p>
        </w:tc>
        <w:tc>
          <w:tcPr>
            <w:tcW w:w="2430" w:type="dxa"/>
          </w:tcPr>
          <w:p w14:paraId="0DAF4E5D" w14:textId="77777777" w:rsidR="00A71FE9" w:rsidRPr="001B7FBE" w:rsidRDefault="00A71FE9"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195DFB83" w14:textId="7E7E5155" w:rsidR="00A71FE9" w:rsidRPr="001B7FBE" w:rsidRDefault="00C6128B"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27125</w:t>
            </w:r>
          </w:p>
        </w:tc>
        <w:tc>
          <w:tcPr>
            <w:tcW w:w="2262" w:type="dxa"/>
          </w:tcPr>
          <w:p w14:paraId="45868D22" w14:textId="68718392" w:rsidR="00A71FE9" w:rsidRPr="001B7FBE" w:rsidRDefault="00AC2A49"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256663</w:t>
            </w:r>
          </w:p>
        </w:tc>
      </w:tr>
    </w:tbl>
    <w:p w14:paraId="4DBA9F66" w14:textId="77777777" w:rsidR="00EC04B5" w:rsidRPr="00142412" w:rsidRDefault="00EC04B5" w:rsidP="00316915">
      <w:pPr>
        <w:spacing w:before="240"/>
        <w:rPr>
          <w:rFonts w:cs="Times New Roman"/>
        </w:rPr>
      </w:pPr>
      <w:r w:rsidRPr="00142412">
        <w:rPr>
          <w:rFonts w:cs="Times New Roman"/>
        </w:rPr>
        <w:lastRenderedPageBreak/>
        <w:t>Ta tiến hành chạy mô hình bằng thuật toán XGB sử dụng 3 fold-cross validation cho bộ dữ liệu, thu được kết quả (chi tiết lệnh xem phần phụ lục):</w:t>
      </w:r>
    </w:p>
    <w:p w14:paraId="39A37A81" w14:textId="26DED478" w:rsidR="008A346F" w:rsidRPr="00142412" w:rsidRDefault="00EC04B5" w:rsidP="00CB1937">
      <w:pPr>
        <w:pStyle w:val="Caption"/>
      </w:pPr>
      <w:bookmarkStart w:id="251" w:name="_Toc29794268"/>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17</w:t>
      </w:r>
      <w:r w:rsidR="00192599">
        <w:rPr>
          <w:noProof/>
        </w:rPr>
        <w:fldChar w:fldCharType="end"/>
      </w:r>
      <w:r>
        <w:t xml:space="preserve">. </w:t>
      </w:r>
      <w:r w:rsidR="008A346F" w:rsidRPr="00142412">
        <w:t>Bảng kết quả sau khi chạy thuật toán EGB đối với bộ dữ liệu được xử lý dùng oversampling</w:t>
      </w:r>
      <w:bookmarkEnd w:id="251"/>
    </w:p>
    <w:tbl>
      <w:tblPr>
        <w:tblStyle w:val="TableGrid"/>
        <w:tblW w:w="0" w:type="auto"/>
        <w:tblLook w:val="04A0" w:firstRow="1" w:lastRow="0" w:firstColumn="1" w:lastColumn="0" w:noHBand="0" w:noVBand="1"/>
      </w:tblPr>
      <w:tblGrid>
        <w:gridCol w:w="1231"/>
        <w:gridCol w:w="1658"/>
        <w:gridCol w:w="1753"/>
        <w:gridCol w:w="1204"/>
        <w:gridCol w:w="1436"/>
        <w:gridCol w:w="1495"/>
      </w:tblGrid>
      <w:tr w:rsidR="00A719DD" w:rsidRPr="00C6128B" w14:paraId="5139DC4D" w14:textId="77777777" w:rsidTr="007B734B">
        <w:tc>
          <w:tcPr>
            <w:tcW w:w="1231" w:type="dxa"/>
          </w:tcPr>
          <w:p w14:paraId="7ACB227A" w14:textId="77777777" w:rsidR="00A719DD" w:rsidRPr="00C6128B" w:rsidRDefault="00A719DD" w:rsidP="00316915">
            <w:pPr>
              <w:spacing w:line="360" w:lineRule="auto"/>
              <w:jc w:val="center"/>
              <w:rPr>
                <w:rFonts w:ascii="Times New Roman" w:hAnsi="Times New Roman" w:cs="Times New Roman"/>
                <w:b/>
                <w:bCs/>
                <w:sz w:val="26"/>
                <w:szCs w:val="26"/>
              </w:rPr>
            </w:pPr>
            <w:r w:rsidRPr="00C6128B">
              <w:rPr>
                <w:rFonts w:ascii="Times New Roman" w:hAnsi="Times New Roman" w:cs="Times New Roman"/>
                <w:b/>
                <w:bCs/>
                <w:sz w:val="26"/>
                <w:szCs w:val="26"/>
              </w:rPr>
              <w:t>Lần chạy</w:t>
            </w:r>
          </w:p>
        </w:tc>
        <w:tc>
          <w:tcPr>
            <w:tcW w:w="1658" w:type="dxa"/>
          </w:tcPr>
          <w:p w14:paraId="5DF693E9" w14:textId="77777777" w:rsidR="00A719DD" w:rsidRPr="00C6128B" w:rsidRDefault="00A719DD" w:rsidP="00316915">
            <w:pPr>
              <w:spacing w:line="360" w:lineRule="auto"/>
              <w:jc w:val="center"/>
              <w:rPr>
                <w:rFonts w:ascii="Times New Roman" w:hAnsi="Times New Roman" w:cs="Times New Roman"/>
                <w:b/>
                <w:bCs/>
                <w:sz w:val="26"/>
                <w:szCs w:val="26"/>
              </w:rPr>
            </w:pPr>
            <w:r w:rsidRPr="00C6128B">
              <w:rPr>
                <w:rFonts w:ascii="Times New Roman" w:hAnsi="Times New Roman" w:cs="Times New Roman"/>
                <w:b/>
                <w:bCs/>
                <w:sz w:val="26"/>
                <w:szCs w:val="26"/>
              </w:rPr>
              <w:t>Độ chính xác trên tập train</w:t>
            </w:r>
          </w:p>
        </w:tc>
        <w:tc>
          <w:tcPr>
            <w:tcW w:w="1753" w:type="dxa"/>
          </w:tcPr>
          <w:p w14:paraId="57953992" w14:textId="77777777" w:rsidR="00A719DD" w:rsidRPr="00C6128B" w:rsidRDefault="00A719DD" w:rsidP="00316915">
            <w:pPr>
              <w:spacing w:line="360" w:lineRule="auto"/>
              <w:jc w:val="center"/>
              <w:rPr>
                <w:rFonts w:ascii="Times New Roman" w:hAnsi="Times New Roman" w:cs="Times New Roman"/>
                <w:b/>
                <w:bCs/>
                <w:sz w:val="26"/>
                <w:szCs w:val="26"/>
              </w:rPr>
            </w:pPr>
            <w:r w:rsidRPr="00C6128B">
              <w:rPr>
                <w:rFonts w:ascii="Times New Roman" w:hAnsi="Times New Roman" w:cs="Times New Roman"/>
                <w:b/>
                <w:bCs/>
                <w:sz w:val="26"/>
                <w:szCs w:val="26"/>
              </w:rPr>
              <w:t>Độ chính xác trên tập test</w:t>
            </w:r>
          </w:p>
        </w:tc>
        <w:tc>
          <w:tcPr>
            <w:tcW w:w="1204" w:type="dxa"/>
          </w:tcPr>
          <w:p w14:paraId="12CE6D69" w14:textId="77777777" w:rsidR="00A719DD" w:rsidRPr="00C6128B" w:rsidRDefault="00A719DD" w:rsidP="00316915">
            <w:pPr>
              <w:spacing w:line="360" w:lineRule="auto"/>
              <w:jc w:val="center"/>
              <w:rPr>
                <w:rFonts w:ascii="Times New Roman" w:hAnsi="Times New Roman" w:cs="Times New Roman"/>
                <w:b/>
                <w:bCs/>
                <w:sz w:val="26"/>
                <w:szCs w:val="26"/>
                <w:lang w:val="fr-FR"/>
              </w:rPr>
            </w:pPr>
            <w:r w:rsidRPr="00C6128B">
              <w:rPr>
                <w:rFonts w:ascii="Times New Roman" w:hAnsi="Times New Roman" w:cs="Times New Roman"/>
                <w:b/>
                <w:bCs/>
                <w:sz w:val="26"/>
                <w:szCs w:val="26"/>
                <w:lang w:val="fr-FR"/>
              </w:rPr>
              <w:t>F1-score trên tập train</w:t>
            </w:r>
          </w:p>
        </w:tc>
        <w:tc>
          <w:tcPr>
            <w:tcW w:w="1436" w:type="dxa"/>
          </w:tcPr>
          <w:p w14:paraId="144800AE" w14:textId="77777777" w:rsidR="00A719DD" w:rsidRPr="00C6128B" w:rsidRDefault="00A719DD" w:rsidP="00316915">
            <w:pPr>
              <w:spacing w:line="360" w:lineRule="auto"/>
              <w:jc w:val="center"/>
              <w:rPr>
                <w:rFonts w:ascii="Times New Roman" w:hAnsi="Times New Roman" w:cs="Times New Roman"/>
                <w:b/>
                <w:bCs/>
                <w:sz w:val="26"/>
                <w:szCs w:val="26"/>
              </w:rPr>
            </w:pPr>
            <w:r w:rsidRPr="00C6128B">
              <w:rPr>
                <w:rFonts w:ascii="Times New Roman" w:hAnsi="Times New Roman" w:cs="Times New Roman"/>
                <w:b/>
                <w:bCs/>
                <w:sz w:val="26"/>
                <w:szCs w:val="26"/>
              </w:rPr>
              <w:t>F1-score trên tập test</w:t>
            </w:r>
          </w:p>
        </w:tc>
        <w:tc>
          <w:tcPr>
            <w:tcW w:w="1495" w:type="dxa"/>
          </w:tcPr>
          <w:p w14:paraId="294EDB25" w14:textId="77777777" w:rsidR="00A719DD" w:rsidRPr="00C6128B" w:rsidRDefault="00A719DD" w:rsidP="00316915">
            <w:pPr>
              <w:spacing w:line="360" w:lineRule="auto"/>
              <w:jc w:val="center"/>
              <w:rPr>
                <w:rFonts w:ascii="Times New Roman" w:hAnsi="Times New Roman" w:cs="Times New Roman"/>
                <w:b/>
                <w:bCs/>
                <w:sz w:val="26"/>
                <w:szCs w:val="26"/>
              </w:rPr>
            </w:pPr>
            <w:r w:rsidRPr="00C6128B">
              <w:rPr>
                <w:rFonts w:ascii="Times New Roman" w:hAnsi="Times New Roman" w:cs="Times New Roman"/>
                <w:b/>
                <w:bCs/>
                <w:sz w:val="26"/>
                <w:szCs w:val="26"/>
              </w:rPr>
              <w:t>Thời gian</w:t>
            </w:r>
          </w:p>
        </w:tc>
      </w:tr>
      <w:tr w:rsidR="00A719DD" w:rsidRPr="00C6128B" w14:paraId="3E7B47FF" w14:textId="77777777" w:rsidTr="007B734B">
        <w:tc>
          <w:tcPr>
            <w:tcW w:w="1231" w:type="dxa"/>
          </w:tcPr>
          <w:p w14:paraId="33C56937" w14:textId="77777777" w:rsidR="00A719DD" w:rsidRPr="00C6128B" w:rsidRDefault="00A719DD" w:rsidP="00316915">
            <w:pPr>
              <w:spacing w:line="360" w:lineRule="auto"/>
              <w:jc w:val="center"/>
              <w:rPr>
                <w:rFonts w:ascii="Times New Roman" w:hAnsi="Times New Roman" w:cs="Times New Roman"/>
                <w:sz w:val="26"/>
                <w:szCs w:val="26"/>
              </w:rPr>
            </w:pPr>
            <w:r w:rsidRPr="00C6128B">
              <w:rPr>
                <w:rFonts w:ascii="Times New Roman" w:hAnsi="Times New Roman" w:cs="Times New Roman"/>
                <w:sz w:val="26"/>
                <w:szCs w:val="26"/>
              </w:rPr>
              <w:t>1</w:t>
            </w:r>
          </w:p>
        </w:tc>
        <w:tc>
          <w:tcPr>
            <w:tcW w:w="1658" w:type="dxa"/>
          </w:tcPr>
          <w:p w14:paraId="37622465" w14:textId="77777777" w:rsidR="00A719DD" w:rsidRPr="00C6128B" w:rsidRDefault="00A719DD" w:rsidP="00316915">
            <w:pPr>
              <w:spacing w:line="360" w:lineRule="auto"/>
              <w:jc w:val="right"/>
              <w:rPr>
                <w:rFonts w:ascii="Times New Roman" w:hAnsi="Times New Roman" w:cs="Times New Roman"/>
                <w:sz w:val="26"/>
                <w:szCs w:val="26"/>
              </w:rPr>
            </w:pPr>
            <w:r w:rsidRPr="00C6128B">
              <w:rPr>
                <w:rFonts w:ascii="Times New Roman" w:hAnsi="Times New Roman" w:cs="Times New Roman"/>
                <w:sz w:val="26"/>
                <w:szCs w:val="26"/>
              </w:rPr>
              <w:t>100%</w:t>
            </w:r>
          </w:p>
        </w:tc>
        <w:tc>
          <w:tcPr>
            <w:tcW w:w="1753" w:type="dxa"/>
          </w:tcPr>
          <w:p w14:paraId="4B1B001F" w14:textId="77777777" w:rsidR="00A719DD" w:rsidRPr="00C6128B" w:rsidRDefault="00A719DD" w:rsidP="00316915">
            <w:pPr>
              <w:spacing w:line="360" w:lineRule="auto"/>
              <w:jc w:val="right"/>
              <w:rPr>
                <w:rFonts w:ascii="Times New Roman" w:hAnsi="Times New Roman" w:cs="Times New Roman"/>
                <w:sz w:val="26"/>
                <w:szCs w:val="26"/>
              </w:rPr>
            </w:pPr>
            <w:r w:rsidRPr="00C6128B">
              <w:rPr>
                <w:rFonts w:ascii="Times New Roman" w:hAnsi="Times New Roman" w:cs="Times New Roman"/>
                <w:sz w:val="26"/>
                <w:szCs w:val="26"/>
              </w:rPr>
              <w:t>99.9996%</w:t>
            </w:r>
          </w:p>
        </w:tc>
        <w:tc>
          <w:tcPr>
            <w:tcW w:w="1204" w:type="dxa"/>
          </w:tcPr>
          <w:p w14:paraId="65E07F66" w14:textId="77777777" w:rsidR="00A719DD" w:rsidRPr="00C6128B" w:rsidRDefault="00A719DD" w:rsidP="00316915">
            <w:pPr>
              <w:spacing w:line="360" w:lineRule="auto"/>
              <w:jc w:val="right"/>
              <w:rPr>
                <w:rFonts w:ascii="Times New Roman" w:hAnsi="Times New Roman" w:cs="Times New Roman"/>
                <w:sz w:val="26"/>
                <w:szCs w:val="26"/>
              </w:rPr>
            </w:pPr>
          </w:p>
        </w:tc>
        <w:tc>
          <w:tcPr>
            <w:tcW w:w="1436" w:type="dxa"/>
          </w:tcPr>
          <w:p w14:paraId="70845999" w14:textId="77777777" w:rsidR="00A719DD" w:rsidRPr="00C6128B" w:rsidRDefault="00A719DD" w:rsidP="00316915">
            <w:pPr>
              <w:spacing w:line="360" w:lineRule="auto"/>
              <w:jc w:val="right"/>
              <w:rPr>
                <w:rFonts w:ascii="Times New Roman" w:hAnsi="Times New Roman" w:cs="Times New Roman"/>
                <w:sz w:val="26"/>
                <w:szCs w:val="26"/>
              </w:rPr>
            </w:pPr>
          </w:p>
        </w:tc>
        <w:tc>
          <w:tcPr>
            <w:tcW w:w="1495" w:type="dxa"/>
          </w:tcPr>
          <w:p w14:paraId="206E31DA" w14:textId="77777777" w:rsidR="00A719DD" w:rsidRPr="00C6128B" w:rsidRDefault="00A719DD" w:rsidP="00316915">
            <w:pPr>
              <w:spacing w:line="360" w:lineRule="auto"/>
              <w:jc w:val="right"/>
              <w:rPr>
                <w:rFonts w:ascii="Times New Roman" w:hAnsi="Times New Roman" w:cs="Times New Roman"/>
                <w:sz w:val="26"/>
                <w:szCs w:val="26"/>
              </w:rPr>
            </w:pPr>
          </w:p>
        </w:tc>
      </w:tr>
      <w:tr w:rsidR="00A719DD" w:rsidRPr="00C6128B" w14:paraId="33AA2B86" w14:textId="77777777" w:rsidTr="007B734B">
        <w:tc>
          <w:tcPr>
            <w:tcW w:w="1231" w:type="dxa"/>
          </w:tcPr>
          <w:p w14:paraId="1A85C646" w14:textId="77777777" w:rsidR="00A719DD" w:rsidRPr="00C6128B" w:rsidRDefault="00A719DD" w:rsidP="00316915">
            <w:pPr>
              <w:spacing w:line="360" w:lineRule="auto"/>
              <w:jc w:val="center"/>
              <w:rPr>
                <w:rFonts w:ascii="Times New Roman" w:hAnsi="Times New Roman" w:cs="Times New Roman"/>
                <w:sz w:val="26"/>
                <w:szCs w:val="26"/>
              </w:rPr>
            </w:pPr>
            <w:r w:rsidRPr="00C6128B">
              <w:rPr>
                <w:rFonts w:ascii="Times New Roman" w:hAnsi="Times New Roman" w:cs="Times New Roman"/>
                <w:sz w:val="26"/>
                <w:szCs w:val="26"/>
              </w:rPr>
              <w:t>2</w:t>
            </w:r>
          </w:p>
        </w:tc>
        <w:tc>
          <w:tcPr>
            <w:tcW w:w="1658" w:type="dxa"/>
          </w:tcPr>
          <w:p w14:paraId="19142D98" w14:textId="77777777" w:rsidR="00A719DD" w:rsidRPr="00C6128B" w:rsidRDefault="00A719DD" w:rsidP="00316915">
            <w:pPr>
              <w:spacing w:line="360" w:lineRule="auto"/>
              <w:jc w:val="right"/>
              <w:rPr>
                <w:rFonts w:ascii="Times New Roman" w:hAnsi="Times New Roman" w:cs="Times New Roman"/>
                <w:sz w:val="26"/>
                <w:szCs w:val="26"/>
              </w:rPr>
            </w:pPr>
            <w:r w:rsidRPr="00C6128B">
              <w:rPr>
                <w:rFonts w:ascii="Times New Roman" w:hAnsi="Times New Roman" w:cs="Times New Roman"/>
                <w:sz w:val="26"/>
                <w:szCs w:val="26"/>
              </w:rPr>
              <w:t>100%</w:t>
            </w:r>
          </w:p>
        </w:tc>
        <w:tc>
          <w:tcPr>
            <w:tcW w:w="1753" w:type="dxa"/>
          </w:tcPr>
          <w:p w14:paraId="3625E29B" w14:textId="77777777" w:rsidR="00A719DD" w:rsidRPr="00C6128B" w:rsidRDefault="00A719DD" w:rsidP="00316915">
            <w:pPr>
              <w:spacing w:line="360" w:lineRule="auto"/>
              <w:jc w:val="right"/>
              <w:rPr>
                <w:rFonts w:ascii="Times New Roman" w:hAnsi="Times New Roman" w:cs="Times New Roman"/>
                <w:sz w:val="26"/>
                <w:szCs w:val="26"/>
              </w:rPr>
            </w:pPr>
            <w:r w:rsidRPr="00C6128B">
              <w:rPr>
                <w:rFonts w:ascii="Times New Roman" w:hAnsi="Times New Roman" w:cs="Times New Roman"/>
                <w:sz w:val="26"/>
                <w:szCs w:val="26"/>
              </w:rPr>
              <w:t>99.9996%</w:t>
            </w:r>
          </w:p>
        </w:tc>
        <w:tc>
          <w:tcPr>
            <w:tcW w:w="1204" w:type="dxa"/>
          </w:tcPr>
          <w:p w14:paraId="66732B99" w14:textId="77777777" w:rsidR="00A719DD" w:rsidRPr="00C6128B" w:rsidRDefault="00A719DD" w:rsidP="00316915">
            <w:pPr>
              <w:spacing w:line="360" w:lineRule="auto"/>
              <w:jc w:val="right"/>
              <w:rPr>
                <w:rFonts w:ascii="Times New Roman" w:hAnsi="Times New Roman" w:cs="Times New Roman"/>
                <w:sz w:val="26"/>
                <w:szCs w:val="26"/>
              </w:rPr>
            </w:pPr>
          </w:p>
        </w:tc>
        <w:tc>
          <w:tcPr>
            <w:tcW w:w="1436" w:type="dxa"/>
          </w:tcPr>
          <w:p w14:paraId="6B5C7DDF" w14:textId="77777777" w:rsidR="00A719DD" w:rsidRPr="00C6128B" w:rsidRDefault="00A719DD" w:rsidP="00316915">
            <w:pPr>
              <w:spacing w:line="360" w:lineRule="auto"/>
              <w:jc w:val="right"/>
              <w:rPr>
                <w:rFonts w:ascii="Times New Roman" w:hAnsi="Times New Roman" w:cs="Times New Roman"/>
                <w:sz w:val="26"/>
                <w:szCs w:val="26"/>
              </w:rPr>
            </w:pPr>
          </w:p>
        </w:tc>
        <w:tc>
          <w:tcPr>
            <w:tcW w:w="1495" w:type="dxa"/>
          </w:tcPr>
          <w:p w14:paraId="5655C66D" w14:textId="77777777" w:rsidR="00A719DD" w:rsidRPr="00C6128B" w:rsidRDefault="00A719DD" w:rsidP="00316915">
            <w:pPr>
              <w:spacing w:line="360" w:lineRule="auto"/>
              <w:jc w:val="right"/>
              <w:rPr>
                <w:rFonts w:ascii="Times New Roman" w:hAnsi="Times New Roman" w:cs="Times New Roman"/>
                <w:sz w:val="26"/>
                <w:szCs w:val="26"/>
              </w:rPr>
            </w:pPr>
          </w:p>
        </w:tc>
      </w:tr>
      <w:tr w:rsidR="00A719DD" w:rsidRPr="00C6128B" w14:paraId="5D7D2523" w14:textId="77777777" w:rsidTr="007B734B">
        <w:tc>
          <w:tcPr>
            <w:tcW w:w="1231" w:type="dxa"/>
          </w:tcPr>
          <w:p w14:paraId="22548B0C" w14:textId="77777777" w:rsidR="00A719DD" w:rsidRPr="00C6128B" w:rsidRDefault="00A719DD" w:rsidP="00316915">
            <w:pPr>
              <w:spacing w:line="360" w:lineRule="auto"/>
              <w:jc w:val="center"/>
              <w:rPr>
                <w:rFonts w:ascii="Times New Roman" w:hAnsi="Times New Roman" w:cs="Times New Roman"/>
                <w:sz w:val="26"/>
                <w:szCs w:val="26"/>
              </w:rPr>
            </w:pPr>
            <w:r w:rsidRPr="00C6128B">
              <w:rPr>
                <w:rFonts w:ascii="Times New Roman" w:hAnsi="Times New Roman" w:cs="Times New Roman"/>
                <w:sz w:val="26"/>
                <w:szCs w:val="26"/>
              </w:rPr>
              <w:t>3</w:t>
            </w:r>
          </w:p>
        </w:tc>
        <w:tc>
          <w:tcPr>
            <w:tcW w:w="1658" w:type="dxa"/>
          </w:tcPr>
          <w:p w14:paraId="20671D42" w14:textId="77777777" w:rsidR="00A719DD" w:rsidRPr="00C6128B" w:rsidRDefault="00A719DD" w:rsidP="00316915">
            <w:pPr>
              <w:spacing w:line="360" w:lineRule="auto"/>
              <w:jc w:val="right"/>
              <w:rPr>
                <w:rFonts w:ascii="Times New Roman" w:hAnsi="Times New Roman" w:cs="Times New Roman"/>
                <w:sz w:val="26"/>
                <w:szCs w:val="26"/>
              </w:rPr>
            </w:pPr>
            <w:r w:rsidRPr="00C6128B">
              <w:rPr>
                <w:rFonts w:ascii="Times New Roman" w:hAnsi="Times New Roman" w:cs="Times New Roman"/>
                <w:sz w:val="26"/>
                <w:szCs w:val="26"/>
              </w:rPr>
              <w:t>99.9997%</w:t>
            </w:r>
          </w:p>
        </w:tc>
        <w:tc>
          <w:tcPr>
            <w:tcW w:w="1753" w:type="dxa"/>
          </w:tcPr>
          <w:p w14:paraId="2EDA34E9" w14:textId="77777777" w:rsidR="00A719DD" w:rsidRPr="00C6128B" w:rsidRDefault="00A719DD" w:rsidP="00316915">
            <w:pPr>
              <w:spacing w:line="360" w:lineRule="auto"/>
              <w:jc w:val="right"/>
              <w:rPr>
                <w:rFonts w:ascii="Times New Roman" w:hAnsi="Times New Roman" w:cs="Times New Roman"/>
                <w:sz w:val="26"/>
                <w:szCs w:val="26"/>
              </w:rPr>
            </w:pPr>
            <w:r w:rsidRPr="00C6128B">
              <w:rPr>
                <w:rFonts w:ascii="Times New Roman" w:hAnsi="Times New Roman" w:cs="Times New Roman"/>
                <w:sz w:val="26"/>
                <w:szCs w:val="26"/>
              </w:rPr>
              <w:t>99.9996%</w:t>
            </w:r>
          </w:p>
        </w:tc>
        <w:tc>
          <w:tcPr>
            <w:tcW w:w="1204" w:type="dxa"/>
          </w:tcPr>
          <w:p w14:paraId="042C9083" w14:textId="77777777" w:rsidR="00A719DD" w:rsidRPr="00C6128B" w:rsidRDefault="00A719DD" w:rsidP="00316915">
            <w:pPr>
              <w:spacing w:line="360" w:lineRule="auto"/>
              <w:jc w:val="right"/>
              <w:rPr>
                <w:rFonts w:ascii="Times New Roman" w:hAnsi="Times New Roman" w:cs="Times New Roman"/>
                <w:sz w:val="26"/>
                <w:szCs w:val="26"/>
              </w:rPr>
            </w:pPr>
          </w:p>
        </w:tc>
        <w:tc>
          <w:tcPr>
            <w:tcW w:w="1436" w:type="dxa"/>
          </w:tcPr>
          <w:p w14:paraId="3CB0981B" w14:textId="77777777" w:rsidR="00A719DD" w:rsidRPr="00C6128B" w:rsidRDefault="00A719DD" w:rsidP="00316915">
            <w:pPr>
              <w:spacing w:line="360" w:lineRule="auto"/>
              <w:jc w:val="right"/>
              <w:rPr>
                <w:rFonts w:ascii="Times New Roman" w:hAnsi="Times New Roman" w:cs="Times New Roman"/>
                <w:sz w:val="26"/>
                <w:szCs w:val="26"/>
              </w:rPr>
            </w:pPr>
          </w:p>
        </w:tc>
        <w:tc>
          <w:tcPr>
            <w:tcW w:w="1495" w:type="dxa"/>
          </w:tcPr>
          <w:p w14:paraId="5DC80538" w14:textId="77777777" w:rsidR="00A719DD" w:rsidRPr="00C6128B" w:rsidRDefault="00A719DD" w:rsidP="00316915">
            <w:pPr>
              <w:spacing w:line="360" w:lineRule="auto"/>
              <w:jc w:val="right"/>
              <w:rPr>
                <w:rFonts w:ascii="Times New Roman" w:hAnsi="Times New Roman" w:cs="Times New Roman"/>
                <w:sz w:val="26"/>
                <w:szCs w:val="26"/>
              </w:rPr>
            </w:pPr>
          </w:p>
        </w:tc>
      </w:tr>
      <w:tr w:rsidR="00A719DD" w:rsidRPr="00C6128B" w14:paraId="2452D7BC" w14:textId="77777777" w:rsidTr="007B734B">
        <w:tc>
          <w:tcPr>
            <w:tcW w:w="1231" w:type="dxa"/>
          </w:tcPr>
          <w:p w14:paraId="250689DB" w14:textId="77777777" w:rsidR="00A719DD" w:rsidRPr="00505DA9" w:rsidRDefault="00A719DD" w:rsidP="00316915">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658" w:type="dxa"/>
          </w:tcPr>
          <w:p w14:paraId="06E35DBF" w14:textId="77777777" w:rsidR="00A719DD" w:rsidRPr="00505DA9" w:rsidRDefault="00A719DD"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99.9999%</w:t>
            </w:r>
          </w:p>
        </w:tc>
        <w:tc>
          <w:tcPr>
            <w:tcW w:w="1753" w:type="dxa"/>
          </w:tcPr>
          <w:p w14:paraId="5B900AED" w14:textId="77777777" w:rsidR="00A719DD" w:rsidRPr="00505DA9" w:rsidRDefault="00A719DD"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99.9996%</w:t>
            </w:r>
          </w:p>
        </w:tc>
        <w:tc>
          <w:tcPr>
            <w:tcW w:w="1204" w:type="dxa"/>
          </w:tcPr>
          <w:p w14:paraId="40001C2F" w14:textId="77777777" w:rsidR="00A719DD" w:rsidRPr="00505DA9" w:rsidRDefault="00A719DD"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1</w:t>
            </w:r>
          </w:p>
        </w:tc>
        <w:tc>
          <w:tcPr>
            <w:tcW w:w="1436" w:type="dxa"/>
          </w:tcPr>
          <w:p w14:paraId="5F461B1A" w14:textId="77777777" w:rsidR="00A719DD" w:rsidRPr="00505DA9" w:rsidRDefault="00A719DD"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1</w:t>
            </w:r>
          </w:p>
        </w:tc>
        <w:tc>
          <w:tcPr>
            <w:tcW w:w="1495" w:type="dxa"/>
          </w:tcPr>
          <w:p w14:paraId="1F8AA118" w14:textId="5459D46F" w:rsidR="00A719DD" w:rsidRPr="00505DA9" w:rsidRDefault="002C337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73.</w:t>
            </w:r>
            <w:r w:rsidR="006B0A2A" w:rsidRPr="00505DA9">
              <w:rPr>
                <w:rFonts w:ascii="Times New Roman" w:hAnsi="Times New Roman" w:cs="Times New Roman"/>
                <w:b/>
                <w:bCs/>
                <w:sz w:val="26"/>
                <w:szCs w:val="26"/>
              </w:rPr>
              <w:t>5196</w:t>
            </w:r>
            <w:r w:rsidR="00A719DD" w:rsidRPr="00505DA9">
              <w:rPr>
                <w:rFonts w:ascii="Times New Roman" w:hAnsi="Times New Roman" w:cs="Times New Roman"/>
                <w:b/>
                <w:bCs/>
                <w:sz w:val="26"/>
                <w:szCs w:val="26"/>
              </w:rPr>
              <w:t xml:space="preserve"> giây</w:t>
            </w:r>
          </w:p>
        </w:tc>
      </w:tr>
    </w:tbl>
    <w:p w14:paraId="77A56616" w14:textId="1559A024" w:rsidR="0035520D" w:rsidRPr="00142412" w:rsidRDefault="0035520D" w:rsidP="00316915">
      <w:pPr>
        <w:spacing w:before="240"/>
        <w:rPr>
          <w:rFonts w:cs="Times New Roman"/>
        </w:rPr>
      </w:pPr>
      <w:r w:rsidRPr="00142412">
        <w:rPr>
          <w:rFonts w:cs="Times New Roman"/>
        </w:rPr>
        <w:t>Ma trận tương quan trên tập dữ liệu test đối với bộ dữ liệu được xử lý cân bằng dùng oversamling</w:t>
      </w:r>
      <w:r w:rsidR="00740306">
        <w:rPr>
          <w:rFonts w:cs="Times New Roman"/>
        </w:rPr>
        <w:t>:</w:t>
      </w:r>
    </w:p>
    <w:p w14:paraId="1F4A4764" w14:textId="7BC8AD3C" w:rsidR="0035520D" w:rsidRPr="00142412" w:rsidRDefault="00D64121" w:rsidP="00316915">
      <w:pPr>
        <w:jc w:val="center"/>
        <w:rPr>
          <w:rFonts w:cs="Times New Roman"/>
        </w:rPr>
      </w:pPr>
      <w:r>
        <w:rPr>
          <w:noProof/>
        </w:rPr>
        <w:drawing>
          <wp:inline distT="0" distB="0" distL="0" distR="0" wp14:anchorId="2329F809" wp14:editId="1B57224B">
            <wp:extent cx="3132795" cy="27000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4569" cy="2718835"/>
                    </a:xfrm>
                    <a:prstGeom prst="rect">
                      <a:avLst/>
                    </a:prstGeom>
                    <a:noFill/>
                    <a:ln>
                      <a:noFill/>
                    </a:ln>
                  </pic:spPr>
                </pic:pic>
              </a:graphicData>
            </a:graphic>
          </wp:inline>
        </w:drawing>
      </w:r>
    </w:p>
    <w:p w14:paraId="0F961EC9" w14:textId="5ADC5BE5" w:rsidR="008E09C6" w:rsidRDefault="0035520D" w:rsidP="00CB1937">
      <w:pPr>
        <w:pStyle w:val="Caption"/>
      </w:pPr>
      <w:bookmarkStart w:id="252" w:name="_Toc29794221"/>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30</w:t>
      </w:r>
      <w:r w:rsidR="00192599">
        <w:rPr>
          <w:noProof/>
        </w:rPr>
        <w:fldChar w:fldCharType="end"/>
      </w:r>
      <w:r>
        <w:t xml:space="preserve">. </w:t>
      </w:r>
      <w:r w:rsidR="00F32565" w:rsidRPr="00142412">
        <w:t>Ma trận tương quan trên bộ dữ liệu test dùng bộ dữ liệu đã thực hiện oversampling</w:t>
      </w:r>
      <w:bookmarkEnd w:id="252"/>
    </w:p>
    <w:p w14:paraId="0C878727" w14:textId="77777777" w:rsidR="00A334CF" w:rsidRPr="00142412" w:rsidRDefault="00A334CF" w:rsidP="00316915">
      <w:pPr>
        <w:rPr>
          <w:rFonts w:cs="Times New Roman"/>
          <w:b/>
          <w:bCs/>
        </w:rPr>
      </w:pPr>
      <w:r w:rsidRPr="00142412">
        <w:rPr>
          <w:rFonts w:cs="Times New Roman"/>
          <w:b/>
          <w:bCs/>
        </w:rPr>
        <w:t>Nhận xét:</w:t>
      </w:r>
    </w:p>
    <w:p w14:paraId="46588DCD" w14:textId="28698790" w:rsidR="00A334CF" w:rsidRPr="00142412" w:rsidRDefault="00A334CF" w:rsidP="00316915">
      <w:pPr>
        <w:pStyle w:val="ListParagraph"/>
        <w:numPr>
          <w:ilvl w:val="0"/>
          <w:numId w:val="76"/>
        </w:numPr>
      </w:pPr>
      <w:r w:rsidRPr="00142412">
        <w:t xml:space="preserve">Có </w:t>
      </w:r>
      <w:r w:rsidR="00D64121">
        <w:t>2566</w:t>
      </w:r>
      <w:r w:rsidR="00BE1DAC">
        <w:t>63</w:t>
      </w:r>
      <w:r w:rsidRPr="00142412">
        <w:t xml:space="preserve"> giao dịch bình thường được dự đoán đúng là giao dịch bình thường.</w:t>
      </w:r>
    </w:p>
    <w:p w14:paraId="4E44D8E0" w14:textId="77777777" w:rsidR="00A334CF" w:rsidRPr="00142412" w:rsidRDefault="00A334CF" w:rsidP="00316915">
      <w:pPr>
        <w:pStyle w:val="ListParagraph"/>
        <w:numPr>
          <w:ilvl w:val="0"/>
          <w:numId w:val="76"/>
        </w:numPr>
      </w:pPr>
      <w:r w:rsidRPr="00142412">
        <w:lastRenderedPageBreak/>
        <w:t>0 lần giao dịch bình thường được dự đoán sai là giao dịch bất thường.</w:t>
      </w:r>
    </w:p>
    <w:p w14:paraId="4240D654" w14:textId="73825E2D" w:rsidR="00A334CF" w:rsidRPr="00142412" w:rsidRDefault="00A334CF" w:rsidP="00316915">
      <w:pPr>
        <w:pStyle w:val="ListParagraph"/>
        <w:numPr>
          <w:ilvl w:val="0"/>
          <w:numId w:val="76"/>
        </w:numPr>
      </w:pPr>
      <w:r w:rsidRPr="00142412">
        <w:t>1 lần giao dịch bất thường được dự đoán sai là giao dịch bình thường.</w:t>
      </w:r>
    </w:p>
    <w:p w14:paraId="4C6B1CE5" w14:textId="02B495F6" w:rsidR="00A334CF" w:rsidRPr="00142412" w:rsidRDefault="00A334CF" w:rsidP="00316915">
      <w:pPr>
        <w:pStyle w:val="ListParagraph"/>
        <w:numPr>
          <w:ilvl w:val="0"/>
          <w:numId w:val="76"/>
        </w:numPr>
      </w:pPr>
      <w:r w:rsidRPr="00142412">
        <w:t>2</w:t>
      </w:r>
      <w:r w:rsidR="00BE1DAC">
        <w:t>7124</w:t>
      </w:r>
      <w:r w:rsidRPr="00142412">
        <w:t xml:space="preserve"> lần giao dịch bất thường được dự đoán chính xác là giao dịch bất thường.</w:t>
      </w:r>
    </w:p>
    <w:p w14:paraId="08ADC8B1" w14:textId="79FBC0CF" w:rsidR="00F32565" w:rsidRDefault="00D45EF7" w:rsidP="00316915">
      <w:pPr>
        <w:pStyle w:val="Heading2"/>
      </w:pPr>
      <w:bookmarkStart w:id="253" w:name="_Toc29794068"/>
      <w:r>
        <w:t>Bộ dữ liệu Credit Card Fraud Detection</w:t>
      </w:r>
      <w:bookmarkEnd w:id="253"/>
    </w:p>
    <w:p w14:paraId="6FE44F55" w14:textId="64F57C6D" w:rsidR="00D45EF7" w:rsidRDefault="00DA2A4F" w:rsidP="00316915">
      <w:pPr>
        <w:pStyle w:val="Heading3"/>
      </w:pPr>
      <w:bookmarkStart w:id="254" w:name="_Toc29794069"/>
      <w:r>
        <w:t>Các bước thực hiện</w:t>
      </w:r>
      <w:bookmarkEnd w:id="254"/>
    </w:p>
    <w:p w14:paraId="759C2ABF" w14:textId="77777777" w:rsidR="00083914" w:rsidRPr="00142412" w:rsidRDefault="00083914" w:rsidP="00316915">
      <w:pPr>
        <w:rPr>
          <w:rFonts w:cs="Times New Roman"/>
        </w:rPr>
      </w:pPr>
      <w:r w:rsidRPr="00142412">
        <w:rPr>
          <w:rFonts w:cs="Times New Roman"/>
        </w:rPr>
        <w:t>Tương tự như đối với bộ dữ liệu thứ nhất, trải qua các bước:</w:t>
      </w:r>
    </w:p>
    <w:p w14:paraId="0320CFFC" w14:textId="77777777" w:rsidR="00083914" w:rsidRPr="00142412" w:rsidRDefault="00083914" w:rsidP="00316915">
      <w:pPr>
        <w:pStyle w:val="ListParagraph"/>
        <w:numPr>
          <w:ilvl w:val="0"/>
          <w:numId w:val="77"/>
        </w:numPr>
      </w:pPr>
      <w:r w:rsidRPr="00142412">
        <w:t>Bước 1: Import library.</w:t>
      </w:r>
    </w:p>
    <w:p w14:paraId="1CD7ADEC" w14:textId="77777777" w:rsidR="00083914" w:rsidRPr="00142412" w:rsidRDefault="00083914" w:rsidP="00316915">
      <w:pPr>
        <w:pStyle w:val="ListParagraph"/>
        <w:numPr>
          <w:ilvl w:val="0"/>
          <w:numId w:val="77"/>
        </w:numPr>
      </w:pPr>
      <w:r w:rsidRPr="00142412">
        <w:t>Bước 2: Connect to google drive.</w:t>
      </w:r>
    </w:p>
    <w:p w14:paraId="1937F322" w14:textId="77777777" w:rsidR="00083914" w:rsidRPr="00142412" w:rsidRDefault="00083914" w:rsidP="00316915">
      <w:pPr>
        <w:pStyle w:val="ListParagraph"/>
        <w:numPr>
          <w:ilvl w:val="0"/>
          <w:numId w:val="77"/>
        </w:numPr>
      </w:pPr>
      <w:r w:rsidRPr="00142412">
        <w:t>Bước 3: Đọc dữ liệu vừa kết nối.</w:t>
      </w:r>
    </w:p>
    <w:p w14:paraId="7D1D008E" w14:textId="77777777" w:rsidR="00083914" w:rsidRPr="00142412" w:rsidRDefault="00083914" w:rsidP="00316915">
      <w:pPr>
        <w:rPr>
          <w:rFonts w:cs="Times New Roman"/>
          <w:lang w:val="fr-FR"/>
        </w:rPr>
      </w:pPr>
      <w:r w:rsidRPr="00142412">
        <w:rPr>
          <w:rFonts w:cs="Times New Roman"/>
          <w:lang w:val="fr-FR"/>
        </w:rPr>
        <w:t>Ta được kết quả như sau:</w:t>
      </w:r>
    </w:p>
    <w:p w14:paraId="5CAB4337" w14:textId="77777777" w:rsidR="00083914" w:rsidRPr="00142412" w:rsidRDefault="00083914" w:rsidP="00316915">
      <w:pPr>
        <w:rPr>
          <w:rFonts w:cs="Times New Roman"/>
        </w:rPr>
      </w:pPr>
      <w:r>
        <w:rPr>
          <w:noProof/>
        </w:rPr>
        <w:drawing>
          <wp:inline distT="0" distB="0" distL="0" distR="0" wp14:anchorId="313E8A18" wp14:editId="08331069">
            <wp:extent cx="5579746" cy="844550"/>
            <wp:effectExtent l="0" t="0" r="1905" b="0"/>
            <wp:docPr id="16458232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5579746" cy="844550"/>
                    </a:xfrm>
                    <a:prstGeom prst="rect">
                      <a:avLst/>
                    </a:prstGeom>
                  </pic:spPr>
                </pic:pic>
              </a:graphicData>
            </a:graphic>
          </wp:inline>
        </w:drawing>
      </w:r>
    </w:p>
    <w:p w14:paraId="5B2F681B" w14:textId="337698CA" w:rsidR="00C129C0" w:rsidRPr="00142412" w:rsidRDefault="00083914" w:rsidP="00CB1937">
      <w:pPr>
        <w:pStyle w:val="Caption"/>
      </w:pPr>
      <w:bookmarkStart w:id="255" w:name="_Toc29794222"/>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31</w:t>
      </w:r>
      <w:r w:rsidR="00192599">
        <w:rPr>
          <w:noProof/>
        </w:rPr>
        <w:fldChar w:fldCharType="end"/>
      </w:r>
      <w:r>
        <w:t xml:space="preserve">. </w:t>
      </w:r>
      <w:r w:rsidR="00C129C0" w:rsidRPr="00142412">
        <w:t>Mô phỏng bộ dữ liệu Credit Card Fraud Detection ban đầu</w:t>
      </w:r>
      <w:bookmarkEnd w:id="255"/>
    </w:p>
    <w:p w14:paraId="26746DDA" w14:textId="4ADA1FB3" w:rsidR="00B156CC" w:rsidRPr="00142412" w:rsidRDefault="00B156CC" w:rsidP="00316915">
      <w:pPr>
        <w:pStyle w:val="Heading3"/>
        <w:rPr>
          <w:rFonts w:cs="Times New Roman"/>
        </w:rPr>
      </w:pPr>
      <w:bookmarkStart w:id="256" w:name="_Toc28691250"/>
      <w:bookmarkStart w:id="257" w:name="_Toc29794070"/>
      <w:r w:rsidRPr="00142412">
        <w:rPr>
          <w:rFonts w:cs="Times New Roman"/>
        </w:rPr>
        <w:t>Tìm hiểu tổng quan dữ liệu</w:t>
      </w:r>
      <w:bookmarkEnd w:id="256"/>
      <w:bookmarkEnd w:id="257"/>
    </w:p>
    <w:p w14:paraId="4F0D4895" w14:textId="3D07DC1D" w:rsidR="00DA2A4F" w:rsidRPr="003E0E60" w:rsidRDefault="003E0E60" w:rsidP="00316915">
      <w:pPr>
        <w:rPr>
          <w:b/>
          <w:bCs/>
        </w:rPr>
      </w:pPr>
      <w:r w:rsidRPr="003E0E60">
        <w:rPr>
          <w:b/>
          <w:bCs/>
        </w:rPr>
        <w:t>a. Kiểu dữ liệu các thuộc tính</w:t>
      </w:r>
    </w:p>
    <w:tbl>
      <w:tblPr>
        <w:tblStyle w:val="TableGrid"/>
        <w:tblW w:w="0" w:type="auto"/>
        <w:tblLook w:val="04A0" w:firstRow="1" w:lastRow="0" w:firstColumn="1" w:lastColumn="0" w:noHBand="0" w:noVBand="1"/>
      </w:tblPr>
      <w:tblGrid>
        <w:gridCol w:w="2677"/>
        <w:gridCol w:w="3288"/>
        <w:gridCol w:w="2812"/>
      </w:tblGrid>
      <w:tr w:rsidR="00061BA5" w:rsidRPr="00061BA5" w14:paraId="41BAF7D5" w14:textId="77777777" w:rsidTr="007B734B">
        <w:tc>
          <w:tcPr>
            <w:tcW w:w="2677" w:type="dxa"/>
          </w:tcPr>
          <w:p w14:paraId="5FF236C4" w14:textId="77777777" w:rsidR="00061BA5" w:rsidRPr="00061BA5" w:rsidRDefault="00061BA5" w:rsidP="00316915">
            <w:pPr>
              <w:spacing w:line="360" w:lineRule="auto"/>
              <w:jc w:val="center"/>
              <w:rPr>
                <w:rFonts w:ascii="Times New Roman" w:hAnsi="Times New Roman" w:cs="Times New Roman"/>
                <w:b/>
                <w:sz w:val="26"/>
                <w:szCs w:val="26"/>
                <w:lang w:eastAsia="zh-CN"/>
              </w:rPr>
            </w:pPr>
            <w:r w:rsidRPr="00061BA5">
              <w:rPr>
                <w:rFonts w:ascii="Times New Roman" w:hAnsi="Times New Roman" w:cs="Times New Roman"/>
                <w:b/>
                <w:sz w:val="26"/>
                <w:szCs w:val="26"/>
                <w:lang w:eastAsia="zh-CN"/>
              </w:rPr>
              <w:t>Lệnh</w:t>
            </w:r>
          </w:p>
        </w:tc>
        <w:tc>
          <w:tcPr>
            <w:tcW w:w="3288" w:type="dxa"/>
          </w:tcPr>
          <w:p w14:paraId="6A2BE487" w14:textId="77777777" w:rsidR="00061BA5" w:rsidRPr="00061BA5" w:rsidRDefault="00061BA5" w:rsidP="00316915">
            <w:pPr>
              <w:spacing w:line="360" w:lineRule="auto"/>
              <w:jc w:val="center"/>
              <w:rPr>
                <w:rFonts w:ascii="Times New Roman" w:hAnsi="Times New Roman" w:cs="Times New Roman"/>
                <w:b/>
                <w:sz w:val="26"/>
                <w:szCs w:val="26"/>
                <w:lang w:eastAsia="zh-CN"/>
              </w:rPr>
            </w:pPr>
            <w:r w:rsidRPr="00061BA5">
              <w:rPr>
                <w:rFonts w:ascii="Times New Roman" w:hAnsi="Times New Roman" w:cs="Times New Roman"/>
                <w:b/>
                <w:sz w:val="26"/>
                <w:szCs w:val="26"/>
                <w:lang w:eastAsia="zh-CN"/>
              </w:rPr>
              <w:t>Thuộc tính</w:t>
            </w:r>
          </w:p>
        </w:tc>
        <w:tc>
          <w:tcPr>
            <w:tcW w:w="2812" w:type="dxa"/>
          </w:tcPr>
          <w:p w14:paraId="30EAFB64" w14:textId="77777777" w:rsidR="00061BA5" w:rsidRPr="00061BA5" w:rsidRDefault="00061BA5" w:rsidP="00316915">
            <w:pPr>
              <w:spacing w:line="360" w:lineRule="auto"/>
              <w:jc w:val="center"/>
              <w:rPr>
                <w:rFonts w:ascii="Times New Roman" w:hAnsi="Times New Roman" w:cs="Times New Roman"/>
                <w:b/>
                <w:sz w:val="26"/>
                <w:szCs w:val="26"/>
                <w:lang w:eastAsia="zh-CN"/>
              </w:rPr>
            </w:pPr>
            <w:r w:rsidRPr="00061BA5">
              <w:rPr>
                <w:rFonts w:ascii="Times New Roman" w:hAnsi="Times New Roman" w:cs="Times New Roman"/>
                <w:b/>
                <w:sz w:val="26"/>
                <w:szCs w:val="26"/>
                <w:lang w:eastAsia="zh-CN"/>
              </w:rPr>
              <w:t>Kiểu dữ liệu</w:t>
            </w:r>
          </w:p>
        </w:tc>
      </w:tr>
      <w:tr w:rsidR="00061BA5" w:rsidRPr="00061BA5" w14:paraId="266ACC78" w14:textId="77777777" w:rsidTr="007B734B">
        <w:tc>
          <w:tcPr>
            <w:tcW w:w="2677" w:type="dxa"/>
            <w:vMerge w:val="restart"/>
          </w:tcPr>
          <w:p w14:paraId="3CC26B50"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#Hiển thị kiểu dữ liệu của các thuộc tính</w:t>
            </w:r>
          </w:p>
          <w:p w14:paraId="099BBA1A"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 xml:space="preserve">data.dtypes </w:t>
            </w:r>
          </w:p>
        </w:tc>
        <w:tc>
          <w:tcPr>
            <w:tcW w:w="3288" w:type="dxa"/>
          </w:tcPr>
          <w:p w14:paraId="363F2959"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Time</w:t>
            </w:r>
          </w:p>
        </w:tc>
        <w:tc>
          <w:tcPr>
            <w:tcW w:w="2812" w:type="dxa"/>
          </w:tcPr>
          <w:p w14:paraId="30221420"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float (64)</w:t>
            </w:r>
          </w:p>
        </w:tc>
      </w:tr>
      <w:tr w:rsidR="00061BA5" w:rsidRPr="00061BA5" w14:paraId="0EC6360D" w14:textId="77777777" w:rsidTr="007B734B">
        <w:tc>
          <w:tcPr>
            <w:tcW w:w="2677" w:type="dxa"/>
            <w:vMerge/>
          </w:tcPr>
          <w:p w14:paraId="6A32DDF3" w14:textId="77777777" w:rsidR="00061BA5" w:rsidRPr="00061BA5" w:rsidRDefault="00061BA5" w:rsidP="00316915">
            <w:pPr>
              <w:spacing w:line="360" w:lineRule="auto"/>
              <w:rPr>
                <w:rFonts w:ascii="Times New Roman" w:hAnsi="Times New Roman" w:cs="Times New Roman"/>
                <w:sz w:val="26"/>
                <w:szCs w:val="26"/>
                <w:lang w:eastAsia="zh-CN"/>
              </w:rPr>
            </w:pPr>
          </w:p>
        </w:tc>
        <w:tc>
          <w:tcPr>
            <w:tcW w:w="3288" w:type="dxa"/>
          </w:tcPr>
          <w:p w14:paraId="3C79A29F"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V1, V2, V3, V4, …, V28</w:t>
            </w:r>
          </w:p>
        </w:tc>
        <w:tc>
          <w:tcPr>
            <w:tcW w:w="2812" w:type="dxa"/>
          </w:tcPr>
          <w:p w14:paraId="21608475"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float (64)</w:t>
            </w:r>
          </w:p>
        </w:tc>
      </w:tr>
      <w:tr w:rsidR="00061BA5" w:rsidRPr="00061BA5" w14:paraId="0B339C82" w14:textId="77777777" w:rsidTr="007B734B">
        <w:tc>
          <w:tcPr>
            <w:tcW w:w="2677" w:type="dxa"/>
            <w:vMerge/>
          </w:tcPr>
          <w:p w14:paraId="65145761" w14:textId="77777777" w:rsidR="00061BA5" w:rsidRPr="00061BA5" w:rsidRDefault="00061BA5" w:rsidP="00316915">
            <w:pPr>
              <w:spacing w:line="360" w:lineRule="auto"/>
              <w:rPr>
                <w:rFonts w:ascii="Times New Roman" w:hAnsi="Times New Roman" w:cs="Times New Roman"/>
                <w:sz w:val="26"/>
                <w:szCs w:val="26"/>
                <w:lang w:eastAsia="zh-CN"/>
              </w:rPr>
            </w:pPr>
          </w:p>
        </w:tc>
        <w:tc>
          <w:tcPr>
            <w:tcW w:w="3288" w:type="dxa"/>
          </w:tcPr>
          <w:p w14:paraId="58690917"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Amount</w:t>
            </w:r>
          </w:p>
        </w:tc>
        <w:tc>
          <w:tcPr>
            <w:tcW w:w="2812" w:type="dxa"/>
          </w:tcPr>
          <w:p w14:paraId="508EA3ED"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float (64)</w:t>
            </w:r>
          </w:p>
        </w:tc>
      </w:tr>
      <w:tr w:rsidR="00061BA5" w:rsidRPr="00061BA5" w14:paraId="39D26EE8" w14:textId="77777777" w:rsidTr="007B734B">
        <w:tc>
          <w:tcPr>
            <w:tcW w:w="2677" w:type="dxa"/>
            <w:vMerge/>
          </w:tcPr>
          <w:p w14:paraId="5607DFCC" w14:textId="77777777" w:rsidR="00061BA5" w:rsidRPr="00061BA5" w:rsidRDefault="00061BA5" w:rsidP="00316915">
            <w:pPr>
              <w:spacing w:line="360" w:lineRule="auto"/>
              <w:rPr>
                <w:rFonts w:ascii="Times New Roman" w:hAnsi="Times New Roman" w:cs="Times New Roman"/>
                <w:sz w:val="26"/>
                <w:szCs w:val="26"/>
                <w:lang w:eastAsia="zh-CN"/>
              </w:rPr>
            </w:pPr>
          </w:p>
        </w:tc>
        <w:tc>
          <w:tcPr>
            <w:tcW w:w="3288" w:type="dxa"/>
          </w:tcPr>
          <w:p w14:paraId="07217446"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Class</w:t>
            </w:r>
          </w:p>
        </w:tc>
        <w:tc>
          <w:tcPr>
            <w:tcW w:w="2812" w:type="dxa"/>
          </w:tcPr>
          <w:p w14:paraId="297648C5" w14:textId="77777777" w:rsidR="00061BA5" w:rsidRPr="00061BA5" w:rsidRDefault="00061BA5" w:rsidP="00316915">
            <w:pPr>
              <w:spacing w:line="360" w:lineRule="auto"/>
              <w:rPr>
                <w:rFonts w:ascii="Times New Roman" w:hAnsi="Times New Roman" w:cs="Times New Roman"/>
                <w:sz w:val="26"/>
                <w:szCs w:val="26"/>
                <w:lang w:eastAsia="zh-CN"/>
              </w:rPr>
            </w:pPr>
            <w:r w:rsidRPr="00061BA5">
              <w:rPr>
                <w:rFonts w:ascii="Times New Roman" w:hAnsi="Times New Roman" w:cs="Times New Roman"/>
                <w:sz w:val="26"/>
                <w:szCs w:val="26"/>
                <w:lang w:eastAsia="zh-CN"/>
              </w:rPr>
              <w:t>int (64)</w:t>
            </w:r>
          </w:p>
        </w:tc>
      </w:tr>
    </w:tbl>
    <w:p w14:paraId="04BC6E25" w14:textId="77777777" w:rsidR="00536B46" w:rsidRDefault="00536B46">
      <w:pPr>
        <w:rPr>
          <w:b/>
          <w:bCs/>
        </w:rPr>
      </w:pPr>
      <w:r>
        <w:rPr>
          <w:b/>
          <w:bCs/>
        </w:rPr>
        <w:br w:type="page"/>
      </w:r>
    </w:p>
    <w:p w14:paraId="57365EE3" w14:textId="7B6FA290" w:rsidR="003E0E60" w:rsidRPr="005B2E93" w:rsidRDefault="00C62A83" w:rsidP="00316915">
      <w:pPr>
        <w:rPr>
          <w:b/>
          <w:bCs/>
        </w:rPr>
      </w:pPr>
      <w:r w:rsidRPr="005B2E93">
        <w:rPr>
          <w:b/>
          <w:bCs/>
        </w:rPr>
        <w:lastRenderedPageBreak/>
        <w:t>b. Kích thước dữ liệu</w:t>
      </w:r>
    </w:p>
    <w:p w14:paraId="5D03FA22" w14:textId="77777777" w:rsidR="008E6625" w:rsidRPr="00142412" w:rsidRDefault="008E6625" w:rsidP="00316915">
      <w:pPr>
        <w:rPr>
          <w:rFonts w:eastAsiaTheme="minorHAnsi" w:cs="Times New Roman"/>
          <w:lang w:eastAsia="zh-CN"/>
        </w:rPr>
      </w:pPr>
      <w:r w:rsidRPr="00142412">
        <w:rPr>
          <w:rFonts w:eastAsiaTheme="minorHAnsi" w:cs="Times New Roman"/>
          <w:lang w:eastAsia="zh-CN"/>
        </w:rPr>
        <w:t>Tiến hành chạy lệnh sau:</w:t>
      </w:r>
    </w:p>
    <w:tbl>
      <w:tblPr>
        <w:tblStyle w:val="TableGrid"/>
        <w:tblW w:w="0" w:type="auto"/>
        <w:tblLook w:val="04A0" w:firstRow="1" w:lastRow="0" w:firstColumn="1" w:lastColumn="0" w:noHBand="0" w:noVBand="1"/>
      </w:tblPr>
      <w:tblGrid>
        <w:gridCol w:w="4389"/>
        <w:gridCol w:w="4388"/>
      </w:tblGrid>
      <w:tr w:rsidR="008E6625" w:rsidRPr="008E6625" w14:paraId="063B3B03" w14:textId="77777777" w:rsidTr="007B734B">
        <w:tc>
          <w:tcPr>
            <w:tcW w:w="4389" w:type="dxa"/>
          </w:tcPr>
          <w:p w14:paraId="7C9FCD54" w14:textId="77777777" w:rsidR="008E6625" w:rsidRPr="008E6625" w:rsidRDefault="008E6625" w:rsidP="00316915">
            <w:pPr>
              <w:spacing w:line="360" w:lineRule="auto"/>
              <w:jc w:val="center"/>
              <w:rPr>
                <w:rFonts w:ascii="Times New Roman" w:hAnsi="Times New Roman" w:cs="Times New Roman"/>
                <w:b/>
                <w:sz w:val="26"/>
                <w:szCs w:val="26"/>
                <w:lang w:eastAsia="zh-CN"/>
              </w:rPr>
            </w:pPr>
            <w:r w:rsidRPr="008E6625">
              <w:rPr>
                <w:rFonts w:ascii="Times New Roman" w:hAnsi="Times New Roman" w:cs="Times New Roman"/>
                <w:b/>
                <w:sz w:val="26"/>
                <w:szCs w:val="26"/>
                <w:lang w:eastAsia="zh-CN"/>
              </w:rPr>
              <w:t>Lệnh</w:t>
            </w:r>
          </w:p>
        </w:tc>
        <w:tc>
          <w:tcPr>
            <w:tcW w:w="4388" w:type="dxa"/>
          </w:tcPr>
          <w:p w14:paraId="19950DB3" w14:textId="77777777" w:rsidR="008E6625" w:rsidRPr="008E6625" w:rsidRDefault="008E6625" w:rsidP="00316915">
            <w:pPr>
              <w:spacing w:line="360" w:lineRule="auto"/>
              <w:jc w:val="center"/>
              <w:rPr>
                <w:rFonts w:ascii="Times New Roman" w:hAnsi="Times New Roman" w:cs="Times New Roman"/>
                <w:b/>
                <w:sz w:val="26"/>
                <w:szCs w:val="26"/>
                <w:lang w:eastAsia="zh-CN"/>
              </w:rPr>
            </w:pPr>
            <w:r w:rsidRPr="008E6625">
              <w:rPr>
                <w:rFonts w:ascii="Times New Roman" w:hAnsi="Times New Roman" w:cs="Times New Roman"/>
                <w:b/>
                <w:sz w:val="26"/>
                <w:szCs w:val="26"/>
                <w:lang w:eastAsia="zh-CN"/>
              </w:rPr>
              <w:t>Mô tả</w:t>
            </w:r>
          </w:p>
        </w:tc>
      </w:tr>
      <w:tr w:rsidR="008E6625" w:rsidRPr="008E6625" w14:paraId="482D93E0" w14:textId="77777777" w:rsidTr="007B734B">
        <w:tc>
          <w:tcPr>
            <w:tcW w:w="4389" w:type="dxa"/>
          </w:tcPr>
          <w:p w14:paraId="2953914C" w14:textId="77777777" w:rsidR="008E6625" w:rsidRPr="008E6625" w:rsidRDefault="008E6625" w:rsidP="00316915">
            <w:pPr>
              <w:spacing w:line="360" w:lineRule="auto"/>
              <w:rPr>
                <w:rFonts w:ascii="Times New Roman" w:hAnsi="Times New Roman" w:cs="Times New Roman"/>
                <w:sz w:val="26"/>
                <w:szCs w:val="26"/>
                <w:lang w:eastAsia="zh-CN"/>
              </w:rPr>
            </w:pPr>
            <w:r w:rsidRPr="008E6625">
              <w:rPr>
                <w:rFonts w:ascii="Times New Roman" w:hAnsi="Times New Roman" w:cs="Times New Roman"/>
                <w:sz w:val="26"/>
                <w:szCs w:val="26"/>
                <w:lang w:eastAsia="zh-CN"/>
              </w:rPr>
              <w:t># Kích thước dữ liệu</w:t>
            </w:r>
          </w:p>
          <w:p w14:paraId="05F9D4B9" w14:textId="77777777" w:rsidR="008E6625" w:rsidRPr="008E6625" w:rsidRDefault="008E6625" w:rsidP="00316915">
            <w:pPr>
              <w:spacing w:line="360" w:lineRule="auto"/>
              <w:rPr>
                <w:rFonts w:ascii="Times New Roman" w:hAnsi="Times New Roman" w:cs="Times New Roman"/>
                <w:sz w:val="26"/>
                <w:szCs w:val="26"/>
                <w:lang w:eastAsia="zh-CN"/>
              </w:rPr>
            </w:pPr>
            <w:r w:rsidRPr="008E6625">
              <w:rPr>
                <w:rFonts w:ascii="Times New Roman" w:hAnsi="Times New Roman" w:cs="Times New Roman"/>
                <w:sz w:val="26"/>
                <w:szCs w:val="26"/>
                <w:lang w:eastAsia="zh-CN"/>
              </w:rPr>
              <w:t>data.shape</w:t>
            </w:r>
          </w:p>
        </w:tc>
        <w:tc>
          <w:tcPr>
            <w:tcW w:w="4388" w:type="dxa"/>
          </w:tcPr>
          <w:p w14:paraId="5C6274F4" w14:textId="77777777" w:rsidR="008E6625" w:rsidRPr="008E6625" w:rsidRDefault="008E6625" w:rsidP="00316915">
            <w:pPr>
              <w:spacing w:line="360" w:lineRule="auto"/>
              <w:rPr>
                <w:rFonts w:ascii="Times New Roman" w:hAnsi="Times New Roman" w:cs="Times New Roman"/>
                <w:sz w:val="26"/>
                <w:szCs w:val="26"/>
                <w:lang w:eastAsia="zh-CN"/>
              </w:rPr>
            </w:pPr>
            <w:r w:rsidRPr="008E6625">
              <w:rPr>
                <w:rFonts w:ascii="Times New Roman" w:hAnsi="Times New Roman" w:cs="Times New Roman"/>
                <w:sz w:val="26"/>
                <w:szCs w:val="26"/>
                <w:lang w:eastAsia="zh-CN"/>
              </w:rPr>
              <w:t>Dữ liệu có 284807 dòng, và 31 cột</w:t>
            </w:r>
          </w:p>
        </w:tc>
      </w:tr>
    </w:tbl>
    <w:p w14:paraId="100CE8F4" w14:textId="02FD81F8" w:rsidR="00C62A83" w:rsidRPr="00DA2A4F" w:rsidRDefault="005B2E93" w:rsidP="00316915">
      <w:r w:rsidRPr="00142412">
        <w:rPr>
          <w:rFonts w:eastAsiaTheme="minorEastAsia" w:cs="Times New Roman"/>
          <w:b/>
          <w:lang w:eastAsia="zh-CN"/>
        </w:rPr>
        <w:t>c. Tổng quan các giá trị trong bộ dữ liệu</w:t>
      </w:r>
    </w:p>
    <w:p w14:paraId="6DAE6894" w14:textId="77777777" w:rsidR="001E0B05" w:rsidRPr="00142412" w:rsidRDefault="001E0B05" w:rsidP="00316915">
      <w:pPr>
        <w:rPr>
          <w:rFonts w:eastAsiaTheme="minorHAnsi" w:cs="Times New Roman"/>
          <w:bCs/>
          <w:lang w:eastAsia="zh-CN"/>
        </w:rPr>
      </w:pPr>
      <w:r w:rsidRPr="00142412">
        <w:rPr>
          <w:rFonts w:eastAsiaTheme="minorHAnsi" w:cs="Times New Roman"/>
          <w:bCs/>
          <w:lang w:eastAsia="zh-CN"/>
        </w:rPr>
        <w:t>Hình dưới đây mô tả giá trị của toàn bộ dữ liệu:</w:t>
      </w:r>
    </w:p>
    <w:p w14:paraId="56EEE8DB" w14:textId="77777777" w:rsidR="001E0B05" w:rsidRPr="00142412" w:rsidRDefault="001E0B05" w:rsidP="00316915">
      <w:pPr>
        <w:rPr>
          <w:rFonts w:eastAsiaTheme="minorEastAsia" w:cs="Times New Roman"/>
          <w:b/>
          <w:lang w:eastAsia="zh-CN"/>
        </w:rPr>
      </w:pPr>
      <w:r>
        <w:rPr>
          <w:noProof/>
        </w:rPr>
        <w:drawing>
          <wp:inline distT="0" distB="0" distL="0" distR="0" wp14:anchorId="2667F366" wp14:editId="7B14F866">
            <wp:extent cx="5579746" cy="1331595"/>
            <wp:effectExtent l="0" t="0" r="1905" b="1905"/>
            <wp:docPr id="14220057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1">
                      <a:extLst>
                        <a:ext uri="{28A0092B-C50C-407E-A947-70E740481C1C}">
                          <a14:useLocalDpi xmlns:a14="http://schemas.microsoft.com/office/drawing/2010/main" val="0"/>
                        </a:ext>
                      </a:extLst>
                    </a:blip>
                    <a:stretch>
                      <a:fillRect/>
                    </a:stretch>
                  </pic:blipFill>
                  <pic:spPr>
                    <a:xfrm>
                      <a:off x="0" y="0"/>
                      <a:ext cx="5579746" cy="1331595"/>
                    </a:xfrm>
                    <a:prstGeom prst="rect">
                      <a:avLst/>
                    </a:prstGeom>
                  </pic:spPr>
                </pic:pic>
              </a:graphicData>
            </a:graphic>
          </wp:inline>
        </w:drawing>
      </w:r>
    </w:p>
    <w:p w14:paraId="25CA492A" w14:textId="0AB28508" w:rsidR="006D5154" w:rsidRDefault="00625563" w:rsidP="00CB1937">
      <w:pPr>
        <w:pStyle w:val="Caption"/>
        <w:rPr>
          <w:lang w:val="fr-FR"/>
        </w:rPr>
      </w:pPr>
      <w:bookmarkStart w:id="258" w:name="_Toc29794223"/>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32</w:t>
      </w:r>
      <w:r w:rsidR="00192599">
        <w:rPr>
          <w:noProof/>
        </w:rPr>
        <w:fldChar w:fldCharType="end"/>
      </w:r>
      <w:r w:rsidR="001E0B05">
        <w:t xml:space="preserve">. </w:t>
      </w:r>
      <w:r w:rsidR="006D5154" w:rsidRPr="00142412">
        <w:t>Tổng quan giá trị của các thuộc tính</w:t>
      </w:r>
      <w:bookmarkEnd w:id="258"/>
      <w:r w:rsidR="006D5154" w:rsidRPr="001D345D">
        <w:rPr>
          <w:lang w:val="fr-FR"/>
        </w:rPr>
        <w:t xml:space="preserve"> </w:t>
      </w:r>
    </w:p>
    <w:p w14:paraId="15A7C9E6" w14:textId="08E5A915" w:rsidR="008A0B49" w:rsidRPr="008A0B49" w:rsidRDefault="008A0B49" w:rsidP="00316915">
      <w:pPr>
        <w:spacing w:before="240"/>
        <w:rPr>
          <w:rFonts w:eastAsiaTheme="minorHAnsi" w:cs="Times New Roman"/>
          <w:b/>
          <w:lang w:val="fr-FR" w:eastAsia="zh-CN"/>
        </w:rPr>
      </w:pPr>
      <w:r w:rsidRPr="008A0B49">
        <w:rPr>
          <w:rFonts w:eastAsiaTheme="minorHAnsi" w:cs="Times New Roman"/>
          <w:b/>
          <w:lang w:val="fr-FR" w:eastAsia="zh-CN"/>
        </w:rPr>
        <w:t>d. Số dòng dữ liệu bị thiếu</w:t>
      </w:r>
    </w:p>
    <w:tbl>
      <w:tblPr>
        <w:tblStyle w:val="TableGrid"/>
        <w:tblW w:w="0" w:type="auto"/>
        <w:tblLook w:val="04A0" w:firstRow="1" w:lastRow="0" w:firstColumn="1" w:lastColumn="0" w:noHBand="0" w:noVBand="1"/>
      </w:tblPr>
      <w:tblGrid>
        <w:gridCol w:w="4389"/>
        <w:gridCol w:w="4388"/>
      </w:tblGrid>
      <w:tr w:rsidR="008A0B49" w:rsidRPr="008A0B49" w14:paraId="61DE4011" w14:textId="77777777" w:rsidTr="007B734B">
        <w:tc>
          <w:tcPr>
            <w:tcW w:w="4389" w:type="dxa"/>
          </w:tcPr>
          <w:p w14:paraId="60F93A5E" w14:textId="77777777" w:rsidR="008A0B49" w:rsidRPr="008A0B49" w:rsidRDefault="008A0B49" w:rsidP="00316915">
            <w:pPr>
              <w:spacing w:line="360" w:lineRule="auto"/>
              <w:jc w:val="center"/>
              <w:rPr>
                <w:rFonts w:ascii="Times New Roman" w:hAnsi="Times New Roman" w:cs="Times New Roman"/>
                <w:b/>
                <w:sz w:val="26"/>
                <w:szCs w:val="26"/>
                <w:lang w:eastAsia="zh-CN"/>
              </w:rPr>
            </w:pPr>
            <w:r w:rsidRPr="008A0B49">
              <w:rPr>
                <w:rFonts w:ascii="Times New Roman" w:hAnsi="Times New Roman" w:cs="Times New Roman"/>
                <w:b/>
                <w:sz w:val="26"/>
                <w:szCs w:val="26"/>
                <w:lang w:eastAsia="zh-CN"/>
              </w:rPr>
              <w:t>Lệnh</w:t>
            </w:r>
          </w:p>
        </w:tc>
        <w:tc>
          <w:tcPr>
            <w:tcW w:w="4388" w:type="dxa"/>
          </w:tcPr>
          <w:p w14:paraId="544122BB" w14:textId="77777777" w:rsidR="008A0B49" w:rsidRPr="008A0B49" w:rsidRDefault="008A0B49" w:rsidP="00316915">
            <w:pPr>
              <w:spacing w:line="360" w:lineRule="auto"/>
              <w:jc w:val="center"/>
              <w:rPr>
                <w:rFonts w:ascii="Times New Roman" w:hAnsi="Times New Roman" w:cs="Times New Roman"/>
                <w:b/>
                <w:sz w:val="26"/>
                <w:szCs w:val="26"/>
                <w:lang w:eastAsia="zh-CN"/>
              </w:rPr>
            </w:pPr>
            <w:r w:rsidRPr="008A0B49">
              <w:rPr>
                <w:rFonts w:ascii="Times New Roman" w:hAnsi="Times New Roman" w:cs="Times New Roman"/>
                <w:b/>
                <w:sz w:val="26"/>
                <w:szCs w:val="26"/>
                <w:lang w:eastAsia="zh-CN"/>
              </w:rPr>
              <w:t>Mô tả</w:t>
            </w:r>
          </w:p>
        </w:tc>
      </w:tr>
      <w:tr w:rsidR="008A0B49" w:rsidRPr="008A0B49" w14:paraId="76A6CD73" w14:textId="77777777" w:rsidTr="007B734B">
        <w:tc>
          <w:tcPr>
            <w:tcW w:w="4389" w:type="dxa"/>
          </w:tcPr>
          <w:p w14:paraId="264CA7BD" w14:textId="77777777" w:rsidR="008A0B49" w:rsidRPr="008A0B49" w:rsidRDefault="008A0B49" w:rsidP="00316915">
            <w:pPr>
              <w:shd w:val="clear" w:color="auto" w:fill="FFFFFE"/>
              <w:spacing w:line="360" w:lineRule="auto"/>
              <w:jc w:val="left"/>
              <w:rPr>
                <w:rFonts w:ascii="Times New Roman" w:hAnsi="Times New Roman" w:cs="Times New Roman"/>
                <w:sz w:val="26"/>
                <w:szCs w:val="26"/>
                <w:lang w:eastAsia="zh-CN"/>
              </w:rPr>
            </w:pPr>
            <w:r w:rsidRPr="008A0B49">
              <w:rPr>
                <w:rFonts w:ascii="Times New Roman" w:hAnsi="Times New Roman" w:cs="Times New Roman"/>
                <w:sz w:val="26"/>
                <w:szCs w:val="26"/>
                <w:lang w:eastAsia="zh-CN"/>
              </w:rPr>
              <w:t>data_raw.isnull().sum().max()</w:t>
            </w:r>
          </w:p>
          <w:p w14:paraId="65CBD626" w14:textId="77777777" w:rsidR="008A0B49" w:rsidRPr="008A0B49" w:rsidRDefault="008A0B49" w:rsidP="00316915">
            <w:pPr>
              <w:shd w:val="clear" w:color="auto" w:fill="FFFFFE"/>
              <w:spacing w:line="360" w:lineRule="auto"/>
              <w:jc w:val="left"/>
              <w:rPr>
                <w:rFonts w:ascii="Times New Roman" w:eastAsia="Times New Roman" w:hAnsi="Times New Roman" w:cs="Times New Roman"/>
                <w:sz w:val="26"/>
                <w:szCs w:val="26"/>
                <w:lang w:eastAsia="ja-JP"/>
              </w:rPr>
            </w:pPr>
          </w:p>
        </w:tc>
        <w:tc>
          <w:tcPr>
            <w:tcW w:w="4388" w:type="dxa"/>
          </w:tcPr>
          <w:p w14:paraId="57E35D80" w14:textId="77777777" w:rsidR="008A0B49" w:rsidRPr="008A0B49" w:rsidRDefault="008A0B49" w:rsidP="00316915">
            <w:pPr>
              <w:spacing w:line="360" w:lineRule="auto"/>
              <w:rPr>
                <w:rFonts w:ascii="Times New Roman" w:hAnsi="Times New Roman" w:cs="Times New Roman"/>
                <w:sz w:val="26"/>
                <w:szCs w:val="26"/>
                <w:lang w:eastAsia="zh-CN"/>
              </w:rPr>
            </w:pPr>
            <w:r w:rsidRPr="008A0B49">
              <w:rPr>
                <w:rFonts w:ascii="Times New Roman" w:hAnsi="Times New Roman" w:cs="Times New Roman"/>
                <w:sz w:val="26"/>
                <w:szCs w:val="26"/>
                <w:lang w:eastAsia="zh-CN"/>
              </w:rPr>
              <w:t>0</w:t>
            </w:r>
          </w:p>
          <w:p w14:paraId="4886CE57" w14:textId="77777777" w:rsidR="008A0B49" w:rsidRPr="008A0B49" w:rsidRDefault="008A0B49" w:rsidP="00316915">
            <w:pPr>
              <w:spacing w:line="360" w:lineRule="auto"/>
              <w:rPr>
                <w:rFonts w:ascii="Times New Roman" w:hAnsi="Times New Roman" w:cs="Times New Roman"/>
                <w:sz w:val="26"/>
                <w:szCs w:val="26"/>
                <w:lang w:eastAsia="zh-CN"/>
              </w:rPr>
            </w:pPr>
            <w:r w:rsidRPr="008A0B49">
              <w:rPr>
                <w:rFonts w:ascii="Times New Roman" w:hAnsi="Times New Roman" w:cs="Times New Roman"/>
                <w:sz w:val="26"/>
                <w:szCs w:val="26"/>
                <w:lang w:eastAsia="zh-CN"/>
              </w:rPr>
              <w:t>Do đó dữ liệu không bị thiếu.</w:t>
            </w:r>
          </w:p>
        </w:tc>
      </w:tr>
    </w:tbl>
    <w:p w14:paraId="1995442E" w14:textId="0075D9D5" w:rsidR="009B59A0" w:rsidRPr="00142412" w:rsidRDefault="009B59A0" w:rsidP="00316915">
      <w:pPr>
        <w:spacing w:before="240"/>
        <w:rPr>
          <w:rFonts w:cs="Times New Roman"/>
          <w:b/>
          <w:bCs/>
          <w:lang w:eastAsia="zh-CN"/>
        </w:rPr>
      </w:pPr>
      <w:r w:rsidRPr="00142412">
        <w:rPr>
          <w:rFonts w:cs="Times New Roman"/>
          <w:b/>
          <w:bCs/>
          <w:lang w:eastAsia="zh-CN"/>
        </w:rPr>
        <w:t xml:space="preserve">e. Số lượng giao dịch trong lớp phân loại </w:t>
      </w:r>
    </w:p>
    <w:p w14:paraId="0E655961" w14:textId="3AC2363D" w:rsidR="009B59A0" w:rsidRPr="00142412" w:rsidRDefault="009B59A0" w:rsidP="00316915">
      <w:pPr>
        <w:rPr>
          <w:rFonts w:cs="Times New Roman"/>
          <w:lang w:eastAsia="zh-CN"/>
        </w:rPr>
      </w:pPr>
      <w:r w:rsidRPr="00142412">
        <w:rPr>
          <w:rFonts w:cs="Times New Roman"/>
          <w:lang w:eastAsia="zh-CN"/>
        </w:rPr>
        <w:t>Thông qua thực hiện chạy các lệnh, đối với thuộc tính Lớp (class) của bộ dữ liệu thì có:</w:t>
      </w:r>
    </w:p>
    <w:p w14:paraId="61228859" w14:textId="77777777" w:rsidR="009B59A0" w:rsidRPr="00142412" w:rsidRDefault="009B59A0" w:rsidP="00316915">
      <w:pPr>
        <w:pStyle w:val="ListParagraph"/>
        <w:numPr>
          <w:ilvl w:val="0"/>
          <w:numId w:val="78"/>
        </w:numPr>
        <w:rPr>
          <w:lang w:eastAsia="zh-CN"/>
        </w:rPr>
      </w:pPr>
      <w:r w:rsidRPr="00142412">
        <w:rPr>
          <w:lang w:eastAsia="zh-CN"/>
        </w:rPr>
        <w:t>Giao dịch bình thường chiếm 99.83% của toàn bộ dữ liệu.</w:t>
      </w:r>
    </w:p>
    <w:p w14:paraId="04D59B52" w14:textId="77777777" w:rsidR="009B59A0" w:rsidRPr="00142412" w:rsidRDefault="009B59A0" w:rsidP="00316915">
      <w:pPr>
        <w:pStyle w:val="ListParagraph"/>
        <w:numPr>
          <w:ilvl w:val="0"/>
          <w:numId w:val="78"/>
        </w:numPr>
        <w:rPr>
          <w:lang w:eastAsia="zh-CN"/>
        </w:rPr>
      </w:pPr>
      <w:r w:rsidRPr="00142412">
        <w:rPr>
          <w:lang w:eastAsia="zh-CN"/>
        </w:rPr>
        <w:t>Giao dịch bất thường chiếm 0.17% của toàn bộ dữ liệu.</w:t>
      </w:r>
    </w:p>
    <w:p w14:paraId="6215C2E9" w14:textId="523F129E" w:rsidR="009B59A0" w:rsidRDefault="009B59A0" w:rsidP="00316915">
      <w:pPr>
        <w:pStyle w:val="Heading3"/>
        <w:rPr>
          <w:lang w:val="fr-FR"/>
        </w:rPr>
      </w:pPr>
      <w:bookmarkStart w:id="259" w:name="_Toc29794071"/>
      <w:r>
        <w:rPr>
          <w:lang w:val="fr-FR"/>
        </w:rPr>
        <w:t>Phân tích dữ liệu</w:t>
      </w:r>
      <w:bookmarkEnd w:id="259"/>
    </w:p>
    <w:p w14:paraId="3B3B9AAD" w14:textId="77777777" w:rsidR="007D0927" w:rsidRDefault="007D0927" w:rsidP="00316915">
      <w:pPr>
        <w:pStyle w:val="Heading4"/>
        <w:rPr>
          <w:lang w:val="fr-FR"/>
        </w:rPr>
      </w:pPr>
      <w:bookmarkStart w:id="260" w:name="_Toc29794072"/>
      <w:r>
        <w:rPr>
          <w:lang w:val="fr-FR"/>
        </w:rPr>
        <w:t>Phân phối xác suất một số thuộc tính</w:t>
      </w:r>
      <w:bookmarkEnd w:id="260"/>
    </w:p>
    <w:p w14:paraId="7BFD6D06" w14:textId="14EAE9A1" w:rsidR="003E04A6" w:rsidRDefault="007939CF" w:rsidP="00316915">
      <w:pPr>
        <w:rPr>
          <w:rFonts w:cs="Times New Roman"/>
          <w:lang w:val="fr-FR" w:eastAsia="zh-CN"/>
        </w:rPr>
      </w:pPr>
      <w:r w:rsidRPr="007939CF">
        <w:rPr>
          <w:rFonts w:cs="Times New Roman"/>
          <w:b/>
          <w:bCs/>
          <w:lang w:val="fr-FR" w:eastAsia="zh-CN"/>
        </w:rPr>
        <w:t xml:space="preserve">Thuộc tính lớp (class): </w:t>
      </w:r>
      <w:r w:rsidRPr="007939CF">
        <w:rPr>
          <w:rFonts w:cs="Times New Roman"/>
          <w:lang w:val="fr-FR" w:eastAsia="zh-CN"/>
        </w:rPr>
        <w:t>Theo mô tả, ở thuộc tính Class có hai giá trị: 0 là các giao dịch bình thường, 1: là các giao dịch bất thường.</w:t>
      </w:r>
    </w:p>
    <w:p w14:paraId="2A4ADC1C" w14:textId="0F30774E" w:rsidR="007939CF" w:rsidRPr="007939CF" w:rsidRDefault="003E04A6" w:rsidP="00316915">
      <w:pPr>
        <w:rPr>
          <w:rFonts w:cs="Times New Roman"/>
          <w:lang w:val="fr-FR" w:eastAsia="zh-CN"/>
        </w:rPr>
      </w:pPr>
      <w:r>
        <w:rPr>
          <w:rFonts w:cs="Times New Roman"/>
          <w:lang w:val="fr-FR" w:eastAsia="zh-CN"/>
        </w:rPr>
        <w:br w:type="page"/>
      </w:r>
    </w:p>
    <w:p w14:paraId="5C892E1F" w14:textId="0897032B" w:rsidR="002C4927" w:rsidRDefault="00367A87" w:rsidP="00CB1937">
      <w:pPr>
        <w:pStyle w:val="Caption"/>
        <w:rPr>
          <w:lang w:val="fr-FR"/>
        </w:rPr>
      </w:pPr>
      <w:bookmarkStart w:id="261" w:name="_Toc29794269"/>
      <w:r w:rsidRPr="002C4927">
        <w:rPr>
          <w:lang w:val="fr-FR"/>
        </w:rPr>
        <w:lastRenderedPageBreak/>
        <w:t xml:space="preserve">Bảng </w:t>
      </w:r>
      <w:r w:rsidR="007922A0">
        <w:rPr>
          <w:lang w:val="fr-FR"/>
        </w:rPr>
        <w:fldChar w:fldCharType="begin"/>
      </w:r>
      <w:r w:rsidR="007922A0">
        <w:rPr>
          <w:lang w:val="fr-FR"/>
        </w:rPr>
        <w:instrText xml:space="preserve"> STYLEREF 1 \s </w:instrText>
      </w:r>
      <w:r w:rsidR="007922A0">
        <w:rPr>
          <w:lang w:val="fr-FR"/>
        </w:rPr>
        <w:fldChar w:fldCharType="separate"/>
      </w:r>
      <w:r w:rsidR="003A68B0">
        <w:rPr>
          <w:noProof/>
          <w:lang w:val="fr-FR"/>
        </w:rPr>
        <w:t>4</w:t>
      </w:r>
      <w:r w:rsidR="007922A0">
        <w:rPr>
          <w:lang w:val="fr-FR"/>
        </w:rPr>
        <w:fldChar w:fldCharType="end"/>
      </w:r>
      <w:r w:rsidR="007922A0">
        <w:rPr>
          <w:lang w:val="fr-FR"/>
        </w:rPr>
        <w:t>.</w:t>
      </w:r>
      <w:r w:rsidR="007922A0">
        <w:rPr>
          <w:lang w:val="fr-FR"/>
        </w:rPr>
        <w:fldChar w:fldCharType="begin"/>
      </w:r>
      <w:r w:rsidR="007922A0">
        <w:rPr>
          <w:lang w:val="fr-FR"/>
        </w:rPr>
        <w:instrText xml:space="preserve"> SEQ Bảng \* ARABIC \s 1 </w:instrText>
      </w:r>
      <w:r w:rsidR="007922A0">
        <w:rPr>
          <w:lang w:val="fr-FR"/>
        </w:rPr>
        <w:fldChar w:fldCharType="separate"/>
      </w:r>
      <w:r w:rsidR="003A68B0">
        <w:rPr>
          <w:noProof/>
          <w:lang w:val="fr-FR"/>
        </w:rPr>
        <w:t>18</w:t>
      </w:r>
      <w:r w:rsidR="007922A0">
        <w:rPr>
          <w:lang w:val="fr-FR"/>
        </w:rPr>
        <w:fldChar w:fldCharType="end"/>
      </w:r>
      <w:r w:rsidRPr="002C4927">
        <w:rPr>
          <w:lang w:val="fr-FR"/>
        </w:rPr>
        <w:t xml:space="preserve">. </w:t>
      </w:r>
      <w:r w:rsidR="002C4927" w:rsidRPr="002C4927">
        <w:rPr>
          <w:lang w:val="fr-FR"/>
        </w:rPr>
        <w:t>Số giao dịch của mỗi giá trị theo thuộc tính lớp</w:t>
      </w:r>
      <w:bookmarkEnd w:id="261"/>
      <w:r w:rsidR="002C4927" w:rsidRPr="009B59A0">
        <w:rPr>
          <w:lang w:val="fr-FR"/>
        </w:rPr>
        <w:t xml:space="preserve"> </w:t>
      </w:r>
    </w:p>
    <w:tbl>
      <w:tblPr>
        <w:tblStyle w:val="TableGrid"/>
        <w:tblW w:w="0" w:type="auto"/>
        <w:tblLook w:val="04A0" w:firstRow="1" w:lastRow="0" w:firstColumn="1" w:lastColumn="0" w:noHBand="0" w:noVBand="1"/>
      </w:tblPr>
      <w:tblGrid>
        <w:gridCol w:w="4388"/>
        <w:gridCol w:w="4389"/>
      </w:tblGrid>
      <w:tr w:rsidR="00D34C24" w:rsidRPr="00142412" w14:paraId="26917D8C" w14:textId="77777777" w:rsidTr="007B734B">
        <w:tc>
          <w:tcPr>
            <w:tcW w:w="4388" w:type="dxa"/>
          </w:tcPr>
          <w:p w14:paraId="3A5CEB19" w14:textId="77777777" w:rsidR="00D34C24" w:rsidRPr="00D34C24" w:rsidRDefault="00D34C24" w:rsidP="00316915">
            <w:pPr>
              <w:spacing w:line="360" w:lineRule="auto"/>
              <w:jc w:val="center"/>
              <w:rPr>
                <w:rFonts w:ascii="Times New Roman" w:hAnsi="Times New Roman" w:cs="Times New Roman"/>
                <w:b/>
                <w:bCs/>
                <w:sz w:val="26"/>
                <w:szCs w:val="26"/>
                <w:lang w:val="fr-FR" w:eastAsia="zh-CN"/>
              </w:rPr>
            </w:pPr>
            <w:r w:rsidRPr="00D34C24">
              <w:rPr>
                <w:rFonts w:ascii="Times New Roman" w:hAnsi="Times New Roman" w:cs="Times New Roman"/>
                <w:b/>
                <w:bCs/>
                <w:sz w:val="26"/>
                <w:szCs w:val="26"/>
                <w:lang w:val="fr-FR" w:eastAsia="zh-CN"/>
              </w:rPr>
              <w:t>Giá trị của thuộc tính</w:t>
            </w:r>
          </w:p>
        </w:tc>
        <w:tc>
          <w:tcPr>
            <w:tcW w:w="4389" w:type="dxa"/>
          </w:tcPr>
          <w:p w14:paraId="19B3ECD6" w14:textId="77777777" w:rsidR="00D34C24" w:rsidRPr="00142412" w:rsidRDefault="00D34C24" w:rsidP="00316915">
            <w:pPr>
              <w:spacing w:line="360" w:lineRule="auto"/>
              <w:jc w:val="center"/>
              <w:rPr>
                <w:rFonts w:ascii="Times New Roman" w:hAnsi="Times New Roman" w:cs="Times New Roman"/>
                <w:b/>
                <w:bCs/>
                <w:sz w:val="26"/>
                <w:szCs w:val="26"/>
                <w:lang w:eastAsia="zh-CN"/>
              </w:rPr>
            </w:pPr>
            <w:r w:rsidRPr="00142412">
              <w:rPr>
                <w:rFonts w:ascii="Times New Roman" w:hAnsi="Times New Roman" w:cs="Times New Roman"/>
                <w:b/>
                <w:bCs/>
                <w:sz w:val="26"/>
                <w:szCs w:val="26"/>
                <w:lang w:eastAsia="zh-CN"/>
              </w:rPr>
              <w:t>Số giao dịch</w:t>
            </w:r>
          </w:p>
        </w:tc>
      </w:tr>
      <w:tr w:rsidR="00D34C24" w:rsidRPr="00142412" w14:paraId="438527C2" w14:textId="77777777" w:rsidTr="007B734B">
        <w:tc>
          <w:tcPr>
            <w:tcW w:w="4388" w:type="dxa"/>
          </w:tcPr>
          <w:p w14:paraId="368A395A" w14:textId="77777777" w:rsidR="00D34C24" w:rsidRPr="00142412" w:rsidRDefault="00D34C24" w:rsidP="00316915">
            <w:pPr>
              <w:spacing w:line="360" w:lineRule="auto"/>
              <w:rPr>
                <w:rFonts w:ascii="Times New Roman" w:hAnsi="Times New Roman" w:cs="Times New Roman"/>
                <w:sz w:val="26"/>
                <w:szCs w:val="26"/>
                <w:lang w:eastAsia="zh-CN"/>
              </w:rPr>
            </w:pPr>
            <w:r w:rsidRPr="00142412">
              <w:rPr>
                <w:rFonts w:ascii="Times New Roman" w:hAnsi="Times New Roman" w:cs="Times New Roman"/>
                <w:sz w:val="26"/>
                <w:szCs w:val="26"/>
                <w:lang w:eastAsia="zh-CN"/>
              </w:rPr>
              <w:t>0: Giao dịch bình thường</w:t>
            </w:r>
          </w:p>
        </w:tc>
        <w:tc>
          <w:tcPr>
            <w:tcW w:w="4389" w:type="dxa"/>
          </w:tcPr>
          <w:p w14:paraId="6FC71533" w14:textId="77777777" w:rsidR="00D34C24" w:rsidRPr="00142412" w:rsidRDefault="00D34C24" w:rsidP="00316915">
            <w:pPr>
              <w:spacing w:line="360" w:lineRule="auto"/>
              <w:jc w:val="right"/>
              <w:rPr>
                <w:rFonts w:ascii="Times New Roman" w:hAnsi="Times New Roman" w:cs="Times New Roman"/>
                <w:sz w:val="26"/>
                <w:szCs w:val="26"/>
                <w:lang w:eastAsia="zh-CN"/>
              </w:rPr>
            </w:pPr>
            <w:r w:rsidRPr="00142412">
              <w:rPr>
                <w:rFonts w:ascii="Times New Roman" w:hAnsi="Times New Roman" w:cs="Times New Roman"/>
                <w:sz w:val="26"/>
                <w:szCs w:val="26"/>
                <w:lang w:eastAsia="zh-CN"/>
              </w:rPr>
              <w:t>284315</w:t>
            </w:r>
          </w:p>
        </w:tc>
      </w:tr>
      <w:tr w:rsidR="00D34C24" w:rsidRPr="00142412" w14:paraId="4A6BC909" w14:textId="77777777" w:rsidTr="007B734B">
        <w:tc>
          <w:tcPr>
            <w:tcW w:w="4388" w:type="dxa"/>
          </w:tcPr>
          <w:p w14:paraId="66531C69" w14:textId="77777777" w:rsidR="00D34C24" w:rsidRPr="00142412" w:rsidRDefault="00D34C24" w:rsidP="00316915">
            <w:pPr>
              <w:spacing w:line="360" w:lineRule="auto"/>
              <w:rPr>
                <w:rFonts w:ascii="Times New Roman" w:hAnsi="Times New Roman" w:cs="Times New Roman"/>
                <w:sz w:val="26"/>
                <w:szCs w:val="26"/>
                <w:lang w:eastAsia="zh-CN"/>
              </w:rPr>
            </w:pPr>
            <w:r w:rsidRPr="00142412">
              <w:rPr>
                <w:rFonts w:ascii="Times New Roman" w:hAnsi="Times New Roman" w:cs="Times New Roman"/>
                <w:sz w:val="26"/>
                <w:szCs w:val="26"/>
                <w:lang w:eastAsia="zh-CN"/>
              </w:rPr>
              <w:t>1: Giao dịch bất thường</w:t>
            </w:r>
          </w:p>
        </w:tc>
        <w:tc>
          <w:tcPr>
            <w:tcW w:w="4389" w:type="dxa"/>
          </w:tcPr>
          <w:p w14:paraId="1D75C74E" w14:textId="77777777" w:rsidR="00D34C24" w:rsidRPr="00142412" w:rsidRDefault="00D34C24" w:rsidP="00316915">
            <w:pPr>
              <w:spacing w:line="360" w:lineRule="auto"/>
              <w:jc w:val="right"/>
              <w:rPr>
                <w:rFonts w:ascii="Times New Roman" w:hAnsi="Times New Roman" w:cs="Times New Roman"/>
                <w:sz w:val="26"/>
                <w:szCs w:val="26"/>
                <w:lang w:eastAsia="zh-CN"/>
              </w:rPr>
            </w:pPr>
            <w:r w:rsidRPr="00142412">
              <w:rPr>
                <w:rFonts w:ascii="Times New Roman" w:hAnsi="Times New Roman" w:cs="Times New Roman"/>
                <w:sz w:val="26"/>
                <w:szCs w:val="26"/>
                <w:lang w:eastAsia="zh-CN"/>
              </w:rPr>
              <w:t>492</w:t>
            </w:r>
          </w:p>
        </w:tc>
      </w:tr>
    </w:tbl>
    <w:p w14:paraId="642A11B1" w14:textId="77777777" w:rsidR="00237D8D" w:rsidRPr="00142412" w:rsidRDefault="00237D8D" w:rsidP="00316915">
      <w:pPr>
        <w:spacing w:before="240"/>
        <w:rPr>
          <w:rFonts w:cs="Times New Roman"/>
          <w:b/>
          <w:bCs/>
        </w:rPr>
      </w:pPr>
      <w:r w:rsidRPr="00142412">
        <w:rPr>
          <w:rFonts w:cs="Times New Roman"/>
          <w:b/>
          <w:bCs/>
        </w:rPr>
        <w:t>Nhận xét:</w:t>
      </w:r>
    </w:p>
    <w:p w14:paraId="3CF5983B" w14:textId="77777777" w:rsidR="00237D8D" w:rsidRPr="00142412" w:rsidRDefault="00237D8D" w:rsidP="00316915">
      <w:pPr>
        <w:pStyle w:val="ListParagraph"/>
        <w:numPr>
          <w:ilvl w:val="0"/>
          <w:numId w:val="79"/>
        </w:numPr>
      </w:pPr>
      <w:r w:rsidRPr="00142412">
        <w:t>Trong tập dữ liệu, số lượng giao dịch thành công (bình thường) chiếm đa số.</w:t>
      </w:r>
    </w:p>
    <w:p w14:paraId="34DDDC9C" w14:textId="77777777" w:rsidR="00237D8D" w:rsidRPr="00142412" w:rsidRDefault="00237D8D" w:rsidP="00316915">
      <w:pPr>
        <w:pStyle w:val="ListParagraph"/>
        <w:numPr>
          <w:ilvl w:val="0"/>
          <w:numId w:val="79"/>
        </w:numPr>
      </w:pPr>
      <w:r w:rsidRPr="00142412">
        <w:t>Số lượng giao dịch bất thường là: 492/284807 (0.17%). Từ đó ta thấy bộ dữ liệu đang bị mất cân bằng.</w:t>
      </w:r>
    </w:p>
    <w:p w14:paraId="67DE0575" w14:textId="7A5287B2" w:rsidR="00782128" w:rsidRPr="003E04A6" w:rsidRDefault="00237D8D" w:rsidP="003E04A6">
      <w:pPr>
        <w:pStyle w:val="ListParagraph"/>
        <w:numPr>
          <w:ilvl w:val="0"/>
          <w:numId w:val="79"/>
        </w:numPr>
      </w:pPr>
      <w:r w:rsidRPr="00142412">
        <w:t>Do đó cần tiến hành xử lý dữ liệu mất cân bằng này, vì nếu không xử lý thì khi sử dụng tập dữ liệu cho các mô hình dự đoán thì có thể sẽ không phù hợp vì nó sẽ cho rằng hầu hết các giao dịch đều bình thường.</w:t>
      </w:r>
    </w:p>
    <w:p w14:paraId="5BB2D5FA" w14:textId="3315D6CB" w:rsidR="00237D8D" w:rsidRDefault="00237D8D" w:rsidP="00316915">
      <w:pPr>
        <w:rPr>
          <w:rFonts w:cs="Times New Roman"/>
          <w:b/>
          <w:bCs/>
        </w:rPr>
      </w:pPr>
      <w:r w:rsidRPr="00142412">
        <w:rPr>
          <w:rFonts w:cs="Times New Roman"/>
          <w:b/>
          <w:bCs/>
        </w:rPr>
        <w:t>Đồ thị biểu diễn sự chênh lệch của thuộc tính Class:</w:t>
      </w:r>
    </w:p>
    <w:p w14:paraId="66E22E0E" w14:textId="77777777" w:rsidR="008B416E" w:rsidRDefault="008B416E" w:rsidP="00316915">
      <w:pPr>
        <w:jc w:val="center"/>
        <w:rPr>
          <w:lang w:val="fr-FR"/>
        </w:rPr>
      </w:pPr>
      <w:r>
        <w:rPr>
          <w:noProof/>
        </w:rPr>
        <w:drawing>
          <wp:inline distT="0" distB="0" distL="0" distR="0" wp14:anchorId="267D47D1" wp14:editId="68EB2861">
            <wp:extent cx="2906352" cy="2140960"/>
            <wp:effectExtent l="0" t="0" r="8890" b="0"/>
            <wp:docPr id="1770410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2">
                      <a:extLst>
                        <a:ext uri="{28A0092B-C50C-407E-A947-70E740481C1C}">
                          <a14:useLocalDpi xmlns:a14="http://schemas.microsoft.com/office/drawing/2010/main" val="0"/>
                        </a:ext>
                      </a:extLst>
                    </a:blip>
                    <a:stretch>
                      <a:fillRect/>
                    </a:stretch>
                  </pic:blipFill>
                  <pic:spPr>
                    <a:xfrm>
                      <a:off x="0" y="0"/>
                      <a:ext cx="2912145" cy="2145228"/>
                    </a:xfrm>
                    <a:prstGeom prst="rect">
                      <a:avLst/>
                    </a:prstGeom>
                  </pic:spPr>
                </pic:pic>
              </a:graphicData>
            </a:graphic>
          </wp:inline>
        </w:drawing>
      </w:r>
    </w:p>
    <w:p w14:paraId="60BD49D3" w14:textId="4082EC8A" w:rsidR="00095840" w:rsidRPr="00095840" w:rsidRDefault="008B416E" w:rsidP="00CB1937">
      <w:pPr>
        <w:pStyle w:val="Caption"/>
        <w:rPr>
          <w:lang w:val="fr-FR"/>
        </w:rPr>
      </w:pPr>
      <w:bookmarkStart w:id="262" w:name="_Toc29794224"/>
      <w:r w:rsidRPr="00095840">
        <w:rPr>
          <w:lang w:val="fr-FR"/>
        </w:rPr>
        <w:t xml:space="preserve">Hình </w:t>
      </w:r>
      <w:r w:rsidR="00B41E85">
        <w:rPr>
          <w:lang w:val="fr-FR"/>
        </w:rPr>
        <w:fldChar w:fldCharType="begin"/>
      </w:r>
      <w:r w:rsidR="00B41E85">
        <w:rPr>
          <w:lang w:val="fr-FR"/>
        </w:rPr>
        <w:instrText xml:space="preserve"> STYLEREF 1 \s </w:instrText>
      </w:r>
      <w:r w:rsidR="00B41E85">
        <w:rPr>
          <w:lang w:val="fr-FR"/>
        </w:rPr>
        <w:fldChar w:fldCharType="separate"/>
      </w:r>
      <w:r w:rsidR="003A68B0">
        <w:rPr>
          <w:noProof/>
          <w:lang w:val="fr-FR"/>
        </w:rPr>
        <w:t>4</w:t>
      </w:r>
      <w:r w:rsidR="00B41E85">
        <w:rPr>
          <w:lang w:val="fr-FR"/>
        </w:rPr>
        <w:fldChar w:fldCharType="end"/>
      </w:r>
      <w:r w:rsidR="00B41E85">
        <w:rPr>
          <w:lang w:val="fr-FR"/>
        </w:rPr>
        <w:t>.</w:t>
      </w:r>
      <w:r w:rsidR="00B41E85">
        <w:rPr>
          <w:lang w:val="fr-FR"/>
        </w:rPr>
        <w:fldChar w:fldCharType="begin"/>
      </w:r>
      <w:r w:rsidR="00B41E85">
        <w:rPr>
          <w:lang w:val="fr-FR"/>
        </w:rPr>
        <w:instrText xml:space="preserve"> SEQ Hình \* ARABIC \s 1 </w:instrText>
      </w:r>
      <w:r w:rsidR="00B41E85">
        <w:rPr>
          <w:lang w:val="fr-FR"/>
        </w:rPr>
        <w:fldChar w:fldCharType="separate"/>
      </w:r>
      <w:r w:rsidR="003A68B0">
        <w:rPr>
          <w:noProof/>
          <w:lang w:val="fr-FR"/>
        </w:rPr>
        <w:t>33</w:t>
      </w:r>
      <w:r w:rsidR="00B41E85">
        <w:rPr>
          <w:lang w:val="fr-FR"/>
        </w:rPr>
        <w:fldChar w:fldCharType="end"/>
      </w:r>
      <w:r w:rsidRPr="00095840">
        <w:rPr>
          <w:lang w:val="fr-FR"/>
        </w:rPr>
        <w:t xml:space="preserve">. </w:t>
      </w:r>
      <w:r w:rsidR="00095840" w:rsidRPr="00095840">
        <w:rPr>
          <w:lang w:val="fr-FR"/>
        </w:rPr>
        <w:t>Đồ thị biểu diễn độ chênh lệch trong giao dịch bình thường và bất thường của thuộc tính Class</w:t>
      </w:r>
      <w:bookmarkEnd w:id="262"/>
    </w:p>
    <w:p w14:paraId="0E03CC7C" w14:textId="77777777" w:rsidR="003E04A6" w:rsidRDefault="003E04A6">
      <w:pPr>
        <w:rPr>
          <w:rFonts w:cs="Times New Roman"/>
          <w:b/>
          <w:bCs/>
          <w:lang w:val="fr-FR"/>
        </w:rPr>
      </w:pPr>
      <w:r>
        <w:rPr>
          <w:rFonts w:cs="Times New Roman"/>
          <w:b/>
          <w:bCs/>
          <w:lang w:val="fr-FR"/>
        </w:rPr>
        <w:br w:type="page"/>
      </w:r>
    </w:p>
    <w:p w14:paraId="4BC0FBCE" w14:textId="4B2CBAB7" w:rsidR="001F3ACF" w:rsidRPr="001F3ACF" w:rsidRDefault="001F3ACF" w:rsidP="00316915">
      <w:pPr>
        <w:spacing w:before="240"/>
        <w:rPr>
          <w:rFonts w:cs="Times New Roman"/>
          <w:b/>
          <w:bCs/>
          <w:lang w:val="fr-FR"/>
        </w:rPr>
      </w:pPr>
      <w:r w:rsidRPr="001F3ACF">
        <w:rPr>
          <w:rFonts w:cs="Times New Roman"/>
          <w:b/>
          <w:bCs/>
          <w:lang w:val="fr-FR"/>
        </w:rPr>
        <w:lastRenderedPageBreak/>
        <w:t>Phân phối xác suất số tiền giao dịch:</w:t>
      </w:r>
    </w:p>
    <w:p w14:paraId="4588FE27" w14:textId="77777777" w:rsidR="001F3ACF" w:rsidRPr="00142412" w:rsidRDefault="001F3ACF" w:rsidP="00316915">
      <w:pPr>
        <w:spacing w:before="240"/>
        <w:jc w:val="center"/>
        <w:rPr>
          <w:rFonts w:cs="Times New Roman"/>
        </w:rPr>
      </w:pPr>
      <w:r>
        <w:rPr>
          <w:noProof/>
        </w:rPr>
        <w:drawing>
          <wp:inline distT="0" distB="0" distL="0" distR="0" wp14:anchorId="338B02B9" wp14:editId="60F0581D">
            <wp:extent cx="3723916" cy="1865861"/>
            <wp:effectExtent l="0" t="0" r="0" b="1270"/>
            <wp:docPr id="1006214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3">
                      <a:extLst>
                        <a:ext uri="{28A0092B-C50C-407E-A947-70E740481C1C}">
                          <a14:useLocalDpi xmlns:a14="http://schemas.microsoft.com/office/drawing/2010/main" val="0"/>
                        </a:ext>
                      </a:extLst>
                    </a:blip>
                    <a:stretch>
                      <a:fillRect/>
                    </a:stretch>
                  </pic:blipFill>
                  <pic:spPr>
                    <a:xfrm>
                      <a:off x="0" y="0"/>
                      <a:ext cx="3732503" cy="1870164"/>
                    </a:xfrm>
                    <a:prstGeom prst="rect">
                      <a:avLst/>
                    </a:prstGeom>
                  </pic:spPr>
                </pic:pic>
              </a:graphicData>
            </a:graphic>
          </wp:inline>
        </w:drawing>
      </w:r>
    </w:p>
    <w:p w14:paraId="2B9572EA" w14:textId="170F2E8F" w:rsidR="00782128" w:rsidRPr="003E04A6" w:rsidRDefault="001F3ACF" w:rsidP="003E04A6">
      <w:pPr>
        <w:pStyle w:val="Caption"/>
        <w:rPr>
          <w:lang w:val="fr-FR"/>
        </w:rPr>
      </w:pPr>
      <w:bookmarkStart w:id="263" w:name="_Toc29794225"/>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34</w:t>
      </w:r>
      <w:r w:rsidR="00192599">
        <w:rPr>
          <w:noProof/>
        </w:rPr>
        <w:fldChar w:fldCharType="end"/>
      </w:r>
      <w:r>
        <w:t xml:space="preserve">. </w:t>
      </w:r>
      <w:r w:rsidR="006B66C8" w:rsidRPr="00142412">
        <w:t>Phân phối xác suất số tiền giao dịch</w:t>
      </w:r>
      <w:bookmarkEnd w:id="263"/>
      <w:r w:rsidR="006B66C8" w:rsidRPr="009B59A0">
        <w:rPr>
          <w:lang w:val="fr-FR"/>
        </w:rPr>
        <w:t xml:space="preserve"> </w:t>
      </w:r>
    </w:p>
    <w:p w14:paraId="0CCBD164" w14:textId="4B843FEE" w:rsidR="007F21EF" w:rsidRPr="00142412" w:rsidRDefault="007F21EF" w:rsidP="00316915">
      <w:pPr>
        <w:spacing w:before="240"/>
        <w:rPr>
          <w:rFonts w:cs="Times New Roman"/>
          <w:b/>
          <w:bCs/>
        </w:rPr>
      </w:pPr>
      <w:r w:rsidRPr="00142412">
        <w:rPr>
          <w:rFonts w:cs="Times New Roman"/>
          <w:b/>
          <w:bCs/>
        </w:rPr>
        <w:t>Phân phối xác suất thời gian giao dịch:</w:t>
      </w:r>
    </w:p>
    <w:p w14:paraId="022CAC9E" w14:textId="77777777" w:rsidR="007F21EF" w:rsidRPr="00142412" w:rsidRDefault="007F21EF" w:rsidP="00316915">
      <w:pPr>
        <w:spacing w:before="240"/>
        <w:jc w:val="center"/>
        <w:rPr>
          <w:rFonts w:cs="Times New Roman"/>
        </w:rPr>
      </w:pPr>
      <w:r>
        <w:rPr>
          <w:noProof/>
        </w:rPr>
        <w:drawing>
          <wp:inline distT="0" distB="0" distL="0" distR="0" wp14:anchorId="06E6E139" wp14:editId="1BE3DC86">
            <wp:extent cx="3865173" cy="2051578"/>
            <wp:effectExtent l="0" t="0" r="2540" b="6350"/>
            <wp:docPr id="1746955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4">
                      <a:extLst>
                        <a:ext uri="{28A0092B-C50C-407E-A947-70E740481C1C}">
                          <a14:useLocalDpi xmlns:a14="http://schemas.microsoft.com/office/drawing/2010/main" val="0"/>
                        </a:ext>
                      </a:extLst>
                    </a:blip>
                    <a:stretch>
                      <a:fillRect/>
                    </a:stretch>
                  </pic:blipFill>
                  <pic:spPr>
                    <a:xfrm>
                      <a:off x="0" y="0"/>
                      <a:ext cx="3871921" cy="2055160"/>
                    </a:xfrm>
                    <a:prstGeom prst="rect">
                      <a:avLst/>
                    </a:prstGeom>
                  </pic:spPr>
                </pic:pic>
              </a:graphicData>
            </a:graphic>
          </wp:inline>
        </w:drawing>
      </w:r>
    </w:p>
    <w:p w14:paraId="66FAC8A8" w14:textId="1CF87065" w:rsidR="00A320CC" w:rsidRDefault="007F21EF" w:rsidP="00CB1937">
      <w:pPr>
        <w:pStyle w:val="Caption"/>
        <w:rPr>
          <w:lang w:val="fr-FR"/>
        </w:rPr>
      </w:pPr>
      <w:bookmarkStart w:id="264" w:name="_Toc29794226"/>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35</w:t>
      </w:r>
      <w:r w:rsidR="00192599">
        <w:rPr>
          <w:noProof/>
        </w:rPr>
        <w:fldChar w:fldCharType="end"/>
      </w:r>
      <w:r>
        <w:t xml:space="preserve">. </w:t>
      </w:r>
      <w:r w:rsidR="00A320CC" w:rsidRPr="00142412">
        <w:t>Phân phối xác suất thời gian giao dịch</w:t>
      </w:r>
      <w:bookmarkEnd w:id="264"/>
      <w:r w:rsidR="00A320CC" w:rsidRPr="009B59A0">
        <w:rPr>
          <w:lang w:val="fr-FR"/>
        </w:rPr>
        <w:t xml:space="preserve"> </w:t>
      </w:r>
    </w:p>
    <w:p w14:paraId="0E6CD167" w14:textId="77777777" w:rsidR="00782722" w:rsidRDefault="00782722" w:rsidP="00316915">
      <w:pPr>
        <w:spacing w:before="240"/>
        <w:rPr>
          <w:rFonts w:cs="Times New Roman"/>
          <w:lang w:val="fr-FR"/>
        </w:rPr>
      </w:pPr>
      <w:r w:rsidRPr="00782722">
        <w:rPr>
          <w:rFonts w:cs="Times New Roman"/>
          <w:lang w:val="fr-FR"/>
        </w:rPr>
        <w:t>Nhìn vào các bảng phân phối trên, ta thấy được các thuộc tính Time, Amount, Class có độ chênh lệch rất nhiều, chứng tỏ chúng đang bị mất cân bằng.</w:t>
      </w:r>
    </w:p>
    <w:p w14:paraId="6DB21672" w14:textId="64948A9E" w:rsidR="00A24D93" w:rsidRPr="00A24D93" w:rsidRDefault="00A24D93" w:rsidP="00316915">
      <w:pPr>
        <w:spacing w:before="240"/>
        <w:rPr>
          <w:rFonts w:cs="Times New Roman"/>
          <w:b/>
          <w:bCs/>
          <w:lang w:val="fr-FR"/>
        </w:rPr>
      </w:pPr>
      <w:r w:rsidRPr="00A24D93">
        <w:rPr>
          <w:rFonts w:cs="Times New Roman"/>
          <w:b/>
          <w:bCs/>
          <w:lang w:val="fr-FR"/>
        </w:rPr>
        <w:t>Nhận xét :</w:t>
      </w:r>
    </w:p>
    <w:p w14:paraId="7DF2834B" w14:textId="738AAFB2" w:rsidR="00A24D93" w:rsidRDefault="00A24D93" w:rsidP="00316915">
      <w:pPr>
        <w:pStyle w:val="ListParagraph"/>
        <w:numPr>
          <w:ilvl w:val="0"/>
          <w:numId w:val="79"/>
        </w:numPr>
        <w:rPr>
          <w:lang w:val="fr-FR"/>
        </w:rPr>
      </w:pPr>
      <w:r>
        <w:rPr>
          <w:lang w:val="fr-FR"/>
        </w:rPr>
        <w:t xml:space="preserve">Số tiền giao dịch tương đối nhỏ. Giá trị trung bình của tất cả các </w:t>
      </w:r>
      <w:r w:rsidR="00FF6428">
        <w:rPr>
          <w:lang w:val="fr-FR"/>
        </w:rPr>
        <w:t>giao dịch thực hiện là khoảng 88 USD.</w:t>
      </w:r>
    </w:p>
    <w:p w14:paraId="1BA7E97B" w14:textId="493E8BA9" w:rsidR="00FF6428" w:rsidRPr="00B06AE8" w:rsidRDefault="00FF6428" w:rsidP="00316915">
      <w:pPr>
        <w:pStyle w:val="ListParagraph"/>
        <w:numPr>
          <w:ilvl w:val="0"/>
          <w:numId w:val="79"/>
        </w:numPr>
        <w:rPr>
          <w:lang w:val="fr-FR"/>
        </w:rPr>
      </w:pPr>
      <w:r>
        <w:rPr>
          <w:lang w:val="fr-FR"/>
        </w:rPr>
        <w:t>Không có giá trị ‘Null’ trong bộ dữ liệu, vì vậy không thực hiện việc thay đổi giá trị.</w:t>
      </w:r>
    </w:p>
    <w:p w14:paraId="4A8A0563" w14:textId="5DA5A95F" w:rsidR="00D55493" w:rsidRDefault="00782722" w:rsidP="00316915">
      <w:pPr>
        <w:pStyle w:val="Heading3"/>
        <w:rPr>
          <w:lang w:val="fr-FR"/>
        </w:rPr>
      </w:pPr>
      <w:bookmarkStart w:id="265" w:name="_Toc29794073"/>
      <w:r>
        <w:rPr>
          <w:lang w:val="fr-FR"/>
        </w:rPr>
        <w:lastRenderedPageBreak/>
        <w:t>Tiền xử lý dữ liệu</w:t>
      </w:r>
      <w:bookmarkEnd w:id="265"/>
    </w:p>
    <w:p w14:paraId="0D710D0B" w14:textId="77777777" w:rsidR="00914853" w:rsidRDefault="00782722" w:rsidP="00316915">
      <w:pPr>
        <w:pStyle w:val="Heading4"/>
        <w:rPr>
          <w:lang w:val="fr-FR"/>
        </w:rPr>
      </w:pPr>
      <w:bookmarkStart w:id="266" w:name="_Toc29794074"/>
      <w:r>
        <w:rPr>
          <w:lang w:val="fr-FR"/>
        </w:rPr>
        <w:t>Scaling</w:t>
      </w:r>
      <w:r w:rsidR="00BA44FB">
        <w:rPr>
          <w:rStyle w:val="FootnoteReference"/>
          <w:lang w:val="fr-FR"/>
        </w:rPr>
        <w:footnoteReference w:id="15"/>
      </w:r>
      <w:bookmarkEnd w:id="266"/>
    </w:p>
    <w:p w14:paraId="2325B7A0" w14:textId="77777777" w:rsidR="00531BDA" w:rsidRPr="00531BDA" w:rsidRDefault="00531BDA" w:rsidP="00316915">
      <w:pPr>
        <w:rPr>
          <w:rFonts w:cs="Times New Roman"/>
          <w:lang w:val="fr-FR"/>
        </w:rPr>
      </w:pPr>
      <w:r w:rsidRPr="00531BDA">
        <w:rPr>
          <w:rFonts w:cs="Times New Roman"/>
          <w:lang w:val="fr-FR"/>
        </w:rPr>
        <w:t>Trong bộ dữ liệu trên, thuộc tính Time và Amount không theo tỷ lệ với các cột V1, V2, …, V28 do đó cần phải chia tỉ lệ cả hai để chúng được thu nhỏ như các cột khác. Mặt khác, cần phải tạo một mẫu phụ của khung dữ liệu để có số lượng các trường hợp giao dịch bình thường và bất thường tương đương, giúp thuật toán hiểu rõ hơn để xác định được các giao dịch có bất thường hay không.</w:t>
      </w:r>
    </w:p>
    <w:p w14:paraId="79024898" w14:textId="77777777" w:rsidR="00531BDA" w:rsidRPr="00142412" w:rsidRDefault="00531BDA" w:rsidP="00316915">
      <w:pPr>
        <w:rPr>
          <w:rFonts w:cs="Times New Roman"/>
        </w:rPr>
      </w:pPr>
      <w:r w:rsidRPr="00142412">
        <w:rPr>
          <w:rFonts w:cs="Times New Roman"/>
        </w:rPr>
        <w:t>Amount và Time là hai cột có giá trị tỷ lệ. Có 492 trường hợp giao dịch bất thường do đó sẽ lấy ngẫu nhiên 492 trường hợp giao dịch bình thường để tạo khung dữ liệu phụ mới. Rồi từ đó kết hợp các giá trị này với nhau để tạo ra một mẫu phụ mới.</w:t>
      </w:r>
    </w:p>
    <w:p w14:paraId="67A7D665" w14:textId="6B1B3959" w:rsidR="00531BDA" w:rsidRPr="00142412" w:rsidRDefault="00531BDA" w:rsidP="00316915">
      <w:pPr>
        <w:rPr>
          <w:rFonts w:cs="Times New Roman"/>
        </w:rPr>
      </w:pPr>
      <w:r w:rsidRPr="00142412">
        <w:rPr>
          <w:rFonts w:cs="Times New Roman"/>
        </w:rPr>
        <w:t xml:space="preserve">Sau khi chạy các lệnh, ta thu được kết quả như </w:t>
      </w:r>
      <w:r w:rsidR="00740306">
        <w:rPr>
          <w:rFonts w:cs="Times New Roman"/>
        </w:rPr>
        <w:t>sau:</w:t>
      </w:r>
    </w:p>
    <w:p w14:paraId="243DFB9E" w14:textId="3AFF4BE1" w:rsidR="00430C55" w:rsidRDefault="00531BDA" w:rsidP="00CB1937">
      <w:pPr>
        <w:pStyle w:val="Caption"/>
      </w:pPr>
      <w:bookmarkStart w:id="267" w:name="_Toc29794270"/>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19</w:t>
      </w:r>
      <w:r w:rsidR="00192599">
        <w:rPr>
          <w:noProof/>
        </w:rPr>
        <w:fldChar w:fldCharType="end"/>
      </w:r>
      <w:r>
        <w:t xml:space="preserve">. </w:t>
      </w:r>
      <w:r w:rsidR="00430C55" w:rsidRPr="00142412">
        <w:t>Kết quả khi chia tỉ lệ các thuộc tính</w:t>
      </w:r>
      <w:bookmarkEnd w:id="267"/>
      <w:r w:rsidR="00430C55" w:rsidRPr="00142412">
        <w:t xml:space="preserve"> </w:t>
      </w:r>
    </w:p>
    <w:tbl>
      <w:tblPr>
        <w:tblStyle w:val="TableGrid"/>
        <w:tblW w:w="0" w:type="auto"/>
        <w:tblLook w:val="04A0" w:firstRow="1" w:lastRow="0" w:firstColumn="1" w:lastColumn="0" w:noHBand="0" w:noVBand="1"/>
      </w:tblPr>
      <w:tblGrid>
        <w:gridCol w:w="1819"/>
        <w:gridCol w:w="1556"/>
        <w:gridCol w:w="1440"/>
        <w:gridCol w:w="1398"/>
        <w:gridCol w:w="1282"/>
        <w:gridCol w:w="1282"/>
      </w:tblGrid>
      <w:tr w:rsidR="00946A98" w:rsidRPr="00142412" w14:paraId="2E59FA6E" w14:textId="77777777" w:rsidTr="007B734B">
        <w:trPr>
          <w:trHeight w:val="461"/>
        </w:trPr>
        <w:tc>
          <w:tcPr>
            <w:tcW w:w="1819" w:type="dxa"/>
          </w:tcPr>
          <w:p w14:paraId="28968B16"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Scaled_amount</w:t>
            </w:r>
          </w:p>
        </w:tc>
        <w:tc>
          <w:tcPr>
            <w:tcW w:w="1556" w:type="dxa"/>
            <w:vAlign w:val="center"/>
          </w:tcPr>
          <w:p w14:paraId="32629E3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1.783274</w:t>
            </w:r>
          </w:p>
        </w:tc>
        <w:tc>
          <w:tcPr>
            <w:tcW w:w="1440" w:type="dxa"/>
            <w:vAlign w:val="center"/>
          </w:tcPr>
          <w:p w14:paraId="0C5D5C6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-0.269825</w:t>
            </w:r>
          </w:p>
        </w:tc>
        <w:tc>
          <w:tcPr>
            <w:tcW w:w="1398" w:type="dxa"/>
            <w:vAlign w:val="center"/>
          </w:tcPr>
          <w:p w14:paraId="74AFD2B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4.983721</w:t>
            </w:r>
          </w:p>
        </w:tc>
        <w:tc>
          <w:tcPr>
            <w:tcW w:w="1282" w:type="dxa"/>
            <w:vAlign w:val="center"/>
          </w:tcPr>
          <w:p w14:paraId="183449E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1.418291</w:t>
            </w:r>
          </w:p>
        </w:tc>
        <w:tc>
          <w:tcPr>
            <w:tcW w:w="1282" w:type="dxa"/>
            <w:vAlign w:val="center"/>
          </w:tcPr>
          <w:p w14:paraId="29048B1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0.670579</w:t>
            </w:r>
          </w:p>
        </w:tc>
      </w:tr>
      <w:tr w:rsidR="00946A98" w:rsidRPr="00142412" w14:paraId="45BBF24E" w14:textId="77777777" w:rsidTr="007B734B">
        <w:trPr>
          <w:trHeight w:val="438"/>
        </w:trPr>
        <w:tc>
          <w:tcPr>
            <w:tcW w:w="1819" w:type="dxa"/>
          </w:tcPr>
          <w:p w14:paraId="4CE92374"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Scaled_time</w:t>
            </w:r>
          </w:p>
        </w:tc>
        <w:tc>
          <w:tcPr>
            <w:tcW w:w="1556" w:type="dxa"/>
            <w:vAlign w:val="center"/>
          </w:tcPr>
          <w:p w14:paraId="2701FCA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-0.994983</w:t>
            </w:r>
          </w:p>
        </w:tc>
        <w:tc>
          <w:tcPr>
            <w:tcW w:w="1440" w:type="dxa"/>
            <w:vAlign w:val="center"/>
          </w:tcPr>
          <w:p w14:paraId="1246282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-0.994983</w:t>
            </w:r>
          </w:p>
        </w:tc>
        <w:tc>
          <w:tcPr>
            <w:tcW w:w="1398" w:type="dxa"/>
            <w:vAlign w:val="center"/>
          </w:tcPr>
          <w:p w14:paraId="287FFED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-0.994972</w:t>
            </w:r>
          </w:p>
        </w:tc>
        <w:tc>
          <w:tcPr>
            <w:tcW w:w="1282" w:type="dxa"/>
            <w:vAlign w:val="center"/>
          </w:tcPr>
          <w:p w14:paraId="51607CA9"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-0.99497</w:t>
            </w:r>
          </w:p>
        </w:tc>
        <w:tc>
          <w:tcPr>
            <w:tcW w:w="1282" w:type="dxa"/>
            <w:vAlign w:val="center"/>
          </w:tcPr>
          <w:p w14:paraId="7D9B313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-0.99496</w:t>
            </w:r>
          </w:p>
        </w:tc>
      </w:tr>
      <w:tr w:rsidR="00946A98" w:rsidRPr="00142412" w14:paraId="5B1116F2" w14:textId="77777777" w:rsidTr="007B734B">
        <w:tc>
          <w:tcPr>
            <w:tcW w:w="1819" w:type="dxa"/>
          </w:tcPr>
          <w:p w14:paraId="564B86C2"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w:t>
            </w:r>
          </w:p>
        </w:tc>
        <w:tc>
          <w:tcPr>
            <w:tcW w:w="1556" w:type="dxa"/>
            <w:vAlign w:val="center"/>
          </w:tcPr>
          <w:p w14:paraId="2A7D93F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-1.359807</w:t>
            </w:r>
          </w:p>
        </w:tc>
        <w:tc>
          <w:tcPr>
            <w:tcW w:w="1440" w:type="dxa"/>
            <w:vAlign w:val="center"/>
          </w:tcPr>
          <w:p w14:paraId="2EA19217"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1.191857</w:t>
            </w:r>
          </w:p>
        </w:tc>
        <w:tc>
          <w:tcPr>
            <w:tcW w:w="1398" w:type="dxa"/>
            <w:vAlign w:val="center"/>
          </w:tcPr>
          <w:p w14:paraId="076E5AC5"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-1.358354</w:t>
            </w:r>
          </w:p>
        </w:tc>
        <w:tc>
          <w:tcPr>
            <w:tcW w:w="1282" w:type="dxa"/>
            <w:vAlign w:val="center"/>
          </w:tcPr>
          <w:p w14:paraId="2F9CE5F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-0.96627</w:t>
            </w:r>
          </w:p>
        </w:tc>
        <w:tc>
          <w:tcPr>
            <w:tcW w:w="1282" w:type="dxa"/>
            <w:vAlign w:val="center"/>
          </w:tcPr>
          <w:p w14:paraId="312E5F77"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-1.15823</w:t>
            </w:r>
          </w:p>
        </w:tc>
      </w:tr>
      <w:tr w:rsidR="00946A98" w:rsidRPr="00142412" w14:paraId="55E8C8FC" w14:textId="77777777" w:rsidTr="007B734B">
        <w:tc>
          <w:tcPr>
            <w:tcW w:w="1819" w:type="dxa"/>
          </w:tcPr>
          <w:p w14:paraId="39AA1D07"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w:t>
            </w:r>
          </w:p>
        </w:tc>
        <w:tc>
          <w:tcPr>
            <w:tcW w:w="1556" w:type="dxa"/>
            <w:vAlign w:val="center"/>
          </w:tcPr>
          <w:p w14:paraId="4E286A9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-0.072781</w:t>
            </w:r>
          </w:p>
        </w:tc>
        <w:tc>
          <w:tcPr>
            <w:tcW w:w="1440" w:type="dxa"/>
            <w:vAlign w:val="center"/>
          </w:tcPr>
          <w:p w14:paraId="7F8DDC8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0.266151</w:t>
            </w:r>
          </w:p>
        </w:tc>
        <w:tc>
          <w:tcPr>
            <w:tcW w:w="1398" w:type="dxa"/>
            <w:vAlign w:val="center"/>
          </w:tcPr>
          <w:p w14:paraId="0052E1D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-1.340163</w:t>
            </w:r>
          </w:p>
        </w:tc>
        <w:tc>
          <w:tcPr>
            <w:tcW w:w="1282" w:type="dxa"/>
            <w:vAlign w:val="center"/>
          </w:tcPr>
          <w:p w14:paraId="06ADEB9E"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-0.18523</w:t>
            </w:r>
          </w:p>
        </w:tc>
        <w:tc>
          <w:tcPr>
            <w:tcW w:w="1282" w:type="dxa"/>
            <w:vAlign w:val="center"/>
          </w:tcPr>
          <w:p w14:paraId="5934B3F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0.877737</w:t>
            </w:r>
          </w:p>
        </w:tc>
      </w:tr>
      <w:tr w:rsidR="00946A98" w:rsidRPr="00142412" w14:paraId="0FC8140D" w14:textId="77777777" w:rsidTr="007B734B">
        <w:tc>
          <w:tcPr>
            <w:tcW w:w="1819" w:type="dxa"/>
          </w:tcPr>
          <w:p w14:paraId="5E735A4A"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V3</w:t>
            </w:r>
          </w:p>
        </w:tc>
        <w:tc>
          <w:tcPr>
            <w:tcW w:w="1556" w:type="dxa"/>
            <w:vAlign w:val="center"/>
          </w:tcPr>
          <w:p w14:paraId="0A5BB48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2.536347</w:t>
            </w:r>
          </w:p>
        </w:tc>
        <w:tc>
          <w:tcPr>
            <w:tcW w:w="1440" w:type="dxa"/>
            <w:vAlign w:val="center"/>
          </w:tcPr>
          <w:p w14:paraId="7B2A8619"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0.16648</w:t>
            </w:r>
          </w:p>
        </w:tc>
        <w:tc>
          <w:tcPr>
            <w:tcW w:w="1398" w:type="dxa"/>
            <w:vAlign w:val="center"/>
          </w:tcPr>
          <w:p w14:paraId="2967571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1.773209</w:t>
            </w:r>
          </w:p>
        </w:tc>
        <w:tc>
          <w:tcPr>
            <w:tcW w:w="1282" w:type="dxa"/>
            <w:vAlign w:val="center"/>
          </w:tcPr>
          <w:p w14:paraId="7C85818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1.792993</w:t>
            </w:r>
          </w:p>
        </w:tc>
        <w:tc>
          <w:tcPr>
            <w:tcW w:w="1282" w:type="dxa"/>
            <w:vAlign w:val="center"/>
          </w:tcPr>
          <w:p w14:paraId="28C7B06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1.548718</w:t>
            </w:r>
          </w:p>
        </w:tc>
      </w:tr>
      <w:tr w:rsidR="00946A98" w:rsidRPr="00142412" w14:paraId="7DBFA547" w14:textId="77777777" w:rsidTr="007B734B">
        <w:tc>
          <w:tcPr>
            <w:tcW w:w="1819" w:type="dxa"/>
          </w:tcPr>
          <w:p w14:paraId="09B5F105"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V4</w:t>
            </w:r>
          </w:p>
        </w:tc>
        <w:tc>
          <w:tcPr>
            <w:tcW w:w="1556" w:type="dxa"/>
            <w:vAlign w:val="center"/>
          </w:tcPr>
          <w:p w14:paraId="23EC0C6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1.378155</w:t>
            </w:r>
          </w:p>
        </w:tc>
        <w:tc>
          <w:tcPr>
            <w:tcW w:w="1440" w:type="dxa"/>
            <w:vAlign w:val="center"/>
          </w:tcPr>
          <w:p w14:paraId="31A5B9F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0.448154</w:t>
            </w:r>
          </w:p>
        </w:tc>
        <w:tc>
          <w:tcPr>
            <w:tcW w:w="1398" w:type="dxa"/>
            <w:vAlign w:val="center"/>
          </w:tcPr>
          <w:p w14:paraId="3DDC290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0.37978</w:t>
            </w:r>
          </w:p>
        </w:tc>
        <w:tc>
          <w:tcPr>
            <w:tcW w:w="1282" w:type="dxa"/>
            <w:vAlign w:val="center"/>
          </w:tcPr>
          <w:p w14:paraId="421F95E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-0.86329</w:t>
            </w:r>
          </w:p>
        </w:tc>
        <w:tc>
          <w:tcPr>
            <w:tcW w:w="1282" w:type="dxa"/>
            <w:vAlign w:val="center"/>
          </w:tcPr>
          <w:p w14:paraId="50C702B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0.403034</w:t>
            </w:r>
          </w:p>
        </w:tc>
      </w:tr>
      <w:tr w:rsidR="00946A98" w:rsidRPr="00142412" w14:paraId="3ECA0F78" w14:textId="77777777" w:rsidTr="007B734B">
        <w:tc>
          <w:tcPr>
            <w:tcW w:w="1819" w:type="dxa"/>
          </w:tcPr>
          <w:p w14:paraId="3C349898"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V5</w:t>
            </w:r>
          </w:p>
        </w:tc>
        <w:tc>
          <w:tcPr>
            <w:tcW w:w="1556" w:type="dxa"/>
            <w:vAlign w:val="center"/>
          </w:tcPr>
          <w:p w14:paraId="48CEC62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-0.338321</w:t>
            </w:r>
          </w:p>
        </w:tc>
        <w:tc>
          <w:tcPr>
            <w:tcW w:w="1440" w:type="dxa"/>
            <w:vAlign w:val="center"/>
          </w:tcPr>
          <w:p w14:paraId="3F9586B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0.060018</w:t>
            </w:r>
          </w:p>
        </w:tc>
        <w:tc>
          <w:tcPr>
            <w:tcW w:w="1398" w:type="dxa"/>
            <w:vAlign w:val="center"/>
          </w:tcPr>
          <w:p w14:paraId="665DD03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-0.503198</w:t>
            </w:r>
          </w:p>
        </w:tc>
        <w:tc>
          <w:tcPr>
            <w:tcW w:w="1282" w:type="dxa"/>
            <w:vAlign w:val="center"/>
          </w:tcPr>
          <w:p w14:paraId="38093DC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-0.01031</w:t>
            </w:r>
          </w:p>
        </w:tc>
        <w:tc>
          <w:tcPr>
            <w:tcW w:w="1282" w:type="dxa"/>
            <w:vAlign w:val="center"/>
          </w:tcPr>
          <w:p w14:paraId="55948BF5"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-0.40719</w:t>
            </w:r>
          </w:p>
        </w:tc>
      </w:tr>
      <w:tr w:rsidR="00946A98" w:rsidRPr="00142412" w14:paraId="6818C182" w14:textId="77777777" w:rsidTr="007B734B">
        <w:tc>
          <w:tcPr>
            <w:tcW w:w="1819" w:type="dxa"/>
          </w:tcPr>
          <w:p w14:paraId="68C043C9"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V6</w:t>
            </w:r>
          </w:p>
        </w:tc>
        <w:tc>
          <w:tcPr>
            <w:tcW w:w="1556" w:type="dxa"/>
            <w:vAlign w:val="center"/>
          </w:tcPr>
          <w:p w14:paraId="32F5640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0.462388</w:t>
            </w:r>
          </w:p>
        </w:tc>
        <w:tc>
          <w:tcPr>
            <w:tcW w:w="1440" w:type="dxa"/>
            <w:vAlign w:val="center"/>
          </w:tcPr>
          <w:p w14:paraId="0B0AB9C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-0.082361</w:t>
            </w:r>
          </w:p>
        </w:tc>
        <w:tc>
          <w:tcPr>
            <w:tcW w:w="1398" w:type="dxa"/>
            <w:vAlign w:val="center"/>
          </w:tcPr>
          <w:p w14:paraId="3586F13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1.800499</w:t>
            </w:r>
          </w:p>
        </w:tc>
        <w:tc>
          <w:tcPr>
            <w:tcW w:w="1282" w:type="dxa"/>
            <w:vAlign w:val="center"/>
          </w:tcPr>
          <w:p w14:paraId="14DFF17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1.247203</w:t>
            </w:r>
          </w:p>
        </w:tc>
        <w:tc>
          <w:tcPr>
            <w:tcW w:w="1282" w:type="dxa"/>
            <w:vAlign w:val="center"/>
          </w:tcPr>
          <w:p w14:paraId="6E3E539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0.095921</w:t>
            </w:r>
          </w:p>
        </w:tc>
      </w:tr>
      <w:tr w:rsidR="00946A98" w:rsidRPr="00142412" w14:paraId="5BD0153C" w14:textId="77777777" w:rsidTr="007B734B">
        <w:tc>
          <w:tcPr>
            <w:tcW w:w="1819" w:type="dxa"/>
          </w:tcPr>
          <w:p w14:paraId="18C47E5B"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V7</w:t>
            </w:r>
          </w:p>
        </w:tc>
        <w:tc>
          <w:tcPr>
            <w:tcW w:w="1556" w:type="dxa"/>
            <w:vAlign w:val="center"/>
          </w:tcPr>
          <w:p w14:paraId="453032A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0.239599</w:t>
            </w:r>
          </w:p>
        </w:tc>
        <w:tc>
          <w:tcPr>
            <w:tcW w:w="1440" w:type="dxa"/>
            <w:vAlign w:val="center"/>
          </w:tcPr>
          <w:p w14:paraId="65137F4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-0.078803</w:t>
            </w:r>
          </w:p>
        </w:tc>
        <w:tc>
          <w:tcPr>
            <w:tcW w:w="1398" w:type="dxa"/>
            <w:vAlign w:val="center"/>
          </w:tcPr>
          <w:p w14:paraId="38071F3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0.791461</w:t>
            </w:r>
          </w:p>
        </w:tc>
        <w:tc>
          <w:tcPr>
            <w:tcW w:w="1282" w:type="dxa"/>
            <w:vAlign w:val="center"/>
          </w:tcPr>
          <w:p w14:paraId="04443E19"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0.237609</w:t>
            </w:r>
          </w:p>
        </w:tc>
        <w:tc>
          <w:tcPr>
            <w:tcW w:w="1282" w:type="dxa"/>
            <w:vAlign w:val="center"/>
          </w:tcPr>
          <w:p w14:paraId="490EE76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0.592941</w:t>
            </w:r>
          </w:p>
        </w:tc>
      </w:tr>
      <w:tr w:rsidR="00946A98" w:rsidRPr="00142412" w14:paraId="71CB2EBA" w14:textId="77777777" w:rsidTr="007B734B">
        <w:tc>
          <w:tcPr>
            <w:tcW w:w="1819" w:type="dxa"/>
          </w:tcPr>
          <w:p w14:paraId="58CB8F30"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V8</w:t>
            </w:r>
          </w:p>
        </w:tc>
        <w:tc>
          <w:tcPr>
            <w:tcW w:w="1556" w:type="dxa"/>
            <w:vAlign w:val="center"/>
          </w:tcPr>
          <w:p w14:paraId="14410FF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0.098698</w:t>
            </w:r>
          </w:p>
        </w:tc>
        <w:tc>
          <w:tcPr>
            <w:tcW w:w="1440" w:type="dxa"/>
            <w:vAlign w:val="center"/>
          </w:tcPr>
          <w:p w14:paraId="1F0E1CF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0.085102</w:t>
            </w:r>
          </w:p>
        </w:tc>
        <w:tc>
          <w:tcPr>
            <w:tcW w:w="1398" w:type="dxa"/>
            <w:vAlign w:val="center"/>
          </w:tcPr>
          <w:p w14:paraId="7B793BD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0.247676</w:t>
            </w:r>
          </w:p>
        </w:tc>
        <w:tc>
          <w:tcPr>
            <w:tcW w:w="1282" w:type="dxa"/>
            <w:vAlign w:val="center"/>
          </w:tcPr>
          <w:p w14:paraId="74F89AD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0.377436</w:t>
            </w:r>
          </w:p>
        </w:tc>
        <w:tc>
          <w:tcPr>
            <w:tcW w:w="1282" w:type="dxa"/>
            <w:vAlign w:val="center"/>
          </w:tcPr>
          <w:p w14:paraId="005902C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-0.27053</w:t>
            </w:r>
          </w:p>
        </w:tc>
      </w:tr>
      <w:tr w:rsidR="00946A98" w:rsidRPr="00142412" w14:paraId="6EB657DA" w14:textId="77777777" w:rsidTr="007B734B">
        <w:tc>
          <w:tcPr>
            <w:tcW w:w="1819" w:type="dxa"/>
          </w:tcPr>
          <w:p w14:paraId="1ACC9181"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V9</w:t>
            </w:r>
          </w:p>
        </w:tc>
        <w:tc>
          <w:tcPr>
            <w:tcW w:w="1556" w:type="dxa"/>
            <w:vAlign w:val="center"/>
          </w:tcPr>
          <w:p w14:paraId="34F6D45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0.363787</w:t>
            </w:r>
          </w:p>
        </w:tc>
        <w:tc>
          <w:tcPr>
            <w:tcW w:w="1440" w:type="dxa"/>
            <w:vAlign w:val="center"/>
          </w:tcPr>
          <w:p w14:paraId="7C3DA6B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-0.255425</w:t>
            </w:r>
          </w:p>
        </w:tc>
        <w:tc>
          <w:tcPr>
            <w:tcW w:w="1398" w:type="dxa"/>
            <w:vAlign w:val="center"/>
          </w:tcPr>
          <w:p w14:paraId="643267E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-1.514654</w:t>
            </w:r>
          </w:p>
        </w:tc>
        <w:tc>
          <w:tcPr>
            <w:tcW w:w="1282" w:type="dxa"/>
            <w:vAlign w:val="center"/>
          </w:tcPr>
          <w:p w14:paraId="7CC9725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-1.38702</w:t>
            </w:r>
          </w:p>
        </w:tc>
        <w:tc>
          <w:tcPr>
            <w:tcW w:w="1282" w:type="dxa"/>
            <w:vAlign w:val="center"/>
          </w:tcPr>
          <w:p w14:paraId="5733865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0.817739</w:t>
            </w:r>
          </w:p>
        </w:tc>
      </w:tr>
      <w:tr w:rsidR="00946A98" w:rsidRPr="00142412" w14:paraId="6CA87BF2" w14:textId="77777777" w:rsidTr="007B734B">
        <w:tc>
          <w:tcPr>
            <w:tcW w:w="1819" w:type="dxa"/>
          </w:tcPr>
          <w:p w14:paraId="64553DA1"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V10</w:t>
            </w:r>
          </w:p>
        </w:tc>
        <w:tc>
          <w:tcPr>
            <w:tcW w:w="1556" w:type="dxa"/>
            <w:vAlign w:val="center"/>
          </w:tcPr>
          <w:p w14:paraId="352A380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0.090794</w:t>
            </w:r>
          </w:p>
        </w:tc>
        <w:tc>
          <w:tcPr>
            <w:tcW w:w="1440" w:type="dxa"/>
            <w:vAlign w:val="center"/>
          </w:tcPr>
          <w:p w14:paraId="2FB37B7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-0.166974</w:t>
            </w:r>
          </w:p>
        </w:tc>
        <w:tc>
          <w:tcPr>
            <w:tcW w:w="1398" w:type="dxa"/>
            <w:vAlign w:val="center"/>
          </w:tcPr>
          <w:p w14:paraId="139577A7"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0.207643</w:t>
            </w:r>
          </w:p>
        </w:tc>
        <w:tc>
          <w:tcPr>
            <w:tcW w:w="1282" w:type="dxa"/>
            <w:vAlign w:val="center"/>
          </w:tcPr>
          <w:p w14:paraId="681C043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-0.05495</w:t>
            </w:r>
          </w:p>
        </w:tc>
        <w:tc>
          <w:tcPr>
            <w:tcW w:w="1282" w:type="dxa"/>
            <w:vAlign w:val="center"/>
          </w:tcPr>
          <w:p w14:paraId="15DA241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0.753074</w:t>
            </w:r>
          </w:p>
        </w:tc>
      </w:tr>
      <w:tr w:rsidR="00946A98" w:rsidRPr="00142412" w14:paraId="2EA98E06" w14:textId="77777777" w:rsidTr="007B734B">
        <w:tc>
          <w:tcPr>
            <w:tcW w:w="1819" w:type="dxa"/>
          </w:tcPr>
          <w:p w14:paraId="16A7E615"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lastRenderedPageBreak/>
              <w:t>V11</w:t>
            </w:r>
          </w:p>
        </w:tc>
        <w:tc>
          <w:tcPr>
            <w:tcW w:w="1556" w:type="dxa"/>
            <w:vAlign w:val="center"/>
          </w:tcPr>
          <w:p w14:paraId="42326E2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-0.551600</w:t>
            </w:r>
          </w:p>
        </w:tc>
        <w:tc>
          <w:tcPr>
            <w:tcW w:w="1440" w:type="dxa"/>
            <w:vAlign w:val="center"/>
          </w:tcPr>
          <w:p w14:paraId="23B87C5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1.612727</w:t>
            </w:r>
          </w:p>
        </w:tc>
        <w:tc>
          <w:tcPr>
            <w:tcW w:w="1398" w:type="dxa"/>
            <w:vAlign w:val="center"/>
          </w:tcPr>
          <w:p w14:paraId="778651C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0.624501</w:t>
            </w:r>
          </w:p>
        </w:tc>
        <w:tc>
          <w:tcPr>
            <w:tcW w:w="1282" w:type="dxa"/>
            <w:vAlign w:val="center"/>
          </w:tcPr>
          <w:p w14:paraId="76FCCA2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-0.22649</w:t>
            </w:r>
          </w:p>
        </w:tc>
        <w:tc>
          <w:tcPr>
            <w:tcW w:w="1282" w:type="dxa"/>
            <w:vAlign w:val="center"/>
          </w:tcPr>
          <w:p w14:paraId="5AE56D9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-0.82284</w:t>
            </w:r>
          </w:p>
        </w:tc>
      </w:tr>
      <w:tr w:rsidR="00946A98" w:rsidRPr="00142412" w14:paraId="6FC069EE" w14:textId="77777777" w:rsidTr="007B734B">
        <w:tc>
          <w:tcPr>
            <w:tcW w:w="1819" w:type="dxa"/>
          </w:tcPr>
          <w:p w14:paraId="39BA4C0E"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V12</w:t>
            </w:r>
          </w:p>
        </w:tc>
        <w:tc>
          <w:tcPr>
            <w:tcW w:w="1556" w:type="dxa"/>
            <w:vAlign w:val="center"/>
          </w:tcPr>
          <w:p w14:paraId="3B0480B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-0.617801</w:t>
            </w:r>
          </w:p>
        </w:tc>
        <w:tc>
          <w:tcPr>
            <w:tcW w:w="1440" w:type="dxa"/>
            <w:vAlign w:val="center"/>
          </w:tcPr>
          <w:p w14:paraId="36C9C45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1.065235</w:t>
            </w:r>
          </w:p>
        </w:tc>
        <w:tc>
          <w:tcPr>
            <w:tcW w:w="1398" w:type="dxa"/>
            <w:vAlign w:val="center"/>
          </w:tcPr>
          <w:p w14:paraId="757E26B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0.066084</w:t>
            </w:r>
          </w:p>
        </w:tc>
        <w:tc>
          <w:tcPr>
            <w:tcW w:w="1282" w:type="dxa"/>
            <w:vAlign w:val="center"/>
          </w:tcPr>
          <w:p w14:paraId="03A0A7B5"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0.178228</w:t>
            </w:r>
          </w:p>
        </w:tc>
        <w:tc>
          <w:tcPr>
            <w:tcW w:w="1282" w:type="dxa"/>
            <w:vAlign w:val="center"/>
          </w:tcPr>
          <w:p w14:paraId="454E813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0.538196</w:t>
            </w:r>
          </w:p>
        </w:tc>
      </w:tr>
      <w:tr w:rsidR="00946A98" w:rsidRPr="00142412" w14:paraId="5D571A59" w14:textId="77777777" w:rsidTr="007B734B">
        <w:tc>
          <w:tcPr>
            <w:tcW w:w="1819" w:type="dxa"/>
          </w:tcPr>
          <w:p w14:paraId="43ACC3D3"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V13</w:t>
            </w:r>
          </w:p>
        </w:tc>
        <w:tc>
          <w:tcPr>
            <w:tcW w:w="1556" w:type="dxa"/>
            <w:vAlign w:val="center"/>
          </w:tcPr>
          <w:p w14:paraId="55E152F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-0.991390</w:t>
            </w:r>
          </w:p>
        </w:tc>
        <w:tc>
          <w:tcPr>
            <w:tcW w:w="1440" w:type="dxa"/>
            <w:vAlign w:val="center"/>
          </w:tcPr>
          <w:p w14:paraId="4037A07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0.489095</w:t>
            </w:r>
          </w:p>
        </w:tc>
        <w:tc>
          <w:tcPr>
            <w:tcW w:w="1398" w:type="dxa"/>
            <w:vAlign w:val="center"/>
          </w:tcPr>
          <w:p w14:paraId="311503C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0.717293</w:t>
            </w:r>
          </w:p>
        </w:tc>
        <w:tc>
          <w:tcPr>
            <w:tcW w:w="1282" w:type="dxa"/>
            <w:vAlign w:val="center"/>
          </w:tcPr>
          <w:p w14:paraId="0E3EA26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0.507757</w:t>
            </w:r>
          </w:p>
        </w:tc>
        <w:tc>
          <w:tcPr>
            <w:tcW w:w="1282" w:type="dxa"/>
            <w:vAlign w:val="center"/>
          </w:tcPr>
          <w:p w14:paraId="13E8998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1.345852</w:t>
            </w:r>
          </w:p>
        </w:tc>
      </w:tr>
      <w:tr w:rsidR="00946A98" w:rsidRPr="00142412" w14:paraId="0BA64F23" w14:textId="77777777" w:rsidTr="007B734B">
        <w:tc>
          <w:tcPr>
            <w:tcW w:w="1819" w:type="dxa"/>
          </w:tcPr>
          <w:p w14:paraId="719AB2A7"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V14</w:t>
            </w:r>
          </w:p>
        </w:tc>
        <w:tc>
          <w:tcPr>
            <w:tcW w:w="1556" w:type="dxa"/>
            <w:vAlign w:val="center"/>
          </w:tcPr>
          <w:p w14:paraId="56C4A73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-0.311169</w:t>
            </w:r>
          </w:p>
        </w:tc>
        <w:tc>
          <w:tcPr>
            <w:tcW w:w="1440" w:type="dxa"/>
            <w:vAlign w:val="center"/>
          </w:tcPr>
          <w:p w14:paraId="514F5D8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-0.143772</w:t>
            </w:r>
          </w:p>
        </w:tc>
        <w:tc>
          <w:tcPr>
            <w:tcW w:w="1398" w:type="dxa"/>
            <w:vAlign w:val="center"/>
          </w:tcPr>
          <w:p w14:paraId="6CC372C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-0.165946</w:t>
            </w:r>
          </w:p>
        </w:tc>
        <w:tc>
          <w:tcPr>
            <w:tcW w:w="1282" w:type="dxa"/>
            <w:vAlign w:val="center"/>
          </w:tcPr>
          <w:p w14:paraId="21185195"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-0.28792</w:t>
            </w:r>
          </w:p>
        </w:tc>
        <w:tc>
          <w:tcPr>
            <w:tcW w:w="1282" w:type="dxa"/>
            <w:vAlign w:val="center"/>
          </w:tcPr>
          <w:p w14:paraId="3CFE87A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-1.11967</w:t>
            </w:r>
          </w:p>
        </w:tc>
      </w:tr>
      <w:tr w:rsidR="00946A98" w:rsidRPr="00142412" w14:paraId="7AD032C1" w14:textId="77777777" w:rsidTr="007B734B">
        <w:tc>
          <w:tcPr>
            <w:tcW w:w="1819" w:type="dxa"/>
          </w:tcPr>
          <w:p w14:paraId="063699CE"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V15</w:t>
            </w:r>
          </w:p>
        </w:tc>
        <w:tc>
          <w:tcPr>
            <w:tcW w:w="1556" w:type="dxa"/>
            <w:vAlign w:val="center"/>
          </w:tcPr>
          <w:p w14:paraId="77B72E2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1.468177</w:t>
            </w:r>
          </w:p>
        </w:tc>
        <w:tc>
          <w:tcPr>
            <w:tcW w:w="1440" w:type="dxa"/>
            <w:vAlign w:val="center"/>
          </w:tcPr>
          <w:p w14:paraId="49718DF7"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0.635558</w:t>
            </w:r>
          </w:p>
        </w:tc>
        <w:tc>
          <w:tcPr>
            <w:tcW w:w="1398" w:type="dxa"/>
            <w:vAlign w:val="center"/>
          </w:tcPr>
          <w:p w14:paraId="24601ED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2.345865</w:t>
            </w:r>
          </w:p>
        </w:tc>
        <w:tc>
          <w:tcPr>
            <w:tcW w:w="1282" w:type="dxa"/>
            <w:vAlign w:val="center"/>
          </w:tcPr>
          <w:p w14:paraId="168AE27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-0.63142</w:t>
            </w:r>
          </w:p>
        </w:tc>
        <w:tc>
          <w:tcPr>
            <w:tcW w:w="1282" w:type="dxa"/>
            <w:vAlign w:val="center"/>
          </w:tcPr>
          <w:p w14:paraId="691F8F7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0.175121</w:t>
            </w:r>
          </w:p>
        </w:tc>
      </w:tr>
      <w:tr w:rsidR="00946A98" w:rsidRPr="00142412" w14:paraId="629FA44D" w14:textId="77777777" w:rsidTr="007B734B">
        <w:tc>
          <w:tcPr>
            <w:tcW w:w="1819" w:type="dxa"/>
          </w:tcPr>
          <w:p w14:paraId="2038047C"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V16</w:t>
            </w:r>
          </w:p>
        </w:tc>
        <w:tc>
          <w:tcPr>
            <w:tcW w:w="1556" w:type="dxa"/>
            <w:vAlign w:val="center"/>
          </w:tcPr>
          <w:p w14:paraId="2010D1F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-0.470401</w:t>
            </w:r>
          </w:p>
        </w:tc>
        <w:tc>
          <w:tcPr>
            <w:tcW w:w="1440" w:type="dxa"/>
            <w:vAlign w:val="center"/>
          </w:tcPr>
          <w:p w14:paraId="40534D5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0.463917</w:t>
            </w:r>
          </w:p>
        </w:tc>
        <w:tc>
          <w:tcPr>
            <w:tcW w:w="1398" w:type="dxa"/>
            <w:vAlign w:val="center"/>
          </w:tcPr>
          <w:p w14:paraId="56CBCCD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-2.890083</w:t>
            </w:r>
          </w:p>
        </w:tc>
        <w:tc>
          <w:tcPr>
            <w:tcW w:w="1282" w:type="dxa"/>
            <w:vAlign w:val="center"/>
          </w:tcPr>
          <w:p w14:paraId="637D3435"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-1.05965</w:t>
            </w:r>
          </w:p>
        </w:tc>
        <w:tc>
          <w:tcPr>
            <w:tcW w:w="1282" w:type="dxa"/>
            <w:vAlign w:val="center"/>
          </w:tcPr>
          <w:p w14:paraId="5548BDA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-0.45145</w:t>
            </w:r>
          </w:p>
        </w:tc>
      </w:tr>
      <w:tr w:rsidR="00946A98" w:rsidRPr="00142412" w14:paraId="223B4773" w14:textId="77777777" w:rsidTr="007B734B">
        <w:tc>
          <w:tcPr>
            <w:tcW w:w="1819" w:type="dxa"/>
          </w:tcPr>
          <w:p w14:paraId="216EFD82"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V17</w:t>
            </w:r>
          </w:p>
        </w:tc>
        <w:tc>
          <w:tcPr>
            <w:tcW w:w="1556" w:type="dxa"/>
            <w:vAlign w:val="center"/>
          </w:tcPr>
          <w:p w14:paraId="3A002E6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0.207971</w:t>
            </w:r>
          </w:p>
        </w:tc>
        <w:tc>
          <w:tcPr>
            <w:tcW w:w="1440" w:type="dxa"/>
            <w:vAlign w:val="center"/>
          </w:tcPr>
          <w:p w14:paraId="34011EE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-0.114805</w:t>
            </w:r>
          </w:p>
        </w:tc>
        <w:tc>
          <w:tcPr>
            <w:tcW w:w="1398" w:type="dxa"/>
            <w:vAlign w:val="center"/>
          </w:tcPr>
          <w:p w14:paraId="2A0A621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1.109969</w:t>
            </w:r>
          </w:p>
        </w:tc>
        <w:tc>
          <w:tcPr>
            <w:tcW w:w="1282" w:type="dxa"/>
            <w:vAlign w:val="center"/>
          </w:tcPr>
          <w:p w14:paraId="6B613F8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-0.68409</w:t>
            </w:r>
          </w:p>
        </w:tc>
        <w:tc>
          <w:tcPr>
            <w:tcW w:w="1282" w:type="dxa"/>
            <w:vAlign w:val="center"/>
          </w:tcPr>
          <w:p w14:paraId="0CCFFD7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-0.23703</w:t>
            </w:r>
          </w:p>
        </w:tc>
      </w:tr>
      <w:tr w:rsidR="00946A98" w:rsidRPr="00142412" w14:paraId="79E42370" w14:textId="77777777" w:rsidTr="007B734B">
        <w:tc>
          <w:tcPr>
            <w:tcW w:w="1819" w:type="dxa"/>
          </w:tcPr>
          <w:p w14:paraId="5730C75D"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V18</w:t>
            </w:r>
          </w:p>
        </w:tc>
        <w:tc>
          <w:tcPr>
            <w:tcW w:w="1556" w:type="dxa"/>
            <w:vAlign w:val="center"/>
          </w:tcPr>
          <w:p w14:paraId="055D2AA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0.025791</w:t>
            </w:r>
          </w:p>
        </w:tc>
        <w:tc>
          <w:tcPr>
            <w:tcW w:w="1440" w:type="dxa"/>
            <w:vAlign w:val="center"/>
          </w:tcPr>
          <w:p w14:paraId="623A29C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-0.183361</w:t>
            </w:r>
          </w:p>
        </w:tc>
        <w:tc>
          <w:tcPr>
            <w:tcW w:w="1398" w:type="dxa"/>
            <w:vAlign w:val="center"/>
          </w:tcPr>
          <w:p w14:paraId="6C617A5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-0.121359</w:t>
            </w:r>
          </w:p>
        </w:tc>
        <w:tc>
          <w:tcPr>
            <w:tcW w:w="1282" w:type="dxa"/>
            <w:vAlign w:val="center"/>
          </w:tcPr>
          <w:p w14:paraId="729FBE5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1.965775</w:t>
            </w:r>
          </w:p>
        </w:tc>
        <w:tc>
          <w:tcPr>
            <w:tcW w:w="1282" w:type="dxa"/>
            <w:vAlign w:val="center"/>
          </w:tcPr>
          <w:p w14:paraId="7555DBF4"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-0.0382</w:t>
            </w:r>
          </w:p>
        </w:tc>
      </w:tr>
      <w:tr w:rsidR="00946A98" w:rsidRPr="00142412" w14:paraId="19E5E17F" w14:textId="77777777" w:rsidTr="007B734B">
        <w:tc>
          <w:tcPr>
            <w:tcW w:w="1819" w:type="dxa"/>
          </w:tcPr>
          <w:p w14:paraId="40306D02"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V19</w:t>
            </w:r>
          </w:p>
        </w:tc>
        <w:tc>
          <w:tcPr>
            <w:tcW w:w="1556" w:type="dxa"/>
            <w:vAlign w:val="center"/>
          </w:tcPr>
          <w:p w14:paraId="1CD2C02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0.403993</w:t>
            </w:r>
          </w:p>
        </w:tc>
        <w:tc>
          <w:tcPr>
            <w:tcW w:w="1440" w:type="dxa"/>
            <w:vAlign w:val="center"/>
          </w:tcPr>
          <w:p w14:paraId="5C22EE5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-0.145783</w:t>
            </w:r>
          </w:p>
        </w:tc>
        <w:tc>
          <w:tcPr>
            <w:tcW w:w="1398" w:type="dxa"/>
            <w:vAlign w:val="center"/>
          </w:tcPr>
          <w:p w14:paraId="431D51D9"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-2.261857</w:t>
            </w:r>
          </w:p>
        </w:tc>
        <w:tc>
          <w:tcPr>
            <w:tcW w:w="1282" w:type="dxa"/>
            <w:vAlign w:val="center"/>
          </w:tcPr>
          <w:p w14:paraId="56D9C30E"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-1.23262</w:t>
            </w:r>
          </w:p>
        </w:tc>
        <w:tc>
          <w:tcPr>
            <w:tcW w:w="1282" w:type="dxa"/>
            <w:vAlign w:val="center"/>
          </w:tcPr>
          <w:p w14:paraId="7B1CC607"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0.803487</w:t>
            </w:r>
          </w:p>
        </w:tc>
      </w:tr>
      <w:tr w:rsidR="00946A98" w:rsidRPr="00142412" w14:paraId="0F358D4D" w14:textId="77777777" w:rsidTr="007B734B">
        <w:tc>
          <w:tcPr>
            <w:tcW w:w="1819" w:type="dxa"/>
          </w:tcPr>
          <w:p w14:paraId="23088ECB"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V20</w:t>
            </w:r>
          </w:p>
        </w:tc>
        <w:tc>
          <w:tcPr>
            <w:tcW w:w="1556" w:type="dxa"/>
            <w:vAlign w:val="center"/>
          </w:tcPr>
          <w:p w14:paraId="1A5ACA6E"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0.251412</w:t>
            </w:r>
          </w:p>
        </w:tc>
        <w:tc>
          <w:tcPr>
            <w:tcW w:w="1440" w:type="dxa"/>
            <w:vAlign w:val="center"/>
          </w:tcPr>
          <w:p w14:paraId="281498C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-0.069083</w:t>
            </w:r>
          </w:p>
        </w:tc>
        <w:tc>
          <w:tcPr>
            <w:tcW w:w="1398" w:type="dxa"/>
            <w:vAlign w:val="center"/>
          </w:tcPr>
          <w:p w14:paraId="3935FAB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0.52498</w:t>
            </w:r>
          </w:p>
        </w:tc>
        <w:tc>
          <w:tcPr>
            <w:tcW w:w="1282" w:type="dxa"/>
            <w:vAlign w:val="center"/>
          </w:tcPr>
          <w:p w14:paraId="66DEF71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-0.20804</w:t>
            </w:r>
          </w:p>
        </w:tc>
        <w:tc>
          <w:tcPr>
            <w:tcW w:w="1282" w:type="dxa"/>
            <w:vAlign w:val="center"/>
          </w:tcPr>
          <w:p w14:paraId="12BA46A9"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0.408542</w:t>
            </w:r>
          </w:p>
        </w:tc>
      </w:tr>
      <w:tr w:rsidR="00946A98" w:rsidRPr="00142412" w14:paraId="54D9C9B4" w14:textId="77777777" w:rsidTr="007B734B">
        <w:tc>
          <w:tcPr>
            <w:tcW w:w="1819" w:type="dxa"/>
          </w:tcPr>
          <w:p w14:paraId="147A7687"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V21</w:t>
            </w:r>
          </w:p>
        </w:tc>
        <w:tc>
          <w:tcPr>
            <w:tcW w:w="1556" w:type="dxa"/>
            <w:vAlign w:val="center"/>
          </w:tcPr>
          <w:p w14:paraId="3921CB5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-0.018307</w:t>
            </w:r>
          </w:p>
        </w:tc>
        <w:tc>
          <w:tcPr>
            <w:tcW w:w="1440" w:type="dxa"/>
            <w:vAlign w:val="center"/>
          </w:tcPr>
          <w:p w14:paraId="6081DE0E"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-0.225775</w:t>
            </w:r>
          </w:p>
        </w:tc>
        <w:tc>
          <w:tcPr>
            <w:tcW w:w="1398" w:type="dxa"/>
            <w:vAlign w:val="center"/>
          </w:tcPr>
          <w:p w14:paraId="7130B40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0.247998</w:t>
            </w:r>
          </w:p>
        </w:tc>
        <w:tc>
          <w:tcPr>
            <w:tcW w:w="1282" w:type="dxa"/>
            <w:vAlign w:val="center"/>
          </w:tcPr>
          <w:p w14:paraId="74781EF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-0.1083</w:t>
            </w:r>
          </w:p>
        </w:tc>
        <w:tc>
          <w:tcPr>
            <w:tcW w:w="1282" w:type="dxa"/>
            <w:vAlign w:val="center"/>
          </w:tcPr>
          <w:p w14:paraId="3F48546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-0.00943</w:t>
            </w:r>
          </w:p>
        </w:tc>
      </w:tr>
      <w:tr w:rsidR="00946A98" w:rsidRPr="00142412" w14:paraId="5C1E8430" w14:textId="77777777" w:rsidTr="007B734B">
        <w:tc>
          <w:tcPr>
            <w:tcW w:w="1819" w:type="dxa"/>
          </w:tcPr>
          <w:p w14:paraId="421BEEA2"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V22</w:t>
            </w:r>
          </w:p>
        </w:tc>
        <w:tc>
          <w:tcPr>
            <w:tcW w:w="1556" w:type="dxa"/>
            <w:vAlign w:val="center"/>
          </w:tcPr>
          <w:p w14:paraId="449E9A70"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0.277838</w:t>
            </w:r>
          </w:p>
        </w:tc>
        <w:tc>
          <w:tcPr>
            <w:tcW w:w="1440" w:type="dxa"/>
            <w:vAlign w:val="center"/>
          </w:tcPr>
          <w:p w14:paraId="13978F8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-0.638672</w:t>
            </w:r>
          </w:p>
        </w:tc>
        <w:tc>
          <w:tcPr>
            <w:tcW w:w="1398" w:type="dxa"/>
            <w:vAlign w:val="center"/>
          </w:tcPr>
          <w:p w14:paraId="3869396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0.771679</w:t>
            </w:r>
          </w:p>
        </w:tc>
        <w:tc>
          <w:tcPr>
            <w:tcW w:w="1282" w:type="dxa"/>
            <w:vAlign w:val="center"/>
          </w:tcPr>
          <w:p w14:paraId="37CB1F3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0.005274</w:t>
            </w:r>
          </w:p>
        </w:tc>
        <w:tc>
          <w:tcPr>
            <w:tcW w:w="1282" w:type="dxa"/>
            <w:vAlign w:val="center"/>
          </w:tcPr>
          <w:p w14:paraId="06789CA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0.798278</w:t>
            </w:r>
          </w:p>
        </w:tc>
      </w:tr>
      <w:tr w:rsidR="00946A98" w:rsidRPr="00142412" w14:paraId="5D01D79B" w14:textId="77777777" w:rsidTr="007B734B">
        <w:tc>
          <w:tcPr>
            <w:tcW w:w="1819" w:type="dxa"/>
          </w:tcPr>
          <w:p w14:paraId="19C21742"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V23</w:t>
            </w:r>
          </w:p>
        </w:tc>
        <w:tc>
          <w:tcPr>
            <w:tcW w:w="1556" w:type="dxa"/>
            <w:vAlign w:val="center"/>
          </w:tcPr>
          <w:p w14:paraId="4602EF15"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-0.110474</w:t>
            </w:r>
          </w:p>
        </w:tc>
        <w:tc>
          <w:tcPr>
            <w:tcW w:w="1440" w:type="dxa"/>
            <w:vAlign w:val="center"/>
          </w:tcPr>
          <w:p w14:paraId="799AC3A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0.101288</w:t>
            </w:r>
          </w:p>
        </w:tc>
        <w:tc>
          <w:tcPr>
            <w:tcW w:w="1398" w:type="dxa"/>
            <w:vAlign w:val="center"/>
          </w:tcPr>
          <w:p w14:paraId="414FF0D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0.909412</w:t>
            </w:r>
          </w:p>
        </w:tc>
        <w:tc>
          <w:tcPr>
            <w:tcW w:w="1282" w:type="dxa"/>
            <w:vAlign w:val="center"/>
          </w:tcPr>
          <w:p w14:paraId="32D87EBE"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-0.19032</w:t>
            </w:r>
          </w:p>
        </w:tc>
        <w:tc>
          <w:tcPr>
            <w:tcW w:w="1282" w:type="dxa"/>
            <w:vAlign w:val="center"/>
          </w:tcPr>
          <w:p w14:paraId="36830FC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-0.13746</w:t>
            </w:r>
          </w:p>
        </w:tc>
      </w:tr>
      <w:tr w:rsidR="00946A98" w:rsidRPr="00142412" w14:paraId="391C0E17" w14:textId="77777777" w:rsidTr="007B734B">
        <w:tc>
          <w:tcPr>
            <w:tcW w:w="1819" w:type="dxa"/>
          </w:tcPr>
          <w:p w14:paraId="2AB92EA0"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V24</w:t>
            </w:r>
          </w:p>
        </w:tc>
        <w:tc>
          <w:tcPr>
            <w:tcW w:w="1556" w:type="dxa"/>
            <w:vAlign w:val="center"/>
          </w:tcPr>
          <w:p w14:paraId="1D3E776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0.066928</w:t>
            </w:r>
          </w:p>
        </w:tc>
        <w:tc>
          <w:tcPr>
            <w:tcW w:w="1440" w:type="dxa"/>
            <w:vAlign w:val="center"/>
          </w:tcPr>
          <w:p w14:paraId="0076BA7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-0.339846</w:t>
            </w:r>
          </w:p>
        </w:tc>
        <w:tc>
          <w:tcPr>
            <w:tcW w:w="1398" w:type="dxa"/>
            <w:vAlign w:val="center"/>
          </w:tcPr>
          <w:p w14:paraId="65DCA5E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-0.689281</w:t>
            </w:r>
          </w:p>
        </w:tc>
        <w:tc>
          <w:tcPr>
            <w:tcW w:w="1282" w:type="dxa"/>
            <w:vAlign w:val="center"/>
          </w:tcPr>
          <w:p w14:paraId="5CD6332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-1.17558</w:t>
            </w:r>
          </w:p>
        </w:tc>
        <w:tc>
          <w:tcPr>
            <w:tcW w:w="1282" w:type="dxa"/>
            <w:vAlign w:val="center"/>
          </w:tcPr>
          <w:p w14:paraId="2074BA4E"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0.141267</w:t>
            </w:r>
          </w:p>
        </w:tc>
      </w:tr>
      <w:tr w:rsidR="00946A98" w:rsidRPr="00142412" w14:paraId="61ED628D" w14:textId="77777777" w:rsidTr="007B734B">
        <w:tc>
          <w:tcPr>
            <w:tcW w:w="1819" w:type="dxa"/>
          </w:tcPr>
          <w:p w14:paraId="04555456"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V25</w:t>
            </w:r>
          </w:p>
        </w:tc>
        <w:tc>
          <w:tcPr>
            <w:tcW w:w="1556" w:type="dxa"/>
            <w:vAlign w:val="center"/>
          </w:tcPr>
          <w:p w14:paraId="589121C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0.128539</w:t>
            </w:r>
          </w:p>
        </w:tc>
        <w:tc>
          <w:tcPr>
            <w:tcW w:w="1440" w:type="dxa"/>
            <w:vAlign w:val="center"/>
          </w:tcPr>
          <w:p w14:paraId="52C90A5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0.16717</w:t>
            </w:r>
          </w:p>
        </w:tc>
        <w:tc>
          <w:tcPr>
            <w:tcW w:w="1398" w:type="dxa"/>
            <w:vAlign w:val="center"/>
          </w:tcPr>
          <w:p w14:paraId="059F411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-0.327642</w:t>
            </w:r>
          </w:p>
        </w:tc>
        <w:tc>
          <w:tcPr>
            <w:tcW w:w="1282" w:type="dxa"/>
            <w:vAlign w:val="center"/>
          </w:tcPr>
          <w:p w14:paraId="498FF44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0.647376</w:t>
            </w:r>
          </w:p>
        </w:tc>
        <w:tc>
          <w:tcPr>
            <w:tcW w:w="1282" w:type="dxa"/>
            <w:vAlign w:val="center"/>
          </w:tcPr>
          <w:p w14:paraId="329A3B9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0.20601</w:t>
            </w:r>
          </w:p>
        </w:tc>
      </w:tr>
      <w:tr w:rsidR="00946A98" w:rsidRPr="00142412" w14:paraId="588382B6" w14:textId="77777777" w:rsidTr="007B734B">
        <w:tc>
          <w:tcPr>
            <w:tcW w:w="1819" w:type="dxa"/>
          </w:tcPr>
          <w:p w14:paraId="6AEAB2BB"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V26</w:t>
            </w:r>
          </w:p>
        </w:tc>
        <w:tc>
          <w:tcPr>
            <w:tcW w:w="1556" w:type="dxa"/>
            <w:vAlign w:val="center"/>
          </w:tcPr>
          <w:p w14:paraId="48D7A545"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-0.189115</w:t>
            </w:r>
          </w:p>
        </w:tc>
        <w:tc>
          <w:tcPr>
            <w:tcW w:w="1440" w:type="dxa"/>
            <w:vAlign w:val="center"/>
          </w:tcPr>
          <w:p w14:paraId="13EC334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0.125895</w:t>
            </w:r>
          </w:p>
        </w:tc>
        <w:tc>
          <w:tcPr>
            <w:tcW w:w="1398" w:type="dxa"/>
            <w:vAlign w:val="center"/>
          </w:tcPr>
          <w:p w14:paraId="677874F3"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-0.139097</w:t>
            </w:r>
          </w:p>
        </w:tc>
        <w:tc>
          <w:tcPr>
            <w:tcW w:w="1282" w:type="dxa"/>
            <w:vAlign w:val="center"/>
          </w:tcPr>
          <w:p w14:paraId="132B6AAB"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-0.22193</w:t>
            </w:r>
          </w:p>
        </w:tc>
        <w:tc>
          <w:tcPr>
            <w:tcW w:w="1282" w:type="dxa"/>
            <w:vAlign w:val="center"/>
          </w:tcPr>
          <w:p w14:paraId="03A7D42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0.502292</w:t>
            </w:r>
          </w:p>
        </w:tc>
      </w:tr>
      <w:tr w:rsidR="00946A98" w:rsidRPr="00142412" w14:paraId="0F8E1FED" w14:textId="77777777" w:rsidTr="007B734B">
        <w:tc>
          <w:tcPr>
            <w:tcW w:w="1819" w:type="dxa"/>
          </w:tcPr>
          <w:p w14:paraId="483A5B14"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V27</w:t>
            </w:r>
          </w:p>
        </w:tc>
        <w:tc>
          <w:tcPr>
            <w:tcW w:w="1556" w:type="dxa"/>
            <w:vAlign w:val="center"/>
          </w:tcPr>
          <w:p w14:paraId="01C4FBBD"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0.133558</w:t>
            </w:r>
          </w:p>
        </w:tc>
        <w:tc>
          <w:tcPr>
            <w:tcW w:w="1440" w:type="dxa"/>
            <w:vAlign w:val="center"/>
          </w:tcPr>
          <w:p w14:paraId="7CFA439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-0.008983</w:t>
            </w:r>
          </w:p>
        </w:tc>
        <w:tc>
          <w:tcPr>
            <w:tcW w:w="1398" w:type="dxa"/>
            <w:vAlign w:val="center"/>
          </w:tcPr>
          <w:p w14:paraId="2800186E"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-0.055353</w:t>
            </w:r>
          </w:p>
        </w:tc>
        <w:tc>
          <w:tcPr>
            <w:tcW w:w="1282" w:type="dxa"/>
            <w:vAlign w:val="center"/>
          </w:tcPr>
          <w:p w14:paraId="26B60842"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0.062723</w:t>
            </w:r>
          </w:p>
        </w:tc>
        <w:tc>
          <w:tcPr>
            <w:tcW w:w="1282" w:type="dxa"/>
            <w:vAlign w:val="center"/>
          </w:tcPr>
          <w:p w14:paraId="30678CB7"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0.219422</w:t>
            </w:r>
          </w:p>
        </w:tc>
      </w:tr>
      <w:tr w:rsidR="00946A98" w:rsidRPr="00142412" w14:paraId="663AAE97" w14:textId="77777777" w:rsidTr="007B734B">
        <w:tc>
          <w:tcPr>
            <w:tcW w:w="1819" w:type="dxa"/>
          </w:tcPr>
          <w:p w14:paraId="5A6B7999"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V28</w:t>
            </w:r>
          </w:p>
        </w:tc>
        <w:tc>
          <w:tcPr>
            <w:tcW w:w="1556" w:type="dxa"/>
            <w:vAlign w:val="center"/>
          </w:tcPr>
          <w:p w14:paraId="6824CCC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-0.021053</w:t>
            </w:r>
          </w:p>
        </w:tc>
        <w:tc>
          <w:tcPr>
            <w:tcW w:w="1440" w:type="dxa"/>
            <w:vAlign w:val="center"/>
          </w:tcPr>
          <w:p w14:paraId="66CFF0B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0.014724</w:t>
            </w:r>
          </w:p>
        </w:tc>
        <w:tc>
          <w:tcPr>
            <w:tcW w:w="1398" w:type="dxa"/>
            <w:vAlign w:val="center"/>
          </w:tcPr>
          <w:p w14:paraId="525265D6"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-0.059752</w:t>
            </w:r>
          </w:p>
        </w:tc>
        <w:tc>
          <w:tcPr>
            <w:tcW w:w="1282" w:type="dxa"/>
            <w:vAlign w:val="center"/>
          </w:tcPr>
          <w:p w14:paraId="3E1995E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0.061458</w:t>
            </w:r>
          </w:p>
        </w:tc>
        <w:tc>
          <w:tcPr>
            <w:tcW w:w="1282" w:type="dxa"/>
            <w:vAlign w:val="center"/>
          </w:tcPr>
          <w:p w14:paraId="7698FD4F"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0.215153</w:t>
            </w:r>
          </w:p>
        </w:tc>
      </w:tr>
      <w:tr w:rsidR="00946A98" w:rsidRPr="00142412" w14:paraId="2296D9DC" w14:textId="77777777" w:rsidTr="007B734B">
        <w:tc>
          <w:tcPr>
            <w:tcW w:w="1819" w:type="dxa"/>
          </w:tcPr>
          <w:p w14:paraId="7448D076" w14:textId="77777777" w:rsidR="00946A98" w:rsidRPr="009E3D75" w:rsidRDefault="00946A98" w:rsidP="00316915">
            <w:pPr>
              <w:spacing w:line="360" w:lineRule="auto"/>
              <w:rPr>
                <w:rFonts w:ascii="Times New Roman" w:hAnsi="Times New Roman" w:cs="Times New Roman"/>
                <w:sz w:val="26"/>
                <w:szCs w:val="26"/>
              </w:rPr>
            </w:pPr>
            <w:r w:rsidRPr="009E3D75">
              <w:rPr>
                <w:rFonts w:ascii="Times New Roman" w:hAnsi="Times New Roman" w:cs="Times New Roman"/>
                <w:sz w:val="26"/>
                <w:szCs w:val="26"/>
              </w:rPr>
              <w:t>Class</w:t>
            </w:r>
          </w:p>
        </w:tc>
        <w:tc>
          <w:tcPr>
            <w:tcW w:w="1556" w:type="dxa"/>
            <w:vAlign w:val="center"/>
          </w:tcPr>
          <w:p w14:paraId="2872378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w:t>
            </w:r>
          </w:p>
        </w:tc>
        <w:tc>
          <w:tcPr>
            <w:tcW w:w="1440" w:type="dxa"/>
            <w:vAlign w:val="center"/>
          </w:tcPr>
          <w:p w14:paraId="40C8146C"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w:t>
            </w:r>
          </w:p>
        </w:tc>
        <w:tc>
          <w:tcPr>
            <w:tcW w:w="1398" w:type="dxa"/>
            <w:vAlign w:val="center"/>
          </w:tcPr>
          <w:p w14:paraId="56C454CA"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w:t>
            </w:r>
          </w:p>
        </w:tc>
        <w:tc>
          <w:tcPr>
            <w:tcW w:w="1282" w:type="dxa"/>
            <w:vAlign w:val="center"/>
          </w:tcPr>
          <w:p w14:paraId="44F5B641"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w:t>
            </w:r>
          </w:p>
        </w:tc>
        <w:tc>
          <w:tcPr>
            <w:tcW w:w="1282" w:type="dxa"/>
            <w:vAlign w:val="center"/>
          </w:tcPr>
          <w:p w14:paraId="215DB288" w14:textId="77777777" w:rsidR="00946A98" w:rsidRPr="009E3D75" w:rsidRDefault="00946A98" w:rsidP="00316915">
            <w:pPr>
              <w:spacing w:line="360" w:lineRule="auto"/>
              <w:jc w:val="right"/>
              <w:rPr>
                <w:rFonts w:ascii="Times New Roman" w:hAnsi="Times New Roman" w:cs="Times New Roman"/>
                <w:sz w:val="26"/>
                <w:szCs w:val="26"/>
              </w:rPr>
            </w:pPr>
            <w:r w:rsidRPr="009E3D75">
              <w:rPr>
                <w:rFonts w:ascii="Times New Roman" w:hAnsi="Times New Roman" w:cs="Times New Roman"/>
                <w:sz w:val="26"/>
                <w:szCs w:val="26"/>
              </w:rPr>
              <w:t>0</w:t>
            </w:r>
          </w:p>
        </w:tc>
      </w:tr>
    </w:tbl>
    <w:p w14:paraId="2BB88C84" w14:textId="77777777" w:rsidR="00253706" w:rsidRPr="00142412" w:rsidRDefault="00253706" w:rsidP="00316915">
      <w:pPr>
        <w:pStyle w:val="Heading4"/>
        <w:rPr>
          <w:rFonts w:cs="Times New Roman"/>
        </w:rPr>
      </w:pPr>
      <w:bookmarkStart w:id="268" w:name="_Toc28691255"/>
      <w:bookmarkStart w:id="269" w:name="_Toc29794075"/>
      <w:r w:rsidRPr="00142412">
        <w:rPr>
          <w:rFonts w:cs="Times New Roman"/>
        </w:rPr>
        <w:t>Splitting Data (Tách khung dữ liệu gốc)</w:t>
      </w:r>
      <w:bookmarkEnd w:id="268"/>
      <w:bookmarkEnd w:id="269"/>
    </w:p>
    <w:p w14:paraId="556E2083" w14:textId="149ADC24" w:rsidR="0020578F" w:rsidRDefault="0020578F" w:rsidP="00316915">
      <w:pPr>
        <w:rPr>
          <w:rFonts w:cs="Times New Roman"/>
        </w:rPr>
      </w:pPr>
      <w:r w:rsidRPr="00142412">
        <w:rPr>
          <w:rFonts w:cs="Times New Roman"/>
        </w:rPr>
        <w:t>Mục tiêu là để so sánh giữa bộ dữ liệu gốc, và bộ dữ liệu sau khi thực hiện cân bằng dữ liệu, do đó cần phải tách khung dữ liệu gốc ban đầu</w:t>
      </w:r>
      <w:r w:rsidR="00740306">
        <w:rPr>
          <w:rFonts w:cs="Times New Roman"/>
        </w:rPr>
        <w:t>.</w:t>
      </w:r>
    </w:p>
    <w:p w14:paraId="7C26EBFA" w14:textId="134A4C0E" w:rsidR="003A7821" w:rsidRDefault="004B2A5B" w:rsidP="00316915">
      <w:pPr>
        <w:rPr>
          <w:rFonts w:cs="Times New Roman"/>
        </w:rPr>
      </w:pPr>
      <w:r>
        <w:rPr>
          <w:noProof/>
        </w:rPr>
        <w:drawing>
          <wp:inline distT="0" distB="0" distL="0" distR="0" wp14:anchorId="24547693" wp14:editId="47FE9B44">
            <wp:extent cx="5580380" cy="11264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1126490"/>
                    </a:xfrm>
                    <a:prstGeom prst="rect">
                      <a:avLst/>
                    </a:prstGeom>
                  </pic:spPr>
                </pic:pic>
              </a:graphicData>
            </a:graphic>
          </wp:inline>
        </w:drawing>
      </w:r>
    </w:p>
    <w:p w14:paraId="64189386" w14:textId="06182732" w:rsidR="00B41E85" w:rsidRPr="00142412" w:rsidRDefault="00B41E85" w:rsidP="00CB1937">
      <w:pPr>
        <w:pStyle w:val="Caption"/>
      </w:pPr>
      <w:bookmarkStart w:id="270" w:name="_Toc29794227"/>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t>.</w:t>
      </w:r>
      <w:r w:rsidR="00192599">
        <w:fldChar w:fldCharType="begin"/>
      </w:r>
      <w:r w:rsidR="00192599">
        <w:instrText xml:space="preserve"> SEQ Hình \* ARABIC \s 1 </w:instrText>
      </w:r>
      <w:r w:rsidR="00192599">
        <w:fldChar w:fldCharType="separate"/>
      </w:r>
      <w:r w:rsidR="003A68B0">
        <w:rPr>
          <w:noProof/>
        </w:rPr>
        <w:t>36</w:t>
      </w:r>
      <w:r w:rsidR="00192599">
        <w:rPr>
          <w:noProof/>
        </w:rPr>
        <w:fldChar w:fldCharType="end"/>
      </w:r>
      <w:r>
        <w:t>. Kết quả sau khi thực hiện Splitting data đối với bộ dữ liệu</w:t>
      </w:r>
      <w:bookmarkEnd w:id="270"/>
    </w:p>
    <w:p w14:paraId="489B301B" w14:textId="39FEE03B" w:rsidR="0020578F" w:rsidRDefault="0020578F" w:rsidP="00316915">
      <w:pPr>
        <w:pStyle w:val="Heading3"/>
        <w:rPr>
          <w:lang w:val="fr-FR"/>
        </w:rPr>
      </w:pPr>
      <w:bookmarkStart w:id="271" w:name="_Toc29794076"/>
      <w:r>
        <w:rPr>
          <w:lang w:val="fr-FR"/>
        </w:rPr>
        <w:lastRenderedPageBreak/>
        <w:t>Xử lý dữ liệu mất cân bằng</w:t>
      </w:r>
      <w:bookmarkEnd w:id="271"/>
    </w:p>
    <w:p w14:paraId="1D9F3DD5" w14:textId="77777777" w:rsidR="00C353A8" w:rsidRPr="00142412" w:rsidRDefault="00C353A8" w:rsidP="00316915">
      <w:pPr>
        <w:pStyle w:val="Heading4"/>
        <w:rPr>
          <w:rFonts w:cs="Times New Roman"/>
        </w:rPr>
      </w:pPr>
      <w:bookmarkStart w:id="272" w:name="_Toc28691257"/>
      <w:bookmarkStart w:id="273" w:name="_Toc29794077"/>
      <w:r w:rsidRPr="00142412">
        <w:rPr>
          <w:rFonts w:cs="Times New Roman"/>
        </w:rPr>
        <w:t>Random Undersampling</w:t>
      </w:r>
      <w:bookmarkEnd w:id="272"/>
      <w:bookmarkEnd w:id="273"/>
    </w:p>
    <w:p w14:paraId="340FBE97" w14:textId="77777777" w:rsidR="008F37BE" w:rsidRPr="00142412" w:rsidRDefault="008F37BE" w:rsidP="00316915">
      <w:pPr>
        <w:rPr>
          <w:rFonts w:cs="Times New Roman"/>
        </w:rPr>
      </w:pPr>
      <w:r w:rsidRPr="00142412">
        <w:rPr>
          <w:rFonts w:cs="Times New Roman"/>
        </w:rPr>
        <w:t>Tiến hành thực hiện kỹ thuật Lấy mẫu ngẫu nhiên (Random undersampling), về cơ bản bao gồm việc xóa dữ liệu để có một bộ dữ liệu cân bằng hơn và tránh được việc mô hình xây dựng bị quá mức.</w:t>
      </w:r>
    </w:p>
    <w:p w14:paraId="5B0F7AB3" w14:textId="77777777" w:rsidR="008F37BE" w:rsidRPr="00142412" w:rsidRDefault="008F37BE" w:rsidP="00316915">
      <w:pPr>
        <w:rPr>
          <w:rFonts w:cs="Times New Roman"/>
        </w:rPr>
      </w:pPr>
      <w:r w:rsidRPr="00142412">
        <w:rPr>
          <w:rFonts w:cs="Times New Roman"/>
        </w:rPr>
        <w:t>Các bước thực hiện như sau:</w:t>
      </w:r>
    </w:p>
    <w:p w14:paraId="7BE308AE" w14:textId="77777777" w:rsidR="008F37BE" w:rsidRPr="00142412" w:rsidRDefault="008F37BE" w:rsidP="00316915">
      <w:pPr>
        <w:pStyle w:val="ListParagraph"/>
        <w:numPr>
          <w:ilvl w:val="0"/>
          <w:numId w:val="80"/>
        </w:numPr>
      </w:pPr>
      <w:r w:rsidRPr="00142412">
        <w:t>Xác định độ mất cân bằng của thuộc tính lớp (sử dụng “value_counts()” trên cột lớp để xác định số lượng cho mỗi nhãn).</w:t>
      </w:r>
    </w:p>
    <w:p w14:paraId="4FD0EB61" w14:textId="77777777" w:rsidR="008F37BE" w:rsidRPr="00142412" w:rsidRDefault="008F37BE" w:rsidP="00316915">
      <w:pPr>
        <w:pStyle w:val="ListParagraph"/>
        <w:numPr>
          <w:ilvl w:val="0"/>
          <w:numId w:val="80"/>
        </w:numPr>
      </w:pPr>
      <w:r w:rsidRPr="00142412">
        <w:t>Xác định số trường hợp được coi là giao dịch bất thường (class = 1), thực hiện xóa các giao dịch bình thường cho đến khi cùng số lượng với các giao dịch bất thường (giả sử muốn tỷ lệ 50/50, tương đương với việc có 492 trường hợp giao dịch bình thường và 492 trường hợp giao dịch bất thường.</w:t>
      </w:r>
    </w:p>
    <w:p w14:paraId="1CE2BEEF" w14:textId="77777777" w:rsidR="008F37BE" w:rsidRPr="00142412" w:rsidRDefault="008F37BE" w:rsidP="00316915">
      <w:pPr>
        <w:pStyle w:val="ListParagraph"/>
        <w:numPr>
          <w:ilvl w:val="0"/>
          <w:numId w:val="80"/>
        </w:numPr>
      </w:pPr>
      <w:r w:rsidRPr="00142412">
        <w:t>Sau khi thực hiện kỹ thuật này, tạo một mẫu phụ của khung dữ liệu vởi tỷ lệ 50/50 liên quan đến các lớp. Sau đó, thực hiện việc xáo trộn dữ liệu để kiểm tra độ duy trì ổn định tính chính xác.</w:t>
      </w:r>
    </w:p>
    <w:p w14:paraId="41C3905F" w14:textId="77EAAA43" w:rsidR="008F37BE" w:rsidRPr="00142412" w:rsidRDefault="008F37BE" w:rsidP="00316915">
      <w:pPr>
        <w:rPr>
          <w:rFonts w:cs="Times New Roman"/>
        </w:rPr>
      </w:pPr>
      <w:r w:rsidRPr="00142412">
        <w:rPr>
          <w:rFonts w:cs="Times New Roman"/>
        </w:rPr>
        <w:t>Kết quả thực hiện như sau</w:t>
      </w:r>
      <w:r w:rsidR="003B0D0C">
        <w:rPr>
          <w:rFonts w:cs="Times New Roman"/>
        </w:rPr>
        <w:t xml:space="preserve"> (chi tiết lệnh xem phần phụ lục)</w:t>
      </w:r>
      <w:r w:rsidRPr="00142412">
        <w:rPr>
          <w:rFonts w:cs="Times New Roman"/>
        </w:rPr>
        <w:t>:</w:t>
      </w:r>
    </w:p>
    <w:p w14:paraId="0686532C" w14:textId="77777777" w:rsidR="008F37BE" w:rsidRPr="00142412" w:rsidRDefault="008F37BE" w:rsidP="00316915">
      <w:pPr>
        <w:rPr>
          <w:rFonts w:cs="Times New Roman"/>
        </w:rPr>
      </w:pPr>
      <w:r>
        <w:rPr>
          <w:noProof/>
        </w:rPr>
        <w:drawing>
          <wp:inline distT="0" distB="0" distL="0" distR="0" wp14:anchorId="6A317D79" wp14:editId="49BAEE12">
            <wp:extent cx="5579746" cy="873760"/>
            <wp:effectExtent l="0" t="0" r="1905" b="2540"/>
            <wp:docPr id="9411053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6">
                      <a:extLst>
                        <a:ext uri="{28A0092B-C50C-407E-A947-70E740481C1C}">
                          <a14:useLocalDpi xmlns:a14="http://schemas.microsoft.com/office/drawing/2010/main" val="0"/>
                        </a:ext>
                      </a:extLst>
                    </a:blip>
                    <a:stretch>
                      <a:fillRect/>
                    </a:stretch>
                  </pic:blipFill>
                  <pic:spPr>
                    <a:xfrm>
                      <a:off x="0" y="0"/>
                      <a:ext cx="5579746" cy="873760"/>
                    </a:xfrm>
                    <a:prstGeom prst="rect">
                      <a:avLst/>
                    </a:prstGeom>
                  </pic:spPr>
                </pic:pic>
              </a:graphicData>
            </a:graphic>
          </wp:inline>
        </w:drawing>
      </w:r>
    </w:p>
    <w:p w14:paraId="56102235" w14:textId="357D28C1" w:rsidR="00F4357B" w:rsidRDefault="008F37BE" w:rsidP="00CB1937">
      <w:pPr>
        <w:pStyle w:val="Caption"/>
      </w:pPr>
      <w:bookmarkStart w:id="274" w:name="_Toc29794228"/>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37</w:t>
      </w:r>
      <w:r w:rsidR="00192599">
        <w:rPr>
          <w:noProof/>
        </w:rPr>
        <w:fldChar w:fldCharType="end"/>
      </w:r>
      <w:r>
        <w:t xml:space="preserve">. </w:t>
      </w:r>
      <w:r w:rsidR="00F4357B" w:rsidRPr="00142412">
        <w:t>Kết quả sau khi thực hiện</w:t>
      </w:r>
      <w:r w:rsidR="00F4357B">
        <w:t xml:space="preserve"> undersampling</w:t>
      </w:r>
      <w:bookmarkEnd w:id="274"/>
    </w:p>
    <w:p w14:paraId="193A7D3F" w14:textId="77777777" w:rsidR="00344080" w:rsidRDefault="00344080">
      <w:pPr>
        <w:rPr>
          <w:rFonts w:cs="Times New Roman"/>
        </w:rPr>
      </w:pPr>
      <w:r>
        <w:rPr>
          <w:rFonts w:cs="Times New Roman"/>
        </w:rPr>
        <w:br w:type="page"/>
      </w:r>
    </w:p>
    <w:p w14:paraId="7446EAE2" w14:textId="74C08851" w:rsidR="009B4A2E" w:rsidRPr="00142412" w:rsidRDefault="009B4A2E" w:rsidP="00316915">
      <w:pPr>
        <w:rPr>
          <w:rFonts w:cs="Times New Roman"/>
        </w:rPr>
      </w:pPr>
      <w:r w:rsidRPr="00142412">
        <w:rPr>
          <w:rFonts w:cs="Times New Roman"/>
        </w:rPr>
        <w:lastRenderedPageBreak/>
        <w:t xml:space="preserve">Biểu đồ các nhãn phân loại đối với dữ liệu mới của thuộc tính lớp như </w:t>
      </w:r>
      <w:r w:rsidR="00344080">
        <w:rPr>
          <w:rFonts w:cs="Times New Roman"/>
        </w:rPr>
        <w:t>sau:</w:t>
      </w:r>
    </w:p>
    <w:p w14:paraId="5FADE732" w14:textId="77777777" w:rsidR="009B4A2E" w:rsidRPr="00142412" w:rsidRDefault="009B4A2E" w:rsidP="00316915">
      <w:pPr>
        <w:jc w:val="center"/>
        <w:rPr>
          <w:rFonts w:cs="Times New Roman"/>
        </w:rPr>
      </w:pPr>
      <w:r>
        <w:rPr>
          <w:noProof/>
        </w:rPr>
        <w:drawing>
          <wp:inline distT="0" distB="0" distL="0" distR="0" wp14:anchorId="2D8B61BA" wp14:editId="70FF0D06">
            <wp:extent cx="2999093" cy="2151071"/>
            <wp:effectExtent l="0" t="0" r="0" b="1905"/>
            <wp:docPr id="12557470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7">
                      <a:extLst>
                        <a:ext uri="{28A0092B-C50C-407E-A947-70E740481C1C}">
                          <a14:useLocalDpi xmlns:a14="http://schemas.microsoft.com/office/drawing/2010/main" val="0"/>
                        </a:ext>
                      </a:extLst>
                    </a:blip>
                    <a:stretch>
                      <a:fillRect/>
                    </a:stretch>
                  </pic:blipFill>
                  <pic:spPr>
                    <a:xfrm>
                      <a:off x="0" y="0"/>
                      <a:ext cx="3005616" cy="2155750"/>
                    </a:xfrm>
                    <a:prstGeom prst="rect">
                      <a:avLst/>
                    </a:prstGeom>
                  </pic:spPr>
                </pic:pic>
              </a:graphicData>
            </a:graphic>
          </wp:inline>
        </w:drawing>
      </w:r>
    </w:p>
    <w:p w14:paraId="0343DD55" w14:textId="29AD1B2C" w:rsidR="00E46A33" w:rsidRPr="00142412" w:rsidRDefault="009B4A2E" w:rsidP="00CB1937">
      <w:pPr>
        <w:pStyle w:val="Caption"/>
      </w:pPr>
      <w:bookmarkStart w:id="275" w:name="_Toc29794229"/>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38</w:t>
      </w:r>
      <w:r w:rsidR="00192599">
        <w:rPr>
          <w:noProof/>
        </w:rPr>
        <w:fldChar w:fldCharType="end"/>
      </w:r>
      <w:r>
        <w:t xml:space="preserve">. </w:t>
      </w:r>
      <w:r w:rsidR="00E46A33" w:rsidRPr="00142412">
        <w:t xml:space="preserve">Biểu đồ phân phối các nhãn của thuộc tính lớp </w:t>
      </w:r>
      <w:r w:rsidR="00014EF5">
        <w:br/>
      </w:r>
      <w:r w:rsidR="00E46A33" w:rsidRPr="00142412">
        <w:t>trong bộ dữ liệu mới</w:t>
      </w:r>
      <w:bookmarkEnd w:id="275"/>
    </w:p>
    <w:p w14:paraId="5FE44119" w14:textId="6CB90FF6" w:rsidR="00CE4958" w:rsidRDefault="00E46A33" w:rsidP="00316915">
      <w:pPr>
        <w:pStyle w:val="Heading4"/>
        <w:rPr>
          <w:lang w:val="fr-FR"/>
        </w:rPr>
      </w:pPr>
      <w:bookmarkStart w:id="276" w:name="_Toc29794078"/>
      <w:r>
        <w:rPr>
          <w:lang w:val="fr-FR"/>
        </w:rPr>
        <w:t>Random Oversampling (SMOTE)</w:t>
      </w:r>
      <w:bookmarkEnd w:id="276"/>
    </w:p>
    <w:p w14:paraId="2314744D" w14:textId="77777777" w:rsidR="00CE4958" w:rsidRPr="00CE4958" w:rsidRDefault="00CE4958" w:rsidP="00316915">
      <w:pPr>
        <w:rPr>
          <w:rFonts w:cs="Times New Roman"/>
          <w:lang w:val="fr-FR"/>
        </w:rPr>
      </w:pPr>
      <w:r w:rsidRPr="00CE4958">
        <w:rPr>
          <w:rFonts w:cs="Times New Roman"/>
          <w:lang w:val="fr-FR"/>
        </w:rPr>
        <w:t>Tiến hành thực hiện kỹ thuật Random undersampling, dưới đây là kết quả so sánh trước và sau khi sử dụng kỹ thuật SMOTE:</w:t>
      </w:r>
    </w:p>
    <w:p w14:paraId="62BE60D9" w14:textId="77777777" w:rsidR="00CE4958" w:rsidRPr="00142412" w:rsidRDefault="00CE4958" w:rsidP="00316915">
      <w:pPr>
        <w:pStyle w:val="ListParagraph"/>
        <w:numPr>
          <w:ilvl w:val="0"/>
          <w:numId w:val="81"/>
        </w:numPr>
      </w:pPr>
      <w:r w:rsidRPr="00142412">
        <w:t>Trước khi thực hiện SMOTE:</w:t>
      </w:r>
    </w:p>
    <w:p w14:paraId="3C964B7C" w14:textId="77777777" w:rsidR="00CE4958" w:rsidRPr="00142412" w:rsidRDefault="00CE4958" w:rsidP="00316915">
      <w:pPr>
        <w:pStyle w:val="ListParagraph"/>
        <w:numPr>
          <w:ilvl w:val="1"/>
          <w:numId w:val="81"/>
        </w:numPr>
      </w:pPr>
      <w:r w:rsidRPr="00142412">
        <w:t>Số lượng giao dịch bất thường: 492.</w:t>
      </w:r>
    </w:p>
    <w:p w14:paraId="6CDAA80A" w14:textId="77777777" w:rsidR="00CE4958" w:rsidRPr="00142412" w:rsidRDefault="00CE4958" w:rsidP="00316915">
      <w:pPr>
        <w:pStyle w:val="ListParagraph"/>
        <w:numPr>
          <w:ilvl w:val="1"/>
          <w:numId w:val="81"/>
        </w:numPr>
      </w:pPr>
      <w:r w:rsidRPr="00142412">
        <w:t>Số lượng giao dịch bình thường: 284315.</w:t>
      </w:r>
    </w:p>
    <w:p w14:paraId="1B6D793A" w14:textId="77777777" w:rsidR="00CE4958" w:rsidRPr="00142412" w:rsidRDefault="00CE4958" w:rsidP="00316915">
      <w:pPr>
        <w:pStyle w:val="ListParagraph"/>
        <w:numPr>
          <w:ilvl w:val="0"/>
          <w:numId w:val="81"/>
        </w:numPr>
      </w:pPr>
      <w:r w:rsidRPr="00142412">
        <w:t>Sau khi thực hiện SMOTE:</w:t>
      </w:r>
    </w:p>
    <w:p w14:paraId="51D067A2" w14:textId="77777777" w:rsidR="00CE4958" w:rsidRPr="00142412" w:rsidRDefault="00CE4958" w:rsidP="00316915">
      <w:pPr>
        <w:pStyle w:val="ListParagraph"/>
        <w:numPr>
          <w:ilvl w:val="1"/>
          <w:numId w:val="81"/>
        </w:numPr>
      </w:pPr>
      <w:r w:rsidRPr="00142412">
        <w:t>Số lượng giao dịch bất thường: 284315.</w:t>
      </w:r>
    </w:p>
    <w:p w14:paraId="43248938" w14:textId="77777777" w:rsidR="00CE4958" w:rsidRPr="00142412" w:rsidRDefault="00CE4958" w:rsidP="00316915">
      <w:pPr>
        <w:pStyle w:val="ListParagraph"/>
        <w:numPr>
          <w:ilvl w:val="1"/>
          <w:numId w:val="81"/>
        </w:numPr>
      </w:pPr>
      <w:r w:rsidRPr="00142412">
        <w:t>Số lượng giao dịch bình thường: 284315.</w:t>
      </w:r>
    </w:p>
    <w:p w14:paraId="6BB0FB3D" w14:textId="77777777" w:rsidR="00CE4958" w:rsidRPr="00142412" w:rsidRDefault="00CE4958" w:rsidP="00316915">
      <w:pPr>
        <w:rPr>
          <w:rFonts w:cs="Times New Roman"/>
        </w:rPr>
      </w:pPr>
      <w:r w:rsidRPr="00142412">
        <w:rPr>
          <w:rFonts w:cs="Times New Roman"/>
        </w:rPr>
        <w:t>Chi tiết lệnh thực hiện tham khảo phần phụ lục.</w:t>
      </w:r>
    </w:p>
    <w:p w14:paraId="292181FA" w14:textId="77777777" w:rsidR="00857E62" w:rsidRDefault="00857E62" w:rsidP="00316915">
      <w:pPr>
        <w:pStyle w:val="Heading4"/>
        <w:rPr>
          <w:lang w:val="fr-FR"/>
        </w:rPr>
      </w:pPr>
      <w:bookmarkStart w:id="277" w:name="_Toc29794079"/>
      <w:r>
        <w:rPr>
          <w:lang w:val="fr-FR"/>
        </w:rPr>
        <w:t>Phương pháp kết hợp SMOTE + ENN</w:t>
      </w:r>
      <w:bookmarkEnd w:id="277"/>
    </w:p>
    <w:p w14:paraId="72F42A34" w14:textId="77777777" w:rsidR="000D21CF" w:rsidRPr="000D21CF" w:rsidRDefault="000D21CF" w:rsidP="00316915">
      <w:pPr>
        <w:rPr>
          <w:rFonts w:cs="Times New Roman"/>
          <w:lang w:val="fr-FR"/>
        </w:rPr>
      </w:pPr>
      <w:r w:rsidRPr="000D21CF">
        <w:rPr>
          <w:rFonts w:cs="Times New Roman"/>
          <w:lang w:val="fr-FR"/>
        </w:rPr>
        <w:t>Tiến hành áp dụng kết hợp giữa SMOTE và ENN, dưới đây là kết quả so sánh trước và sau khi sử dụng kỹ thuật SMOTE + ENN:</w:t>
      </w:r>
    </w:p>
    <w:p w14:paraId="1C0411E4" w14:textId="77777777" w:rsidR="000D21CF" w:rsidRPr="00142412" w:rsidRDefault="000D21CF" w:rsidP="00316915">
      <w:pPr>
        <w:pStyle w:val="ListParagraph"/>
        <w:numPr>
          <w:ilvl w:val="0"/>
          <w:numId w:val="81"/>
        </w:numPr>
      </w:pPr>
      <w:r w:rsidRPr="00142412">
        <w:t>Trước khi thực hiện SMOTE + ENN:</w:t>
      </w:r>
    </w:p>
    <w:p w14:paraId="632F1B30" w14:textId="77777777" w:rsidR="000D21CF" w:rsidRPr="00142412" w:rsidRDefault="000D21CF" w:rsidP="00316915">
      <w:pPr>
        <w:pStyle w:val="ListParagraph"/>
        <w:numPr>
          <w:ilvl w:val="1"/>
          <w:numId w:val="81"/>
        </w:numPr>
      </w:pPr>
      <w:r w:rsidRPr="00142412">
        <w:t>Số lượng giao dịch bất thường: 492.</w:t>
      </w:r>
    </w:p>
    <w:p w14:paraId="2132E598" w14:textId="77777777" w:rsidR="000D21CF" w:rsidRPr="00142412" w:rsidRDefault="000D21CF" w:rsidP="00316915">
      <w:pPr>
        <w:pStyle w:val="ListParagraph"/>
        <w:numPr>
          <w:ilvl w:val="1"/>
          <w:numId w:val="81"/>
        </w:numPr>
      </w:pPr>
      <w:r w:rsidRPr="00142412">
        <w:t>Số lượng giao dịch bình thường: 284315.</w:t>
      </w:r>
    </w:p>
    <w:p w14:paraId="389EB3F0" w14:textId="77777777" w:rsidR="000D21CF" w:rsidRPr="00142412" w:rsidRDefault="000D21CF" w:rsidP="00316915">
      <w:pPr>
        <w:pStyle w:val="ListParagraph"/>
        <w:numPr>
          <w:ilvl w:val="0"/>
          <w:numId w:val="81"/>
        </w:numPr>
      </w:pPr>
      <w:r w:rsidRPr="00142412">
        <w:t>Sau khi thực hiện SMOTE + ENN:</w:t>
      </w:r>
    </w:p>
    <w:p w14:paraId="3B69CF1C" w14:textId="77777777" w:rsidR="000D21CF" w:rsidRPr="00142412" w:rsidRDefault="000D21CF" w:rsidP="00316915">
      <w:pPr>
        <w:pStyle w:val="ListParagraph"/>
        <w:numPr>
          <w:ilvl w:val="1"/>
          <w:numId w:val="81"/>
        </w:numPr>
      </w:pPr>
      <w:r w:rsidRPr="00142412">
        <w:t>Số lượng giao dịch bất thường: 275740</w:t>
      </w:r>
    </w:p>
    <w:p w14:paraId="653B459A" w14:textId="77777777" w:rsidR="000D21CF" w:rsidRPr="00142412" w:rsidRDefault="000D21CF" w:rsidP="00316915">
      <w:pPr>
        <w:pStyle w:val="ListParagraph"/>
        <w:numPr>
          <w:ilvl w:val="1"/>
          <w:numId w:val="81"/>
        </w:numPr>
      </w:pPr>
      <w:r w:rsidRPr="00142412">
        <w:lastRenderedPageBreak/>
        <w:t>Số lượng giao dịch bình thường: 265395.</w:t>
      </w:r>
    </w:p>
    <w:p w14:paraId="2DEA1C62" w14:textId="77777777" w:rsidR="000D21CF" w:rsidRPr="00142412" w:rsidRDefault="000D21CF" w:rsidP="00316915">
      <w:pPr>
        <w:rPr>
          <w:rFonts w:cs="Times New Roman"/>
        </w:rPr>
      </w:pPr>
      <w:r w:rsidRPr="00142412">
        <w:rPr>
          <w:rFonts w:cs="Times New Roman"/>
        </w:rPr>
        <w:t>Chi tiết lệnh thực hiện tham khảo phần phụ lục.</w:t>
      </w:r>
    </w:p>
    <w:p w14:paraId="3548AE58" w14:textId="77777777" w:rsidR="00440881" w:rsidRDefault="000D21CF" w:rsidP="00316915">
      <w:pPr>
        <w:pStyle w:val="Heading3"/>
        <w:rPr>
          <w:lang w:val="fr-FR"/>
        </w:rPr>
      </w:pPr>
      <w:bookmarkStart w:id="278" w:name="_Toc29794080"/>
      <w:r>
        <w:rPr>
          <w:lang w:val="fr-FR"/>
        </w:rPr>
        <w:t>Ma trận tương quan (Correlat</w:t>
      </w:r>
      <w:r w:rsidR="00440881">
        <w:rPr>
          <w:lang w:val="fr-FR"/>
        </w:rPr>
        <w:t>ion matrix)</w:t>
      </w:r>
      <w:bookmarkEnd w:id="278"/>
    </w:p>
    <w:p w14:paraId="6BAB5F3C" w14:textId="77777777" w:rsidR="00C52913" w:rsidRPr="00142412" w:rsidRDefault="00C52913" w:rsidP="00316915">
      <w:pPr>
        <w:rPr>
          <w:rFonts w:cs="Times New Roman"/>
          <w:lang w:val="fr-FR"/>
        </w:rPr>
      </w:pPr>
      <w:r w:rsidRPr="00142412">
        <w:rPr>
          <w:rFonts w:cs="Times New Roman"/>
          <w:lang w:val="fr-FR"/>
        </w:rPr>
        <w:t>Ma trận tương quan là bản chất của việc hiểu dữ bộ dữ liệu Credit Card Fraud Detection. Cần biết có những tính năng ảnh hưởng lớn đến việc một giao dịch cụ thể có phải là lừa đảo hay không. Tuy nhiên, điều quan trọng là sử dụng đúng tệp dữ liệu (undersampling) để xem các tính năng nào có mối tương quan thuận hoặc ngược cao liên quan đến các giao dịch bất thường.</w:t>
      </w:r>
    </w:p>
    <w:p w14:paraId="1CCEB716" w14:textId="77777777" w:rsidR="00A30536" w:rsidRDefault="00A30536" w:rsidP="00316915">
      <w:pPr>
        <w:pStyle w:val="Heading4"/>
        <w:rPr>
          <w:rFonts w:cs="Times New Roman"/>
          <w:lang w:val="fr-FR"/>
        </w:rPr>
      </w:pPr>
      <w:bookmarkStart w:id="279" w:name="_Toc28691261"/>
      <w:bookmarkStart w:id="280" w:name="_Toc29794081"/>
      <w:r w:rsidRPr="00142412">
        <w:rPr>
          <w:rFonts w:cs="Times New Roman"/>
          <w:lang w:val="fr-FR"/>
        </w:rPr>
        <w:t>Dữ liệu chưa xử lý cân bằng</w:t>
      </w:r>
      <w:bookmarkEnd w:id="279"/>
      <w:bookmarkEnd w:id="280"/>
    </w:p>
    <w:p w14:paraId="0FC67FC9" w14:textId="553C2C54" w:rsidR="00254548" w:rsidRPr="00142412" w:rsidRDefault="00254548" w:rsidP="00316915">
      <w:pPr>
        <w:rPr>
          <w:rFonts w:cs="Times New Roman"/>
          <w:lang w:val="fr-FR"/>
        </w:rPr>
      </w:pPr>
      <w:r w:rsidRPr="00142412">
        <w:rPr>
          <w:rFonts w:cs="Times New Roman"/>
          <w:lang w:val="fr-FR"/>
        </w:rPr>
        <w:t>Ma trận tương quan dưới đây thể hiện trên bộ dữ liệu trước khi xử lý cân</w:t>
      </w:r>
      <w:r w:rsidR="00344080">
        <w:rPr>
          <w:rFonts w:cs="Times New Roman"/>
          <w:lang w:val="fr-FR"/>
        </w:rPr>
        <w:t xml:space="preserve"> bằng:</w:t>
      </w:r>
    </w:p>
    <w:p w14:paraId="4D20F2CC" w14:textId="32D928F7" w:rsidR="00254548" w:rsidRPr="00142412" w:rsidRDefault="00747C98" w:rsidP="0074609A">
      <w:pPr>
        <w:jc w:val="center"/>
        <w:rPr>
          <w:rFonts w:cs="Times New Roman"/>
        </w:rPr>
      </w:pPr>
      <w:r>
        <w:rPr>
          <w:noProof/>
        </w:rPr>
        <w:drawing>
          <wp:inline distT="0" distB="0" distL="0" distR="0" wp14:anchorId="5005474C" wp14:editId="43AA794C">
            <wp:extent cx="4942026" cy="24665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1456" cy="2471220"/>
                    </a:xfrm>
                    <a:prstGeom prst="rect">
                      <a:avLst/>
                    </a:prstGeom>
                  </pic:spPr>
                </pic:pic>
              </a:graphicData>
            </a:graphic>
          </wp:inline>
        </w:drawing>
      </w:r>
    </w:p>
    <w:p w14:paraId="0DD81332" w14:textId="53388C8D" w:rsidR="00435362" w:rsidRDefault="00254548" w:rsidP="00CB1937">
      <w:pPr>
        <w:pStyle w:val="Caption"/>
        <w:rPr>
          <w:lang w:val="fr-FR"/>
        </w:rPr>
      </w:pPr>
      <w:bookmarkStart w:id="281" w:name="_Toc29794230"/>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39</w:t>
      </w:r>
      <w:r w:rsidR="00192599">
        <w:rPr>
          <w:noProof/>
        </w:rPr>
        <w:fldChar w:fldCharType="end"/>
      </w:r>
      <w:r>
        <w:t xml:space="preserve">. </w:t>
      </w:r>
      <w:r w:rsidR="00071E8D" w:rsidRPr="00142412">
        <w:t>Ma trận tương quan đối với dữ liệu mất cân bằng</w:t>
      </w:r>
      <w:bookmarkEnd w:id="281"/>
    </w:p>
    <w:p w14:paraId="5DF1492B" w14:textId="3FFB9CFA" w:rsidR="00435362" w:rsidRDefault="008032D3" w:rsidP="00316915">
      <w:pPr>
        <w:pStyle w:val="Heading4"/>
        <w:rPr>
          <w:rFonts w:cs="Times New Roman"/>
        </w:rPr>
      </w:pPr>
      <w:bookmarkStart w:id="282" w:name="_Toc28691262"/>
      <w:bookmarkStart w:id="283" w:name="_Toc29794082"/>
      <w:r w:rsidRPr="00142412">
        <w:rPr>
          <w:rFonts w:cs="Times New Roman"/>
        </w:rPr>
        <w:t>Dữ liệu cân bằng theo phương pháp Undersampling</w:t>
      </w:r>
      <w:bookmarkEnd w:id="282"/>
      <w:bookmarkEnd w:id="283"/>
    </w:p>
    <w:p w14:paraId="56DCE574" w14:textId="69E02C21" w:rsidR="00121702" w:rsidRPr="00142412" w:rsidRDefault="00121702" w:rsidP="00316915">
      <w:pPr>
        <w:rPr>
          <w:rFonts w:cs="Times New Roman"/>
        </w:rPr>
      </w:pPr>
      <w:r w:rsidRPr="00142412">
        <w:rPr>
          <w:rFonts w:cs="Times New Roman"/>
        </w:rPr>
        <w:t>Dưới đây là ma trận tương quan của bộ dữ liệu sau khi xử lý cân bằng dùng phương pháp Undersampling</w:t>
      </w:r>
      <w:r w:rsidR="00344080">
        <w:rPr>
          <w:rFonts w:cs="Times New Roman"/>
        </w:rPr>
        <w:t>:</w:t>
      </w:r>
    </w:p>
    <w:p w14:paraId="735B7957" w14:textId="2D06AF1C" w:rsidR="00121702" w:rsidRPr="00142412" w:rsidRDefault="000648B8" w:rsidP="0074609A">
      <w:pPr>
        <w:jc w:val="center"/>
        <w:rPr>
          <w:rFonts w:cs="Times New Roman"/>
        </w:rPr>
      </w:pPr>
      <w:r>
        <w:rPr>
          <w:noProof/>
        </w:rPr>
        <w:lastRenderedPageBreak/>
        <w:drawing>
          <wp:inline distT="0" distB="0" distL="0" distR="0" wp14:anchorId="74788B74" wp14:editId="33EB811C">
            <wp:extent cx="4950652" cy="2285480"/>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4740" cy="2287367"/>
                    </a:xfrm>
                    <a:prstGeom prst="rect">
                      <a:avLst/>
                    </a:prstGeom>
                  </pic:spPr>
                </pic:pic>
              </a:graphicData>
            </a:graphic>
          </wp:inline>
        </w:drawing>
      </w:r>
    </w:p>
    <w:p w14:paraId="1FD8482E" w14:textId="610082D5" w:rsidR="005B606E" w:rsidRPr="00142412" w:rsidRDefault="00121702" w:rsidP="00CB1937">
      <w:pPr>
        <w:pStyle w:val="Caption"/>
      </w:pPr>
      <w:bookmarkStart w:id="284" w:name="_Toc29794231"/>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40</w:t>
      </w:r>
      <w:r w:rsidR="00192599">
        <w:rPr>
          <w:noProof/>
        </w:rPr>
        <w:fldChar w:fldCharType="end"/>
      </w:r>
      <w:r>
        <w:t xml:space="preserve">. </w:t>
      </w:r>
      <w:r w:rsidR="005B606E" w:rsidRPr="00142412">
        <w:t>Ma trận tương quan đối với bộ dữ liệu được xử lý cân bằng sử dụng undersampling</w:t>
      </w:r>
      <w:bookmarkEnd w:id="284"/>
    </w:p>
    <w:p w14:paraId="10796481" w14:textId="6ED90B2C" w:rsidR="00FD7E61" w:rsidRPr="00142412" w:rsidRDefault="00FD7E61" w:rsidP="00316915">
      <w:pPr>
        <w:pStyle w:val="Heading4"/>
        <w:rPr>
          <w:rFonts w:cs="Times New Roman"/>
        </w:rPr>
      </w:pPr>
      <w:bookmarkStart w:id="285" w:name="_Toc28691263"/>
      <w:bookmarkStart w:id="286" w:name="_Toc29794083"/>
      <w:r w:rsidRPr="00142412">
        <w:rPr>
          <w:rFonts w:cs="Times New Roman"/>
        </w:rPr>
        <w:t>Dữ liệu cân bằng theo phương pháp Oversampling</w:t>
      </w:r>
      <w:bookmarkEnd w:id="285"/>
      <w:bookmarkEnd w:id="286"/>
    </w:p>
    <w:p w14:paraId="662BDE13" w14:textId="5809DE61" w:rsidR="00140D67" w:rsidRPr="00142412" w:rsidRDefault="00140D67" w:rsidP="00316915">
      <w:pPr>
        <w:rPr>
          <w:rFonts w:cs="Times New Roman"/>
        </w:rPr>
      </w:pPr>
      <w:r w:rsidRPr="00142412">
        <w:rPr>
          <w:rFonts w:cs="Times New Roman"/>
        </w:rPr>
        <w:t>Dưới đây là ma trận tương quan của bộ dữ liệu sau khi xử lý cân bằng dùng phương pháp Oversampling:</w:t>
      </w:r>
    </w:p>
    <w:p w14:paraId="3BF3596B" w14:textId="77777777" w:rsidR="00140D67" w:rsidRPr="00142412" w:rsidRDefault="00140D67" w:rsidP="0074609A">
      <w:pPr>
        <w:jc w:val="center"/>
        <w:rPr>
          <w:rFonts w:cs="Times New Roman"/>
        </w:rPr>
      </w:pPr>
      <w:r>
        <w:rPr>
          <w:noProof/>
        </w:rPr>
        <w:drawing>
          <wp:inline distT="0" distB="0" distL="0" distR="0" wp14:anchorId="01BA2189" wp14:editId="7C522D95">
            <wp:extent cx="5217436" cy="2461761"/>
            <wp:effectExtent l="0" t="0" r="2540" b="0"/>
            <wp:docPr id="4880384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222114" cy="2463968"/>
                    </a:xfrm>
                    <a:prstGeom prst="rect">
                      <a:avLst/>
                    </a:prstGeom>
                  </pic:spPr>
                </pic:pic>
              </a:graphicData>
            </a:graphic>
          </wp:inline>
        </w:drawing>
      </w:r>
    </w:p>
    <w:p w14:paraId="60D8AE1C" w14:textId="2CE252BA" w:rsidR="008032D3" w:rsidRDefault="00140D67" w:rsidP="00CB1937">
      <w:pPr>
        <w:pStyle w:val="Caption"/>
      </w:pPr>
      <w:bookmarkStart w:id="287" w:name="_Toc29794232"/>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41</w:t>
      </w:r>
      <w:r w:rsidR="00192599">
        <w:rPr>
          <w:noProof/>
        </w:rPr>
        <w:fldChar w:fldCharType="end"/>
      </w:r>
      <w:r>
        <w:t xml:space="preserve">. </w:t>
      </w:r>
      <w:r w:rsidR="004B5B4C" w:rsidRPr="00142412">
        <w:t>Ma trận tương quan đối với bộ dữ liệu được xử lý cân bằng sử dụng oversampling</w:t>
      </w:r>
      <w:bookmarkEnd w:id="287"/>
    </w:p>
    <w:p w14:paraId="4292E959" w14:textId="503BBD2D" w:rsidR="00DE62C9" w:rsidRPr="00142412" w:rsidRDefault="00DE62C9" w:rsidP="00316915">
      <w:pPr>
        <w:pStyle w:val="Heading4"/>
        <w:rPr>
          <w:rFonts w:cs="Times New Roman"/>
        </w:rPr>
      </w:pPr>
      <w:bookmarkStart w:id="288" w:name="_Toc28691264"/>
      <w:bookmarkStart w:id="289" w:name="_Toc29794084"/>
      <w:r w:rsidRPr="00142412">
        <w:rPr>
          <w:rFonts w:cs="Times New Roman"/>
        </w:rPr>
        <w:t>Dữ liệu cân bằng theo phương pháp kết hợp SMOTE + ENN</w:t>
      </w:r>
      <w:bookmarkEnd w:id="288"/>
      <w:bookmarkEnd w:id="289"/>
    </w:p>
    <w:p w14:paraId="387E53AE" w14:textId="13B843A2" w:rsidR="00A97A22" w:rsidRPr="00142412" w:rsidRDefault="00A97A22" w:rsidP="00316915">
      <w:pPr>
        <w:rPr>
          <w:rFonts w:cs="Times New Roman"/>
        </w:rPr>
      </w:pPr>
      <w:r w:rsidRPr="00142412">
        <w:rPr>
          <w:rFonts w:cs="Times New Roman"/>
        </w:rPr>
        <w:t>Dưới đây là ma trận tương quan của bộ dữ liệu sau khi xử lý cân bằng dùng phương pháp kết hợp SMOTE + ENN</w:t>
      </w:r>
      <w:r w:rsidR="00344080">
        <w:rPr>
          <w:rFonts w:cs="Times New Roman"/>
        </w:rPr>
        <w:t>:</w:t>
      </w:r>
    </w:p>
    <w:p w14:paraId="615D019E" w14:textId="77777777" w:rsidR="00A97A22" w:rsidRPr="00142412" w:rsidRDefault="00A97A22" w:rsidP="0074609A">
      <w:pPr>
        <w:jc w:val="center"/>
        <w:rPr>
          <w:rFonts w:cs="Times New Roman"/>
        </w:rPr>
      </w:pPr>
      <w:r>
        <w:rPr>
          <w:noProof/>
        </w:rPr>
        <w:lastRenderedPageBreak/>
        <w:drawing>
          <wp:inline distT="0" distB="0" distL="0" distR="0" wp14:anchorId="4813E835" wp14:editId="7E3CB422">
            <wp:extent cx="5157051" cy="2681525"/>
            <wp:effectExtent l="0" t="0" r="5715" b="5080"/>
            <wp:docPr id="15909551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1">
                      <a:extLst>
                        <a:ext uri="{28A0092B-C50C-407E-A947-70E740481C1C}">
                          <a14:useLocalDpi xmlns:a14="http://schemas.microsoft.com/office/drawing/2010/main" val="0"/>
                        </a:ext>
                      </a:extLst>
                    </a:blip>
                    <a:stretch>
                      <a:fillRect/>
                    </a:stretch>
                  </pic:blipFill>
                  <pic:spPr>
                    <a:xfrm>
                      <a:off x="0" y="0"/>
                      <a:ext cx="5160785" cy="2683466"/>
                    </a:xfrm>
                    <a:prstGeom prst="rect">
                      <a:avLst/>
                    </a:prstGeom>
                  </pic:spPr>
                </pic:pic>
              </a:graphicData>
            </a:graphic>
          </wp:inline>
        </w:drawing>
      </w:r>
    </w:p>
    <w:p w14:paraId="42F29A63" w14:textId="6DDA63AB" w:rsidR="008435F5" w:rsidRPr="00142412" w:rsidRDefault="00A97A22" w:rsidP="00CB1937">
      <w:pPr>
        <w:pStyle w:val="Caption"/>
      </w:pPr>
      <w:bookmarkStart w:id="290" w:name="_Toc29794233"/>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42</w:t>
      </w:r>
      <w:r w:rsidR="00192599">
        <w:rPr>
          <w:noProof/>
        </w:rPr>
        <w:fldChar w:fldCharType="end"/>
      </w:r>
      <w:r>
        <w:t xml:space="preserve">. </w:t>
      </w:r>
      <w:r w:rsidR="008435F5" w:rsidRPr="00142412">
        <w:t>Ma trận tương quan đối với bộ dữ liệu được xử lý cân bằng sử dụng phương pháp kết hợp SMOTE và ENN</w:t>
      </w:r>
      <w:bookmarkEnd w:id="290"/>
    </w:p>
    <w:p w14:paraId="506BE60D" w14:textId="42CBCF15" w:rsidR="004B5B4C" w:rsidRDefault="008435F5" w:rsidP="00316915">
      <w:pPr>
        <w:pStyle w:val="Heading3"/>
      </w:pPr>
      <w:bookmarkStart w:id="291" w:name="_Toc29794085"/>
      <w:r>
        <w:t>Tương quan giữa các thuộc tính</w:t>
      </w:r>
      <w:bookmarkEnd w:id="291"/>
    </w:p>
    <w:p w14:paraId="47BB2D64" w14:textId="499F0691" w:rsidR="001B6130" w:rsidRPr="00142412" w:rsidRDefault="001B6130" w:rsidP="00316915">
      <w:pPr>
        <w:rPr>
          <w:rFonts w:cs="Times New Roman"/>
        </w:rPr>
      </w:pPr>
      <w:r w:rsidRPr="00142412">
        <w:rPr>
          <w:rFonts w:cs="Times New Roman"/>
        </w:rPr>
        <w:t>Biểu đồ thể hiện mối tương quan giữa một số lớp ở bộ dữ liệu</w:t>
      </w:r>
      <w:r w:rsidR="00344080">
        <w:rPr>
          <w:rFonts w:cs="Times New Roman"/>
        </w:rPr>
        <w:t>:</w:t>
      </w:r>
    </w:p>
    <w:p w14:paraId="72C92C2B" w14:textId="77777777" w:rsidR="001B6130" w:rsidRPr="00142412" w:rsidRDefault="001B6130" w:rsidP="00316915">
      <w:pPr>
        <w:rPr>
          <w:rFonts w:cs="Times New Roman"/>
        </w:rPr>
      </w:pPr>
      <w:r>
        <w:rPr>
          <w:noProof/>
        </w:rPr>
        <w:drawing>
          <wp:inline distT="0" distB="0" distL="0" distR="0" wp14:anchorId="2AB05B78" wp14:editId="5B6BFE48">
            <wp:extent cx="5579746" cy="1323340"/>
            <wp:effectExtent l="0" t="0" r="1905" b="0"/>
            <wp:docPr id="6784502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2">
                      <a:extLst>
                        <a:ext uri="{28A0092B-C50C-407E-A947-70E740481C1C}">
                          <a14:useLocalDpi xmlns:a14="http://schemas.microsoft.com/office/drawing/2010/main" val="0"/>
                        </a:ext>
                      </a:extLst>
                    </a:blip>
                    <a:stretch>
                      <a:fillRect/>
                    </a:stretch>
                  </pic:blipFill>
                  <pic:spPr>
                    <a:xfrm>
                      <a:off x="0" y="0"/>
                      <a:ext cx="5579746" cy="1323340"/>
                    </a:xfrm>
                    <a:prstGeom prst="rect">
                      <a:avLst/>
                    </a:prstGeom>
                  </pic:spPr>
                </pic:pic>
              </a:graphicData>
            </a:graphic>
          </wp:inline>
        </w:drawing>
      </w:r>
    </w:p>
    <w:p w14:paraId="3CD547DA" w14:textId="6AF339D9" w:rsidR="001D3628" w:rsidRDefault="001B6130" w:rsidP="00CB1937">
      <w:pPr>
        <w:pStyle w:val="Caption"/>
      </w:pPr>
      <w:bookmarkStart w:id="292" w:name="_Toc29794234"/>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43</w:t>
      </w:r>
      <w:r w:rsidR="00192599">
        <w:rPr>
          <w:noProof/>
        </w:rPr>
        <w:fldChar w:fldCharType="end"/>
      </w:r>
      <w:r>
        <w:t xml:space="preserve">. </w:t>
      </w:r>
      <w:r w:rsidR="001D3628" w:rsidRPr="00142412">
        <w:t>Tương quan giữa các thuộc tính</w:t>
      </w:r>
      <w:r w:rsidR="007A2565">
        <w:t xml:space="preserve"> V</w:t>
      </w:r>
      <w:r w:rsidR="001D3628" w:rsidRPr="00142412">
        <w:t xml:space="preserve"> với thuộc tính lớp</w:t>
      </w:r>
      <w:bookmarkEnd w:id="292"/>
      <w:r w:rsidR="001D3628" w:rsidRPr="00142412">
        <w:t xml:space="preserve"> </w:t>
      </w:r>
    </w:p>
    <w:p w14:paraId="17863069" w14:textId="7EFB6438" w:rsidR="001D3628" w:rsidRDefault="00DD661E" w:rsidP="00316915">
      <w:ins w:id="293" w:author="TRẦN HOÀNG LUÂN" w:date="2019-12-31T03:05:00Z">
        <w:r w:rsidRPr="008E711C">
          <w:rPr>
            <w:rFonts w:cs="Times New Roman"/>
            <w:noProof/>
          </w:rPr>
          <w:drawing>
            <wp:inline distT="0" distB="0" distL="0" distR="0" wp14:anchorId="0D40A1B2" wp14:editId="0387EC21">
              <wp:extent cx="5579745" cy="132969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1329690"/>
                      </a:xfrm>
                      <a:prstGeom prst="rect">
                        <a:avLst/>
                      </a:prstGeom>
                      <a:noFill/>
                      <a:ln>
                        <a:noFill/>
                      </a:ln>
                    </pic:spPr>
                  </pic:pic>
                </a:graphicData>
              </a:graphic>
            </wp:inline>
          </w:drawing>
        </w:r>
      </w:ins>
    </w:p>
    <w:p w14:paraId="706196E3" w14:textId="13A0A1BD" w:rsidR="00DD661E" w:rsidRDefault="00DD661E" w:rsidP="00CB1937">
      <w:pPr>
        <w:pStyle w:val="Caption"/>
      </w:pPr>
      <w:bookmarkStart w:id="294" w:name="_Toc29794235"/>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44</w:t>
      </w:r>
      <w:r w:rsidR="00192599">
        <w:rPr>
          <w:noProof/>
        </w:rPr>
        <w:fldChar w:fldCharType="end"/>
      </w:r>
      <w:r>
        <w:t xml:space="preserve">. </w:t>
      </w:r>
      <w:r w:rsidR="0054245A" w:rsidRPr="00142412">
        <w:t>Tương quan giữa các thuộc tính</w:t>
      </w:r>
      <w:r w:rsidR="007A2565">
        <w:t xml:space="preserve"> V</w:t>
      </w:r>
      <w:r w:rsidR="0054245A" w:rsidRPr="00142412">
        <w:t xml:space="preserve"> với </w:t>
      </w:r>
      <w:r w:rsidR="007A2565">
        <w:t>thuộc tính lớp</w:t>
      </w:r>
      <w:bookmarkEnd w:id="294"/>
    </w:p>
    <w:p w14:paraId="58BE5D55" w14:textId="77777777" w:rsidR="0074609A" w:rsidRDefault="0074609A">
      <w:pPr>
        <w:rPr>
          <w:rFonts w:cs="Times New Roman"/>
          <w:b/>
          <w:bCs/>
        </w:rPr>
      </w:pPr>
      <w:r>
        <w:rPr>
          <w:rFonts w:cs="Times New Roman"/>
          <w:b/>
          <w:bCs/>
        </w:rPr>
        <w:br w:type="page"/>
      </w:r>
    </w:p>
    <w:p w14:paraId="6BDC08A0" w14:textId="79D76EB0" w:rsidR="00F21006" w:rsidRPr="00F21006" w:rsidRDefault="00F21006" w:rsidP="00316915">
      <w:pPr>
        <w:rPr>
          <w:rFonts w:cs="Times New Roman"/>
          <w:b/>
          <w:bCs/>
        </w:rPr>
      </w:pPr>
      <w:r w:rsidRPr="00F21006">
        <w:rPr>
          <w:rFonts w:cs="Times New Roman"/>
          <w:b/>
          <w:bCs/>
        </w:rPr>
        <w:lastRenderedPageBreak/>
        <w:t>Tóm tắt:</w:t>
      </w:r>
    </w:p>
    <w:p w14:paraId="7343D1D7" w14:textId="77777777" w:rsidR="00F21006" w:rsidRPr="00142412" w:rsidRDefault="00F21006" w:rsidP="00316915">
      <w:pPr>
        <w:pStyle w:val="ListParagraph"/>
        <w:numPr>
          <w:ilvl w:val="0"/>
          <w:numId w:val="82"/>
        </w:numPr>
      </w:pPr>
      <w:r w:rsidRPr="00142412">
        <w:t>Tương quan ngược: các thuộc tính V17, V14, V12 và V10 có mối tương quan ngược chiều. Lưu ý rằng các giá trị này càng thấp thì kết quả cuối cùng sẽ là một giao dịch bất thường.</w:t>
      </w:r>
    </w:p>
    <w:p w14:paraId="0BD61EB8" w14:textId="77777777" w:rsidR="00F21006" w:rsidRPr="00142412" w:rsidRDefault="00F21006" w:rsidP="00316915">
      <w:pPr>
        <w:pStyle w:val="ListParagraph"/>
        <w:numPr>
          <w:ilvl w:val="0"/>
          <w:numId w:val="82"/>
        </w:numPr>
      </w:pPr>
      <w:r w:rsidRPr="00142412">
        <w:t>Tương quan tích cực: V2, V4, V11 và V19 có mối tương quan tích cực.  Lưu ý rằng các giá trị này càng cao thì kết quả cuối cùng sẽ là một giao dịch bất thường.</w:t>
      </w:r>
    </w:p>
    <w:p w14:paraId="306524D4" w14:textId="77777777" w:rsidR="00F21006" w:rsidRPr="00142412" w:rsidRDefault="00F21006" w:rsidP="00316915">
      <w:pPr>
        <w:pStyle w:val="ListParagraph"/>
        <w:numPr>
          <w:ilvl w:val="0"/>
          <w:numId w:val="82"/>
        </w:numPr>
      </w:pPr>
      <w:r w:rsidRPr="00142412">
        <w:t>Biểu đồ hộp (BoxPlots): sử dụng biểu đồ hộp để hiểu rõ hơn về việc phân phối các tính năng này trong các giao dịch bình thường và giao dịch bất thường.</w:t>
      </w:r>
    </w:p>
    <w:p w14:paraId="4469AB67" w14:textId="7470F78D" w:rsidR="00AA3B01" w:rsidRPr="00142412" w:rsidRDefault="00AA3B01" w:rsidP="00316915">
      <w:pPr>
        <w:pStyle w:val="Heading3"/>
        <w:rPr>
          <w:rFonts w:cs="Times New Roman"/>
        </w:rPr>
      </w:pPr>
      <w:bookmarkStart w:id="295" w:name="_Toc28691266"/>
      <w:bookmarkStart w:id="296" w:name="_Toc29794086"/>
      <w:r w:rsidRPr="00142412">
        <w:rPr>
          <w:rFonts w:cs="Times New Roman"/>
        </w:rPr>
        <w:t>Phát hiện bất thường (Anomaly Detection)</w:t>
      </w:r>
      <w:bookmarkEnd w:id="295"/>
      <w:bookmarkEnd w:id="296"/>
    </w:p>
    <w:p w14:paraId="3479DBAD" w14:textId="77777777" w:rsidR="00992B8E" w:rsidRPr="00142412" w:rsidRDefault="00992B8E" w:rsidP="00316915">
      <w:pPr>
        <w:rPr>
          <w:rFonts w:cs="Times New Roman"/>
        </w:rPr>
      </w:pPr>
      <w:r w:rsidRPr="00142412">
        <w:rPr>
          <w:rFonts w:cs="Times New Roman"/>
        </w:rPr>
        <w:t>Mục đích loại bỏ các “ngoại lệ cực đoan” khỏi các thuộc tính có mối tương quan cao với các nhãn. Điều này sẽ có tác động tích cực đến độ chính xác đến các mô hình đang thực hiện.</w:t>
      </w:r>
    </w:p>
    <w:p w14:paraId="41ED4760" w14:textId="77777777" w:rsidR="00992B8E" w:rsidRPr="00142412" w:rsidRDefault="00992B8E" w:rsidP="00316915">
      <w:pPr>
        <w:rPr>
          <w:rFonts w:cs="Times New Roman"/>
        </w:rPr>
      </w:pPr>
      <w:r w:rsidRPr="00142412">
        <w:rPr>
          <w:rFonts w:cs="Times New Roman"/>
        </w:rPr>
        <w:t>Phương pháp phạm vi liên vùng (Interquartile Range Method):</w:t>
      </w:r>
    </w:p>
    <w:p w14:paraId="46D80B4F" w14:textId="77777777" w:rsidR="00992B8E" w:rsidRPr="00142412" w:rsidRDefault="00992B8E" w:rsidP="00316915">
      <w:pPr>
        <w:pStyle w:val="ListParagraph"/>
        <w:numPr>
          <w:ilvl w:val="0"/>
          <w:numId w:val="83"/>
        </w:numPr>
      </w:pPr>
      <w:r w:rsidRPr="00142412">
        <w:t>Phạm vi liên vùng (Interquartile Range - IQR): Thực hiện tính toán giá trị này bằng sự khác biệt giữa phân vị (percentile) thứ 75 và phân vị thứ 25. Mục đích là tạo ra một ngưỡng vượt quá tỷ lệ phần trăm thứ 75 và 25 trong trường hợp một số giá trị vượt qua ngưỡng này có thể bị xóa.</w:t>
      </w:r>
    </w:p>
    <w:p w14:paraId="6936C2F1" w14:textId="77777777" w:rsidR="00992B8E" w:rsidRPr="00142412" w:rsidRDefault="00992B8E" w:rsidP="00316915">
      <w:pPr>
        <w:pStyle w:val="ListParagraph"/>
        <w:numPr>
          <w:ilvl w:val="0"/>
          <w:numId w:val="83"/>
        </w:numPr>
      </w:pPr>
      <w:r w:rsidRPr="00142412">
        <w:t>Biểu đồ hộp (Boxplots): Bên cạnh việc dễ dàng nhìn thấy các phần trăm thứ 25 và 75 (cả hai đầu của hình vuông), có thể dễ dàng nhìn thấy các ngoại lệ cực đoan (extreme outliers) (các điểm nằm ngoài cực thấp và cực cao hơn).</w:t>
      </w:r>
    </w:p>
    <w:p w14:paraId="74E1914E" w14:textId="77777777" w:rsidR="00992B8E" w:rsidRPr="00142412" w:rsidRDefault="00992B8E" w:rsidP="00316915">
      <w:pPr>
        <w:rPr>
          <w:rFonts w:cs="Times New Roman"/>
        </w:rPr>
      </w:pPr>
      <w:r w:rsidRPr="00142412">
        <w:rPr>
          <w:rFonts w:cs="Times New Roman"/>
          <w:b/>
          <w:bCs/>
        </w:rPr>
        <w:t>Lưu ý:</w:t>
      </w:r>
      <w:r w:rsidRPr="00142412">
        <w:rPr>
          <w:rFonts w:cs="Times New Roman"/>
        </w:rPr>
        <w:t xml:space="preserve"> </w:t>
      </w:r>
    </w:p>
    <w:p w14:paraId="0C9063E9" w14:textId="77777777" w:rsidR="00992B8E" w:rsidRPr="00142412" w:rsidRDefault="00992B8E" w:rsidP="00316915">
      <w:pPr>
        <w:pStyle w:val="ListParagraph"/>
        <w:numPr>
          <w:ilvl w:val="0"/>
          <w:numId w:val="84"/>
        </w:numPr>
      </w:pPr>
      <w:r w:rsidRPr="00142412">
        <w:t>Cần cẩn thận về ngưỡng để loại bỏ các ngoại lệ. Trong các lệnh dưới đây, ngưỡng được xác định bằng cách nhân một số (ví dụ: 1.5) với Phạm vi liên dải. Ngưỡng này càng cao, ngoại lệ sẽ ít được phát hiện và ngưỡng này càng thấp thì càng phát hiện ra nhiều ngoại lệ.</w:t>
      </w:r>
    </w:p>
    <w:p w14:paraId="3BECE09A" w14:textId="092AB29C" w:rsidR="00CA3976" w:rsidRDefault="00CA3976" w:rsidP="00316915">
      <w:pPr>
        <w:pStyle w:val="Heading4"/>
      </w:pPr>
      <w:bookmarkStart w:id="297" w:name="_Toc28691267"/>
      <w:bookmarkStart w:id="298" w:name="_Toc29794087"/>
      <w:r w:rsidRPr="00142412">
        <w:t>Dữ liệu xử lý bằng phương pháp Undersampling</w:t>
      </w:r>
      <w:bookmarkEnd w:id="297"/>
      <w:bookmarkEnd w:id="298"/>
    </w:p>
    <w:p w14:paraId="13F4579C" w14:textId="5342DED2" w:rsidR="00E86006" w:rsidRPr="00142412" w:rsidRDefault="00E86006" w:rsidP="00316915">
      <w:pPr>
        <w:rPr>
          <w:rFonts w:cs="Times New Roman"/>
        </w:rPr>
      </w:pPr>
      <w:r w:rsidRPr="00142412">
        <w:rPr>
          <w:rFonts w:cs="Times New Roman"/>
        </w:rPr>
        <w:t>Dưới đây là các biểu đồ phân phối thuộc tính V14, V12, V10 (giao dịch gian lận</w:t>
      </w:r>
      <w:r w:rsidR="005F67A4">
        <w:rPr>
          <w:rFonts w:cs="Times New Roman"/>
        </w:rPr>
        <w:t>)</w:t>
      </w:r>
      <w:r w:rsidRPr="00142412">
        <w:rPr>
          <w:rFonts w:cs="Times New Roman"/>
        </w:rPr>
        <w:t>:</w:t>
      </w:r>
    </w:p>
    <w:p w14:paraId="1FD1B91E" w14:textId="77777777" w:rsidR="00E86006" w:rsidRPr="00142412" w:rsidRDefault="00E86006" w:rsidP="0074609A">
      <w:pPr>
        <w:jc w:val="center"/>
        <w:rPr>
          <w:rFonts w:cs="Times New Roman"/>
        </w:rPr>
      </w:pPr>
      <w:r>
        <w:rPr>
          <w:noProof/>
        </w:rPr>
        <w:lastRenderedPageBreak/>
        <w:drawing>
          <wp:inline distT="0" distB="0" distL="0" distR="0" wp14:anchorId="4BB76547" wp14:editId="5D88864F">
            <wp:extent cx="4915511" cy="1656405"/>
            <wp:effectExtent l="0" t="0" r="0" b="1270"/>
            <wp:docPr id="9011257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4">
                      <a:extLst>
                        <a:ext uri="{28A0092B-C50C-407E-A947-70E740481C1C}">
                          <a14:useLocalDpi xmlns:a14="http://schemas.microsoft.com/office/drawing/2010/main" val="0"/>
                        </a:ext>
                      </a:extLst>
                    </a:blip>
                    <a:stretch>
                      <a:fillRect/>
                    </a:stretch>
                  </pic:blipFill>
                  <pic:spPr>
                    <a:xfrm>
                      <a:off x="0" y="0"/>
                      <a:ext cx="4918820" cy="1657520"/>
                    </a:xfrm>
                    <a:prstGeom prst="rect">
                      <a:avLst/>
                    </a:prstGeom>
                  </pic:spPr>
                </pic:pic>
              </a:graphicData>
            </a:graphic>
          </wp:inline>
        </w:drawing>
      </w:r>
    </w:p>
    <w:p w14:paraId="1D92F302" w14:textId="086A7B38" w:rsidR="0052686E" w:rsidRPr="00142412" w:rsidRDefault="00E86006" w:rsidP="00CB1937">
      <w:pPr>
        <w:pStyle w:val="Caption"/>
      </w:pPr>
      <w:bookmarkStart w:id="299" w:name="_Toc29794236"/>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45</w:t>
      </w:r>
      <w:r w:rsidR="00192599">
        <w:rPr>
          <w:noProof/>
        </w:rPr>
        <w:fldChar w:fldCharType="end"/>
      </w:r>
      <w:r>
        <w:t xml:space="preserve">. </w:t>
      </w:r>
      <w:r w:rsidR="0052686E" w:rsidRPr="00142412">
        <w:t>Biểu đồ phân phối thuộc tính V14, V12, V10 của bộ dữ liệu dùng Undersampling</w:t>
      </w:r>
      <w:bookmarkEnd w:id="299"/>
    </w:p>
    <w:p w14:paraId="323784DA" w14:textId="6EFCED4D" w:rsidR="007B2CAB" w:rsidRDefault="00D865A5" w:rsidP="00316915">
      <w:pPr>
        <w:rPr>
          <w:rFonts w:cs="Times New Roman"/>
        </w:rPr>
      </w:pPr>
      <w:r w:rsidRPr="00142412">
        <w:rPr>
          <w:rFonts w:cs="Times New Roman"/>
        </w:rPr>
        <w:t>Tiến hành xóa các giá trị ngoại vi khỏi các giao dịch gian lận cho các thuộc tính V14, V12, V10 ta thu được kết quả</w:t>
      </w:r>
      <w:r w:rsidR="005F67A4">
        <w:rPr>
          <w:rFonts w:cs="Times New Roman"/>
        </w:rPr>
        <w:t>:</w:t>
      </w:r>
    </w:p>
    <w:p w14:paraId="00D6C59E" w14:textId="17A217AA" w:rsidR="00D865A5" w:rsidRPr="00142412" w:rsidRDefault="007B2CAB" w:rsidP="00316915">
      <w:pPr>
        <w:rPr>
          <w:rFonts w:cs="Times New Roman"/>
        </w:rPr>
      </w:pPr>
      <w:r>
        <w:rPr>
          <w:rFonts w:cs="Times New Roman"/>
        </w:rPr>
        <w:br w:type="page"/>
      </w:r>
    </w:p>
    <w:p w14:paraId="349A5B20" w14:textId="2CE454F4" w:rsidR="00CA3976" w:rsidRDefault="00D865A5" w:rsidP="00CB1937">
      <w:pPr>
        <w:pStyle w:val="Caption"/>
      </w:pPr>
      <w:bookmarkStart w:id="300" w:name="_Toc29794271"/>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20</w:t>
      </w:r>
      <w:r w:rsidR="00192599">
        <w:rPr>
          <w:noProof/>
        </w:rPr>
        <w:fldChar w:fldCharType="end"/>
      </w:r>
      <w:r>
        <w:t xml:space="preserve">. </w:t>
      </w:r>
      <w:r w:rsidR="00EF6656" w:rsidRPr="00142412">
        <w:t>Kết quả sau khi thực hiện xóa các giá trị ngoại vi của các thuộc tính V14, V12, V10 của bộ dữ liệu dùng Undersampling</w:t>
      </w:r>
      <w:bookmarkEnd w:id="300"/>
    </w:p>
    <w:tbl>
      <w:tblPr>
        <w:tblStyle w:val="TableGrid"/>
        <w:tblW w:w="0" w:type="auto"/>
        <w:tblLook w:val="04A0" w:firstRow="1" w:lastRow="0" w:firstColumn="1" w:lastColumn="0" w:noHBand="0" w:noVBand="1"/>
      </w:tblPr>
      <w:tblGrid>
        <w:gridCol w:w="694"/>
        <w:gridCol w:w="1081"/>
        <w:gridCol w:w="1081"/>
        <w:gridCol w:w="976"/>
        <w:gridCol w:w="1302"/>
        <w:gridCol w:w="931"/>
        <w:gridCol w:w="958"/>
        <w:gridCol w:w="1755"/>
      </w:tblGrid>
      <w:tr w:rsidR="007B2CAB" w:rsidRPr="00142412" w14:paraId="7FDEF723" w14:textId="77777777" w:rsidTr="0074609A">
        <w:tc>
          <w:tcPr>
            <w:tcW w:w="699" w:type="dxa"/>
          </w:tcPr>
          <w:p w14:paraId="669BB2D7" w14:textId="77777777" w:rsidR="007B2CAB" w:rsidRPr="00247294" w:rsidRDefault="007B2CAB" w:rsidP="00316915">
            <w:pPr>
              <w:spacing w:line="360" w:lineRule="auto"/>
              <w:jc w:val="center"/>
              <w:rPr>
                <w:rFonts w:ascii="Times New Roman" w:hAnsi="Times New Roman" w:cs="Times New Roman"/>
                <w:b/>
                <w:bCs/>
                <w:sz w:val="26"/>
                <w:szCs w:val="26"/>
              </w:rPr>
            </w:pPr>
          </w:p>
        </w:tc>
        <w:tc>
          <w:tcPr>
            <w:tcW w:w="1107" w:type="dxa"/>
          </w:tcPr>
          <w:p w14:paraId="7E28CFB9" w14:textId="77777777" w:rsidR="007B2CAB" w:rsidRPr="00247294" w:rsidRDefault="007B2CA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Bách phân vị 25</w:t>
            </w:r>
          </w:p>
        </w:tc>
        <w:tc>
          <w:tcPr>
            <w:tcW w:w="1107" w:type="dxa"/>
          </w:tcPr>
          <w:p w14:paraId="7EB5E271" w14:textId="77777777" w:rsidR="007B2CAB" w:rsidRPr="00247294" w:rsidRDefault="007B2CA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Bách phân vị 75</w:t>
            </w:r>
          </w:p>
        </w:tc>
        <w:tc>
          <w:tcPr>
            <w:tcW w:w="984" w:type="dxa"/>
          </w:tcPr>
          <w:p w14:paraId="22BCFB2B" w14:textId="77777777" w:rsidR="007B2CAB" w:rsidRPr="00247294" w:rsidRDefault="007B2CA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iqr</w:t>
            </w:r>
          </w:p>
        </w:tc>
        <w:tc>
          <w:tcPr>
            <w:tcW w:w="1343" w:type="dxa"/>
          </w:tcPr>
          <w:p w14:paraId="46FC6CAC" w14:textId="77777777" w:rsidR="007B2CAB" w:rsidRPr="00247294" w:rsidRDefault="007B2CA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Giá trị biên dưới</w:t>
            </w:r>
          </w:p>
        </w:tc>
        <w:tc>
          <w:tcPr>
            <w:tcW w:w="649" w:type="dxa"/>
          </w:tcPr>
          <w:p w14:paraId="5CE1EA55" w14:textId="77777777" w:rsidR="007B2CAB" w:rsidRPr="00247294" w:rsidRDefault="007B2CA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Giá trị biên trên</w:t>
            </w:r>
          </w:p>
        </w:tc>
        <w:tc>
          <w:tcPr>
            <w:tcW w:w="981" w:type="dxa"/>
          </w:tcPr>
          <w:p w14:paraId="61E7B5A3" w14:textId="77777777" w:rsidR="007B2CAB" w:rsidRPr="00247294" w:rsidRDefault="007B2CA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Giá trị ngoại vi</w:t>
            </w:r>
          </w:p>
        </w:tc>
        <w:tc>
          <w:tcPr>
            <w:tcW w:w="1908" w:type="dxa"/>
          </w:tcPr>
          <w:p w14:paraId="11302A99" w14:textId="77777777" w:rsidR="007B2CAB" w:rsidRPr="00247294" w:rsidRDefault="007B2CA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Số lượng dữ liệu còn lại sau khi loại bỏ các giá trị ngoại vi</w:t>
            </w:r>
          </w:p>
        </w:tc>
      </w:tr>
      <w:tr w:rsidR="007B2CAB" w:rsidRPr="00142412" w14:paraId="09AF0A13" w14:textId="77777777" w:rsidTr="0074609A">
        <w:tc>
          <w:tcPr>
            <w:tcW w:w="699" w:type="dxa"/>
          </w:tcPr>
          <w:p w14:paraId="27BBE577" w14:textId="77777777" w:rsidR="007B2CAB" w:rsidRPr="00142412" w:rsidRDefault="007B2CAB" w:rsidP="00316915">
            <w:pPr>
              <w:spacing w:line="360" w:lineRule="auto"/>
              <w:rPr>
                <w:rFonts w:ascii="Times New Roman" w:hAnsi="Times New Roman" w:cs="Times New Roman"/>
                <w:sz w:val="26"/>
                <w:szCs w:val="26"/>
              </w:rPr>
            </w:pPr>
            <w:r w:rsidRPr="00142412">
              <w:rPr>
                <w:rFonts w:ascii="Times New Roman" w:hAnsi="Times New Roman" w:cs="Times New Roman"/>
                <w:sz w:val="26"/>
                <w:szCs w:val="26"/>
              </w:rPr>
              <w:t>V14</w:t>
            </w:r>
          </w:p>
        </w:tc>
        <w:tc>
          <w:tcPr>
            <w:tcW w:w="1107" w:type="dxa"/>
            <w:vMerge w:val="restart"/>
            <w:vAlign w:val="center"/>
          </w:tcPr>
          <w:p w14:paraId="6E5EC17F"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-9.6927</w:t>
            </w:r>
          </w:p>
        </w:tc>
        <w:tc>
          <w:tcPr>
            <w:tcW w:w="1107" w:type="dxa"/>
            <w:vMerge w:val="restart"/>
            <w:vAlign w:val="center"/>
          </w:tcPr>
          <w:p w14:paraId="443218FA"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-4.2828</w:t>
            </w:r>
          </w:p>
        </w:tc>
        <w:tc>
          <w:tcPr>
            <w:tcW w:w="984" w:type="dxa"/>
            <w:vMerge w:val="restart"/>
            <w:vAlign w:val="center"/>
          </w:tcPr>
          <w:p w14:paraId="50F501C4"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5.4099</w:t>
            </w:r>
          </w:p>
        </w:tc>
        <w:tc>
          <w:tcPr>
            <w:tcW w:w="1343" w:type="dxa"/>
            <w:vAlign w:val="center"/>
          </w:tcPr>
          <w:p w14:paraId="625198F6"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-17.8076</w:t>
            </w:r>
          </w:p>
        </w:tc>
        <w:tc>
          <w:tcPr>
            <w:tcW w:w="649" w:type="dxa"/>
            <w:vAlign w:val="center"/>
          </w:tcPr>
          <w:p w14:paraId="6F66109F"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3.8320</w:t>
            </w:r>
          </w:p>
        </w:tc>
        <w:tc>
          <w:tcPr>
            <w:tcW w:w="981" w:type="dxa"/>
            <w:vAlign w:val="center"/>
          </w:tcPr>
          <w:p w14:paraId="39989C3F"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4</w:t>
            </w:r>
          </w:p>
        </w:tc>
        <w:tc>
          <w:tcPr>
            <w:tcW w:w="1908" w:type="dxa"/>
            <w:vAlign w:val="center"/>
          </w:tcPr>
          <w:p w14:paraId="2EAEF9B9"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980</w:t>
            </w:r>
          </w:p>
        </w:tc>
      </w:tr>
      <w:tr w:rsidR="007B2CAB" w:rsidRPr="00142412" w14:paraId="2B0EF35F" w14:textId="77777777" w:rsidTr="0074609A">
        <w:tc>
          <w:tcPr>
            <w:tcW w:w="699" w:type="dxa"/>
          </w:tcPr>
          <w:p w14:paraId="1B22228B" w14:textId="77777777" w:rsidR="007B2CAB" w:rsidRPr="00142412" w:rsidRDefault="007B2CAB" w:rsidP="00316915">
            <w:pPr>
              <w:spacing w:line="360" w:lineRule="auto"/>
              <w:rPr>
                <w:rFonts w:ascii="Times New Roman" w:hAnsi="Times New Roman" w:cs="Times New Roman"/>
                <w:sz w:val="26"/>
                <w:szCs w:val="26"/>
              </w:rPr>
            </w:pPr>
            <w:r w:rsidRPr="00142412">
              <w:rPr>
                <w:rFonts w:ascii="Times New Roman" w:hAnsi="Times New Roman" w:cs="Times New Roman"/>
                <w:sz w:val="26"/>
                <w:szCs w:val="26"/>
              </w:rPr>
              <w:t>V12</w:t>
            </w:r>
          </w:p>
        </w:tc>
        <w:tc>
          <w:tcPr>
            <w:tcW w:w="1107" w:type="dxa"/>
            <w:vMerge/>
            <w:vAlign w:val="center"/>
          </w:tcPr>
          <w:p w14:paraId="0793E559" w14:textId="77777777" w:rsidR="007B2CAB" w:rsidRPr="00142412" w:rsidRDefault="007B2CAB" w:rsidP="00316915">
            <w:pPr>
              <w:spacing w:line="360" w:lineRule="auto"/>
              <w:jc w:val="center"/>
              <w:rPr>
                <w:rFonts w:ascii="Times New Roman" w:hAnsi="Times New Roman" w:cs="Times New Roman"/>
                <w:sz w:val="26"/>
                <w:szCs w:val="26"/>
              </w:rPr>
            </w:pPr>
          </w:p>
        </w:tc>
        <w:tc>
          <w:tcPr>
            <w:tcW w:w="1107" w:type="dxa"/>
            <w:vMerge/>
            <w:vAlign w:val="center"/>
          </w:tcPr>
          <w:p w14:paraId="4FD2394F" w14:textId="77777777" w:rsidR="007B2CAB" w:rsidRPr="00142412" w:rsidRDefault="007B2CAB" w:rsidP="00316915">
            <w:pPr>
              <w:spacing w:line="360" w:lineRule="auto"/>
              <w:jc w:val="center"/>
              <w:rPr>
                <w:rFonts w:ascii="Times New Roman" w:hAnsi="Times New Roman" w:cs="Times New Roman"/>
                <w:sz w:val="26"/>
                <w:szCs w:val="26"/>
              </w:rPr>
            </w:pPr>
          </w:p>
        </w:tc>
        <w:tc>
          <w:tcPr>
            <w:tcW w:w="984" w:type="dxa"/>
            <w:vMerge/>
            <w:vAlign w:val="center"/>
          </w:tcPr>
          <w:p w14:paraId="4EED6B75" w14:textId="77777777" w:rsidR="007B2CAB" w:rsidRPr="00142412" w:rsidRDefault="007B2CAB" w:rsidP="00316915">
            <w:pPr>
              <w:spacing w:line="360" w:lineRule="auto"/>
              <w:jc w:val="center"/>
              <w:rPr>
                <w:rFonts w:ascii="Times New Roman" w:hAnsi="Times New Roman" w:cs="Times New Roman"/>
                <w:sz w:val="26"/>
                <w:szCs w:val="26"/>
              </w:rPr>
            </w:pPr>
          </w:p>
        </w:tc>
        <w:tc>
          <w:tcPr>
            <w:tcW w:w="1343" w:type="dxa"/>
            <w:vAlign w:val="center"/>
          </w:tcPr>
          <w:p w14:paraId="05404698"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-17.3430</w:t>
            </w:r>
          </w:p>
        </w:tc>
        <w:tc>
          <w:tcPr>
            <w:tcW w:w="649" w:type="dxa"/>
            <w:vAlign w:val="center"/>
          </w:tcPr>
          <w:p w14:paraId="0DE0D597"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5.7770</w:t>
            </w:r>
          </w:p>
        </w:tc>
        <w:tc>
          <w:tcPr>
            <w:tcW w:w="981" w:type="dxa"/>
            <w:vAlign w:val="center"/>
          </w:tcPr>
          <w:p w14:paraId="056EC751"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4</w:t>
            </w:r>
          </w:p>
        </w:tc>
        <w:tc>
          <w:tcPr>
            <w:tcW w:w="1908" w:type="dxa"/>
            <w:vAlign w:val="center"/>
          </w:tcPr>
          <w:p w14:paraId="05E13084"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976</w:t>
            </w:r>
          </w:p>
        </w:tc>
      </w:tr>
      <w:tr w:rsidR="007B2CAB" w:rsidRPr="00142412" w14:paraId="15CE5437" w14:textId="77777777" w:rsidTr="0074609A">
        <w:tc>
          <w:tcPr>
            <w:tcW w:w="699" w:type="dxa"/>
          </w:tcPr>
          <w:p w14:paraId="779B5EEC" w14:textId="77777777" w:rsidR="007B2CAB" w:rsidRPr="00142412" w:rsidRDefault="007B2CAB" w:rsidP="00316915">
            <w:pPr>
              <w:spacing w:line="360" w:lineRule="auto"/>
              <w:rPr>
                <w:rFonts w:ascii="Times New Roman" w:hAnsi="Times New Roman" w:cs="Times New Roman"/>
                <w:sz w:val="26"/>
                <w:szCs w:val="26"/>
              </w:rPr>
            </w:pPr>
            <w:r w:rsidRPr="00142412">
              <w:rPr>
                <w:rFonts w:ascii="Times New Roman" w:hAnsi="Times New Roman" w:cs="Times New Roman"/>
                <w:sz w:val="26"/>
                <w:szCs w:val="26"/>
              </w:rPr>
              <w:t>V10</w:t>
            </w:r>
          </w:p>
        </w:tc>
        <w:tc>
          <w:tcPr>
            <w:tcW w:w="1107" w:type="dxa"/>
            <w:vMerge/>
            <w:vAlign w:val="center"/>
          </w:tcPr>
          <w:p w14:paraId="1E9574A7" w14:textId="77777777" w:rsidR="007B2CAB" w:rsidRPr="00142412" w:rsidRDefault="007B2CAB" w:rsidP="00316915">
            <w:pPr>
              <w:spacing w:line="360" w:lineRule="auto"/>
              <w:jc w:val="center"/>
              <w:rPr>
                <w:rFonts w:ascii="Times New Roman" w:hAnsi="Times New Roman" w:cs="Times New Roman"/>
                <w:sz w:val="26"/>
                <w:szCs w:val="26"/>
              </w:rPr>
            </w:pPr>
          </w:p>
        </w:tc>
        <w:tc>
          <w:tcPr>
            <w:tcW w:w="1107" w:type="dxa"/>
            <w:vMerge/>
            <w:vAlign w:val="center"/>
          </w:tcPr>
          <w:p w14:paraId="66A8FA51" w14:textId="77777777" w:rsidR="007B2CAB" w:rsidRPr="00142412" w:rsidRDefault="007B2CAB" w:rsidP="00316915">
            <w:pPr>
              <w:spacing w:line="360" w:lineRule="auto"/>
              <w:jc w:val="center"/>
              <w:rPr>
                <w:rFonts w:ascii="Times New Roman" w:hAnsi="Times New Roman" w:cs="Times New Roman"/>
                <w:sz w:val="26"/>
                <w:szCs w:val="26"/>
              </w:rPr>
            </w:pPr>
          </w:p>
        </w:tc>
        <w:tc>
          <w:tcPr>
            <w:tcW w:w="984" w:type="dxa"/>
            <w:vMerge/>
            <w:vAlign w:val="center"/>
          </w:tcPr>
          <w:p w14:paraId="7B97D27C" w14:textId="77777777" w:rsidR="007B2CAB" w:rsidRPr="00142412" w:rsidRDefault="007B2CAB" w:rsidP="00316915">
            <w:pPr>
              <w:spacing w:line="360" w:lineRule="auto"/>
              <w:jc w:val="center"/>
              <w:rPr>
                <w:rFonts w:ascii="Times New Roman" w:hAnsi="Times New Roman" w:cs="Times New Roman"/>
                <w:sz w:val="26"/>
                <w:szCs w:val="26"/>
              </w:rPr>
            </w:pPr>
          </w:p>
        </w:tc>
        <w:tc>
          <w:tcPr>
            <w:tcW w:w="1343" w:type="dxa"/>
            <w:vAlign w:val="center"/>
          </w:tcPr>
          <w:p w14:paraId="0A72CFD1"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-14.8989</w:t>
            </w:r>
          </w:p>
        </w:tc>
        <w:tc>
          <w:tcPr>
            <w:tcW w:w="649" w:type="dxa"/>
            <w:vAlign w:val="center"/>
          </w:tcPr>
          <w:p w14:paraId="719B46A3"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4.9203</w:t>
            </w:r>
          </w:p>
        </w:tc>
        <w:tc>
          <w:tcPr>
            <w:tcW w:w="981" w:type="dxa"/>
            <w:vAlign w:val="center"/>
          </w:tcPr>
          <w:p w14:paraId="6CF1C084"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27</w:t>
            </w:r>
          </w:p>
        </w:tc>
        <w:tc>
          <w:tcPr>
            <w:tcW w:w="1908" w:type="dxa"/>
            <w:vAlign w:val="center"/>
          </w:tcPr>
          <w:p w14:paraId="117377F9" w14:textId="77777777" w:rsidR="007B2CAB" w:rsidRPr="00142412" w:rsidRDefault="007B2CA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947</w:t>
            </w:r>
          </w:p>
        </w:tc>
      </w:tr>
    </w:tbl>
    <w:p w14:paraId="044830B2" w14:textId="4EE88BF5" w:rsidR="00E57F70" w:rsidRPr="00142412" w:rsidRDefault="00E57F70" w:rsidP="00316915">
      <w:pPr>
        <w:spacing w:before="240"/>
        <w:rPr>
          <w:rFonts w:cs="Times New Roman"/>
        </w:rPr>
      </w:pPr>
      <w:r w:rsidRPr="00142412">
        <w:rPr>
          <w:rFonts w:cs="Times New Roman"/>
        </w:rPr>
        <w:t>Biểu đồ hộp sau khi loại bỏ các giá trị ngoại vi cho các thuộc tính V14, V12, V10:</w:t>
      </w:r>
    </w:p>
    <w:p w14:paraId="6080D3A9" w14:textId="77777777" w:rsidR="00E57F70" w:rsidRPr="00142412" w:rsidRDefault="00E57F70" w:rsidP="00316915">
      <w:pPr>
        <w:spacing w:before="240"/>
        <w:rPr>
          <w:rFonts w:cs="Times New Roman"/>
        </w:rPr>
      </w:pPr>
      <w:r>
        <w:rPr>
          <w:noProof/>
        </w:rPr>
        <w:drawing>
          <wp:inline distT="0" distB="0" distL="0" distR="0" wp14:anchorId="4944E0AC" wp14:editId="0F62DC7E">
            <wp:extent cx="5579746" cy="1924050"/>
            <wp:effectExtent l="0" t="0" r="1905" b="0"/>
            <wp:docPr id="12589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a:extLst>
                        <a:ext uri="{28A0092B-C50C-407E-A947-70E740481C1C}">
                          <a14:useLocalDpi xmlns:a14="http://schemas.microsoft.com/office/drawing/2010/main" val="0"/>
                        </a:ext>
                      </a:extLst>
                    </a:blip>
                    <a:stretch>
                      <a:fillRect/>
                    </a:stretch>
                  </pic:blipFill>
                  <pic:spPr>
                    <a:xfrm>
                      <a:off x="0" y="0"/>
                      <a:ext cx="5579746" cy="1924050"/>
                    </a:xfrm>
                    <a:prstGeom prst="rect">
                      <a:avLst/>
                    </a:prstGeom>
                  </pic:spPr>
                </pic:pic>
              </a:graphicData>
            </a:graphic>
          </wp:inline>
        </w:drawing>
      </w:r>
    </w:p>
    <w:p w14:paraId="4886787E" w14:textId="2C614A06" w:rsidR="00590F30" w:rsidRPr="00142412" w:rsidRDefault="00E57F70" w:rsidP="00CB1937">
      <w:pPr>
        <w:pStyle w:val="Caption"/>
      </w:pPr>
      <w:bookmarkStart w:id="301" w:name="_Toc29794237"/>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46</w:t>
      </w:r>
      <w:r w:rsidR="00192599">
        <w:rPr>
          <w:noProof/>
        </w:rPr>
        <w:fldChar w:fldCharType="end"/>
      </w:r>
      <w:r>
        <w:t xml:space="preserve">. </w:t>
      </w:r>
      <w:r w:rsidR="00590F30" w:rsidRPr="00142412">
        <w:t>Biểu đồ hộp của các thuộc tính V14, V12, V10 sau khi loại bỏ các giá trị ngoại vi của bộ dữ liệu dùng Undersampling</w:t>
      </w:r>
      <w:bookmarkEnd w:id="301"/>
    </w:p>
    <w:p w14:paraId="03D5FCC5" w14:textId="77777777" w:rsidR="00257FE0" w:rsidRPr="00142412" w:rsidRDefault="00257FE0" w:rsidP="00316915">
      <w:pPr>
        <w:rPr>
          <w:rFonts w:cs="Times New Roman"/>
          <w:b/>
          <w:bCs/>
        </w:rPr>
      </w:pPr>
      <w:r w:rsidRPr="00142412">
        <w:rPr>
          <w:rFonts w:cs="Times New Roman"/>
          <w:b/>
          <w:bCs/>
        </w:rPr>
        <w:t>Chú giải:</w:t>
      </w:r>
    </w:p>
    <w:p w14:paraId="434ED4A1" w14:textId="77777777" w:rsidR="00257FE0" w:rsidRPr="00142412" w:rsidRDefault="00257FE0" w:rsidP="00316915">
      <w:pPr>
        <w:pStyle w:val="ListParagraph"/>
        <w:numPr>
          <w:ilvl w:val="0"/>
          <w:numId w:val="84"/>
        </w:numPr>
      </w:pPr>
      <w:r w:rsidRPr="00142412">
        <w:t>Trực quan hóa phân phối: Trước tiên bắt đầu bằng cách hình dung phân phối thuộc tính mà sẽ sử dụng để loại bỏ một số ngoại lệ. V14 là thuộc tính duy nhất có phân phối Gaussian so với các thuộc tính V12 và V10.</w:t>
      </w:r>
    </w:p>
    <w:p w14:paraId="33C87F2D" w14:textId="6C1EEAD2" w:rsidR="00EF6656" w:rsidRPr="00257FE0" w:rsidRDefault="00257FE0" w:rsidP="00316915">
      <w:pPr>
        <w:pStyle w:val="ListParagraph"/>
        <w:numPr>
          <w:ilvl w:val="0"/>
          <w:numId w:val="84"/>
        </w:numPr>
      </w:pPr>
      <w:r w:rsidRPr="00142412">
        <w:t xml:space="preserve">Xác định ngưỡng: Sau khi lựa chọn giá trị thích hợp, tiến hành nhân với iqr (loại bỏ nhiều ngoại lệ hơn), từ đó tiến hành xác định ngưỡng trên và ngưỡng </w:t>
      </w:r>
      <w:r w:rsidRPr="00142412">
        <w:lastRenderedPageBreak/>
        <w:t>dưới bằng cách đặt ngưỡng q25 (ngưỡng cực thấp) và thêm ngưỡng q75 + (ngưỡng cực cao).</w:t>
      </w:r>
    </w:p>
    <w:p w14:paraId="31868347" w14:textId="2565A551" w:rsidR="008F0A1D" w:rsidRDefault="008F0A1D" w:rsidP="00316915">
      <w:pPr>
        <w:pStyle w:val="Heading4"/>
      </w:pPr>
      <w:bookmarkStart w:id="302" w:name="_Toc28691268"/>
      <w:bookmarkStart w:id="303" w:name="_Toc29794088"/>
      <w:r w:rsidRPr="00142412">
        <w:t>Dữ liệu xử lý bằng phương pháp Oversampling</w:t>
      </w:r>
      <w:bookmarkEnd w:id="302"/>
      <w:bookmarkEnd w:id="303"/>
    </w:p>
    <w:p w14:paraId="33D6046B" w14:textId="1D0DDC9C" w:rsidR="00922FC7" w:rsidRPr="00142412" w:rsidRDefault="00922FC7" w:rsidP="00316915">
      <w:pPr>
        <w:rPr>
          <w:rFonts w:cs="Times New Roman"/>
        </w:rPr>
      </w:pPr>
      <w:r w:rsidRPr="00142412">
        <w:rPr>
          <w:rFonts w:cs="Times New Roman"/>
        </w:rPr>
        <w:t>Dưới đây là các biểu đồ phân phối thuộc tính V14, V12, V10 (giao dịch gian lận)</w:t>
      </w:r>
      <w:r w:rsidR="003C64EB">
        <w:rPr>
          <w:rFonts w:cs="Times New Roman"/>
        </w:rPr>
        <w:t>:</w:t>
      </w:r>
    </w:p>
    <w:p w14:paraId="40BBB2BA" w14:textId="2BA32FFE" w:rsidR="008F0A1D" w:rsidRDefault="00922FC7" w:rsidP="00316915">
      <w:pPr>
        <w:rPr>
          <w:rFonts w:cs="Times New Roman"/>
        </w:rPr>
      </w:pPr>
      <w:r>
        <w:rPr>
          <w:noProof/>
        </w:rPr>
        <w:drawing>
          <wp:inline distT="0" distB="0" distL="0" distR="0" wp14:anchorId="6B46D748" wp14:editId="7F4C6EED">
            <wp:extent cx="5579746" cy="1887855"/>
            <wp:effectExtent l="0" t="0" r="1905" b="0"/>
            <wp:docPr id="2311009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5579746" cy="1887855"/>
                    </a:xfrm>
                    <a:prstGeom prst="rect">
                      <a:avLst/>
                    </a:prstGeom>
                  </pic:spPr>
                </pic:pic>
              </a:graphicData>
            </a:graphic>
          </wp:inline>
        </w:drawing>
      </w:r>
    </w:p>
    <w:p w14:paraId="35F9D177" w14:textId="5CB78791" w:rsidR="00BB40AF" w:rsidRPr="00142412" w:rsidRDefault="00170D7F" w:rsidP="00CB1937">
      <w:pPr>
        <w:pStyle w:val="Caption"/>
      </w:pPr>
      <w:bookmarkStart w:id="304" w:name="_Toc29794238"/>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47</w:t>
      </w:r>
      <w:r w:rsidR="00192599">
        <w:rPr>
          <w:noProof/>
        </w:rPr>
        <w:fldChar w:fldCharType="end"/>
      </w:r>
      <w:r>
        <w:t xml:space="preserve">. </w:t>
      </w:r>
      <w:r w:rsidR="00BB40AF" w:rsidRPr="00142412">
        <w:t>Biểu đồ phân phối thuộc tính V14, V12, V10 của bộ dữ liệu dùng Oversampling</w:t>
      </w:r>
      <w:bookmarkEnd w:id="304"/>
    </w:p>
    <w:p w14:paraId="24F08FA0" w14:textId="691805F0" w:rsidR="003C64EB" w:rsidRPr="00142412" w:rsidRDefault="00B871EF" w:rsidP="003C64EB">
      <w:r w:rsidRPr="00142412">
        <w:rPr>
          <w:rFonts w:cs="Times New Roman"/>
        </w:rPr>
        <w:t>Tiến hành xóa các giá trị ngoại vi khỏi các giao dịch gian lận cho các thuộc tính V14, V12, V10 ta thu được kết quả</w:t>
      </w:r>
      <w:r w:rsidR="003C64EB">
        <w:rPr>
          <w:rFonts w:cs="Times New Roman"/>
        </w:rPr>
        <w:t>:</w:t>
      </w:r>
    </w:p>
    <w:p w14:paraId="55845CB8" w14:textId="4B5580D6" w:rsidR="00922FC7" w:rsidRDefault="00CF2A68" w:rsidP="00CB1937">
      <w:pPr>
        <w:pStyle w:val="Caption"/>
      </w:pPr>
      <w:r w:rsidRPr="00142412">
        <w:t xml:space="preserve"> khi thực hiện xóa các giá trị ngoại vi của các thuộc tính V14, V12, V10 của bộ dữ liệu dùng Oversampling</w:t>
      </w:r>
    </w:p>
    <w:tbl>
      <w:tblPr>
        <w:tblStyle w:val="TableGrid"/>
        <w:tblW w:w="0" w:type="auto"/>
        <w:tblLook w:val="04A0" w:firstRow="1" w:lastRow="0" w:firstColumn="1" w:lastColumn="0" w:noHBand="0" w:noVBand="1"/>
      </w:tblPr>
      <w:tblGrid>
        <w:gridCol w:w="703"/>
        <w:gridCol w:w="1123"/>
        <w:gridCol w:w="1123"/>
        <w:gridCol w:w="988"/>
        <w:gridCol w:w="1061"/>
        <w:gridCol w:w="946"/>
        <w:gridCol w:w="866"/>
        <w:gridCol w:w="1968"/>
      </w:tblGrid>
      <w:tr w:rsidR="00B0389B" w:rsidRPr="00142412" w14:paraId="32EC378B" w14:textId="77777777" w:rsidTr="0074609A">
        <w:tc>
          <w:tcPr>
            <w:tcW w:w="703" w:type="dxa"/>
          </w:tcPr>
          <w:p w14:paraId="523E11C6" w14:textId="77777777" w:rsidR="00B0389B" w:rsidRPr="00142412" w:rsidRDefault="00B0389B" w:rsidP="00316915">
            <w:pPr>
              <w:spacing w:line="360" w:lineRule="auto"/>
              <w:rPr>
                <w:rFonts w:ascii="Times New Roman" w:hAnsi="Times New Roman" w:cs="Times New Roman"/>
                <w:sz w:val="26"/>
                <w:szCs w:val="26"/>
              </w:rPr>
            </w:pPr>
          </w:p>
        </w:tc>
        <w:tc>
          <w:tcPr>
            <w:tcW w:w="1125" w:type="dxa"/>
          </w:tcPr>
          <w:p w14:paraId="323CC534" w14:textId="77777777" w:rsidR="00B0389B" w:rsidRPr="00247294" w:rsidRDefault="00B0389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Bách phân vị 25</w:t>
            </w:r>
          </w:p>
        </w:tc>
        <w:tc>
          <w:tcPr>
            <w:tcW w:w="1125" w:type="dxa"/>
          </w:tcPr>
          <w:p w14:paraId="6066216C" w14:textId="77777777" w:rsidR="00B0389B" w:rsidRPr="00247294" w:rsidRDefault="00B0389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Bách phân vị 75</w:t>
            </w:r>
          </w:p>
        </w:tc>
        <w:tc>
          <w:tcPr>
            <w:tcW w:w="989" w:type="dxa"/>
          </w:tcPr>
          <w:p w14:paraId="491D1BA7" w14:textId="77777777" w:rsidR="00B0389B" w:rsidRPr="00247294" w:rsidRDefault="00B0389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iqr</w:t>
            </w:r>
          </w:p>
        </w:tc>
        <w:tc>
          <w:tcPr>
            <w:tcW w:w="1061" w:type="dxa"/>
          </w:tcPr>
          <w:p w14:paraId="7CBAB353" w14:textId="77777777" w:rsidR="00B0389B" w:rsidRPr="00247294" w:rsidRDefault="00B0389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Giá trị biên dưới</w:t>
            </w:r>
          </w:p>
        </w:tc>
        <w:tc>
          <w:tcPr>
            <w:tcW w:w="946" w:type="dxa"/>
          </w:tcPr>
          <w:p w14:paraId="217E794E" w14:textId="77777777" w:rsidR="00B0389B" w:rsidRPr="00247294" w:rsidRDefault="00B0389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Giá trị biên trên</w:t>
            </w:r>
          </w:p>
        </w:tc>
        <w:tc>
          <w:tcPr>
            <w:tcW w:w="850" w:type="dxa"/>
          </w:tcPr>
          <w:p w14:paraId="0C006C72" w14:textId="77777777" w:rsidR="00B0389B" w:rsidRPr="00247294" w:rsidRDefault="00B0389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Giá trị ngoại vi</w:t>
            </w:r>
          </w:p>
        </w:tc>
        <w:tc>
          <w:tcPr>
            <w:tcW w:w="1979" w:type="dxa"/>
          </w:tcPr>
          <w:p w14:paraId="074D135B" w14:textId="77777777" w:rsidR="00B0389B" w:rsidRPr="00247294" w:rsidRDefault="00B0389B"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Số lượng dữ liệu còn lại sau khi loại bỏ các giá trị ngoại vi</w:t>
            </w:r>
          </w:p>
        </w:tc>
      </w:tr>
      <w:tr w:rsidR="00B0389B" w:rsidRPr="00142412" w14:paraId="52237BA7" w14:textId="77777777" w:rsidTr="0074609A">
        <w:tc>
          <w:tcPr>
            <w:tcW w:w="703" w:type="dxa"/>
          </w:tcPr>
          <w:p w14:paraId="2B1B8CCA" w14:textId="77777777" w:rsidR="00B0389B" w:rsidRPr="00142412" w:rsidRDefault="00B0389B" w:rsidP="00316915">
            <w:pPr>
              <w:spacing w:line="360" w:lineRule="auto"/>
              <w:rPr>
                <w:rFonts w:ascii="Times New Roman" w:hAnsi="Times New Roman" w:cs="Times New Roman"/>
                <w:sz w:val="26"/>
                <w:szCs w:val="26"/>
              </w:rPr>
            </w:pPr>
            <w:r w:rsidRPr="00142412">
              <w:rPr>
                <w:rFonts w:ascii="Times New Roman" w:hAnsi="Times New Roman" w:cs="Times New Roman"/>
                <w:sz w:val="26"/>
                <w:szCs w:val="26"/>
              </w:rPr>
              <w:t>V14</w:t>
            </w:r>
          </w:p>
        </w:tc>
        <w:tc>
          <w:tcPr>
            <w:tcW w:w="1125" w:type="dxa"/>
            <w:vMerge w:val="restart"/>
            <w:vAlign w:val="center"/>
          </w:tcPr>
          <w:p w14:paraId="5AF4EB30"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-9.6955</w:t>
            </w:r>
          </w:p>
        </w:tc>
        <w:tc>
          <w:tcPr>
            <w:tcW w:w="1125" w:type="dxa"/>
            <w:vMerge w:val="restart"/>
            <w:vAlign w:val="center"/>
          </w:tcPr>
          <w:p w14:paraId="00EF670F"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-4.4154</w:t>
            </w:r>
          </w:p>
        </w:tc>
        <w:tc>
          <w:tcPr>
            <w:tcW w:w="989" w:type="dxa"/>
            <w:vMerge w:val="restart"/>
            <w:vAlign w:val="center"/>
          </w:tcPr>
          <w:p w14:paraId="7B515D06"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5.2801</w:t>
            </w:r>
          </w:p>
        </w:tc>
        <w:tc>
          <w:tcPr>
            <w:tcW w:w="1061" w:type="dxa"/>
            <w:vAlign w:val="center"/>
          </w:tcPr>
          <w:p w14:paraId="7B6AA052"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-17.6157</w:t>
            </w:r>
          </w:p>
        </w:tc>
        <w:tc>
          <w:tcPr>
            <w:tcW w:w="946" w:type="dxa"/>
            <w:vAlign w:val="center"/>
          </w:tcPr>
          <w:p w14:paraId="449559CF"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3.5048</w:t>
            </w:r>
          </w:p>
        </w:tc>
        <w:tc>
          <w:tcPr>
            <w:tcW w:w="850" w:type="dxa"/>
            <w:vAlign w:val="center"/>
          </w:tcPr>
          <w:p w14:paraId="30A322F5"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3288</w:t>
            </w:r>
          </w:p>
        </w:tc>
        <w:tc>
          <w:tcPr>
            <w:tcW w:w="1979" w:type="dxa"/>
            <w:vAlign w:val="center"/>
          </w:tcPr>
          <w:p w14:paraId="7D80D2CA"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564955</w:t>
            </w:r>
          </w:p>
        </w:tc>
      </w:tr>
      <w:tr w:rsidR="00B0389B" w:rsidRPr="00142412" w14:paraId="040068ED" w14:textId="77777777" w:rsidTr="0074609A">
        <w:tc>
          <w:tcPr>
            <w:tcW w:w="703" w:type="dxa"/>
          </w:tcPr>
          <w:p w14:paraId="364BA1A4" w14:textId="77777777" w:rsidR="00B0389B" w:rsidRPr="00142412" w:rsidRDefault="00B0389B" w:rsidP="00316915">
            <w:pPr>
              <w:spacing w:line="360" w:lineRule="auto"/>
              <w:rPr>
                <w:rFonts w:ascii="Times New Roman" w:hAnsi="Times New Roman" w:cs="Times New Roman"/>
                <w:sz w:val="26"/>
                <w:szCs w:val="26"/>
              </w:rPr>
            </w:pPr>
            <w:r w:rsidRPr="00142412">
              <w:rPr>
                <w:rFonts w:ascii="Times New Roman" w:hAnsi="Times New Roman" w:cs="Times New Roman"/>
                <w:sz w:val="26"/>
                <w:szCs w:val="26"/>
              </w:rPr>
              <w:t>V12</w:t>
            </w:r>
          </w:p>
        </w:tc>
        <w:tc>
          <w:tcPr>
            <w:tcW w:w="1125" w:type="dxa"/>
            <w:vMerge/>
            <w:vAlign w:val="center"/>
          </w:tcPr>
          <w:p w14:paraId="0E84E09B" w14:textId="77777777" w:rsidR="00B0389B" w:rsidRPr="00142412" w:rsidRDefault="00B0389B" w:rsidP="00316915">
            <w:pPr>
              <w:spacing w:line="360" w:lineRule="auto"/>
              <w:jc w:val="center"/>
              <w:rPr>
                <w:rFonts w:ascii="Times New Roman" w:hAnsi="Times New Roman" w:cs="Times New Roman"/>
                <w:sz w:val="26"/>
                <w:szCs w:val="26"/>
              </w:rPr>
            </w:pPr>
          </w:p>
        </w:tc>
        <w:tc>
          <w:tcPr>
            <w:tcW w:w="1125" w:type="dxa"/>
            <w:vMerge/>
            <w:vAlign w:val="center"/>
          </w:tcPr>
          <w:p w14:paraId="1AA94D7D" w14:textId="77777777" w:rsidR="00B0389B" w:rsidRPr="00142412" w:rsidRDefault="00B0389B" w:rsidP="00316915">
            <w:pPr>
              <w:spacing w:line="360" w:lineRule="auto"/>
              <w:jc w:val="center"/>
              <w:rPr>
                <w:rFonts w:ascii="Times New Roman" w:hAnsi="Times New Roman" w:cs="Times New Roman"/>
                <w:sz w:val="26"/>
                <w:szCs w:val="26"/>
              </w:rPr>
            </w:pPr>
          </w:p>
        </w:tc>
        <w:tc>
          <w:tcPr>
            <w:tcW w:w="989" w:type="dxa"/>
            <w:vMerge/>
            <w:vAlign w:val="center"/>
          </w:tcPr>
          <w:p w14:paraId="6C0E6A35" w14:textId="77777777" w:rsidR="00B0389B" w:rsidRPr="00142412" w:rsidRDefault="00B0389B" w:rsidP="00316915">
            <w:pPr>
              <w:spacing w:line="360" w:lineRule="auto"/>
              <w:jc w:val="center"/>
              <w:rPr>
                <w:rFonts w:ascii="Times New Roman" w:hAnsi="Times New Roman" w:cs="Times New Roman"/>
                <w:sz w:val="26"/>
                <w:szCs w:val="26"/>
              </w:rPr>
            </w:pPr>
          </w:p>
        </w:tc>
        <w:tc>
          <w:tcPr>
            <w:tcW w:w="1061" w:type="dxa"/>
            <w:vAlign w:val="center"/>
          </w:tcPr>
          <w:p w14:paraId="000D5D22"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-16.9713</w:t>
            </w:r>
          </w:p>
        </w:tc>
        <w:tc>
          <w:tcPr>
            <w:tcW w:w="946" w:type="dxa"/>
            <w:vAlign w:val="center"/>
          </w:tcPr>
          <w:p w14:paraId="1BBA87CB"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5.3669</w:t>
            </w:r>
          </w:p>
        </w:tc>
        <w:tc>
          <w:tcPr>
            <w:tcW w:w="850" w:type="dxa"/>
            <w:vAlign w:val="center"/>
          </w:tcPr>
          <w:p w14:paraId="5DF83131"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3762</w:t>
            </w:r>
          </w:p>
        </w:tc>
        <w:tc>
          <w:tcPr>
            <w:tcW w:w="1979" w:type="dxa"/>
            <w:vAlign w:val="center"/>
          </w:tcPr>
          <w:p w14:paraId="1583FFFE"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561193</w:t>
            </w:r>
          </w:p>
        </w:tc>
      </w:tr>
      <w:tr w:rsidR="00B0389B" w:rsidRPr="00142412" w14:paraId="2978AA37" w14:textId="77777777" w:rsidTr="0074609A">
        <w:tc>
          <w:tcPr>
            <w:tcW w:w="703" w:type="dxa"/>
          </w:tcPr>
          <w:p w14:paraId="1EC601AC" w14:textId="77777777" w:rsidR="00B0389B" w:rsidRPr="00142412" w:rsidRDefault="00B0389B" w:rsidP="00316915">
            <w:pPr>
              <w:spacing w:line="360" w:lineRule="auto"/>
              <w:rPr>
                <w:rFonts w:ascii="Times New Roman" w:hAnsi="Times New Roman" w:cs="Times New Roman"/>
                <w:sz w:val="26"/>
                <w:szCs w:val="26"/>
              </w:rPr>
            </w:pPr>
            <w:r w:rsidRPr="00142412">
              <w:rPr>
                <w:rFonts w:ascii="Times New Roman" w:hAnsi="Times New Roman" w:cs="Times New Roman"/>
                <w:sz w:val="26"/>
                <w:szCs w:val="26"/>
              </w:rPr>
              <w:t>V10</w:t>
            </w:r>
          </w:p>
        </w:tc>
        <w:tc>
          <w:tcPr>
            <w:tcW w:w="1125" w:type="dxa"/>
            <w:vMerge/>
            <w:vAlign w:val="center"/>
          </w:tcPr>
          <w:p w14:paraId="2D3AF874" w14:textId="77777777" w:rsidR="00B0389B" w:rsidRPr="00142412" w:rsidRDefault="00B0389B" w:rsidP="00316915">
            <w:pPr>
              <w:spacing w:line="360" w:lineRule="auto"/>
              <w:jc w:val="center"/>
              <w:rPr>
                <w:rFonts w:ascii="Times New Roman" w:hAnsi="Times New Roman" w:cs="Times New Roman"/>
                <w:sz w:val="26"/>
                <w:szCs w:val="26"/>
              </w:rPr>
            </w:pPr>
          </w:p>
        </w:tc>
        <w:tc>
          <w:tcPr>
            <w:tcW w:w="1125" w:type="dxa"/>
            <w:vMerge/>
            <w:vAlign w:val="center"/>
          </w:tcPr>
          <w:p w14:paraId="4A5A533B" w14:textId="77777777" w:rsidR="00B0389B" w:rsidRPr="00142412" w:rsidRDefault="00B0389B" w:rsidP="00316915">
            <w:pPr>
              <w:spacing w:line="360" w:lineRule="auto"/>
              <w:jc w:val="center"/>
              <w:rPr>
                <w:rFonts w:ascii="Times New Roman" w:hAnsi="Times New Roman" w:cs="Times New Roman"/>
                <w:sz w:val="26"/>
                <w:szCs w:val="26"/>
              </w:rPr>
            </w:pPr>
          </w:p>
        </w:tc>
        <w:tc>
          <w:tcPr>
            <w:tcW w:w="989" w:type="dxa"/>
            <w:vMerge/>
            <w:vAlign w:val="center"/>
          </w:tcPr>
          <w:p w14:paraId="0637D727" w14:textId="77777777" w:rsidR="00B0389B" w:rsidRPr="00142412" w:rsidRDefault="00B0389B" w:rsidP="00316915">
            <w:pPr>
              <w:spacing w:line="360" w:lineRule="auto"/>
              <w:jc w:val="center"/>
              <w:rPr>
                <w:rFonts w:ascii="Times New Roman" w:hAnsi="Times New Roman" w:cs="Times New Roman"/>
                <w:sz w:val="26"/>
                <w:szCs w:val="26"/>
              </w:rPr>
            </w:pPr>
          </w:p>
        </w:tc>
        <w:tc>
          <w:tcPr>
            <w:tcW w:w="1061" w:type="dxa"/>
            <w:vAlign w:val="center"/>
          </w:tcPr>
          <w:p w14:paraId="2745A90B"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-14.1180</w:t>
            </w:r>
          </w:p>
        </w:tc>
        <w:tc>
          <w:tcPr>
            <w:tcW w:w="946" w:type="dxa"/>
            <w:vAlign w:val="center"/>
          </w:tcPr>
          <w:p w14:paraId="3672D57A"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4.1984</w:t>
            </w:r>
          </w:p>
        </w:tc>
        <w:tc>
          <w:tcPr>
            <w:tcW w:w="850" w:type="dxa"/>
            <w:vAlign w:val="center"/>
          </w:tcPr>
          <w:p w14:paraId="6E7471EC"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17970</w:t>
            </w:r>
          </w:p>
        </w:tc>
        <w:tc>
          <w:tcPr>
            <w:tcW w:w="1979" w:type="dxa"/>
            <w:vAlign w:val="center"/>
          </w:tcPr>
          <w:p w14:paraId="04436B51" w14:textId="77777777" w:rsidR="00B0389B" w:rsidRPr="00142412" w:rsidRDefault="00B0389B"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541307</w:t>
            </w:r>
          </w:p>
        </w:tc>
      </w:tr>
    </w:tbl>
    <w:p w14:paraId="79C7358B" w14:textId="28B3959F" w:rsidR="001818BE" w:rsidRPr="00142412" w:rsidRDefault="001818BE" w:rsidP="00316915">
      <w:pPr>
        <w:spacing w:before="240"/>
        <w:rPr>
          <w:rFonts w:cs="Times New Roman"/>
        </w:rPr>
      </w:pPr>
      <w:r w:rsidRPr="00142412">
        <w:rPr>
          <w:rFonts w:cs="Times New Roman"/>
        </w:rPr>
        <w:t>Biểu đồ hộp sau khi loại bỏ các giá trị ngoại vi cho các thuộc tính V14, V12, V10:</w:t>
      </w:r>
    </w:p>
    <w:p w14:paraId="4F197817" w14:textId="0B9BDB86" w:rsidR="00CF2A68" w:rsidRDefault="0059347E" w:rsidP="00316915">
      <w:ins w:id="305" w:author="TRẦN HOÀNG LUÂN" w:date="2019-12-31T11:02:00Z">
        <w:r w:rsidRPr="008E711C">
          <w:rPr>
            <w:rFonts w:cs="Times New Roman"/>
            <w:noProof/>
          </w:rPr>
          <w:lastRenderedPageBreak/>
          <w:drawing>
            <wp:inline distT="0" distB="0" distL="0" distR="0" wp14:anchorId="7541483E" wp14:editId="647D64F0">
              <wp:extent cx="5579745" cy="192405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9745" cy="1924050"/>
                      </a:xfrm>
                      <a:prstGeom prst="rect">
                        <a:avLst/>
                      </a:prstGeom>
                      <a:noFill/>
                      <a:ln>
                        <a:noFill/>
                      </a:ln>
                    </pic:spPr>
                  </pic:pic>
                </a:graphicData>
              </a:graphic>
            </wp:inline>
          </w:drawing>
        </w:r>
      </w:ins>
    </w:p>
    <w:p w14:paraId="07D952DC" w14:textId="35F33A0A" w:rsidR="0059347E" w:rsidRPr="00CF2A68" w:rsidRDefault="0059347E" w:rsidP="00CB1937">
      <w:pPr>
        <w:pStyle w:val="Caption"/>
      </w:pPr>
      <w:bookmarkStart w:id="306" w:name="_Toc29794239"/>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48</w:t>
      </w:r>
      <w:r w:rsidR="00192599">
        <w:rPr>
          <w:noProof/>
        </w:rPr>
        <w:fldChar w:fldCharType="end"/>
      </w:r>
      <w:r>
        <w:t xml:space="preserve">. </w:t>
      </w:r>
      <w:r w:rsidR="009B22F7" w:rsidRPr="00142412">
        <w:t>Biểu đồ hộp của các thuộc tính V14, V12, V10 sau khi loại bỏ các giá trị ngoại vi của bộ dữ liệu dùng Oversampling</w:t>
      </w:r>
      <w:bookmarkEnd w:id="306"/>
    </w:p>
    <w:p w14:paraId="58AC82EA" w14:textId="67672D70" w:rsidR="00BC1DBF" w:rsidRPr="00142412" w:rsidRDefault="00BC1DBF" w:rsidP="00316915">
      <w:pPr>
        <w:pStyle w:val="Heading4"/>
      </w:pPr>
      <w:bookmarkStart w:id="307" w:name="_Toc28691269"/>
      <w:bookmarkStart w:id="308" w:name="_Toc29794089"/>
      <w:r w:rsidRPr="00142412">
        <w:t>Dữ liệu xử lý bằng phương pháp kết hợp SMOTE + ENN</w:t>
      </w:r>
      <w:bookmarkEnd w:id="307"/>
      <w:bookmarkEnd w:id="308"/>
    </w:p>
    <w:p w14:paraId="2C06B962" w14:textId="204C3FC1" w:rsidR="00AA0EBD" w:rsidRPr="00142412" w:rsidRDefault="00AA0EBD" w:rsidP="00316915">
      <w:pPr>
        <w:rPr>
          <w:rFonts w:cs="Times New Roman"/>
        </w:rPr>
      </w:pPr>
      <w:r w:rsidRPr="00142412">
        <w:rPr>
          <w:rFonts w:cs="Times New Roman"/>
        </w:rPr>
        <w:t>Dưới đây là các biểu đồ phân phối thuộc tính V14, V12, V10 (giao dịch gian lận</w:t>
      </w:r>
      <w:r w:rsidR="003C64EB">
        <w:rPr>
          <w:rFonts w:cs="Times New Roman"/>
        </w:rPr>
        <w:t>):</w:t>
      </w:r>
    </w:p>
    <w:p w14:paraId="1902B766" w14:textId="77777777" w:rsidR="00AA0EBD" w:rsidRPr="00142412" w:rsidRDefault="00AA0EBD" w:rsidP="00316915">
      <w:pPr>
        <w:rPr>
          <w:rFonts w:cs="Times New Roman"/>
        </w:rPr>
      </w:pPr>
      <w:r>
        <w:rPr>
          <w:noProof/>
        </w:rPr>
        <w:drawing>
          <wp:inline distT="0" distB="0" distL="0" distR="0" wp14:anchorId="5B2062FC" wp14:editId="3CB018D8">
            <wp:extent cx="5579746" cy="1887855"/>
            <wp:effectExtent l="0" t="0" r="1905" b="0"/>
            <wp:docPr id="3997079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78">
                      <a:extLst>
                        <a:ext uri="{28A0092B-C50C-407E-A947-70E740481C1C}">
                          <a14:useLocalDpi xmlns:a14="http://schemas.microsoft.com/office/drawing/2010/main" val="0"/>
                        </a:ext>
                      </a:extLst>
                    </a:blip>
                    <a:stretch>
                      <a:fillRect/>
                    </a:stretch>
                  </pic:blipFill>
                  <pic:spPr>
                    <a:xfrm>
                      <a:off x="0" y="0"/>
                      <a:ext cx="5579746" cy="1887855"/>
                    </a:xfrm>
                    <a:prstGeom prst="rect">
                      <a:avLst/>
                    </a:prstGeom>
                  </pic:spPr>
                </pic:pic>
              </a:graphicData>
            </a:graphic>
          </wp:inline>
        </w:drawing>
      </w:r>
    </w:p>
    <w:p w14:paraId="184292E2" w14:textId="12919AA4" w:rsidR="00AA0EBD" w:rsidRPr="00142412" w:rsidRDefault="00AA0EBD" w:rsidP="00CB1937">
      <w:pPr>
        <w:pStyle w:val="Caption"/>
      </w:pPr>
      <w:bookmarkStart w:id="309" w:name="_Toc28691420"/>
      <w:bookmarkStart w:id="310" w:name="_Toc29794240"/>
      <w:r w:rsidRPr="00142412">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49</w:t>
      </w:r>
      <w:r w:rsidR="00192599">
        <w:rPr>
          <w:noProof/>
        </w:rPr>
        <w:fldChar w:fldCharType="end"/>
      </w:r>
      <w:r w:rsidRPr="00142412">
        <w:t>. Biểu đồ phân phối thuộc tính V14, V12, V10 của bộ dùng SMOTE + ENN</w:t>
      </w:r>
      <w:bookmarkEnd w:id="309"/>
      <w:bookmarkEnd w:id="310"/>
    </w:p>
    <w:p w14:paraId="4D099EE0" w14:textId="187E47D1" w:rsidR="00AA0EBD" w:rsidRPr="00142412" w:rsidRDefault="00AA0EBD" w:rsidP="00316915">
      <w:pPr>
        <w:rPr>
          <w:rFonts w:cs="Times New Roman"/>
        </w:rPr>
      </w:pPr>
      <w:r w:rsidRPr="00142412">
        <w:rPr>
          <w:rFonts w:cs="Times New Roman"/>
        </w:rPr>
        <w:t>Tiến hành xóa các giá trị ngoại vi khỏi các giao dịch gian lận cho các thuộc tính V14, V12, V10 ta thu được kết quả</w:t>
      </w:r>
      <w:r w:rsidR="003C64EB">
        <w:rPr>
          <w:rFonts w:cs="Times New Roman"/>
        </w:rPr>
        <w:t>:</w:t>
      </w:r>
    </w:p>
    <w:p w14:paraId="0520C8C0" w14:textId="444676B6" w:rsidR="00AA0EBD" w:rsidRPr="00142412" w:rsidRDefault="00AA0EBD" w:rsidP="00CB1937">
      <w:pPr>
        <w:pStyle w:val="Caption"/>
      </w:pPr>
      <w:bookmarkStart w:id="311" w:name="_Toc28691310"/>
      <w:bookmarkStart w:id="312" w:name="_Toc28691349"/>
      <w:bookmarkStart w:id="313" w:name="_Toc29794272"/>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21</w:t>
      </w:r>
      <w:r w:rsidR="00192599">
        <w:rPr>
          <w:noProof/>
        </w:rPr>
        <w:fldChar w:fldCharType="end"/>
      </w:r>
      <w:r w:rsidRPr="00142412">
        <w:t>. Kết quả sau khi thực hiện xóa các giá trị ngoại vi của các thuộc tính V14, V12, V10 của bộ dữ liệu dùng SMOTE + ENN</w:t>
      </w:r>
      <w:bookmarkEnd w:id="311"/>
      <w:bookmarkEnd w:id="312"/>
      <w:bookmarkEnd w:id="313"/>
    </w:p>
    <w:tbl>
      <w:tblPr>
        <w:tblStyle w:val="TableGrid"/>
        <w:tblW w:w="0" w:type="auto"/>
        <w:tblLook w:val="04A0" w:firstRow="1" w:lastRow="0" w:firstColumn="1" w:lastColumn="0" w:noHBand="0" w:noVBand="1"/>
      </w:tblPr>
      <w:tblGrid>
        <w:gridCol w:w="700"/>
        <w:gridCol w:w="1106"/>
        <w:gridCol w:w="1106"/>
        <w:gridCol w:w="983"/>
        <w:gridCol w:w="1061"/>
        <w:gridCol w:w="945"/>
        <w:gridCol w:w="866"/>
        <w:gridCol w:w="2011"/>
      </w:tblGrid>
      <w:tr w:rsidR="00AA0EBD" w:rsidRPr="00247294" w14:paraId="29AC4923" w14:textId="77777777" w:rsidTr="0074609A">
        <w:tc>
          <w:tcPr>
            <w:tcW w:w="703" w:type="dxa"/>
          </w:tcPr>
          <w:p w14:paraId="55C22B44" w14:textId="77777777" w:rsidR="00AA0EBD" w:rsidRPr="00247294" w:rsidRDefault="00AA0EBD" w:rsidP="00316915">
            <w:pPr>
              <w:spacing w:line="360" w:lineRule="auto"/>
              <w:rPr>
                <w:rFonts w:ascii="Times New Roman" w:hAnsi="Times New Roman" w:cs="Times New Roman"/>
                <w:sz w:val="26"/>
                <w:szCs w:val="26"/>
              </w:rPr>
            </w:pPr>
          </w:p>
        </w:tc>
        <w:tc>
          <w:tcPr>
            <w:tcW w:w="1125" w:type="dxa"/>
          </w:tcPr>
          <w:p w14:paraId="1502AE6A" w14:textId="77777777" w:rsidR="00AA0EBD" w:rsidRPr="00247294" w:rsidRDefault="00AA0EBD"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Bách phân vị 25</w:t>
            </w:r>
          </w:p>
        </w:tc>
        <w:tc>
          <w:tcPr>
            <w:tcW w:w="1125" w:type="dxa"/>
          </w:tcPr>
          <w:p w14:paraId="22E9E2C4" w14:textId="77777777" w:rsidR="00AA0EBD" w:rsidRPr="00247294" w:rsidRDefault="00AA0EBD"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Bách phân vị 75</w:t>
            </w:r>
          </w:p>
        </w:tc>
        <w:tc>
          <w:tcPr>
            <w:tcW w:w="989" w:type="dxa"/>
          </w:tcPr>
          <w:p w14:paraId="01AD2CE8" w14:textId="77777777" w:rsidR="00AA0EBD" w:rsidRPr="00247294" w:rsidRDefault="00AA0EBD"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iqr</w:t>
            </w:r>
          </w:p>
        </w:tc>
        <w:tc>
          <w:tcPr>
            <w:tcW w:w="1061" w:type="dxa"/>
          </w:tcPr>
          <w:p w14:paraId="6BA0807E" w14:textId="77777777" w:rsidR="00AA0EBD" w:rsidRPr="00247294" w:rsidRDefault="00AA0EBD"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Giá trị biên dưới</w:t>
            </w:r>
          </w:p>
        </w:tc>
        <w:tc>
          <w:tcPr>
            <w:tcW w:w="946" w:type="dxa"/>
          </w:tcPr>
          <w:p w14:paraId="076E552B" w14:textId="77777777" w:rsidR="00AA0EBD" w:rsidRPr="00247294" w:rsidRDefault="00AA0EBD"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t xml:space="preserve">Giá trị </w:t>
            </w:r>
            <w:r w:rsidRPr="00247294">
              <w:rPr>
                <w:rFonts w:ascii="Times New Roman" w:hAnsi="Times New Roman" w:cs="Times New Roman"/>
                <w:b/>
                <w:bCs/>
                <w:sz w:val="26"/>
                <w:szCs w:val="26"/>
              </w:rPr>
              <w:lastRenderedPageBreak/>
              <w:t>biên trên</w:t>
            </w:r>
          </w:p>
        </w:tc>
        <w:tc>
          <w:tcPr>
            <w:tcW w:w="709" w:type="dxa"/>
          </w:tcPr>
          <w:p w14:paraId="2EC612B0" w14:textId="77777777" w:rsidR="00AA0EBD" w:rsidRPr="00247294" w:rsidRDefault="00AA0EBD"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lastRenderedPageBreak/>
              <w:t xml:space="preserve">Giá trị </w:t>
            </w:r>
            <w:r w:rsidRPr="00247294">
              <w:rPr>
                <w:rFonts w:ascii="Times New Roman" w:hAnsi="Times New Roman" w:cs="Times New Roman"/>
                <w:b/>
                <w:bCs/>
                <w:sz w:val="26"/>
                <w:szCs w:val="26"/>
              </w:rPr>
              <w:lastRenderedPageBreak/>
              <w:t>ngoại vi</w:t>
            </w:r>
          </w:p>
        </w:tc>
        <w:tc>
          <w:tcPr>
            <w:tcW w:w="2120" w:type="dxa"/>
          </w:tcPr>
          <w:p w14:paraId="7FC7A906" w14:textId="77777777" w:rsidR="00AA0EBD" w:rsidRPr="00247294" w:rsidRDefault="00AA0EBD" w:rsidP="00316915">
            <w:pPr>
              <w:spacing w:line="360" w:lineRule="auto"/>
              <w:jc w:val="center"/>
              <w:rPr>
                <w:rFonts w:ascii="Times New Roman" w:hAnsi="Times New Roman" w:cs="Times New Roman"/>
                <w:b/>
                <w:bCs/>
                <w:sz w:val="26"/>
                <w:szCs w:val="26"/>
              </w:rPr>
            </w:pPr>
            <w:r w:rsidRPr="00247294">
              <w:rPr>
                <w:rFonts w:ascii="Times New Roman" w:hAnsi="Times New Roman" w:cs="Times New Roman"/>
                <w:b/>
                <w:bCs/>
                <w:sz w:val="26"/>
                <w:szCs w:val="26"/>
              </w:rPr>
              <w:lastRenderedPageBreak/>
              <w:t xml:space="preserve">Số lượng dữ liệu còn lại sau </w:t>
            </w:r>
            <w:r w:rsidRPr="00247294">
              <w:rPr>
                <w:rFonts w:ascii="Times New Roman" w:hAnsi="Times New Roman" w:cs="Times New Roman"/>
                <w:b/>
                <w:bCs/>
                <w:sz w:val="26"/>
                <w:szCs w:val="26"/>
              </w:rPr>
              <w:lastRenderedPageBreak/>
              <w:t>khi loại bỏ các giá trị ngoại vi</w:t>
            </w:r>
          </w:p>
        </w:tc>
      </w:tr>
      <w:tr w:rsidR="00AA0EBD" w:rsidRPr="00247294" w14:paraId="58298267" w14:textId="77777777" w:rsidTr="0074609A">
        <w:tc>
          <w:tcPr>
            <w:tcW w:w="703" w:type="dxa"/>
          </w:tcPr>
          <w:p w14:paraId="517E843A" w14:textId="77777777" w:rsidR="00AA0EBD" w:rsidRPr="00247294" w:rsidRDefault="00AA0EBD" w:rsidP="00316915">
            <w:pPr>
              <w:spacing w:line="360" w:lineRule="auto"/>
              <w:rPr>
                <w:rFonts w:ascii="Times New Roman" w:hAnsi="Times New Roman" w:cs="Times New Roman"/>
                <w:sz w:val="26"/>
                <w:szCs w:val="26"/>
              </w:rPr>
            </w:pPr>
            <w:r w:rsidRPr="00247294">
              <w:rPr>
                <w:rFonts w:ascii="Times New Roman" w:hAnsi="Times New Roman" w:cs="Times New Roman"/>
                <w:sz w:val="26"/>
                <w:szCs w:val="26"/>
              </w:rPr>
              <w:lastRenderedPageBreak/>
              <w:t>V14</w:t>
            </w:r>
          </w:p>
        </w:tc>
        <w:tc>
          <w:tcPr>
            <w:tcW w:w="1125" w:type="dxa"/>
            <w:vMerge w:val="restart"/>
            <w:vAlign w:val="center"/>
          </w:tcPr>
          <w:p w14:paraId="7DA38DF7"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-9.5906</w:t>
            </w:r>
          </w:p>
        </w:tc>
        <w:tc>
          <w:tcPr>
            <w:tcW w:w="1125" w:type="dxa"/>
            <w:vMerge w:val="restart"/>
            <w:vAlign w:val="center"/>
          </w:tcPr>
          <w:p w14:paraId="068A4853"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-4.6631</w:t>
            </w:r>
          </w:p>
        </w:tc>
        <w:tc>
          <w:tcPr>
            <w:tcW w:w="989" w:type="dxa"/>
            <w:vMerge w:val="restart"/>
            <w:vAlign w:val="center"/>
          </w:tcPr>
          <w:p w14:paraId="02055AEB"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4.9275</w:t>
            </w:r>
          </w:p>
        </w:tc>
        <w:tc>
          <w:tcPr>
            <w:tcW w:w="1061" w:type="dxa"/>
            <w:vAlign w:val="center"/>
          </w:tcPr>
          <w:p w14:paraId="227D96C8"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-16.9818</w:t>
            </w:r>
          </w:p>
        </w:tc>
        <w:tc>
          <w:tcPr>
            <w:tcW w:w="946" w:type="dxa"/>
            <w:vAlign w:val="center"/>
          </w:tcPr>
          <w:p w14:paraId="470E2CFB"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2.7282</w:t>
            </w:r>
          </w:p>
        </w:tc>
        <w:tc>
          <w:tcPr>
            <w:tcW w:w="709" w:type="dxa"/>
            <w:vAlign w:val="center"/>
          </w:tcPr>
          <w:p w14:paraId="05E07E1E"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2411</w:t>
            </w:r>
          </w:p>
        </w:tc>
        <w:tc>
          <w:tcPr>
            <w:tcW w:w="2120" w:type="dxa"/>
            <w:vAlign w:val="center"/>
          </w:tcPr>
          <w:p w14:paraId="1052EBB7"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537886</w:t>
            </w:r>
          </w:p>
        </w:tc>
      </w:tr>
      <w:tr w:rsidR="00AA0EBD" w:rsidRPr="00247294" w14:paraId="76CEF210" w14:textId="77777777" w:rsidTr="0074609A">
        <w:tc>
          <w:tcPr>
            <w:tcW w:w="703" w:type="dxa"/>
          </w:tcPr>
          <w:p w14:paraId="4B7C88BA" w14:textId="77777777" w:rsidR="00AA0EBD" w:rsidRPr="00247294" w:rsidRDefault="00AA0EBD" w:rsidP="00316915">
            <w:pPr>
              <w:spacing w:line="360" w:lineRule="auto"/>
              <w:rPr>
                <w:rFonts w:ascii="Times New Roman" w:hAnsi="Times New Roman" w:cs="Times New Roman"/>
                <w:sz w:val="26"/>
                <w:szCs w:val="26"/>
              </w:rPr>
            </w:pPr>
            <w:r w:rsidRPr="00247294">
              <w:rPr>
                <w:rFonts w:ascii="Times New Roman" w:hAnsi="Times New Roman" w:cs="Times New Roman"/>
                <w:sz w:val="26"/>
                <w:szCs w:val="26"/>
              </w:rPr>
              <w:t>V12</w:t>
            </w:r>
          </w:p>
        </w:tc>
        <w:tc>
          <w:tcPr>
            <w:tcW w:w="1125" w:type="dxa"/>
            <w:vMerge/>
            <w:vAlign w:val="center"/>
          </w:tcPr>
          <w:p w14:paraId="03962336" w14:textId="77777777" w:rsidR="00AA0EBD" w:rsidRPr="00247294" w:rsidRDefault="00AA0EBD" w:rsidP="00316915">
            <w:pPr>
              <w:spacing w:line="360" w:lineRule="auto"/>
              <w:jc w:val="center"/>
              <w:rPr>
                <w:rFonts w:ascii="Times New Roman" w:hAnsi="Times New Roman" w:cs="Times New Roman"/>
                <w:sz w:val="26"/>
                <w:szCs w:val="26"/>
              </w:rPr>
            </w:pPr>
          </w:p>
        </w:tc>
        <w:tc>
          <w:tcPr>
            <w:tcW w:w="1125" w:type="dxa"/>
            <w:vMerge/>
            <w:vAlign w:val="center"/>
          </w:tcPr>
          <w:p w14:paraId="31D187B7" w14:textId="77777777" w:rsidR="00AA0EBD" w:rsidRPr="00247294" w:rsidRDefault="00AA0EBD" w:rsidP="00316915">
            <w:pPr>
              <w:spacing w:line="360" w:lineRule="auto"/>
              <w:jc w:val="center"/>
              <w:rPr>
                <w:rFonts w:ascii="Times New Roman" w:hAnsi="Times New Roman" w:cs="Times New Roman"/>
                <w:sz w:val="26"/>
                <w:szCs w:val="26"/>
              </w:rPr>
            </w:pPr>
          </w:p>
        </w:tc>
        <w:tc>
          <w:tcPr>
            <w:tcW w:w="989" w:type="dxa"/>
            <w:vMerge/>
            <w:vAlign w:val="center"/>
          </w:tcPr>
          <w:p w14:paraId="4E503AB1" w14:textId="77777777" w:rsidR="00AA0EBD" w:rsidRPr="00247294" w:rsidRDefault="00AA0EBD" w:rsidP="00316915">
            <w:pPr>
              <w:spacing w:line="360" w:lineRule="auto"/>
              <w:jc w:val="center"/>
              <w:rPr>
                <w:rFonts w:ascii="Times New Roman" w:hAnsi="Times New Roman" w:cs="Times New Roman"/>
                <w:sz w:val="26"/>
                <w:szCs w:val="26"/>
              </w:rPr>
            </w:pPr>
          </w:p>
        </w:tc>
        <w:tc>
          <w:tcPr>
            <w:tcW w:w="1061" w:type="dxa"/>
            <w:vAlign w:val="center"/>
          </w:tcPr>
          <w:p w14:paraId="76E86F84"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-16.7700</w:t>
            </w:r>
          </w:p>
        </w:tc>
        <w:tc>
          <w:tcPr>
            <w:tcW w:w="946" w:type="dxa"/>
            <w:vAlign w:val="center"/>
          </w:tcPr>
          <w:p w14:paraId="4E0B0547"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4.7554</w:t>
            </w:r>
          </w:p>
        </w:tc>
        <w:tc>
          <w:tcPr>
            <w:tcW w:w="709" w:type="dxa"/>
            <w:vAlign w:val="center"/>
          </w:tcPr>
          <w:p w14:paraId="17D6450B"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4326</w:t>
            </w:r>
          </w:p>
        </w:tc>
        <w:tc>
          <w:tcPr>
            <w:tcW w:w="2120" w:type="dxa"/>
            <w:vAlign w:val="center"/>
          </w:tcPr>
          <w:p w14:paraId="12237F15"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533560</w:t>
            </w:r>
          </w:p>
        </w:tc>
      </w:tr>
      <w:tr w:rsidR="00AA0EBD" w:rsidRPr="00247294" w14:paraId="39502E4F" w14:textId="77777777" w:rsidTr="0074609A">
        <w:tc>
          <w:tcPr>
            <w:tcW w:w="703" w:type="dxa"/>
          </w:tcPr>
          <w:p w14:paraId="7C293ACF" w14:textId="77777777" w:rsidR="00AA0EBD" w:rsidRPr="00247294" w:rsidRDefault="00AA0EBD" w:rsidP="00316915">
            <w:pPr>
              <w:spacing w:line="360" w:lineRule="auto"/>
              <w:rPr>
                <w:rFonts w:ascii="Times New Roman" w:hAnsi="Times New Roman" w:cs="Times New Roman"/>
                <w:sz w:val="26"/>
                <w:szCs w:val="26"/>
              </w:rPr>
            </w:pPr>
            <w:r w:rsidRPr="00247294">
              <w:rPr>
                <w:rFonts w:ascii="Times New Roman" w:hAnsi="Times New Roman" w:cs="Times New Roman"/>
                <w:sz w:val="26"/>
                <w:szCs w:val="26"/>
              </w:rPr>
              <w:t>V10</w:t>
            </w:r>
          </w:p>
        </w:tc>
        <w:tc>
          <w:tcPr>
            <w:tcW w:w="1125" w:type="dxa"/>
            <w:vMerge/>
            <w:vAlign w:val="center"/>
          </w:tcPr>
          <w:p w14:paraId="54C1FFB9" w14:textId="77777777" w:rsidR="00AA0EBD" w:rsidRPr="00247294" w:rsidRDefault="00AA0EBD" w:rsidP="00316915">
            <w:pPr>
              <w:spacing w:line="360" w:lineRule="auto"/>
              <w:jc w:val="center"/>
              <w:rPr>
                <w:rFonts w:ascii="Times New Roman" w:hAnsi="Times New Roman" w:cs="Times New Roman"/>
                <w:sz w:val="26"/>
                <w:szCs w:val="26"/>
              </w:rPr>
            </w:pPr>
          </w:p>
        </w:tc>
        <w:tc>
          <w:tcPr>
            <w:tcW w:w="1125" w:type="dxa"/>
            <w:vMerge/>
            <w:vAlign w:val="center"/>
          </w:tcPr>
          <w:p w14:paraId="317C4508" w14:textId="77777777" w:rsidR="00AA0EBD" w:rsidRPr="00247294" w:rsidRDefault="00AA0EBD" w:rsidP="00316915">
            <w:pPr>
              <w:spacing w:line="360" w:lineRule="auto"/>
              <w:jc w:val="center"/>
              <w:rPr>
                <w:rFonts w:ascii="Times New Roman" w:hAnsi="Times New Roman" w:cs="Times New Roman"/>
                <w:sz w:val="26"/>
                <w:szCs w:val="26"/>
              </w:rPr>
            </w:pPr>
          </w:p>
        </w:tc>
        <w:tc>
          <w:tcPr>
            <w:tcW w:w="989" w:type="dxa"/>
            <w:vMerge/>
            <w:vAlign w:val="center"/>
          </w:tcPr>
          <w:p w14:paraId="0771222B" w14:textId="77777777" w:rsidR="00AA0EBD" w:rsidRPr="00247294" w:rsidRDefault="00AA0EBD" w:rsidP="00316915">
            <w:pPr>
              <w:spacing w:line="360" w:lineRule="auto"/>
              <w:jc w:val="center"/>
              <w:rPr>
                <w:rFonts w:ascii="Times New Roman" w:hAnsi="Times New Roman" w:cs="Times New Roman"/>
                <w:sz w:val="26"/>
                <w:szCs w:val="26"/>
              </w:rPr>
            </w:pPr>
          </w:p>
        </w:tc>
        <w:tc>
          <w:tcPr>
            <w:tcW w:w="1061" w:type="dxa"/>
            <w:vAlign w:val="center"/>
          </w:tcPr>
          <w:p w14:paraId="1A38926E"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-14.5279</w:t>
            </w:r>
          </w:p>
        </w:tc>
        <w:tc>
          <w:tcPr>
            <w:tcW w:w="946" w:type="dxa"/>
            <w:vAlign w:val="center"/>
          </w:tcPr>
          <w:p w14:paraId="07565264"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4.1496</w:t>
            </w:r>
          </w:p>
        </w:tc>
        <w:tc>
          <w:tcPr>
            <w:tcW w:w="709" w:type="dxa"/>
            <w:vAlign w:val="center"/>
          </w:tcPr>
          <w:p w14:paraId="15A3844C"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13545</w:t>
            </w:r>
          </w:p>
        </w:tc>
        <w:tc>
          <w:tcPr>
            <w:tcW w:w="2120" w:type="dxa"/>
            <w:vAlign w:val="center"/>
          </w:tcPr>
          <w:p w14:paraId="3D171367" w14:textId="77777777" w:rsidR="00AA0EBD" w:rsidRPr="00247294" w:rsidRDefault="00AA0EBD" w:rsidP="00316915">
            <w:pPr>
              <w:spacing w:line="360" w:lineRule="auto"/>
              <w:jc w:val="center"/>
              <w:rPr>
                <w:rFonts w:ascii="Times New Roman" w:hAnsi="Times New Roman" w:cs="Times New Roman"/>
                <w:sz w:val="26"/>
                <w:szCs w:val="26"/>
              </w:rPr>
            </w:pPr>
            <w:r w:rsidRPr="00247294">
              <w:rPr>
                <w:rFonts w:ascii="Times New Roman" w:hAnsi="Times New Roman" w:cs="Times New Roman"/>
                <w:sz w:val="26"/>
                <w:szCs w:val="26"/>
              </w:rPr>
              <w:t>518153</w:t>
            </w:r>
          </w:p>
        </w:tc>
      </w:tr>
    </w:tbl>
    <w:p w14:paraId="540D6903" w14:textId="61D7802D" w:rsidR="00AA0EBD" w:rsidRPr="00142412" w:rsidRDefault="00AA0EBD" w:rsidP="00316915">
      <w:pPr>
        <w:spacing w:before="240"/>
        <w:rPr>
          <w:rFonts w:cs="Times New Roman"/>
        </w:rPr>
      </w:pPr>
      <w:r w:rsidRPr="00142412">
        <w:rPr>
          <w:rFonts w:cs="Times New Roman"/>
        </w:rPr>
        <w:t>Biểu đồ hộp sau khi loại bỏ các giá trị ngoại vi cho các thuộc tính V14, V12, V10:</w:t>
      </w:r>
    </w:p>
    <w:p w14:paraId="2182698A" w14:textId="77777777" w:rsidR="00AA0EBD" w:rsidRPr="00142412" w:rsidRDefault="00AA0EBD" w:rsidP="00316915">
      <w:pPr>
        <w:spacing w:before="240"/>
        <w:rPr>
          <w:rFonts w:cs="Times New Roman"/>
        </w:rPr>
      </w:pPr>
      <w:r>
        <w:rPr>
          <w:noProof/>
        </w:rPr>
        <w:drawing>
          <wp:inline distT="0" distB="0" distL="0" distR="0" wp14:anchorId="160BDAAE" wp14:editId="1498EFC0">
            <wp:extent cx="5579746" cy="1908175"/>
            <wp:effectExtent l="0" t="0" r="1905" b="0"/>
            <wp:docPr id="20825966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79">
                      <a:extLst>
                        <a:ext uri="{28A0092B-C50C-407E-A947-70E740481C1C}">
                          <a14:useLocalDpi xmlns:a14="http://schemas.microsoft.com/office/drawing/2010/main" val="0"/>
                        </a:ext>
                      </a:extLst>
                    </a:blip>
                    <a:stretch>
                      <a:fillRect/>
                    </a:stretch>
                  </pic:blipFill>
                  <pic:spPr>
                    <a:xfrm>
                      <a:off x="0" y="0"/>
                      <a:ext cx="5579746" cy="1908175"/>
                    </a:xfrm>
                    <a:prstGeom prst="rect">
                      <a:avLst/>
                    </a:prstGeom>
                  </pic:spPr>
                </pic:pic>
              </a:graphicData>
            </a:graphic>
          </wp:inline>
        </w:drawing>
      </w:r>
    </w:p>
    <w:p w14:paraId="2317979F" w14:textId="724DCAEE" w:rsidR="00AA0EBD" w:rsidRPr="00142412" w:rsidRDefault="00AA0EBD" w:rsidP="00CB1937">
      <w:pPr>
        <w:pStyle w:val="Caption"/>
      </w:pPr>
      <w:bookmarkStart w:id="314" w:name="_Toc28691421"/>
      <w:bookmarkStart w:id="315" w:name="_Toc29794241"/>
      <w:r w:rsidRPr="00142412">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50</w:t>
      </w:r>
      <w:r w:rsidR="00192599">
        <w:rPr>
          <w:noProof/>
        </w:rPr>
        <w:fldChar w:fldCharType="end"/>
      </w:r>
      <w:r w:rsidRPr="00142412">
        <w:t>. Biểu đồ hộp của các thuộc tính V14, V12, V10 sau khi loại bỏ các giá trị ngoại vi của bộ dữ liệu dùng SMOTE + ENN</w:t>
      </w:r>
      <w:bookmarkEnd w:id="314"/>
      <w:bookmarkEnd w:id="315"/>
    </w:p>
    <w:p w14:paraId="1375CD74" w14:textId="658D4D2D" w:rsidR="00BA30E2" w:rsidRPr="00142412" w:rsidRDefault="00BA30E2" w:rsidP="00316915">
      <w:pPr>
        <w:pStyle w:val="Heading3"/>
        <w:rPr>
          <w:rFonts w:cs="Times New Roman"/>
        </w:rPr>
      </w:pPr>
      <w:bookmarkStart w:id="316" w:name="_Toc28691270"/>
      <w:bookmarkStart w:id="317" w:name="_Toc29794090"/>
      <w:r w:rsidRPr="00142412">
        <w:rPr>
          <w:rFonts w:cs="Times New Roman"/>
        </w:rPr>
        <w:t>Lưu dữ liệu sau khi thực hiện cân bằng dữ liệu</w:t>
      </w:r>
      <w:bookmarkEnd w:id="316"/>
      <w:bookmarkEnd w:id="317"/>
    </w:p>
    <w:p w14:paraId="7C848FAF" w14:textId="125BC155" w:rsidR="00A11623" w:rsidRPr="00142412" w:rsidRDefault="00A11623" w:rsidP="00316915">
      <w:pPr>
        <w:rPr>
          <w:rFonts w:cs="Times New Roman"/>
        </w:rPr>
      </w:pPr>
      <w:r w:rsidRPr="00142412">
        <w:rPr>
          <w:rFonts w:cs="Times New Roman"/>
        </w:rPr>
        <w:t>Tiến hành lưu dữ liệu sau khi thực hiện cân bằng dữ liệu bằng ba phương pháp trên, dữ liệu này được sử dụng để huấn luyện (train)</w:t>
      </w:r>
      <w:r w:rsidR="00C6209E">
        <w:rPr>
          <w:rFonts w:cs="Times New Roman"/>
        </w:rPr>
        <w:t xml:space="preserve"> (chi tiết lệnh phần phụ lục)</w:t>
      </w:r>
      <w:r w:rsidR="003C64EB">
        <w:rPr>
          <w:rFonts w:cs="Times New Roman"/>
        </w:rPr>
        <w:t>.</w:t>
      </w:r>
    </w:p>
    <w:p w14:paraId="7494027F" w14:textId="77777777" w:rsidR="00584A95" w:rsidRPr="00142412" w:rsidRDefault="00584A95" w:rsidP="00316915">
      <w:pPr>
        <w:pStyle w:val="Heading3"/>
        <w:rPr>
          <w:rFonts w:cs="Times New Roman"/>
        </w:rPr>
      </w:pPr>
      <w:bookmarkStart w:id="318" w:name="_Toc28691271"/>
      <w:bookmarkStart w:id="319" w:name="_Toc29794091"/>
      <w:r w:rsidRPr="00142412">
        <w:rPr>
          <w:rFonts w:cs="Times New Roman"/>
        </w:rPr>
        <w:t>Mô hình phát hiện bất thường sử dụng thuật toán Random forest</w:t>
      </w:r>
      <w:bookmarkEnd w:id="318"/>
      <w:bookmarkEnd w:id="319"/>
    </w:p>
    <w:p w14:paraId="02B6A72C" w14:textId="77777777" w:rsidR="001B5F65" w:rsidRDefault="001B5F65" w:rsidP="00316915">
      <w:pPr>
        <w:pStyle w:val="Heading4"/>
        <w:rPr>
          <w:rFonts w:cs="Times New Roman"/>
        </w:rPr>
      </w:pPr>
      <w:bookmarkStart w:id="320" w:name="_Toc28691272"/>
      <w:bookmarkStart w:id="321" w:name="_Toc29794092"/>
      <w:r w:rsidRPr="00142412">
        <w:rPr>
          <w:rFonts w:cs="Times New Roman"/>
        </w:rPr>
        <w:t>Với bộ dữ liệu chưa xử lý mất cân bằng</w:t>
      </w:r>
      <w:bookmarkEnd w:id="320"/>
      <w:bookmarkEnd w:id="321"/>
    </w:p>
    <w:p w14:paraId="3C2EBE3E" w14:textId="03867170" w:rsidR="007C4B00" w:rsidRDefault="007C4B00" w:rsidP="00316915">
      <w:r w:rsidRPr="00C53BC5">
        <w:t>Thực hiện tách dữ liệu thành hai tập: tập train và test, sau đó sử dụng xác thực chéo trên tập train để điều chỉnh các tham số</w:t>
      </w:r>
      <w:r>
        <w:t>, số lượng các giao dịch của mỗi phân lớp theo thuộc tính isFraud trong trường hợp bộ dữ liệu chưa được xử lý cân bằng được liệt kê theo bảng sau:</w:t>
      </w:r>
    </w:p>
    <w:p w14:paraId="6DB83429" w14:textId="27E01C44" w:rsidR="007C4B00" w:rsidRDefault="007C4B00" w:rsidP="00CB1937">
      <w:pPr>
        <w:pStyle w:val="Caption"/>
      </w:pPr>
      <w:bookmarkStart w:id="322" w:name="_Toc29794273"/>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w:instrText>
      </w:r>
      <w:r w:rsidR="00192599">
        <w:instrText>Q B</w:instrText>
      </w:r>
      <w:r w:rsidR="00192599">
        <w:instrText>ả</w:instrText>
      </w:r>
      <w:r w:rsidR="00192599">
        <w:instrText xml:space="preserve">ng \* ARABIC \s 1 </w:instrText>
      </w:r>
      <w:r w:rsidR="00192599">
        <w:fldChar w:fldCharType="separate"/>
      </w:r>
      <w:r w:rsidR="003A68B0">
        <w:rPr>
          <w:noProof/>
        </w:rPr>
        <w:t>22</w:t>
      </w:r>
      <w:r w:rsidR="00192599">
        <w:rPr>
          <w:noProof/>
        </w:rPr>
        <w:fldChar w:fldCharType="end"/>
      </w:r>
      <w:r>
        <w:t xml:space="preserve">. </w:t>
      </w:r>
      <w:r w:rsidRPr="00C53BC5">
        <w:t>Thống kê số lượng của mỗi giá trị ở thuộc tính</w:t>
      </w:r>
      <w:r w:rsidR="0069123A">
        <w:t xml:space="preserve"> Class </w:t>
      </w:r>
      <w:r>
        <w:t>theo bộ dữ liệu</w:t>
      </w:r>
      <w:bookmarkEnd w:id="322"/>
    </w:p>
    <w:tbl>
      <w:tblPr>
        <w:tblStyle w:val="TableGrid"/>
        <w:tblW w:w="0" w:type="auto"/>
        <w:tblLook w:val="04A0" w:firstRow="1" w:lastRow="0" w:firstColumn="1" w:lastColumn="0" w:noHBand="0" w:noVBand="1"/>
      </w:tblPr>
      <w:tblGrid>
        <w:gridCol w:w="1818"/>
        <w:gridCol w:w="1863"/>
        <w:gridCol w:w="2693"/>
        <w:gridCol w:w="2404"/>
      </w:tblGrid>
      <w:tr w:rsidR="007C4B00" w:rsidRPr="001B7FBE" w14:paraId="6A877B69" w14:textId="77777777" w:rsidTr="0074609A">
        <w:tc>
          <w:tcPr>
            <w:tcW w:w="1818" w:type="dxa"/>
            <w:vMerge w:val="restart"/>
            <w:vAlign w:val="center"/>
          </w:tcPr>
          <w:p w14:paraId="3B4E139B" w14:textId="77777777" w:rsidR="007C4B00" w:rsidRPr="001B7FBE" w:rsidRDefault="007C4B00"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1863" w:type="dxa"/>
            <w:vMerge w:val="restart"/>
            <w:vAlign w:val="center"/>
          </w:tcPr>
          <w:p w14:paraId="3D52FCB9" w14:textId="77777777" w:rsidR="007C4B00" w:rsidRPr="001B7FBE" w:rsidRDefault="007C4B00"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5097" w:type="dxa"/>
            <w:gridSpan w:val="2"/>
            <w:vAlign w:val="center"/>
          </w:tcPr>
          <w:p w14:paraId="33B60FC3" w14:textId="464A1986" w:rsidR="007C4B00" w:rsidRPr="001B7FBE" w:rsidRDefault="007C4B00"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sidR="00F85BDF">
              <w:rPr>
                <w:rFonts w:ascii="Times New Roman" w:hAnsi="Times New Roman" w:cs="Times New Roman"/>
                <w:b/>
                <w:bCs/>
                <w:sz w:val="26"/>
                <w:szCs w:val="26"/>
              </w:rPr>
              <w:t>Class</w:t>
            </w:r>
          </w:p>
        </w:tc>
      </w:tr>
      <w:tr w:rsidR="007C4B00" w:rsidRPr="001B7FBE" w14:paraId="4E88B0E8" w14:textId="77777777" w:rsidTr="0074609A">
        <w:tc>
          <w:tcPr>
            <w:tcW w:w="1818" w:type="dxa"/>
            <w:vMerge/>
            <w:vAlign w:val="center"/>
          </w:tcPr>
          <w:p w14:paraId="6A966799" w14:textId="77777777" w:rsidR="007C4B00" w:rsidRPr="001B7FBE" w:rsidRDefault="007C4B00" w:rsidP="00316915">
            <w:pPr>
              <w:spacing w:line="360" w:lineRule="auto"/>
              <w:jc w:val="center"/>
              <w:rPr>
                <w:rFonts w:ascii="Times New Roman" w:hAnsi="Times New Roman" w:cs="Times New Roman"/>
                <w:b/>
                <w:bCs/>
                <w:sz w:val="26"/>
                <w:szCs w:val="26"/>
              </w:rPr>
            </w:pPr>
          </w:p>
        </w:tc>
        <w:tc>
          <w:tcPr>
            <w:tcW w:w="1863" w:type="dxa"/>
            <w:vMerge/>
            <w:vAlign w:val="center"/>
          </w:tcPr>
          <w:p w14:paraId="27114D79" w14:textId="77777777" w:rsidR="007C4B00" w:rsidRPr="001B7FBE" w:rsidRDefault="007C4B00" w:rsidP="00316915">
            <w:pPr>
              <w:spacing w:line="360" w:lineRule="auto"/>
              <w:jc w:val="center"/>
              <w:rPr>
                <w:rFonts w:ascii="Times New Roman" w:hAnsi="Times New Roman" w:cs="Times New Roman"/>
                <w:b/>
                <w:bCs/>
                <w:sz w:val="26"/>
                <w:szCs w:val="26"/>
              </w:rPr>
            </w:pPr>
          </w:p>
        </w:tc>
        <w:tc>
          <w:tcPr>
            <w:tcW w:w="2693" w:type="dxa"/>
            <w:vAlign w:val="center"/>
          </w:tcPr>
          <w:p w14:paraId="5DD5DC38" w14:textId="0D0AFF31" w:rsidR="007C4B00" w:rsidRPr="001B7FBE" w:rsidRDefault="00F85BD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007C4B00" w:rsidRPr="001B7FBE">
              <w:rPr>
                <w:rFonts w:ascii="Times New Roman" w:hAnsi="Times New Roman" w:cs="Times New Roman"/>
                <w:b/>
                <w:bCs/>
                <w:sz w:val="26"/>
                <w:szCs w:val="26"/>
              </w:rPr>
              <w:t xml:space="preserve"> = 0 (giao dịch bình thường)</w:t>
            </w:r>
          </w:p>
        </w:tc>
        <w:tc>
          <w:tcPr>
            <w:tcW w:w="2404" w:type="dxa"/>
            <w:vAlign w:val="center"/>
          </w:tcPr>
          <w:p w14:paraId="706E3233" w14:textId="29FADC06" w:rsidR="007C4B00" w:rsidRPr="001B7FBE" w:rsidRDefault="00F85BD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007C4B00" w:rsidRPr="001B7FBE">
              <w:rPr>
                <w:rFonts w:ascii="Times New Roman" w:hAnsi="Times New Roman" w:cs="Times New Roman"/>
                <w:b/>
                <w:bCs/>
                <w:sz w:val="26"/>
                <w:szCs w:val="26"/>
              </w:rPr>
              <w:t xml:space="preserve"> = 1 (giao dịch bất thường)</w:t>
            </w:r>
          </w:p>
        </w:tc>
      </w:tr>
      <w:tr w:rsidR="007C4B00" w:rsidRPr="001B7FBE" w14:paraId="46B817D5" w14:textId="77777777" w:rsidTr="0074609A">
        <w:tc>
          <w:tcPr>
            <w:tcW w:w="1818" w:type="dxa"/>
            <w:vMerge w:val="restart"/>
          </w:tcPr>
          <w:p w14:paraId="6CF7A126" w14:textId="77777777" w:rsidR="007C4B00" w:rsidRDefault="007C4B0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 xml:space="preserve">Chưa xử lý </w:t>
            </w:r>
          </w:p>
          <w:p w14:paraId="72EE2C15" w14:textId="77777777" w:rsidR="007C4B00" w:rsidRPr="001B7FBE" w:rsidRDefault="007C4B0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cân bằng</w:t>
            </w:r>
          </w:p>
        </w:tc>
        <w:tc>
          <w:tcPr>
            <w:tcW w:w="1863" w:type="dxa"/>
          </w:tcPr>
          <w:p w14:paraId="361E1671" w14:textId="77777777" w:rsidR="007C4B00" w:rsidRPr="001B7FBE" w:rsidRDefault="007C4B0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w:t>
            </w:r>
          </w:p>
        </w:tc>
        <w:tc>
          <w:tcPr>
            <w:tcW w:w="2693" w:type="dxa"/>
          </w:tcPr>
          <w:p w14:paraId="3B4FCDC9" w14:textId="6F6737BA" w:rsidR="007C4B00" w:rsidRPr="001B7FBE" w:rsidRDefault="007C4B00"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284315</w:t>
            </w:r>
          </w:p>
        </w:tc>
        <w:tc>
          <w:tcPr>
            <w:tcW w:w="2404" w:type="dxa"/>
          </w:tcPr>
          <w:p w14:paraId="7F965E99" w14:textId="3B4FD9A9" w:rsidR="007C4B00" w:rsidRPr="001B7FBE" w:rsidRDefault="00BE186C"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492</w:t>
            </w:r>
          </w:p>
        </w:tc>
      </w:tr>
      <w:tr w:rsidR="007C4B00" w:rsidRPr="001B7FBE" w14:paraId="4C1ED667" w14:textId="77777777" w:rsidTr="0074609A">
        <w:tc>
          <w:tcPr>
            <w:tcW w:w="1818" w:type="dxa"/>
            <w:vMerge/>
          </w:tcPr>
          <w:p w14:paraId="1F7710C9" w14:textId="77777777" w:rsidR="007C4B00" w:rsidRPr="001B7FBE" w:rsidRDefault="007C4B00" w:rsidP="00316915">
            <w:pPr>
              <w:spacing w:line="360" w:lineRule="auto"/>
              <w:rPr>
                <w:rFonts w:ascii="Times New Roman" w:hAnsi="Times New Roman" w:cs="Times New Roman"/>
                <w:sz w:val="26"/>
                <w:szCs w:val="26"/>
              </w:rPr>
            </w:pPr>
          </w:p>
        </w:tc>
        <w:tc>
          <w:tcPr>
            <w:tcW w:w="1863" w:type="dxa"/>
          </w:tcPr>
          <w:p w14:paraId="35CBB0A8" w14:textId="77777777" w:rsidR="007C4B00" w:rsidRPr="001B7FBE" w:rsidRDefault="007C4B0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693" w:type="dxa"/>
          </w:tcPr>
          <w:p w14:paraId="6244FB5D" w14:textId="56D98B7A" w:rsidR="007C4B00" w:rsidRPr="001B7FBE" w:rsidRDefault="000D756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199020</w:t>
            </w:r>
          </w:p>
        </w:tc>
        <w:tc>
          <w:tcPr>
            <w:tcW w:w="2404" w:type="dxa"/>
          </w:tcPr>
          <w:p w14:paraId="0B6C12ED" w14:textId="4C2A700D" w:rsidR="007C4B00" w:rsidRPr="001B7FBE" w:rsidRDefault="00BE186C"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344</w:t>
            </w:r>
          </w:p>
        </w:tc>
      </w:tr>
      <w:tr w:rsidR="007C4B00" w:rsidRPr="001B7FBE" w14:paraId="6FF3C615" w14:textId="77777777" w:rsidTr="0074609A">
        <w:tc>
          <w:tcPr>
            <w:tcW w:w="1818" w:type="dxa"/>
            <w:vMerge/>
          </w:tcPr>
          <w:p w14:paraId="5614121F" w14:textId="77777777" w:rsidR="007C4B00" w:rsidRPr="001B7FBE" w:rsidRDefault="007C4B00" w:rsidP="00316915">
            <w:pPr>
              <w:spacing w:line="360" w:lineRule="auto"/>
              <w:rPr>
                <w:rFonts w:ascii="Times New Roman" w:hAnsi="Times New Roman" w:cs="Times New Roman"/>
                <w:sz w:val="26"/>
                <w:szCs w:val="26"/>
              </w:rPr>
            </w:pPr>
          </w:p>
        </w:tc>
        <w:tc>
          <w:tcPr>
            <w:tcW w:w="1863" w:type="dxa"/>
          </w:tcPr>
          <w:p w14:paraId="5B080DE5" w14:textId="77777777" w:rsidR="007C4B00" w:rsidRPr="001B7FBE" w:rsidRDefault="007C4B0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693" w:type="dxa"/>
          </w:tcPr>
          <w:p w14:paraId="5F09F3D7" w14:textId="2BE1F6EE" w:rsidR="007C4B00" w:rsidRPr="001B7FBE" w:rsidRDefault="000D756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85295</w:t>
            </w:r>
          </w:p>
        </w:tc>
        <w:tc>
          <w:tcPr>
            <w:tcW w:w="2404" w:type="dxa"/>
          </w:tcPr>
          <w:p w14:paraId="1BDC5D4B" w14:textId="6C8A017D" w:rsidR="007C4B00" w:rsidRPr="001B7FBE" w:rsidRDefault="00BE186C"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148</w:t>
            </w:r>
          </w:p>
        </w:tc>
      </w:tr>
    </w:tbl>
    <w:p w14:paraId="61B6983C" w14:textId="1BBB06B5" w:rsidR="005E05DA" w:rsidRPr="00142412" w:rsidRDefault="005E05DA" w:rsidP="00316915">
      <w:pPr>
        <w:rPr>
          <w:rFonts w:eastAsiaTheme="majorEastAsia" w:cs="Times New Roman"/>
        </w:rPr>
      </w:pPr>
      <w:r w:rsidRPr="00142412">
        <w:rPr>
          <w:rFonts w:cs="Times New Roman"/>
        </w:rPr>
        <w:t>Ta tiến hành chạy mô hình bằng thuật toán Random forest cho bộ dữ liệu, sử dụng 3 fold-cross validation, ta có kết quả được cho theo bảng dưới đây</w:t>
      </w:r>
      <w:r w:rsidR="003C64EB">
        <w:rPr>
          <w:rFonts w:cs="Times New Roman"/>
        </w:rPr>
        <w:t>:</w:t>
      </w:r>
    </w:p>
    <w:p w14:paraId="3870F62E" w14:textId="4E1772AC" w:rsidR="0054245A" w:rsidRDefault="00D213CF" w:rsidP="00CB1937">
      <w:pPr>
        <w:pStyle w:val="Caption"/>
      </w:pPr>
      <w:bookmarkStart w:id="323" w:name="_Toc29794274"/>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23</w:t>
      </w:r>
      <w:r w:rsidR="00192599">
        <w:rPr>
          <w:noProof/>
        </w:rPr>
        <w:fldChar w:fldCharType="end"/>
      </w:r>
      <w:r>
        <w:t xml:space="preserve">. </w:t>
      </w:r>
      <w:r w:rsidR="00A32CD8" w:rsidRPr="00142412">
        <w:t>Hình kết quả sau khi chạy thuật toán Random forest đối với bộ dữ liệu chưa cân bằng</w:t>
      </w:r>
      <w:bookmarkEnd w:id="323"/>
    </w:p>
    <w:tbl>
      <w:tblPr>
        <w:tblStyle w:val="TableGrid"/>
        <w:tblW w:w="0" w:type="auto"/>
        <w:tblLook w:val="04A0" w:firstRow="1" w:lastRow="0" w:firstColumn="1" w:lastColumn="0" w:noHBand="0" w:noVBand="1"/>
      </w:tblPr>
      <w:tblGrid>
        <w:gridCol w:w="1103"/>
        <w:gridCol w:w="1422"/>
        <w:gridCol w:w="1578"/>
        <w:gridCol w:w="1361"/>
        <w:gridCol w:w="1134"/>
        <w:gridCol w:w="2179"/>
      </w:tblGrid>
      <w:tr w:rsidR="0084772A" w:rsidRPr="00142412" w14:paraId="33F135E0" w14:textId="77777777" w:rsidTr="007B734B">
        <w:tc>
          <w:tcPr>
            <w:tcW w:w="1103" w:type="dxa"/>
          </w:tcPr>
          <w:p w14:paraId="3C9E72F2" w14:textId="77777777" w:rsidR="0084772A" w:rsidRPr="00142412" w:rsidRDefault="0084772A"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Lần chạy</w:t>
            </w:r>
          </w:p>
        </w:tc>
        <w:tc>
          <w:tcPr>
            <w:tcW w:w="1422" w:type="dxa"/>
          </w:tcPr>
          <w:p w14:paraId="25AC8A01" w14:textId="77777777" w:rsidR="0084772A" w:rsidRPr="00142412" w:rsidRDefault="0084772A"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Độ chính xác trên tập train</w:t>
            </w:r>
          </w:p>
        </w:tc>
        <w:tc>
          <w:tcPr>
            <w:tcW w:w="1578" w:type="dxa"/>
          </w:tcPr>
          <w:p w14:paraId="673704E7" w14:textId="77777777" w:rsidR="0084772A" w:rsidRPr="00142412" w:rsidRDefault="0084772A" w:rsidP="00316915">
            <w:pPr>
              <w:spacing w:line="360" w:lineRule="auto"/>
              <w:jc w:val="center"/>
              <w:rPr>
                <w:rFonts w:ascii="Times New Roman" w:hAnsi="Times New Roman" w:cs="Times New Roman"/>
                <w:b/>
                <w:sz w:val="26"/>
                <w:szCs w:val="26"/>
              </w:rPr>
            </w:pPr>
            <w:r w:rsidRPr="00142412">
              <w:rPr>
                <w:rFonts w:ascii="Times New Roman" w:hAnsi="Times New Roman" w:cs="Times New Roman"/>
                <w:b/>
                <w:bCs/>
                <w:sz w:val="26"/>
                <w:szCs w:val="26"/>
              </w:rPr>
              <w:t>Độ chính xác trên tập test</w:t>
            </w:r>
          </w:p>
        </w:tc>
        <w:tc>
          <w:tcPr>
            <w:tcW w:w="1361" w:type="dxa"/>
          </w:tcPr>
          <w:p w14:paraId="44C40921" w14:textId="77777777" w:rsidR="0084772A" w:rsidRPr="00142412" w:rsidRDefault="0084772A" w:rsidP="00316915">
            <w:pPr>
              <w:spacing w:line="360" w:lineRule="auto"/>
              <w:jc w:val="center"/>
              <w:rPr>
                <w:rFonts w:ascii="Times New Roman" w:hAnsi="Times New Roman" w:cs="Times New Roman"/>
                <w:b/>
                <w:bCs/>
                <w:sz w:val="26"/>
                <w:szCs w:val="26"/>
                <w:lang w:val="fr-FR"/>
              </w:rPr>
            </w:pPr>
            <w:r w:rsidRPr="00142412">
              <w:rPr>
                <w:rFonts w:ascii="Times New Roman" w:hAnsi="Times New Roman" w:cs="Times New Roman"/>
                <w:b/>
                <w:bCs/>
                <w:sz w:val="26"/>
                <w:szCs w:val="26"/>
                <w:lang w:val="fr-FR"/>
              </w:rPr>
              <w:t>F1-score trên tập train</w:t>
            </w:r>
          </w:p>
        </w:tc>
        <w:tc>
          <w:tcPr>
            <w:tcW w:w="1134" w:type="dxa"/>
          </w:tcPr>
          <w:p w14:paraId="2F9F1074" w14:textId="77777777" w:rsidR="0084772A" w:rsidRPr="00142412" w:rsidRDefault="0084772A" w:rsidP="00316915">
            <w:pPr>
              <w:spacing w:line="360" w:lineRule="auto"/>
              <w:jc w:val="center"/>
              <w:rPr>
                <w:rFonts w:ascii="Times New Roman" w:hAnsi="Times New Roman" w:cs="Times New Roman"/>
                <w:b/>
                <w:sz w:val="26"/>
                <w:szCs w:val="26"/>
              </w:rPr>
            </w:pPr>
            <w:r w:rsidRPr="00142412">
              <w:rPr>
                <w:rFonts w:ascii="Times New Roman" w:hAnsi="Times New Roman" w:cs="Times New Roman"/>
                <w:b/>
                <w:bCs/>
                <w:sz w:val="26"/>
                <w:szCs w:val="26"/>
              </w:rPr>
              <w:t>F1-score trên tập test</w:t>
            </w:r>
          </w:p>
        </w:tc>
        <w:tc>
          <w:tcPr>
            <w:tcW w:w="2179" w:type="dxa"/>
          </w:tcPr>
          <w:p w14:paraId="04470757" w14:textId="77777777" w:rsidR="0084772A" w:rsidRPr="00142412" w:rsidRDefault="0084772A" w:rsidP="00316915">
            <w:pPr>
              <w:spacing w:line="360" w:lineRule="auto"/>
              <w:jc w:val="center"/>
              <w:rPr>
                <w:rFonts w:ascii="Times New Roman" w:hAnsi="Times New Roman" w:cs="Times New Roman"/>
                <w:b/>
                <w:bCs/>
                <w:sz w:val="26"/>
                <w:szCs w:val="26"/>
              </w:rPr>
            </w:pPr>
            <w:r w:rsidRPr="00142412">
              <w:rPr>
                <w:rFonts w:ascii="Times New Roman" w:hAnsi="Times New Roman" w:cs="Times New Roman"/>
                <w:b/>
                <w:bCs/>
                <w:sz w:val="26"/>
                <w:szCs w:val="26"/>
              </w:rPr>
              <w:t>Thời gian</w:t>
            </w:r>
          </w:p>
        </w:tc>
      </w:tr>
      <w:tr w:rsidR="0084772A" w:rsidRPr="00142412" w14:paraId="39986DD1" w14:textId="77777777" w:rsidTr="007B734B">
        <w:tc>
          <w:tcPr>
            <w:tcW w:w="1103" w:type="dxa"/>
          </w:tcPr>
          <w:p w14:paraId="47AC9EBA" w14:textId="77777777" w:rsidR="0084772A" w:rsidRPr="00142412" w:rsidRDefault="0084772A"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1</w:t>
            </w:r>
          </w:p>
        </w:tc>
        <w:tc>
          <w:tcPr>
            <w:tcW w:w="1422" w:type="dxa"/>
          </w:tcPr>
          <w:p w14:paraId="445222EE"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99.9398%</w:t>
            </w:r>
          </w:p>
        </w:tc>
        <w:tc>
          <w:tcPr>
            <w:tcW w:w="1578" w:type="dxa"/>
          </w:tcPr>
          <w:p w14:paraId="1E12EABE"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99.9579%</w:t>
            </w:r>
          </w:p>
        </w:tc>
        <w:tc>
          <w:tcPr>
            <w:tcW w:w="1361" w:type="dxa"/>
          </w:tcPr>
          <w:p w14:paraId="56C42C2D" w14:textId="77777777" w:rsidR="0084772A" w:rsidRPr="00142412" w:rsidRDefault="0084772A" w:rsidP="00316915">
            <w:pPr>
              <w:spacing w:line="360" w:lineRule="auto"/>
              <w:jc w:val="right"/>
              <w:rPr>
                <w:rFonts w:ascii="Times New Roman" w:hAnsi="Times New Roman" w:cs="Times New Roman"/>
                <w:sz w:val="26"/>
                <w:szCs w:val="26"/>
              </w:rPr>
            </w:pPr>
          </w:p>
        </w:tc>
        <w:tc>
          <w:tcPr>
            <w:tcW w:w="1134" w:type="dxa"/>
          </w:tcPr>
          <w:p w14:paraId="3EDF9A2E" w14:textId="77777777" w:rsidR="0084772A" w:rsidRPr="00142412" w:rsidRDefault="0084772A" w:rsidP="00316915">
            <w:pPr>
              <w:spacing w:line="360" w:lineRule="auto"/>
              <w:jc w:val="right"/>
              <w:rPr>
                <w:rFonts w:ascii="Times New Roman" w:hAnsi="Times New Roman" w:cs="Times New Roman"/>
                <w:sz w:val="26"/>
                <w:szCs w:val="26"/>
              </w:rPr>
            </w:pPr>
          </w:p>
        </w:tc>
        <w:tc>
          <w:tcPr>
            <w:tcW w:w="2179" w:type="dxa"/>
          </w:tcPr>
          <w:p w14:paraId="232ABCC4"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35.8072 giây</w:t>
            </w:r>
          </w:p>
        </w:tc>
      </w:tr>
      <w:tr w:rsidR="0084772A" w:rsidRPr="00142412" w14:paraId="08061626" w14:textId="77777777" w:rsidTr="007B734B">
        <w:tc>
          <w:tcPr>
            <w:tcW w:w="1103" w:type="dxa"/>
          </w:tcPr>
          <w:p w14:paraId="27B9B0C3" w14:textId="77777777" w:rsidR="0084772A" w:rsidRPr="00142412" w:rsidRDefault="0084772A"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2</w:t>
            </w:r>
          </w:p>
        </w:tc>
        <w:tc>
          <w:tcPr>
            <w:tcW w:w="1422" w:type="dxa"/>
          </w:tcPr>
          <w:p w14:paraId="19BEE768"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99.9564%</w:t>
            </w:r>
          </w:p>
        </w:tc>
        <w:tc>
          <w:tcPr>
            <w:tcW w:w="1578" w:type="dxa"/>
          </w:tcPr>
          <w:p w14:paraId="4BC04DF5"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99.9579%</w:t>
            </w:r>
          </w:p>
        </w:tc>
        <w:tc>
          <w:tcPr>
            <w:tcW w:w="1361" w:type="dxa"/>
          </w:tcPr>
          <w:p w14:paraId="2B7B8D4B" w14:textId="77777777" w:rsidR="0084772A" w:rsidRPr="00142412" w:rsidRDefault="0084772A" w:rsidP="00316915">
            <w:pPr>
              <w:spacing w:line="360" w:lineRule="auto"/>
              <w:jc w:val="right"/>
              <w:rPr>
                <w:rFonts w:ascii="Times New Roman" w:hAnsi="Times New Roman" w:cs="Times New Roman"/>
                <w:sz w:val="26"/>
                <w:szCs w:val="26"/>
              </w:rPr>
            </w:pPr>
          </w:p>
        </w:tc>
        <w:tc>
          <w:tcPr>
            <w:tcW w:w="1134" w:type="dxa"/>
          </w:tcPr>
          <w:p w14:paraId="3DE82F31" w14:textId="77777777" w:rsidR="0084772A" w:rsidRPr="00142412" w:rsidRDefault="0084772A" w:rsidP="00316915">
            <w:pPr>
              <w:spacing w:line="360" w:lineRule="auto"/>
              <w:jc w:val="right"/>
              <w:rPr>
                <w:rFonts w:ascii="Times New Roman" w:hAnsi="Times New Roman" w:cs="Times New Roman"/>
                <w:sz w:val="26"/>
                <w:szCs w:val="26"/>
              </w:rPr>
            </w:pPr>
          </w:p>
        </w:tc>
        <w:tc>
          <w:tcPr>
            <w:tcW w:w="2179" w:type="dxa"/>
          </w:tcPr>
          <w:p w14:paraId="0F674671"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36.3180 giây</w:t>
            </w:r>
          </w:p>
        </w:tc>
      </w:tr>
      <w:tr w:rsidR="0084772A" w:rsidRPr="00142412" w14:paraId="41A0DAB7" w14:textId="77777777" w:rsidTr="007B734B">
        <w:tc>
          <w:tcPr>
            <w:tcW w:w="1103" w:type="dxa"/>
          </w:tcPr>
          <w:p w14:paraId="6C8C7303" w14:textId="77777777" w:rsidR="0084772A" w:rsidRPr="00142412" w:rsidRDefault="0084772A" w:rsidP="00316915">
            <w:pPr>
              <w:spacing w:line="360" w:lineRule="auto"/>
              <w:jc w:val="center"/>
              <w:rPr>
                <w:rFonts w:ascii="Times New Roman" w:hAnsi="Times New Roman" w:cs="Times New Roman"/>
                <w:sz w:val="26"/>
                <w:szCs w:val="26"/>
              </w:rPr>
            </w:pPr>
            <w:r w:rsidRPr="00142412">
              <w:rPr>
                <w:rFonts w:ascii="Times New Roman" w:hAnsi="Times New Roman" w:cs="Times New Roman"/>
                <w:sz w:val="26"/>
                <w:szCs w:val="26"/>
              </w:rPr>
              <w:t>3</w:t>
            </w:r>
          </w:p>
        </w:tc>
        <w:tc>
          <w:tcPr>
            <w:tcW w:w="1422" w:type="dxa"/>
          </w:tcPr>
          <w:p w14:paraId="632537AB"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99.9564%</w:t>
            </w:r>
          </w:p>
        </w:tc>
        <w:tc>
          <w:tcPr>
            <w:tcW w:w="1578" w:type="dxa"/>
          </w:tcPr>
          <w:p w14:paraId="25D58572"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99.9579%</w:t>
            </w:r>
          </w:p>
        </w:tc>
        <w:tc>
          <w:tcPr>
            <w:tcW w:w="1361" w:type="dxa"/>
          </w:tcPr>
          <w:p w14:paraId="0B6D3697" w14:textId="77777777" w:rsidR="0084772A" w:rsidRPr="00142412" w:rsidRDefault="0084772A" w:rsidP="00316915">
            <w:pPr>
              <w:spacing w:line="360" w:lineRule="auto"/>
              <w:jc w:val="right"/>
              <w:rPr>
                <w:rFonts w:ascii="Times New Roman" w:hAnsi="Times New Roman" w:cs="Times New Roman"/>
                <w:sz w:val="26"/>
                <w:szCs w:val="26"/>
              </w:rPr>
            </w:pPr>
          </w:p>
        </w:tc>
        <w:tc>
          <w:tcPr>
            <w:tcW w:w="1134" w:type="dxa"/>
          </w:tcPr>
          <w:p w14:paraId="77D3FFF7" w14:textId="77777777" w:rsidR="0084772A" w:rsidRPr="00142412" w:rsidRDefault="0084772A" w:rsidP="00316915">
            <w:pPr>
              <w:spacing w:line="360" w:lineRule="auto"/>
              <w:jc w:val="right"/>
              <w:rPr>
                <w:rFonts w:ascii="Times New Roman" w:hAnsi="Times New Roman" w:cs="Times New Roman"/>
                <w:sz w:val="26"/>
                <w:szCs w:val="26"/>
              </w:rPr>
            </w:pPr>
          </w:p>
        </w:tc>
        <w:tc>
          <w:tcPr>
            <w:tcW w:w="2179" w:type="dxa"/>
          </w:tcPr>
          <w:p w14:paraId="1B0FA104" w14:textId="77777777" w:rsidR="0084772A" w:rsidRPr="00142412" w:rsidRDefault="0084772A" w:rsidP="00316915">
            <w:pPr>
              <w:spacing w:line="360" w:lineRule="auto"/>
              <w:jc w:val="right"/>
              <w:rPr>
                <w:rFonts w:ascii="Times New Roman" w:hAnsi="Times New Roman" w:cs="Times New Roman"/>
                <w:sz w:val="26"/>
                <w:szCs w:val="26"/>
              </w:rPr>
            </w:pPr>
            <w:r w:rsidRPr="00142412">
              <w:rPr>
                <w:rFonts w:ascii="Times New Roman" w:hAnsi="Times New Roman" w:cs="Times New Roman"/>
                <w:sz w:val="26"/>
                <w:szCs w:val="26"/>
              </w:rPr>
              <w:t>36.9021 giây</w:t>
            </w:r>
          </w:p>
        </w:tc>
      </w:tr>
      <w:tr w:rsidR="0084772A" w:rsidRPr="00142412" w14:paraId="1D287EB5" w14:textId="77777777" w:rsidTr="007B734B">
        <w:tc>
          <w:tcPr>
            <w:tcW w:w="1103" w:type="dxa"/>
          </w:tcPr>
          <w:p w14:paraId="52F3642A" w14:textId="77777777" w:rsidR="0084772A" w:rsidRPr="00142412" w:rsidRDefault="0084772A" w:rsidP="00316915">
            <w:pPr>
              <w:spacing w:line="360" w:lineRule="auto"/>
              <w:jc w:val="center"/>
              <w:rPr>
                <w:rFonts w:ascii="Times New Roman" w:hAnsi="Times New Roman" w:cs="Times New Roman"/>
                <w:b/>
                <w:sz w:val="26"/>
                <w:szCs w:val="26"/>
              </w:rPr>
            </w:pPr>
            <w:r w:rsidRPr="00142412">
              <w:rPr>
                <w:rFonts w:ascii="Times New Roman" w:hAnsi="Times New Roman" w:cs="Times New Roman"/>
                <w:b/>
                <w:sz w:val="26"/>
                <w:szCs w:val="26"/>
              </w:rPr>
              <w:t>Trung bình</w:t>
            </w:r>
          </w:p>
        </w:tc>
        <w:tc>
          <w:tcPr>
            <w:tcW w:w="1422" w:type="dxa"/>
          </w:tcPr>
          <w:p w14:paraId="5E56763F" w14:textId="77777777" w:rsidR="0084772A" w:rsidRPr="00142412" w:rsidRDefault="0084772A" w:rsidP="00316915">
            <w:pPr>
              <w:spacing w:line="360" w:lineRule="auto"/>
              <w:jc w:val="right"/>
              <w:rPr>
                <w:rFonts w:ascii="Times New Roman" w:hAnsi="Times New Roman" w:cs="Times New Roman"/>
                <w:b/>
                <w:sz w:val="26"/>
                <w:szCs w:val="26"/>
              </w:rPr>
            </w:pPr>
            <w:r w:rsidRPr="00142412">
              <w:rPr>
                <w:rFonts w:ascii="Times New Roman" w:hAnsi="Times New Roman" w:cs="Times New Roman"/>
                <w:b/>
                <w:sz w:val="26"/>
                <w:szCs w:val="26"/>
              </w:rPr>
              <w:t>99.9508%</w:t>
            </w:r>
          </w:p>
        </w:tc>
        <w:tc>
          <w:tcPr>
            <w:tcW w:w="1578" w:type="dxa"/>
          </w:tcPr>
          <w:p w14:paraId="36034AAB" w14:textId="77777777" w:rsidR="0084772A" w:rsidRPr="00142412" w:rsidRDefault="0084772A" w:rsidP="00316915">
            <w:pPr>
              <w:spacing w:line="360" w:lineRule="auto"/>
              <w:jc w:val="right"/>
              <w:rPr>
                <w:rFonts w:ascii="Times New Roman" w:hAnsi="Times New Roman" w:cs="Times New Roman"/>
                <w:b/>
                <w:sz w:val="26"/>
                <w:szCs w:val="26"/>
              </w:rPr>
            </w:pPr>
            <w:r w:rsidRPr="00142412">
              <w:rPr>
                <w:rFonts w:ascii="Times New Roman" w:hAnsi="Times New Roman" w:cs="Times New Roman"/>
                <w:b/>
                <w:sz w:val="26"/>
                <w:szCs w:val="26"/>
              </w:rPr>
              <w:t>99.9579%</w:t>
            </w:r>
          </w:p>
        </w:tc>
        <w:tc>
          <w:tcPr>
            <w:tcW w:w="1361" w:type="dxa"/>
          </w:tcPr>
          <w:p w14:paraId="37545EA9" w14:textId="77777777" w:rsidR="0084772A" w:rsidRPr="00436E74" w:rsidRDefault="0084772A" w:rsidP="00316915">
            <w:pPr>
              <w:spacing w:line="360" w:lineRule="auto"/>
              <w:jc w:val="right"/>
              <w:rPr>
                <w:rFonts w:ascii="Times New Roman" w:hAnsi="Times New Roman" w:cs="Times New Roman"/>
                <w:b/>
                <w:bCs/>
                <w:sz w:val="26"/>
                <w:szCs w:val="26"/>
              </w:rPr>
            </w:pPr>
            <w:r w:rsidRPr="00436E74">
              <w:rPr>
                <w:rFonts w:ascii="Times New Roman" w:hAnsi="Times New Roman" w:cs="Times New Roman"/>
                <w:b/>
                <w:bCs/>
                <w:sz w:val="26"/>
                <w:szCs w:val="26"/>
              </w:rPr>
              <w:t>0.8426</w:t>
            </w:r>
          </w:p>
        </w:tc>
        <w:tc>
          <w:tcPr>
            <w:tcW w:w="1134" w:type="dxa"/>
          </w:tcPr>
          <w:p w14:paraId="3AC03962" w14:textId="77777777" w:rsidR="0084772A" w:rsidRPr="00436E74" w:rsidRDefault="0084772A" w:rsidP="00316915">
            <w:pPr>
              <w:spacing w:line="360" w:lineRule="auto"/>
              <w:jc w:val="right"/>
              <w:rPr>
                <w:rFonts w:ascii="Times New Roman" w:hAnsi="Times New Roman" w:cs="Times New Roman"/>
                <w:b/>
                <w:bCs/>
                <w:sz w:val="26"/>
                <w:szCs w:val="26"/>
              </w:rPr>
            </w:pPr>
            <w:r w:rsidRPr="00436E74">
              <w:rPr>
                <w:rFonts w:ascii="Times New Roman" w:hAnsi="Times New Roman" w:cs="Times New Roman"/>
                <w:b/>
                <w:bCs/>
                <w:sz w:val="26"/>
                <w:szCs w:val="26"/>
              </w:rPr>
              <w:t>0.8689</w:t>
            </w:r>
          </w:p>
        </w:tc>
        <w:tc>
          <w:tcPr>
            <w:tcW w:w="2179" w:type="dxa"/>
          </w:tcPr>
          <w:p w14:paraId="7B664315" w14:textId="77777777" w:rsidR="0084772A" w:rsidRPr="00436E74" w:rsidRDefault="0084772A" w:rsidP="00316915">
            <w:pPr>
              <w:spacing w:line="360" w:lineRule="auto"/>
              <w:jc w:val="right"/>
              <w:rPr>
                <w:rFonts w:ascii="Times New Roman" w:hAnsi="Times New Roman" w:cs="Times New Roman"/>
                <w:b/>
                <w:bCs/>
                <w:sz w:val="26"/>
                <w:szCs w:val="26"/>
              </w:rPr>
            </w:pPr>
            <w:r w:rsidRPr="00436E74">
              <w:rPr>
                <w:rFonts w:ascii="Times New Roman" w:hAnsi="Times New Roman" w:cs="Times New Roman"/>
                <w:b/>
                <w:bCs/>
                <w:sz w:val="26"/>
                <w:szCs w:val="26"/>
              </w:rPr>
              <w:t>36.3424 giây</w:t>
            </w:r>
          </w:p>
        </w:tc>
      </w:tr>
    </w:tbl>
    <w:p w14:paraId="17BF9D6E" w14:textId="77777777" w:rsidR="00014EF5" w:rsidRDefault="00014EF5" w:rsidP="00316915">
      <w:pPr>
        <w:spacing w:before="240"/>
        <w:rPr>
          <w:rFonts w:cs="Times New Roman"/>
        </w:rPr>
      </w:pPr>
    </w:p>
    <w:p w14:paraId="6B932C6D" w14:textId="6637CB34" w:rsidR="008D6FD7" w:rsidRPr="00142412" w:rsidRDefault="00014EF5" w:rsidP="00014EF5">
      <w:pPr>
        <w:rPr>
          <w:rFonts w:cs="Times New Roman"/>
        </w:rPr>
      </w:pPr>
      <w:r>
        <w:rPr>
          <w:rFonts w:cs="Times New Roman"/>
        </w:rPr>
        <w:br w:type="page"/>
      </w:r>
      <w:r w:rsidR="008D6FD7" w:rsidRPr="00142412">
        <w:rPr>
          <w:rFonts w:cs="Times New Roman"/>
        </w:rPr>
        <w:lastRenderedPageBreak/>
        <w:t>Ma trận nhầm lẫn trên tập dữ liệu test (chi tiết lệnh xem ở phụ lục):</w:t>
      </w:r>
    </w:p>
    <w:p w14:paraId="081C46B7" w14:textId="77777777" w:rsidR="008D6FD7" w:rsidRPr="00142412" w:rsidRDefault="008D6FD7" w:rsidP="00316915">
      <w:pPr>
        <w:spacing w:before="240"/>
        <w:jc w:val="center"/>
        <w:rPr>
          <w:rFonts w:cs="Times New Roman"/>
        </w:rPr>
      </w:pPr>
      <w:r>
        <w:rPr>
          <w:noProof/>
        </w:rPr>
        <w:drawing>
          <wp:inline distT="0" distB="0" distL="0" distR="0" wp14:anchorId="3FD18A5C" wp14:editId="5AC64D1D">
            <wp:extent cx="2862496" cy="2510287"/>
            <wp:effectExtent l="0" t="0" r="0" b="0"/>
            <wp:docPr id="7340260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80">
                      <a:extLst>
                        <a:ext uri="{28A0092B-C50C-407E-A947-70E740481C1C}">
                          <a14:useLocalDpi xmlns:a14="http://schemas.microsoft.com/office/drawing/2010/main" val="0"/>
                        </a:ext>
                      </a:extLst>
                    </a:blip>
                    <a:stretch>
                      <a:fillRect/>
                    </a:stretch>
                  </pic:blipFill>
                  <pic:spPr>
                    <a:xfrm>
                      <a:off x="0" y="0"/>
                      <a:ext cx="2868804" cy="2515819"/>
                    </a:xfrm>
                    <a:prstGeom prst="rect">
                      <a:avLst/>
                    </a:prstGeom>
                  </pic:spPr>
                </pic:pic>
              </a:graphicData>
            </a:graphic>
          </wp:inline>
        </w:drawing>
      </w:r>
    </w:p>
    <w:p w14:paraId="50059B8B" w14:textId="2A196ACE" w:rsidR="00A32CD8" w:rsidRDefault="008D6FD7" w:rsidP="00CB1937">
      <w:pPr>
        <w:pStyle w:val="Caption"/>
      </w:pPr>
      <w:bookmarkStart w:id="324" w:name="_Toc29794242"/>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51</w:t>
      </w:r>
      <w:r w:rsidR="00192599">
        <w:rPr>
          <w:noProof/>
        </w:rPr>
        <w:fldChar w:fldCharType="end"/>
      </w:r>
      <w:r>
        <w:t xml:space="preserve">. </w:t>
      </w:r>
      <w:r w:rsidR="00984D0D" w:rsidRPr="00142412">
        <w:t xml:space="preserve">Ma trận nhầm lẫn trên tập dữ liệu test của bộ dữ liệu </w:t>
      </w:r>
      <w:r w:rsidR="00984D0D" w:rsidRPr="00142412">
        <w:br/>
        <w:t>chưa xử lý cân bằng</w:t>
      </w:r>
      <w:bookmarkEnd w:id="324"/>
    </w:p>
    <w:p w14:paraId="11F4FBAA" w14:textId="77777777" w:rsidR="00B429B0" w:rsidRPr="00142412" w:rsidRDefault="00B429B0" w:rsidP="00316915">
      <w:pPr>
        <w:rPr>
          <w:rFonts w:cs="Times New Roman"/>
          <w:b/>
          <w:bCs/>
        </w:rPr>
      </w:pPr>
      <w:r w:rsidRPr="00142412">
        <w:rPr>
          <w:rFonts w:cs="Times New Roman"/>
          <w:b/>
          <w:bCs/>
        </w:rPr>
        <w:t>Kết quả:</w:t>
      </w:r>
    </w:p>
    <w:p w14:paraId="7E6755C9" w14:textId="77777777" w:rsidR="00B429B0" w:rsidRPr="00142412" w:rsidRDefault="00B429B0" w:rsidP="00316915">
      <w:pPr>
        <w:numPr>
          <w:ilvl w:val="0"/>
          <w:numId w:val="85"/>
        </w:numPr>
        <w:rPr>
          <w:rFonts w:cs="Times New Roman"/>
        </w:rPr>
      </w:pPr>
      <w:r w:rsidRPr="00142412">
        <w:rPr>
          <w:rFonts w:cs="Times New Roman"/>
        </w:rPr>
        <w:t>Có 85287 giao dịch bình thường được dự đoán đúng là giao dịch bình thường.</w:t>
      </w:r>
    </w:p>
    <w:p w14:paraId="5D530697" w14:textId="77777777" w:rsidR="00B429B0" w:rsidRPr="00142412" w:rsidRDefault="00B429B0" w:rsidP="00316915">
      <w:pPr>
        <w:numPr>
          <w:ilvl w:val="0"/>
          <w:numId w:val="85"/>
        </w:numPr>
        <w:rPr>
          <w:rFonts w:cs="Times New Roman"/>
        </w:rPr>
      </w:pPr>
      <w:r w:rsidRPr="00142412">
        <w:rPr>
          <w:rFonts w:cs="Times New Roman"/>
        </w:rPr>
        <w:t>7 lần giao dịch bình thường được dự sai đoán là giao dịch bất thường.</w:t>
      </w:r>
    </w:p>
    <w:p w14:paraId="5530B163" w14:textId="77777777" w:rsidR="00B429B0" w:rsidRPr="00142412" w:rsidRDefault="00B429B0" w:rsidP="00316915">
      <w:pPr>
        <w:numPr>
          <w:ilvl w:val="0"/>
          <w:numId w:val="85"/>
        </w:numPr>
        <w:rPr>
          <w:rFonts w:cs="Times New Roman"/>
        </w:rPr>
      </w:pPr>
      <w:r w:rsidRPr="00142412">
        <w:rPr>
          <w:rFonts w:cs="Times New Roman"/>
        </w:rPr>
        <w:t>28 lần giao dịch bất thường được dự đoán sai là giao dịch bình thường.</w:t>
      </w:r>
    </w:p>
    <w:p w14:paraId="4811F755" w14:textId="77777777" w:rsidR="00B429B0" w:rsidRPr="00142412" w:rsidRDefault="00B429B0" w:rsidP="00316915">
      <w:pPr>
        <w:numPr>
          <w:ilvl w:val="0"/>
          <w:numId w:val="85"/>
        </w:numPr>
        <w:rPr>
          <w:rFonts w:cs="Times New Roman"/>
        </w:rPr>
      </w:pPr>
      <w:r w:rsidRPr="00142412">
        <w:rPr>
          <w:rFonts w:cs="Times New Roman"/>
        </w:rPr>
        <w:t>119 lần giao dịch bất thường được dự đoán chính xác là giao dịch bất thường.</w:t>
      </w:r>
    </w:p>
    <w:p w14:paraId="55547FD0" w14:textId="77777777" w:rsidR="00942A84" w:rsidRPr="00142412" w:rsidRDefault="00942A84" w:rsidP="00316915">
      <w:pPr>
        <w:pStyle w:val="Heading4"/>
        <w:rPr>
          <w:rFonts w:cs="Times New Roman"/>
        </w:rPr>
      </w:pPr>
      <w:bookmarkStart w:id="325" w:name="_Toc28691273"/>
      <w:bookmarkStart w:id="326" w:name="_Toc29794093"/>
      <w:r w:rsidRPr="00142412">
        <w:rPr>
          <w:rFonts w:cs="Times New Roman"/>
        </w:rPr>
        <w:t>Với bộ dữ liệu đã xử lý mất cân bằng</w:t>
      </w:r>
      <w:bookmarkEnd w:id="325"/>
      <w:bookmarkEnd w:id="326"/>
    </w:p>
    <w:p w14:paraId="6DF6DE87" w14:textId="77777777" w:rsidR="00574194" w:rsidRPr="00574194" w:rsidRDefault="00574194" w:rsidP="00316915">
      <w:pPr>
        <w:rPr>
          <w:rFonts w:cs="Times New Roman"/>
          <w:b/>
          <w:bCs/>
        </w:rPr>
      </w:pPr>
      <w:r w:rsidRPr="00574194">
        <w:rPr>
          <w:rFonts w:cs="Times New Roman"/>
          <w:b/>
          <w:bCs/>
        </w:rPr>
        <w:t>a. Đối với bộ dữ liệu xử lý cân bằng dùng phương pháp Oversampling</w:t>
      </w:r>
    </w:p>
    <w:p w14:paraId="32C3D6C2" w14:textId="322278AA" w:rsidR="00505DA9" w:rsidRDefault="00574194" w:rsidP="00316915">
      <w:pPr>
        <w:rPr>
          <w:rFonts w:cs="Times New Roman"/>
        </w:rPr>
      </w:pPr>
      <w:r w:rsidRPr="00142412">
        <w:rPr>
          <w:rFonts w:cs="Times New Roman"/>
        </w:rPr>
        <w:t>Thực hiện tách bộ dữ liệu thành hai tập train và test, số lượng giao dịch trên từng nhãn của thuộc tính isFraud trên tập train và test được cho theo bảng dưới</w:t>
      </w:r>
      <w:r w:rsidR="003C64EB">
        <w:rPr>
          <w:rFonts w:cs="Times New Roman"/>
        </w:rPr>
        <w:t xml:space="preserve"> đây:</w:t>
      </w:r>
    </w:p>
    <w:p w14:paraId="4C901CB0" w14:textId="47BBC0F1" w:rsidR="00574194" w:rsidRDefault="00505DA9" w:rsidP="00316915">
      <w:pPr>
        <w:rPr>
          <w:rFonts w:cs="Times New Roman"/>
        </w:rPr>
      </w:pPr>
      <w:r>
        <w:rPr>
          <w:rFonts w:cs="Times New Roman"/>
        </w:rPr>
        <w:br w:type="page"/>
      </w:r>
    </w:p>
    <w:p w14:paraId="6D7009A6" w14:textId="48C4AA77" w:rsidR="00453157" w:rsidRDefault="00453157" w:rsidP="00CB1937">
      <w:pPr>
        <w:pStyle w:val="Caption"/>
      </w:pPr>
      <w:bookmarkStart w:id="327" w:name="_Toc29794275"/>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24</w:t>
      </w:r>
      <w:r w:rsidR="00192599">
        <w:rPr>
          <w:noProof/>
        </w:rPr>
        <w:fldChar w:fldCharType="end"/>
      </w:r>
      <w:r>
        <w:t xml:space="preserve">. </w:t>
      </w:r>
      <w:r w:rsidR="006C34C4" w:rsidRPr="00142412">
        <w:t xml:space="preserve">Thống kê số lượng của mỗi giá trị ở thuộc tính </w:t>
      </w:r>
      <w:r w:rsidR="00F85BDF">
        <w:t>Class</w:t>
      </w:r>
      <w:bookmarkEnd w:id="327"/>
    </w:p>
    <w:tbl>
      <w:tblPr>
        <w:tblStyle w:val="TableGrid"/>
        <w:tblW w:w="0" w:type="auto"/>
        <w:tblLook w:val="04A0" w:firstRow="1" w:lastRow="0" w:firstColumn="1" w:lastColumn="0" w:noHBand="0" w:noVBand="1"/>
      </w:tblPr>
      <w:tblGrid>
        <w:gridCol w:w="1818"/>
        <w:gridCol w:w="2288"/>
        <w:gridCol w:w="2268"/>
        <w:gridCol w:w="2404"/>
      </w:tblGrid>
      <w:tr w:rsidR="00F85BDF" w:rsidRPr="001B7FBE" w14:paraId="49611ED3" w14:textId="77777777" w:rsidTr="0074609A">
        <w:tc>
          <w:tcPr>
            <w:tcW w:w="1818" w:type="dxa"/>
            <w:vMerge w:val="restart"/>
            <w:vAlign w:val="center"/>
          </w:tcPr>
          <w:p w14:paraId="6ED0CBE0" w14:textId="77777777" w:rsidR="00F85BDF" w:rsidRPr="001B7FBE" w:rsidRDefault="00F85BDF"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288" w:type="dxa"/>
            <w:vMerge w:val="restart"/>
            <w:vAlign w:val="center"/>
          </w:tcPr>
          <w:p w14:paraId="5B2A54C6" w14:textId="77777777" w:rsidR="00F85BDF" w:rsidRPr="001B7FBE" w:rsidRDefault="00F85BD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672" w:type="dxa"/>
            <w:gridSpan w:val="2"/>
            <w:vAlign w:val="center"/>
          </w:tcPr>
          <w:p w14:paraId="02030846" w14:textId="77777777" w:rsidR="00F85BDF" w:rsidRPr="001B7FBE" w:rsidRDefault="00F85BDF"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Pr>
                <w:rFonts w:ascii="Times New Roman" w:hAnsi="Times New Roman" w:cs="Times New Roman"/>
                <w:b/>
                <w:bCs/>
                <w:sz w:val="26"/>
                <w:szCs w:val="26"/>
              </w:rPr>
              <w:t>Class</w:t>
            </w:r>
          </w:p>
        </w:tc>
      </w:tr>
      <w:tr w:rsidR="00F85BDF" w:rsidRPr="001B7FBE" w14:paraId="3C4D37A5" w14:textId="77777777" w:rsidTr="0074609A">
        <w:tc>
          <w:tcPr>
            <w:tcW w:w="1818" w:type="dxa"/>
            <w:vMerge/>
            <w:vAlign w:val="center"/>
          </w:tcPr>
          <w:p w14:paraId="2DE863BD" w14:textId="77777777" w:rsidR="00F85BDF" w:rsidRPr="001B7FBE" w:rsidRDefault="00F85BDF" w:rsidP="00316915">
            <w:pPr>
              <w:spacing w:line="360" w:lineRule="auto"/>
              <w:jc w:val="center"/>
              <w:rPr>
                <w:rFonts w:ascii="Times New Roman" w:hAnsi="Times New Roman" w:cs="Times New Roman"/>
                <w:b/>
                <w:bCs/>
                <w:sz w:val="26"/>
                <w:szCs w:val="26"/>
              </w:rPr>
            </w:pPr>
          </w:p>
        </w:tc>
        <w:tc>
          <w:tcPr>
            <w:tcW w:w="2288" w:type="dxa"/>
            <w:vMerge/>
            <w:vAlign w:val="center"/>
          </w:tcPr>
          <w:p w14:paraId="47472765" w14:textId="77777777" w:rsidR="00F85BDF" w:rsidRPr="001B7FBE" w:rsidRDefault="00F85BDF" w:rsidP="00316915">
            <w:pPr>
              <w:spacing w:line="360" w:lineRule="auto"/>
              <w:jc w:val="center"/>
              <w:rPr>
                <w:rFonts w:ascii="Times New Roman" w:hAnsi="Times New Roman" w:cs="Times New Roman"/>
                <w:b/>
                <w:bCs/>
                <w:sz w:val="26"/>
                <w:szCs w:val="26"/>
              </w:rPr>
            </w:pPr>
          </w:p>
        </w:tc>
        <w:tc>
          <w:tcPr>
            <w:tcW w:w="2268" w:type="dxa"/>
            <w:vAlign w:val="center"/>
          </w:tcPr>
          <w:p w14:paraId="0FBF3073" w14:textId="77777777" w:rsidR="00F85BDF" w:rsidRPr="001B7FBE" w:rsidRDefault="00F85BD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0 (giao dịch bình thường)</w:t>
            </w:r>
          </w:p>
        </w:tc>
        <w:tc>
          <w:tcPr>
            <w:tcW w:w="2404" w:type="dxa"/>
            <w:vAlign w:val="center"/>
          </w:tcPr>
          <w:p w14:paraId="34B26EB0" w14:textId="77777777" w:rsidR="00F85BDF" w:rsidRPr="001B7FBE" w:rsidRDefault="00F85BD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1 (giao dịch bất thường)</w:t>
            </w:r>
          </w:p>
        </w:tc>
      </w:tr>
      <w:tr w:rsidR="00F85BDF" w:rsidRPr="001B7FBE" w14:paraId="1CF33D32" w14:textId="77777777" w:rsidTr="0074609A">
        <w:tc>
          <w:tcPr>
            <w:tcW w:w="1818" w:type="dxa"/>
            <w:vMerge w:val="restart"/>
          </w:tcPr>
          <w:p w14:paraId="6E0F69A3" w14:textId="7A74B32E" w:rsidR="00F85BDF" w:rsidRPr="001B7FBE" w:rsidRDefault="00877B07" w:rsidP="00316915">
            <w:pPr>
              <w:spacing w:line="360" w:lineRule="auto"/>
              <w:rPr>
                <w:rFonts w:ascii="Times New Roman" w:hAnsi="Times New Roman" w:cs="Times New Roman"/>
                <w:sz w:val="26"/>
                <w:szCs w:val="26"/>
              </w:rPr>
            </w:pPr>
            <w:r>
              <w:rPr>
                <w:rFonts w:ascii="Times New Roman" w:hAnsi="Times New Roman" w:cs="Times New Roman"/>
                <w:sz w:val="26"/>
                <w:szCs w:val="26"/>
              </w:rPr>
              <w:t>Đã thực hiện xử lý cân bằng theo Oversampling</w:t>
            </w:r>
          </w:p>
        </w:tc>
        <w:tc>
          <w:tcPr>
            <w:tcW w:w="2288" w:type="dxa"/>
          </w:tcPr>
          <w:p w14:paraId="605487ED" w14:textId="04A16F4F" w:rsidR="00F85BDF" w:rsidRPr="001B7FBE" w:rsidRDefault="00F85BDF"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w:t>
            </w:r>
            <w:r w:rsidR="00D63FE9">
              <w:rPr>
                <w:rFonts w:ascii="Times New Roman" w:hAnsi="Times New Roman" w:cs="Times New Roman"/>
                <w:sz w:val="26"/>
                <w:szCs w:val="26"/>
              </w:rPr>
              <w:t>chưa tách</w:t>
            </w:r>
          </w:p>
        </w:tc>
        <w:tc>
          <w:tcPr>
            <w:tcW w:w="2268" w:type="dxa"/>
          </w:tcPr>
          <w:p w14:paraId="25EF76BA" w14:textId="388ECF40" w:rsidR="00F85BDF" w:rsidRPr="001B7FBE" w:rsidRDefault="00591BC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282012</w:t>
            </w:r>
          </w:p>
        </w:tc>
        <w:tc>
          <w:tcPr>
            <w:tcW w:w="2404" w:type="dxa"/>
          </w:tcPr>
          <w:p w14:paraId="6EAA7910" w14:textId="5D9586A1" w:rsidR="00F85BDF" w:rsidRPr="001B7FBE" w:rsidRDefault="00591BC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259</w:t>
            </w:r>
            <w:r w:rsidR="00D63FE9">
              <w:rPr>
                <w:rFonts w:ascii="Times New Roman" w:hAnsi="Times New Roman" w:cs="Times New Roman"/>
                <w:sz w:val="26"/>
                <w:szCs w:val="26"/>
              </w:rPr>
              <w:t>295</w:t>
            </w:r>
          </w:p>
        </w:tc>
      </w:tr>
      <w:tr w:rsidR="00F85BDF" w:rsidRPr="001B7FBE" w14:paraId="39DAFA50" w14:textId="77777777" w:rsidTr="0074609A">
        <w:tc>
          <w:tcPr>
            <w:tcW w:w="1818" w:type="dxa"/>
            <w:vMerge/>
          </w:tcPr>
          <w:p w14:paraId="3A7F6DAC" w14:textId="77777777" w:rsidR="00F85BDF" w:rsidRPr="001B7FBE" w:rsidRDefault="00F85BDF" w:rsidP="00316915">
            <w:pPr>
              <w:spacing w:line="360" w:lineRule="auto"/>
              <w:rPr>
                <w:rFonts w:ascii="Times New Roman" w:hAnsi="Times New Roman" w:cs="Times New Roman"/>
                <w:sz w:val="26"/>
                <w:szCs w:val="26"/>
              </w:rPr>
            </w:pPr>
          </w:p>
        </w:tc>
        <w:tc>
          <w:tcPr>
            <w:tcW w:w="2288" w:type="dxa"/>
          </w:tcPr>
          <w:p w14:paraId="459F3667" w14:textId="77777777" w:rsidR="00F85BDF" w:rsidRPr="001B7FBE" w:rsidRDefault="00F85BDF"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07F6DBDF" w14:textId="25F19D6B" w:rsidR="00F85BDF" w:rsidRPr="001B7FBE" w:rsidRDefault="00D63FE9"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197408</w:t>
            </w:r>
          </w:p>
        </w:tc>
        <w:tc>
          <w:tcPr>
            <w:tcW w:w="2404" w:type="dxa"/>
          </w:tcPr>
          <w:p w14:paraId="245DB44F" w14:textId="2830EF77" w:rsidR="00F85BDF" w:rsidRPr="001B7FBE" w:rsidRDefault="00CA78D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181506</w:t>
            </w:r>
          </w:p>
        </w:tc>
      </w:tr>
      <w:tr w:rsidR="00F85BDF" w:rsidRPr="001B7FBE" w14:paraId="543FD782" w14:textId="77777777" w:rsidTr="0074609A">
        <w:tc>
          <w:tcPr>
            <w:tcW w:w="1818" w:type="dxa"/>
            <w:vMerge/>
          </w:tcPr>
          <w:p w14:paraId="20C1B112" w14:textId="77777777" w:rsidR="00F85BDF" w:rsidRPr="001B7FBE" w:rsidRDefault="00F85BDF" w:rsidP="00316915">
            <w:pPr>
              <w:spacing w:line="360" w:lineRule="auto"/>
              <w:rPr>
                <w:rFonts w:ascii="Times New Roman" w:hAnsi="Times New Roman" w:cs="Times New Roman"/>
                <w:sz w:val="26"/>
                <w:szCs w:val="26"/>
              </w:rPr>
            </w:pPr>
          </w:p>
        </w:tc>
        <w:tc>
          <w:tcPr>
            <w:tcW w:w="2288" w:type="dxa"/>
          </w:tcPr>
          <w:p w14:paraId="41B2C97E" w14:textId="77777777" w:rsidR="00F85BDF" w:rsidRPr="001B7FBE" w:rsidRDefault="00F85BDF"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02E8CB55" w14:textId="13897176" w:rsidR="00F85BDF" w:rsidRPr="001B7FBE" w:rsidRDefault="00D63FE9"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84</w:t>
            </w:r>
            <w:r w:rsidR="00CA78DA">
              <w:rPr>
                <w:rFonts w:ascii="Times New Roman" w:hAnsi="Times New Roman" w:cs="Times New Roman"/>
                <w:sz w:val="26"/>
                <w:szCs w:val="26"/>
              </w:rPr>
              <w:t>604</w:t>
            </w:r>
          </w:p>
        </w:tc>
        <w:tc>
          <w:tcPr>
            <w:tcW w:w="2404" w:type="dxa"/>
          </w:tcPr>
          <w:p w14:paraId="37CD2637" w14:textId="54101D68" w:rsidR="00F85BDF" w:rsidRPr="001B7FBE" w:rsidRDefault="00CA78D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77789</w:t>
            </w:r>
          </w:p>
        </w:tc>
      </w:tr>
    </w:tbl>
    <w:p w14:paraId="26588DA4" w14:textId="77777777" w:rsidR="0072113E" w:rsidRPr="00142412" w:rsidRDefault="0072113E" w:rsidP="00316915">
      <w:pPr>
        <w:spacing w:before="240"/>
        <w:rPr>
          <w:rFonts w:eastAsia="Times New Roman" w:cs="Times New Roman"/>
          <w:sz w:val="21"/>
          <w:szCs w:val="21"/>
          <w:shd w:val="clear" w:color="auto" w:fill="FFFFFF"/>
          <w:lang w:eastAsia="ja-JP"/>
        </w:rPr>
      </w:pPr>
      <w:r w:rsidRPr="00142412">
        <w:rPr>
          <w:rFonts w:cs="Times New Roman"/>
        </w:rPr>
        <w:t>Ta tiến hành chạy mô hình bằng thuật toán Random forest cho bộ dữ liệu cân bằng theo phương pháp Oversampling, sử dụng 3 fold-cross validation, thu được kết quả (chi tiết lệnh xem phần phụ lục):</w:t>
      </w:r>
    </w:p>
    <w:p w14:paraId="10D64AA8" w14:textId="6534F1EF" w:rsidR="006C34C4" w:rsidRDefault="0072113E" w:rsidP="00CB1937">
      <w:pPr>
        <w:pStyle w:val="Caption"/>
      </w:pPr>
      <w:bookmarkStart w:id="328" w:name="_Toc29794276"/>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25</w:t>
      </w:r>
      <w:r w:rsidR="00192599">
        <w:rPr>
          <w:noProof/>
        </w:rPr>
        <w:fldChar w:fldCharType="end"/>
      </w:r>
      <w:r>
        <w:t xml:space="preserve">. </w:t>
      </w:r>
      <w:r w:rsidR="002834F1" w:rsidRPr="00142412">
        <w:t>Kết quả sau khi chạy thuật toán Random forest đối với bộ dữ liệu đã xử lý cân bằng dùng Oversampling</w:t>
      </w:r>
      <w:bookmarkEnd w:id="328"/>
    </w:p>
    <w:tbl>
      <w:tblPr>
        <w:tblStyle w:val="TableGrid"/>
        <w:tblW w:w="0" w:type="auto"/>
        <w:tblLook w:val="04A0" w:firstRow="1" w:lastRow="0" w:firstColumn="1" w:lastColumn="0" w:noHBand="0" w:noVBand="1"/>
      </w:tblPr>
      <w:tblGrid>
        <w:gridCol w:w="1425"/>
        <w:gridCol w:w="1668"/>
        <w:gridCol w:w="1321"/>
        <w:gridCol w:w="1467"/>
        <w:gridCol w:w="1281"/>
        <w:gridCol w:w="1616"/>
      </w:tblGrid>
      <w:tr w:rsidR="00F37443" w:rsidRPr="00142412" w14:paraId="1F1B13DC" w14:textId="77777777" w:rsidTr="007B734B">
        <w:tc>
          <w:tcPr>
            <w:tcW w:w="1432" w:type="dxa"/>
          </w:tcPr>
          <w:p w14:paraId="06F8F80A" w14:textId="77777777" w:rsidR="00F37443" w:rsidRPr="00505DA9" w:rsidRDefault="00F37443"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Lần chạy</w:t>
            </w:r>
          </w:p>
        </w:tc>
        <w:tc>
          <w:tcPr>
            <w:tcW w:w="1673" w:type="dxa"/>
          </w:tcPr>
          <w:p w14:paraId="185047F7" w14:textId="77777777" w:rsidR="00F37443" w:rsidRPr="00505DA9" w:rsidRDefault="00F37443"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Độ chính xác tập train</w:t>
            </w:r>
          </w:p>
        </w:tc>
        <w:tc>
          <w:tcPr>
            <w:tcW w:w="1287" w:type="dxa"/>
          </w:tcPr>
          <w:p w14:paraId="5AE58846" w14:textId="77777777" w:rsidR="00F37443" w:rsidRPr="00505DA9" w:rsidRDefault="00F37443"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Độ chính xác tập test</w:t>
            </w:r>
          </w:p>
        </w:tc>
        <w:tc>
          <w:tcPr>
            <w:tcW w:w="1475" w:type="dxa"/>
          </w:tcPr>
          <w:p w14:paraId="32A9D274" w14:textId="77777777" w:rsidR="00F37443" w:rsidRPr="00505DA9" w:rsidRDefault="00F37443" w:rsidP="00505DA9">
            <w:pPr>
              <w:spacing w:line="360" w:lineRule="auto"/>
              <w:jc w:val="center"/>
              <w:rPr>
                <w:rFonts w:ascii="Times New Roman" w:hAnsi="Times New Roman" w:cs="Times New Roman"/>
                <w:b/>
                <w:bCs/>
                <w:sz w:val="26"/>
                <w:szCs w:val="26"/>
                <w:lang w:val="fr-FR"/>
              </w:rPr>
            </w:pPr>
            <w:r w:rsidRPr="00505DA9">
              <w:rPr>
                <w:rFonts w:ascii="Times New Roman" w:hAnsi="Times New Roman" w:cs="Times New Roman"/>
                <w:b/>
                <w:bCs/>
                <w:sz w:val="26"/>
                <w:szCs w:val="26"/>
                <w:lang w:val="fr-FR"/>
              </w:rPr>
              <w:t>F1-score trên tập train</w:t>
            </w:r>
          </w:p>
        </w:tc>
        <w:tc>
          <w:tcPr>
            <w:tcW w:w="1286" w:type="dxa"/>
          </w:tcPr>
          <w:p w14:paraId="37FB6AA2" w14:textId="77777777" w:rsidR="00F37443" w:rsidRPr="00505DA9" w:rsidRDefault="00F37443"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F1-score trên tập test</w:t>
            </w:r>
          </w:p>
        </w:tc>
        <w:tc>
          <w:tcPr>
            <w:tcW w:w="1624" w:type="dxa"/>
          </w:tcPr>
          <w:p w14:paraId="43368F0F" w14:textId="77777777" w:rsidR="00F37443" w:rsidRPr="00505DA9" w:rsidRDefault="00F37443"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Thời gian</w:t>
            </w:r>
          </w:p>
        </w:tc>
      </w:tr>
      <w:tr w:rsidR="00F37443" w:rsidRPr="00142412" w14:paraId="45F0C13B" w14:textId="77777777" w:rsidTr="007B734B">
        <w:tc>
          <w:tcPr>
            <w:tcW w:w="1432" w:type="dxa"/>
          </w:tcPr>
          <w:p w14:paraId="6CD5977E" w14:textId="77777777" w:rsidR="00F37443" w:rsidRPr="00505DA9" w:rsidRDefault="00F37443" w:rsidP="00505DA9">
            <w:pPr>
              <w:spacing w:line="360" w:lineRule="auto"/>
              <w:jc w:val="left"/>
              <w:rPr>
                <w:rFonts w:ascii="Times New Roman" w:hAnsi="Times New Roman" w:cs="Times New Roman"/>
                <w:sz w:val="26"/>
                <w:szCs w:val="26"/>
              </w:rPr>
            </w:pPr>
            <w:r w:rsidRPr="00505DA9">
              <w:rPr>
                <w:rFonts w:ascii="Times New Roman" w:hAnsi="Times New Roman" w:cs="Times New Roman"/>
                <w:sz w:val="26"/>
                <w:szCs w:val="26"/>
              </w:rPr>
              <w:t>1</w:t>
            </w:r>
          </w:p>
        </w:tc>
        <w:tc>
          <w:tcPr>
            <w:tcW w:w="1673" w:type="dxa"/>
          </w:tcPr>
          <w:p w14:paraId="59219BEE"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99.9889%</w:t>
            </w:r>
          </w:p>
        </w:tc>
        <w:tc>
          <w:tcPr>
            <w:tcW w:w="1287" w:type="dxa"/>
          </w:tcPr>
          <w:p w14:paraId="7967EDAC"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99.9772%</w:t>
            </w:r>
          </w:p>
        </w:tc>
        <w:tc>
          <w:tcPr>
            <w:tcW w:w="1475" w:type="dxa"/>
          </w:tcPr>
          <w:p w14:paraId="2315D520" w14:textId="77777777" w:rsidR="00F37443" w:rsidRPr="00505DA9" w:rsidRDefault="00F37443" w:rsidP="00505DA9">
            <w:pPr>
              <w:spacing w:line="360" w:lineRule="auto"/>
              <w:jc w:val="right"/>
              <w:rPr>
                <w:rFonts w:ascii="Times New Roman" w:hAnsi="Times New Roman" w:cs="Times New Roman"/>
                <w:sz w:val="26"/>
                <w:szCs w:val="26"/>
              </w:rPr>
            </w:pPr>
          </w:p>
        </w:tc>
        <w:tc>
          <w:tcPr>
            <w:tcW w:w="1286" w:type="dxa"/>
          </w:tcPr>
          <w:p w14:paraId="179DE6FF" w14:textId="77777777" w:rsidR="00F37443" w:rsidRPr="00505DA9" w:rsidRDefault="00F37443" w:rsidP="00505DA9">
            <w:pPr>
              <w:spacing w:line="360" w:lineRule="auto"/>
              <w:jc w:val="right"/>
              <w:rPr>
                <w:rFonts w:ascii="Times New Roman" w:hAnsi="Times New Roman" w:cs="Times New Roman"/>
                <w:sz w:val="26"/>
                <w:szCs w:val="26"/>
              </w:rPr>
            </w:pPr>
          </w:p>
        </w:tc>
        <w:tc>
          <w:tcPr>
            <w:tcW w:w="1624" w:type="dxa"/>
          </w:tcPr>
          <w:p w14:paraId="1FB38B39"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67.8341 giây</w:t>
            </w:r>
          </w:p>
        </w:tc>
      </w:tr>
      <w:tr w:rsidR="00F37443" w:rsidRPr="00142412" w14:paraId="54DFAD1C" w14:textId="77777777" w:rsidTr="007B734B">
        <w:tc>
          <w:tcPr>
            <w:tcW w:w="1432" w:type="dxa"/>
          </w:tcPr>
          <w:p w14:paraId="4031BEC3" w14:textId="77777777" w:rsidR="00F37443" w:rsidRPr="00505DA9" w:rsidRDefault="00F37443" w:rsidP="00505DA9">
            <w:pPr>
              <w:spacing w:line="360" w:lineRule="auto"/>
              <w:jc w:val="left"/>
              <w:rPr>
                <w:rFonts w:ascii="Times New Roman" w:hAnsi="Times New Roman" w:cs="Times New Roman"/>
                <w:sz w:val="26"/>
                <w:szCs w:val="26"/>
              </w:rPr>
            </w:pPr>
            <w:r w:rsidRPr="00505DA9">
              <w:rPr>
                <w:rFonts w:ascii="Times New Roman" w:hAnsi="Times New Roman" w:cs="Times New Roman"/>
                <w:sz w:val="26"/>
                <w:szCs w:val="26"/>
              </w:rPr>
              <w:t>2</w:t>
            </w:r>
          </w:p>
        </w:tc>
        <w:tc>
          <w:tcPr>
            <w:tcW w:w="1673" w:type="dxa"/>
          </w:tcPr>
          <w:p w14:paraId="4F701FDF"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99.9818%</w:t>
            </w:r>
          </w:p>
        </w:tc>
        <w:tc>
          <w:tcPr>
            <w:tcW w:w="1287" w:type="dxa"/>
          </w:tcPr>
          <w:p w14:paraId="1B839078"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99.9772%</w:t>
            </w:r>
          </w:p>
        </w:tc>
        <w:tc>
          <w:tcPr>
            <w:tcW w:w="1475" w:type="dxa"/>
          </w:tcPr>
          <w:p w14:paraId="214A18FF" w14:textId="77777777" w:rsidR="00F37443" w:rsidRPr="00505DA9" w:rsidRDefault="00F37443" w:rsidP="00505DA9">
            <w:pPr>
              <w:spacing w:line="360" w:lineRule="auto"/>
              <w:jc w:val="right"/>
              <w:rPr>
                <w:rFonts w:ascii="Times New Roman" w:hAnsi="Times New Roman" w:cs="Times New Roman"/>
                <w:sz w:val="26"/>
                <w:szCs w:val="26"/>
              </w:rPr>
            </w:pPr>
          </w:p>
        </w:tc>
        <w:tc>
          <w:tcPr>
            <w:tcW w:w="1286" w:type="dxa"/>
          </w:tcPr>
          <w:p w14:paraId="32ADBA77" w14:textId="77777777" w:rsidR="00F37443" w:rsidRPr="00505DA9" w:rsidRDefault="00F37443" w:rsidP="00505DA9">
            <w:pPr>
              <w:spacing w:line="360" w:lineRule="auto"/>
              <w:jc w:val="right"/>
              <w:rPr>
                <w:rFonts w:ascii="Times New Roman" w:hAnsi="Times New Roman" w:cs="Times New Roman"/>
                <w:sz w:val="26"/>
                <w:szCs w:val="26"/>
              </w:rPr>
            </w:pPr>
          </w:p>
        </w:tc>
        <w:tc>
          <w:tcPr>
            <w:tcW w:w="1624" w:type="dxa"/>
          </w:tcPr>
          <w:p w14:paraId="4DD73A2D"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67.8082 giây</w:t>
            </w:r>
          </w:p>
        </w:tc>
      </w:tr>
      <w:tr w:rsidR="00F37443" w:rsidRPr="00142412" w14:paraId="0D314B59" w14:textId="77777777" w:rsidTr="007B734B">
        <w:tc>
          <w:tcPr>
            <w:tcW w:w="1432" w:type="dxa"/>
          </w:tcPr>
          <w:p w14:paraId="2400E011" w14:textId="77777777" w:rsidR="00F37443" w:rsidRPr="00505DA9" w:rsidRDefault="00F37443" w:rsidP="00505DA9">
            <w:pPr>
              <w:spacing w:line="360" w:lineRule="auto"/>
              <w:jc w:val="left"/>
              <w:rPr>
                <w:rFonts w:ascii="Times New Roman" w:hAnsi="Times New Roman" w:cs="Times New Roman"/>
                <w:sz w:val="26"/>
                <w:szCs w:val="26"/>
              </w:rPr>
            </w:pPr>
            <w:r w:rsidRPr="00505DA9">
              <w:rPr>
                <w:rFonts w:ascii="Times New Roman" w:hAnsi="Times New Roman" w:cs="Times New Roman"/>
                <w:sz w:val="26"/>
                <w:szCs w:val="26"/>
              </w:rPr>
              <w:t>3</w:t>
            </w:r>
          </w:p>
        </w:tc>
        <w:tc>
          <w:tcPr>
            <w:tcW w:w="1673" w:type="dxa"/>
          </w:tcPr>
          <w:p w14:paraId="50A0BE4C"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99.9826%</w:t>
            </w:r>
          </w:p>
        </w:tc>
        <w:tc>
          <w:tcPr>
            <w:tcW w:w="1287" w:type="dxa"/>
          </w:tcPr>
          <w:p w14:paraId="41B14672"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99.9803%</w:t>
            </w:r>
          </w:p>
        </w:tc>
        <w:tc>
          <w:tcPr>
            <w:tcW w:w="1475" w:type="dxa"/>
          </w:tcPr>
          <w:p w14:paraId="48E85F47" w14:textId="77777777" w:rsidR="00F37443" w:rsidRPr="00505DA9" w:rsidRDefault="00F37443" w:rsidP="00505DA9">
            <w:pPr>
              <w:spacing w:line="360" w:lineRule="auto"/>
              <w:jc w:val="right"/>
              <w:rPr>
                <w:rFonts w:ascii="Times New Roman" w:hAnsi="Times New Roman" w:cs="Times New Roman"/>
                <w:sz w:val="26"/>
                <w:szCs w:val="26"/>
              </w:rPr>
            </w:pPr>
          </w:p>
        </w:tc>
        <w:tc>
          <w:tcPr>
            <w:tcW w:w="1286" w:type="dxa"/>
          </w:tcPr>
          <w:p w14:paraId="159BF4CC" w14:textId="77777777" w:rsidR="00F37443" w:rsidRPr="00505DA9" w:rsidRDefault="00F37443" w:rsidP="00505DA9">
            <w:pPr>
              <w:spacing w:line="360" w:lineRule="auto"/>
              <w:jc w:val="right"/>
              <w:rPr>
                <w:rFonts w:ascii="Times New Roman" w:hAnsi="Times New Roman" w:cs="Times New Roman"/>
                <w:sz w:val="26"/>
                <w:szCs w:val="26"/>
              </w:rPr>
            </w:pPr>
          </w:p>
        </w:tc>
        <w:tc>
          <w:tcPr>
            <w:tcW w:w="1624" w:type="dxa"/>
          </w:tcPr>
          <w:p w14:paraId="1B0AECF6" w14:textId="77777777" w:rsidR="00F37443" w:rsidRPr="00505DA9" w:rsidRDefault="00F37443"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67.4045 giây</w:t>
            </w:r>
          </w:p>
        </w:tc>
      </w:tr>
      <w:tr w:rsidR="00F37443" w:rsidRPr="00142412" w14:paraId="4C7E6067" w14:textId="77777777" w:rsidTr="007B734B">
        <w:tc>
          <w:tcPr>
            <w:tcW w:w="1432" w:type="dxa"/>
          </w:tcPr>
          <w:p w14:paraId="37244EBA" w14:textId="77777777" w:rsidR="00F37443" w:rsidRPr="00505DA9" w:rsidRDefault="00F37443" w:rsidP="00505DA9">
            <w:pPr>
              <w:spacing w:line="360" w:lineRule="auto"/>
              <w:jc w:val="left"/>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673" w:type="dxa"/>
          </w:tcPr>
          <w:p w14:paraId="06ED14A8" w14:textId="77777777" w:rsidR="00F37443" w:rsidRPr="00505DA9" w:rsidRDefault="00F37443"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99.9844%</w:t>
            </w:r>
          </w:p>
        </w:tc>
        <w:tc>
          <w:tcPr>
            <w:tcW w:w="1287" w:type="dxa"/>
          </w:tcPr>
          <w:p w14:paraId="503E37C3" w14:textId="77777777" w:rsidR="00F37443" w:rsidRPr="00505DA9" w:rsidRDefault="00F37443"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99.9782%</w:t>
            </w:r>
          </w:p>
        </w:tc>
        <w:tc>
          <w:tcPr>
            <w:tcW w:w="1475" w:type="dxa"/>
          </w:tcPr>
          <w:p w14:paraId="7DEE1FA8" w14:textId="77777777" w:rsidR="00F37443" w:rsidRPr="00505DA9" w:rsidRDefault="00F37443"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0.9998</w:t>
            </w:r>
          </w:p>
        </w:tc>
        <w:tc>
          <w:tcPr>
            <w:tcW w:w="1286" w:type="dxa"/>
          </w:tcPr>
          <w:p w14:paraId="33417ED8" w14:textId="77777777" w:rsidR="00F37443" w:rsidRPr="00505DA9" w:rsidRDefault="00F37443"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0.9998</w:t>
            </w:r>
          </w:p>
        </w:tc>
        <w:tc>
          <w:tcPr>
            <w:tcW w:w="1624" w:type="dxa"/>
          </w:tcPr>
          <w:p w14:paraId="72AC0666" w14:textId="77777777" w:rsidR="00F37443" w:rsidRPr="00505DA9" w:rsidRDefault="00F37443" w:rsidP="00505DA9">
            <w:pPr>
              <w:spacing w:line="360" w:lineRule="auto"/>
              <w:ind w:right="27"/>
              <w:jc w:val="right"/>
              <w:rPr>
                <w:rFonts w:ascii="Times New Roman" w:hAnsi="Times New Roman" w:cs="Times New Roman"/>
                <w:b/>
                <w:bCs/>
                <w:sz w:val="26"/>
                <w:szCs w:val="26"/>
              </w:rPr>
            </w:pPr>
            <w:r w:rsidRPr="00505DA9">
              <w:rPr>
                <w:rFonts w:ascii="Times New Roman" w:hAnsi="Times New Roman" w:cs="Times New Roman"/>
                <w:b/>
                <w:bCs/>
                <w:sz w:val="26"/>
                <w:szCs w:val="26"/>
              </w:rPr>
              <w:t>67.6823 giây</w:t>
            </w:r>
          </w:p>
        </w:tc>
      </w:tr>
    </w:tbl>
    <w:p w14:paraId="63C353E1" w14:textId="77777777" w:rsidR="00505DA9" w:rsidRDefault="00505DA9" w:rsidP="00316915">
      <w:pPr>
        <w:rPr>
          <w:rFonts w:cs="Times New Roman"/>
        </w:rPr>
      </w:pPr>
    </w:p>
    <w:p w14:paraId="5CC639F3" w14:textId="77777777" w:rsidR="00505DA9" w:rsidRDefault="00505DA9">
      <w:pPr>
        <w:rPr>
          <w:rFonts w:cs="Times New Roman"/>
        </w:rPr>
      </w:pPr>
      <w:r>
        <w:rPr>
          <w:rFonts w:cs="Times New Roman"/>
        </w:rPr>
        <w:br w:type="page"/>
      </w:r>
    </w:p>
    <w:p w14:paraId="6950DD19" w14:textId="5B94E477" w:rsidR="00D567C6" w:rsidRPr="00142412" w:rsidRDefault="00D567C6" w:rsidP="00316915">
      <w:pPr>
        <w:rPr>
          <w:rFonts w:cs="Times New Roman"/>
        </w:rPr>
      </w:pPr>
      <w:r w:rsidRPr="00142412">
        <w:rPr>
          <w:rFonts w:cs="Times New Roman"/>
        </w:rPr>
        <w:lastRenderedPageBreak/>
        <w:t>Ma trận trên tập dữ liệu test</w:t>
      </w:r>
      <w:r w:rsidR="003B0D0C">
        <w:rPr>
          <w:rFonts w:cs="Times New Roman"/>
        </w:rPr>
        <w:t>:</w:t>
      </w:r>
    </w:p>
    <w:p w14:paraId="6DB97834" w14:textId="58AF5F95" w:rsidR="002834F1" w:rsidRDefault="00B73765" w:rsidP="00316915">
      <w:pPr>
        <w:jc w:val="center"/>
      </w:pPr>
      <w:ins w:id="329" w:author="TRẦN HOÀNG LUÂN" w:date="2019-12-31T11:28:00Z">
        <w:r w:rsidRPr="008E711C">
          <w:rPr>
            <w:rFonts w:cs="Times New Roman"/>
            <w:noProof/>
          </w:rPr>
          <w:drawing>
            <wp:inline distT="0" distB="0" distL="0" distR="0" wp14:anchorId="5AF2C13A" wp14:editId="4A7015DE">
              <wp:extent cx="2478861" cy="21738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93235" cy="2186461"/>
                      </a:xfrm>
                      <a:prstGeom prst="rect">
                        <a:avLst/>
                      </a:prstGeom>
                      <a:noFill/>
                      <a:ln>
                        <a:noFill/>
                      </a:ln>
                    </pic:spPr>
                  </pic:pic>
                </a:graphicData>
              </a:graphic>
            </wp:inline>
          </w:drawing>
        </w:r>
      </w:ins>
    </w:p>
    <w:p w14:paraId="53021BCC" w14:textId="76482772" w:rsidR="0088440C" w:rsidRPr="00142412" w:rsidRDefault="00AA4100" w:rsidP="00CB1937">
      <w:pPr>
        <w:pStyle w:val="Caption"/>
      </w:pPr>
      <w:bookmarkStart w:id="330" w:name="_Toc29794243"/>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52</w:t>
      </w:r>
      <w:r w:rsidR="00192599">
        <w:rPr>
          <w:noProof/>
        </w:rPr>
        <w:fldChar w:fldCharType="end"/>
      </w:r>
      <w:r>
        <w:t xml:space="preserve">. </w:t>
      </w:r>
      <w:r w:rsidR="0088440C" w:rsidRPr="00142412">
        <w:t>Ma trận nhầm lẫn trên tập dữ liệu test dùng Oversampling</w:t>
      </w:r>
      <w:bookmarkEnd w:id="330"/>
    </w:p>
    <w:p w14:paraId="0BE138DC" w14:textId="77777777" w:rsidR="00F73081" w:rsidRPr="00142412" w:rsidRDefault="00F73081" w:rsidP="00316915">
      <w:pPr>
        <w:rPr>
          <w:rFonts w:cs="Times New Roman"/>
          <w:b/>
          <w:bCs/>
        </w:rPr>
      </w:pPr>
      <w:bookmarkStart w:id="331" w:name="_Hlk29051668"/>
      <w:r w:rsidRPr="00142412">
        <w:rPr>
          <w:rFonts w:cs="Times New Roman"/>
          <w:b/>
          <w:bCs/>
        </w:rPr>
        <w:t xml:space="preserve">Kết quả: </w:t>
      </w:r>
    </w:p>
    <w:p w14:paraId="5A4F06FE" w14:textId="77777777" w:rsidR="00F73081" w:rsidRPr="00142412" w:rsidRDefault="00F73081" w:rsidP="00316915">
      <w:pPr>
        <w:numPr>
          <w:ilvl w:val="0"/>
          <w:numId w:val="75"/>
        </w:numPr>
        <w:rPr>
          <w:rFonts w:cs="Times New Roman"/>
        </w:rPr>
      </w:pPr>
      <w:r w:rsidRPr="00142412">
        <w:rPr>
          <w:rFonts w:cs="Times New Roman"/>
        </w:rPr>
        <w:t>Có 84575 giao dịch bình thường được dự đoán đúng là giao dịch bình thường.</w:t>
      </w:r>
    </w:p>
    <w:p w14:paraId="24CC2B85" w14:textId="77777777" w:rsidR="00F73081" w:rsidRPr="00142412" w:rsidRDefault="00F73081" w:rsidP="00316915">
      <w:pPr>
        <w:numPr>
          <w:ilvl w:val="0"/>
          <w:numId w:val="75"/>
        </w:numPr>
        <w:rPr>
          <w:rFonts w:cs="Times New Roman"/>
        </w:rPr>
      </w:pPr>
      <w:r w:rsidRPr="00142412">
        <w:rPr>
          <w:rFonts w:cs="Times New Roman"/>
        </w:rPr>
        <w:t>29 lần giao dịch bình thường được dự sai đoán là giao dịch bất thường.</w:t>
      </w:r>
    </w:p>
    <w:p w14:paraId="47AE60B6" w14:textId="77777777" w:rsidR="00F73081" w:rsidRPr="00142412" w:rsidRDefault="00F73081" w:rsidP="00316915">
      <w:pPr>
        <w:numPr>
          <w:ilvl w:val="0"/>
          <w:numId w:val="75"/>
        </w:numPr>
        <w:rPr>
          <w:rFonts w:cs="Times New Roman"/>
        </w:rPr>
      </w:pPr>
      <w:r w:rsidRPr="00142412">
        <w:rPr>
          <w:rFonts w:cs="Times New Roman"/>
        </w:rPr>
        <w:t>6 lần giao dịch bất thường được dự đoán sai là giao dịch bình thường.</w:t>
      </w:r>
    </w:p>
    <w:p w14:paraId="07C10654" w14:textId="77777777" w:rsidR="00F73081" w:rsidRPr="00142412" w:rsidRDefault="00F73081" w:rsidP="00316915">
      <w:pPr>
        <w:numPr>
          <w:ilvl w:val="0"/>
          <w:numId w:val="75"/>
        </w:numPr>
        <w:rPr>
          <w:rFonts w:cs="Times New Roman"/>
        </w:rPr>
      </w:pPr>
      <w:r w:rsidRPr="00142412">
        <w:rPr>
          <w:rFonts w:cs="Times New Roman"/>
        </w:rPr>
        <w:t>77782 lần giao dịch bất thường được dự đoán chính xác là giao dịch bất thường.</w:t>
      </w:r>
    </w:p>
    <w:bookmarkEnd w:id="331"/>
    <w:p w14:paraId="01F51CBF" w14:textId="77777777" w:rsidR="009D530B" w:rsidRPr="009D530B" w:rsidRDefault="009D530B" w:rsidP="00316915">
      <w:pPr>
        <w:rPr>
          <w:rFonts w:cs="Times New Roman"/>
          <w:b/>
          <w:bCs/>
        </w:rPr>
      </w:pPr>
      <w:r w:rsidRPr="009D530B">
        <w:rPr>
          <w:rFonts w:cs="Times New Roman"/>
          <w:b/>
          <w:bCs/>
        </w:rPr>
        <w:t>b. Đối với bộ dữ liệu xử lý cân bằng dùng phương pháp Undersampling</w:t>
      </w:r>
    </w:p>
    <w:p w14:paraId="335C8469" w14:textId="28BB7DD7" w:rsidR="00505DA9" w:rsidRDefault="009D530B" w:rsidP="00316915">
      <w:pPr>
        <w:rPr>
          <w:rFonts w:cs="Times New Roman"/>
        </w:rPr>
      </w:pPr>
      <w:r w:rsidRPr="009D530B">
        <w:rPr>
          <w:rFonts w:cs="Times New Roman"/>
        </w:rPr>
        <w:t xml:space="preserve">Thực hiện tách bộ dữ liệu thành hai tập train và test, số lượng giao dịch trên từng nhãn của thuộc tính isFraud trên tập train và test được cho theo bảng dưới </w:t>
      </w:r>
      <w:r w:rsidR="003B0D0C">
        <w:rPr>
          <w:rFonts w:cs="Times New Roman"/>
        </w:rPr>
        <w:t>đây:</w:t>
      </w:r>
    </w:p>
    <w:p w14:paraId="29B3A270" w14:textId="2F5B9F5E" w:rsidR="009D530B" w:rsidRPr="009D530B" w:rsidRDefault="00505DA9" w:rsidP="00316915">
      <w:pPr>
        <w:rPr>
          <w:rFonts w:cs="Times New Roman"/>
        </w:rPr>
      </w:pPr>
      <w:r>
        <w:rPr>
          <w:rFonts w:cs="Times New Roman"/>
        </w:rPr>
        <w:br w:type="page"/>
      </w:r>
    </w:p>
    <w:p w14:paraId="693EA14B" w14:textId="2B29608F" w:rsidR="00B73765" w:rsidRDefault="00A175A3" w:rsidP="00CB1937">
      <w:pPr>
        <w:pStyle w:val="Caption"/>
      </w:pPr>
      <w:bookmarkStart w:id="332" w:name="_Toc29794277"/>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26</w:t>
      </w:r>
      <w:r w:rsidR="00192599">
        <w:rPr>
          <w:noProof/>
        </w:rPr>
        <w:fldChar w:fldCharType="end"/>
      </w:r>
      <w:r>
        <w:t xml:space="preserve">. </w:t>
      </w:r>
      <w:r w:rsidR="00A11CD5" w:rsidRPr="00142412">
        <w:t>Thống kê số lượng giao dịch của mỗi giá trị ở thuộc tính</w:t>
      </w:r>
      <w:r w:rsidR="0099364C">
        <w:t xml:space="preserve"> Class</w:t>
      </w:r>
      <w:bookmarkEnd w:id="332"/>
    </w:p>
    <w:tbl>
      <w:tblPr>
        <w:tblStyle w:val="TableGrid"/>
        <w:tblW w:w="0" w:type="auto"/>
        <w:tblLook w:val="04A0" w:firstRow="1" w:lastRow="0" w:firstColumn="1" w:lastColumn="0" w:noHBand="0" w:noVBand="1"/>
      </w:tblPr>
      <w:tblGrid>
        <w:gridCol w:w="1820"/>
        <w:gridCol w:w="2428"/>
        <w:gridCol w:w="2268"/>
        <w:gridCol w:w="2262"/>
      </w:tblGrid>
      <w:tr w:rsidR="0099364C" w:rsidRPr="001B7FBE" w14:paraId="5E824CFD" w14:textId="77777777" w:rsidTr="0074609A">
        <w:tc>
          <w:tcPr>
            <w:tcW w:w="1820" w:type="dxa"/>
            <w:vMerge w:val="restart"/>
            <w:vAlign w:val="center"/>
          </w:tcPr>
          <w:p w14:paraId="3F4025B0" w14:textId="77777777" w:rsidR="0099364C" w:rsidRPr="001B7FBE" w:rsidRDefault="0099364C"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428" w:type="dxa"/>
            <w:vMerge w:val="restart"/>
            <w:vAlign w:val="center"/>
          </w:tcPr>
          <w:p w14:paraId="1AF2A097" w14:textId="77777777" w:rsidR="0099364C" w:rsidRPr="001B7FBE" w:rsidRDefault="0099364C"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530" w:type="dxa"/>
            <w:gridSpan w:val="2"/>
            <w:vAlign w:val="center"/>
          </w:tcPr>
          <w:p w14:paraId="6907778D" w14:textId="77777777" w:rsidR="0099364C" w:rsidRPr="001B7FBE" w:rsidRDefault="0099364C"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Pr>
                <w:rFonts w:ascii="Times New Roman" w:hAnsi="Times New Roman" w:cs="Times New Roman"/>
                <w:b/>
                <w:bCs/>
                <w:sz w:val="26"/>
                <w:szCs w:val="26"/>
              </w:rPr>
              <w:t>Class</w:t>
            </w:r>
          </w:p>
        </w:tc>
      </w:tr>
      <w:tr w:rsidR="0099364C" w:rsidRPr="001B7FBE" w14:paraId="54B7BB30" w14:textId="77777777" w:rsidTr="0074609A">
        <w:tc>
          <w:tcPr>
            <w:tcW w:w="1820" w:type="dxa"/>
            <w:vMerge/>
            <w:vAlign w:val="center"/>
          </w:tcPr>
          <w:p w14:paraId="47D06DE9" w14:textId="77777777" w:rsidR="0099364C" w:rsidRPr="001B7FBE" w:rsidRDefault="0099364C" w:rsidP="00316915">
            <w:pPr>
              <w:spacing w:line="360" w:lineRule="auto"/>
              <w:jc w:val="center"/>
              <w:rPr>
                <w:rFonts w:ascii="Times New Roman" w:hAnsi="Times New Roman" w:cs="Times New Roman"/>
                <w:b/>
                <w:bCs/>
                <w:sz w:val="26"/>
                <w:szCs w:val="26"/>
              </w:rPr>
            </w:pPr>
          </w:p>
        </w:tc>
        <w:tc>
          <w:tcPr>
            <w:tcW w:w="2428" w:type="dxa"/>
            <w:vMerge/>
            <w:vAlign w:val="center"/>
          </w:tcPr>
          <w:p w14:paraId="221561FB" w14:textId="77777777" w:rsidR="0099364C" w:rsidRPr="001B7FBE" w:rsidRDefault="0099364C" w:rsidP="00316915">
            <w:pPr>
              <w:spacing w:line="360" w:lineRule="auto"/>
              <w:jc w:val="center"/>
              <w:rPr>
                <w:rFonts w:ascii="Times New Roman" w:hAnsi="Times New Roman" w:cs="Times New Roman"/>
                <w:b/>
                <w:bCs/>
                <w:sz w:val="26"/>
                <w:szCs w:val="26"/>
              </w:rPr>
            </w:pPr>
          </w:p>
        </w:tc>
        <w:tc>
          <w:tcPr>
            <w:tcW w:w="2268" w:type="dxa"/>
            <w:vAlign w:val="center"/>
          </w:tcPr>
          <w:p w14:paraId="295CA7F6" w14:textId="77777777" w:rsidR="0099364C" w:rsidRPr="001B7FBE" w:rsidRDefault="0099364C"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0 (giao dịch bình thường)</w:t>
            </w:r>
          </w:p>
        </w:tc>
        <w:tc>
          <w:tcPr>
            <w:tcW w:w="2262" w:type="dxa"/>
            <w:vAlign w:val="center"/>
          </w:tcPr>
          <w:p w14:paraId="62A450AC" w14:textId="77777777" w:rsidR="0099364C" w:rsidRPr="001B7FBE" w:rsidRDefault="0099364C"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1 (giao dịch bất thường)</w:t>
            </w:r>
          </w:p>
        </w:tc>
      </w:tr>
      <w:tr w:rsidR="0099364C" w:rsidRPr="001B7FBE" w14:paraId="1E3D0B48" w14:textId="77777777" w:rsidTr="0074609A">
        <w:tc>
          <w:tcPr>
            <w:tcW w:w="1820" w:type="dxa"/>
            <w:vMerge w:val="restart"/>
          </w:tcPr>
          <w:p w14:paraId="2794FF13" w14:textId="3D2A7655" w:rsidR="0099364C" w:rsidRPr="001B7FBE" w:rsidRDefault="0099364C" w:rsidP="00316915">
            <w:pPr>
              <w:spacing w:line="360" w:lineRule="auto"/>
              <w:rPr>
                <w:rFonts w:ascii="Times New Roman" w:hAnsi="Times New Roman" w:cs="Times New Roman"/>
                <w:sz w:val="26"/>
                <w:szCs w:val="26"/>
              </w:rPr>
            </w:pPr>
            <w:r>
              <w:rPr>
                <w:rFonts w:ascii="Times New Roman" w:hAnsi="Times New Roman" w:cs="Times New Roman"/>
                <w:sz w:val="26"/>
                <w:szCs w:val="26"/>
              </w:rPr>
              <w:t>Đã thực hiện xử lý cân bằng theo Under</w:t>
            </w:r>
            <w:r w:rsidR="00505DA9">
              <w:rPr>
                <w:rFonts w:ascii="Times New Roman" w:hAnsi="Times New Roman" w:cs="Times New Roman"/>
                <w:sz w:val="26"/>
                <w:szCs w:val="26"/>
              </w:rPr>
              <w:t>s</w:t>
            </w:r>
            <w:r>
              <w:rPr>
                <w:rFonts w:ascii="Times New Roman" w:hAnsi="Times New Roman" w:cs="Times New Roman"/>
                <w:sz w:val="26"/>
                <w:szCs w:val="26"/>
              </w:rPr>
              <w:t>ampling</w:t>
            </w:r>
          </w:p>
        </w:tc>
        <w:tc>
          <w:tcPr>
            <w:tcW w:w="2428" w:type="dxa"/>
          </w:tcPr>
          <w:p w14:paraId="1A0A3F31" w14:textId="77777777" w:rsidR="0099364C" w:rsidRPr="001B7FBE" w:rsidRDefault="0099364C"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chưa tách</w:t>
            </w:r>
          </w:p>
        </w:tc>
        <w:tc>
          <w:tcPr>
            <w:tcW w:w="2268" w:type="dxa"/>
          </w:tcPr>
          <w:p w14:paraId="1626F2A0" w14:textId="14735C55" w:rsidR="0099364C" w:rsidRPr="001B7FBE" w:rsidRDefault="009C439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490</w:t>
            </w:r>
          </w:p>
        </w:tc>
        <w:tc>
          <w:tcPr>
            <w:tcW w:w="2262" w:type="dxa"/>
          </w:tcPr>
          <w:p w14:paraId="6F36A3F6" w14:textId="616CF871" w:rsidR="0099364C" w:rsidRPr="001B7FBE" w:rsidRDefault="00787E24"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457</w:t>
            </w:r>
          </w:p>
        </w:tc>
      </w:tr>
      <w:tr w:rsidR="0099364C" w:rsidRPr="001B7FBE" w14:paraId="395A8703" w14:textId="77777777" w:rsidTr="0074609A">
        <w:tc>
          <w:tcPr>
            <w:tcW w:w="1820" w:type="dxa"/>
            <w:vMerge/>
          </w:tcPr>
          <w:p w14:paraId="26E686D3" w14:textId="77777777" w:rsidR="0099364C" w:rsidRPr="001B7FBE" w:rsidRDefault="0099364C" w:rsidP="00316915">
            <w:pPr>
              <w:spacing w:line="360" w:lineRule="auto"/>
              <w:rPr>
                <w:rFonts w:ascii="Times New Roman" w:hAnsi="Times New Roman" w:cs="Times New Roman"/>
                <w:sz w:val="26"/>
                <w:szCs w:val="26"/>
              </w:rPr>
            </w:pPr>
          </w:p>
        </w:tc>
        <w:tc>
          <w:tcPr>
            <w:tcW w:w="2428" w:type="dxa"/>
          </w:tcPr>
          <w:p w14:paraId="74CF12EF" w14:textId="77777777" w:rsidR="0099364C" w:rsidRPr="001B7FBE" w:rsidRDefault="0099364C"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47164333" w14:textId="7A2FF9C4" w:rsidR="009C439D" w:rsidRPr="001B7FBE" w:rsidRDefault="009C439D"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343</w:t>
            </w:r>
          </w:p>
        </w:tc>
        <w:tc>
          <w:tcPr>
            <w:tcW w:w="2262" w:type="dxa"/>
          </w:tcPr>
          <w:p w14:paraId="3C1CD66A" w14:textId="34AF066F" w:rsidR="0099364C" w:rsidRPr="001B7FBE" w:rsidRDefault="00787E24"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319</w:t>
            </w:r>
          </w:p>
        </w:tc>
      </w:tr>
      <w:tr w:rsidR="0099364C" w:rsidRPr="001B7FBE" w14:paraId="74FBA075" w14:textId="77777777" w:rsidTr="0074609A">
        <w:tc>
          <w:tcPr>
            <w:tcW w:w="1820" w:type="dxa"/>
            <w:vMerge/>
          </w:tcPr>
          <w:p w14:paraId="60FA4425" w14:textId="77777777" w:rsidR="0099364C" w:rsidRPr="001B7FBE" w:rsidRDefault="0099364C" w:rsidP="00316915">
            <w:pPr>
              <w:spacing w:line="360" w:lineRule="auto"/>
              <w:rPr>
                <w:rFonts w:ascii="Times New Roman" w:hAnsi="Times New Roman" w:cs="Times New Roman"/>
                <w:sz w:val="26"/>
                <w:szCs w:val="26"/>
              </w:rPr>
            </w:pPr>
          </w:p>
        </w:tc>
        <w:tc>
          <w:tcPr>
            <w:tcW w:w="2428" w:type="dxa"/>
          </w:tcPr>
          <w:p w14:paraId="7C153945" w14:textId="77777777" w:rsidR="0099364C" w:rsidRPr="001B7FBE" w:rsidRDefault="0099364C"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5543199B" w14:textId="06B9490E" w:rsidR="0099364C" w:rsidRPr="001B7FBE" w:rsidRDefault="00787E24"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147</w:t>
            </w:r>
          </w:p>
        </w:tc>
        <w:tc>
          <w:tcPr>
            <w:tcW w:w="2262" w:type="dxa"/>
          </w:tcPr>
          <w:p w14:paraId="0A3A2DCC" w14:textId="35CE9174" w:rsidR="0099364C" w:rsidRPr="001B7FBE" w:rsidRDefault="00787E24"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138</w:t>
            </w:r>
          </w:p>
        </w:tc>
      </w:tr>
    </w:tbl>
    <w:p w14:paraId="716D6347" w14:textId="708E7B92" w:rsidR="002E4652" w:rsidRPr="00142412" w:rsidRDefault="002E4652" w:rsidP="00316915">
      <w:pPr>
        <w:spacing w:before="240"/>
        <w:rPr>
          <w:rFonts w:eastAsia="Times New Roman" w:cs="Times New Roman"/>
          <w:sz w:val="21"/>
          <w:szCs w:val="21"/>
          <w:shd w:val="clear" w:color="auto" w:fill="FFFFFF"/>
          <w:lang w:eastAsia="ja-JP"/>
        </w:rPr>
      </w:pPr>
      <w:r w:rsidRPr="00142412">
        <w:rPr>
          <w:rFonts w:cs="Times New Roman"/>
        </w:rPr>
        <w:t>Ta tiến hành chạy mô hình bằng thuật toán Random forest sử dụng 3 fold-cross validation cho bộ dữ liệu, thu được kết quả</w:t>
      </w:r>
      <w:r w:rsidR="003B0D0C">
        <w:rPr>
          <w:rFonts w:cs="Times New Roman"/>
        </w:rPr>
        <w:t xml:space="preserve"> (chi tiết lệnh xem phần phụ lục)</w:t>
      </w:r>
      <w:r w:rsidRPr="00142412">
        <w:rPr>
          <w:rFonts w:cs="Times New Roman"/>
        </w:rPr>
        <w:t>:</w:t>
      </w:r>
    </w:p>
    <w:p w14:paraId="15C49310" w14:textId="2423DE3C" w:rsidR="00A11CD5" w:rsidRDefault="00926880" w:rsidP="00CB1937">
      <w:pPr>
        <w:pStyle w:val="Caption"/>
      </w:pPr>
      <w:bookmarkStart w:id="333" w:name="_Toc29794278"/>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27</w:t>
      </w:r>
      <w:r w:rsidR="00192599">
        <w:rPr>
          <w:noProof/>
        </w:rPr>
        <w:fldChar w:fldCharType="end"/>
      </w:r>
      <w:r>
        <w:t xml:space="preserve">. </w:t>
      </w:r>
      <w:r w:rsidR="00561EB3" w:rsidRPr="00142412">
        <w:t>Hình kết quả sau khi chạy thuật toán Random forest đối với bộ dữ liệu đã xử lý cân bằng dùng Undersampling</w:t>
      </w:r>
      <w:bookmarkEnd w:id="333"/>
    </w:p>
    <w:tbl>
      <w:tblPr>
        <w:tblStyle w:val="TableGrid"/>
        <w:tblW w:w="0" w:type="auto"/>
        <w:tblLook w:val="04A0" w:firstRow="1" w:lastRow="0" w:firstColumn="1" w:lastColumn="0" w:noHBand="0" w:noVBand="1"/>
      </w:tblPr>
      <w:tblGrid>
        <w:gridCol w:w="1271"/>
        <w:gridCol w:w="1418"/>
        <w:gridCol w:w="1559"/>
        <w:gridCol w:w="1559"/>
        <w:gridCol w:w="1276"/>
        <w:gridCol w:w="1694"/>
      </w:tblGrid>
      <w:tr w:rsidR="009B2EFC" w:rsidRPr="009B2EFC" w14:paraId="5CBD2E31" w14:textId="77777777" w:rsidTr="007B734B">
        <w:tc>
          <w:tcPr>
            <w:tcW w:w="1271" w:type="dxa"/>
          </w:tcPr>
          <w:p w14:paraId="3E4C946F" w14:textId="77777777" w:rsidR="009B2EFC" w:rsidRPr="009B2EFC" w:rsidRDefault="009B2EFC" w:rsidP="00316915">
            <w:pPr>
              <w:spacing w:line="360" w:lineRule="auto"/>
              <w:jc w:val="center"/>
              <w:rPr>
                <w:rFonts w:ascii="Times New Roman" w:hAnsi="Times New Roman" w:cs="Times New Roman"/>
                <w:b/>
                <w:bCs/>
                <w:sz w:val="26"/>
                <w:szCs w:val="26"/>
              </w:rPr>
            </w:pPr>
            <w:r w:rsidRPr="009B2EFC">
              <w:rPr>
                <w:rFonts w:ascii="Times New Roman" w:hAnsi="Times New Roman" w:cs="Times New Roman"/>
                <w:b/>
                <w:bCs/>
                <w:sz w:val="26"/>
                <w:szCs w:val="26"/>
              </w:rPr>
              <w:t>Lần chạy</w:t>
            </w:r>
          </w:p>
        </w:tc>
        <w:tc>
          <w:tcPr>
            <w:tcW w:w="1418" w:type="dxa"/>
          </w:tcPr>
          <w:p w14:paraId="1AE73CB8" w14:textId="77777777" w:rsidR="009B2EFC" w:rsidRPr="009B2EFC" w:rsidRDefault="009B2EFC" w:rsidP="00316915">
            <w:pPr>
              <w:spacing w:line="360" w:lineRule="auto"/>
              <w:jc w:val="center"/>
              <w:rPr>
                <w:rFonts w:ascii="Times New Roman" w:hAnsi="Times New Roman" w:cs="Times New Roman"/>
                <w:b/>
                <w:bCs/>
                <w:sz w:val="26"/>
                <w:szCs w:val="26"/>
              </w:rPr>
            </w:pPr>
            <w:r w:rsidRPr="009B2EFC">
              <w:rPr>
                <w:rFonts w:ascii="Times New Roman" w:hAnsi="Times New Roman" w:cs="Times New Roman"/>
                <w:b/>
                <w:bCs/>
                <w:sz w:val="26"/>
                <w:szCs w:val="26"/>
              </w:rPr>
              <w:t>Độ chính xác trên tập train</w:t>
            </w:r>
          </w:p>
        </w:tc>
        <w:tc>
          <w:tcPr>
            <w:tcW w:w="1559" w:type="dxa"/>
          </w:tcPr>
          <w:p w14:paraId="341122E1" w14:textId="77777777" w:rsidR="009B2EFC" w:rsidRPr="009B2EFC" w:rsidRDefault="009B2EFC" w:rsidP="00316915">
            <w:pPr>
              <w:spacing w:line="360" w:lineRule="auto"/>
              <w:jc w:val="center"/>
              <w:rPr>
                <w:rFonts w:ascii="Times New Roman" w:hAnsi="Times New Roman" w:cs="Times New Roman"/>
                <w:b/>
                <w:bCs/>
                <w:sz w:val="26"/>
                <w:szCs w:val="26"/>
              </w:rPr>
            </w:pPr>
            <w:r w:rsidRPr="009B2EFC">
              <w:rPr>
                <w:rFonts w:ascii="Times New Roman" w:hAnsi="Times New Roman" w:cs="Times New Roman"/>
                <w:b/>
                <w:bCs/>
                <w:sz w:val="26"/>
                <w:szCs w:val="26"/>
              </w:rPr>
              <w:t>Độ chính xác trên tập test</w:t>
            </w:r>
          </w:p>
        </w:tc>
        <w:tc>
          <w:tcPr>
            <w:tcW w:w="1559" w:type="dxa"/>
          </w:tcPr>
          <w:p w14:paraId="1073E8E2" w14:textId="77777777" w:rsidR="009B2EFC" w:rsidRPr="009B2EFC" w:rsidRDefault="009B2EFC" w:rsidP="00316915">
            <w:pPr>
              <w:spacing w:line="360" w:lineRule="auto"/>
              <w:jc w:val="center"/>
              <w:rPr>
                <w:rFonts w:ascii="Times New Roman" w:hAnsi="Times New Roman" w:cs="Times New Roman"/>
                <w:b/>
                <w:bCs/>
                <w:sz w:val="26"/>
                <w:szCs w:val="26"/>
                <w:lang w:val="fr-FR"/>
              </w:rPr>
            </w:pPr>
            <w:r w:rsidRPr="009B2EFC">
              <w:rPr>
                <w:rFonts w:ascii="Times New Roman" w:hAnsi="Times New Roman" w:cs="Times New Roman"/>
                <w:b/>
                <w:bCs/>
                <w:sz w:val="26"/>
                <w:szCs w:val="26"/>
                <w:lang w:val="fr-FR"/>
              </w:rPr>
              <w:t>F1-score trên tập train</w:t>
            </w:r>
          </w:p>
        </w:tc>
        <w:tc>
          <w:tcPr>
            <w:tcW w:w="1276" w:type="dxa"/>
          </w:tcPr>
          <w:p w14:paraId="49B9E318" w14:textId="77777777" w:rsidR="009B2EFC" w:rsidRPr="009B2EFC" w:rsidRDefault="009B2EFC" w:rsidP="00316915">
            <w:pPr>
              <w:spacing w:line="360" w:lineRule="auto"/>
              <w:jc w:val="center"/>
              <w:rPr>
                <w:rFonts w:ascii="Times New Roman" w:hAnsi="Times New Roman" w:cs="Times New Roman"/>
                <w:b/>
                <w:bCs/>
                <w:sz w:val="26"/>
                <w:szCs w:val="26"/>
              </w:rPr>
            </w:pPr>
            <w:r w:rsidRPr="009B2EFC">
              <w:rPr>
                <w:rFonts w:ascii="Times New Roman" w:hAnsi="Times New Roman" w:cs="Times New Roman"/>
                <w:b/>
                <w:bCs/>
                <w:sz w:val="26"/>
                <w:szCs w:val="26"/>
              </w:rPr>
              <w:t>F1-score trên tập test</w:t>
            </w:r>
          </w:p>
        </w:tc>
        <w:tc>
          <w:tcPr>
            <w:tcW w:w="1694" w:type="dxa"/>
          </w:tcPr>
          <w:p w14:paraId="7B49E403" w14:textId="77777777" w:rsidR="009B2EFC" w:rsidRPr="009B2EFC" w:rsidRDefault="009B2EFC" w:rsidP="00316915">
            <w:pPr>
              <w:spacing w:line="360" w:lineRule="auto"/>
              <w:jc w:val="center"/>
              <w:rPr>
                <w:rFonts w:ascii="Times New Roman" w:hAnsi="Times New Roman" w:cs="Times New Roman"/>
                <w:b/>
                <w:bCs/>
                <w:sz w:val="26"/>
                <w:szCs w:val="26"/>
              </w:rPr>
            </w:pPr>
            <w:r w:rsidRPr="009B2EFC">
              <w:rPr>
                <w:rFonts w:ascii="Times New Roman" w:hAnsi="Times New Roman" w:cs="Times New Roman"/>
                <w:b/>
                <w:bCs/>
                <w:sz w:val="26"/>
                <w:szCs w:val="26"/>
              </w:rPr>
              <w:t>Thời gian</w:t>
            </w:r>
          </w:p>
        </w:tc>
      </w:tr>
      <w:tr w:rsidR="009B2EFC" w:rsidRPr="009B2EFC" w14:paraId="4D73E278" w14:textId="77777777" w:rsidTr="007B734B">
        <w:tc>
          <w:tcPr>
            <w:tcW w:w="1271" w:type="dxa"/>
          </w:tcPr>
          <w:p w14:paraId="60A1E53E" w14:textId="77777777" w:rsidR="009B2EFC" w:rsidRPr="009B2EFC" w:rsidRDefault="009B2EFC" w:rsidP="00316915">
            <w:pPr>
              <w:spacing w:line="360" w:lineRule="auto"/>
              <w:jc w:val="left"/>
              <w:rPr>
                <w:rFonts w:ascii="Times New Roman" w:hAnsi="Times New Roman" w:cs="Times New Roman"/>
                <w:sz w:val="26"/>
                <w:szCs w:val="26"/>
              </w:rPr>
            </w:pPr>
            <w:r w:rsidRPr="009B2EFC">
              <w:rPr>
                <w:rFonts w:ascii="Times New Roman" w:hAnsi="Times New Roman" w:cs="Times New Roman"/>
                <w:sz w:val="26"/>
                <w:szCs w:val="26"/>
              </w:rPr>
              <w:t>1</w:t>
            </w:r>
          </w:p>
        </w:tc>
        <w:tc>
          <w:tcPr>
            <w:tcW w:w="1418" w:type="dxa"/>
          </w:tcPr>
          <w:p w14:paraId="3DE45464"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95.4955%</w:t>
            </w:r>
          </w:p>
        </w:tc>
        <w:tc>
          <w:tcPr>
            <w:tcW w:w="1559" w:type="dxa"/>
          </w:tcPr>
          <w:p w14:paraId="7B864423"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93.3333%</w:t>
            </w:r>
          </w:p>
        </w:tc>
        <w:tc>
          <w:tcPr>
            <w:tcW w:w="1559" w:type="dxa"/>
          </w:tcPr>
          <w:p w14:paraId="68F0DB50" w14:textId="77777777" w:rsidR="009B2EFC" w:rsidRPr="009B2EFC" w:rsidRDefault="009B2EFC" w:rsidP="00316915">
            <w:pPr>
              <w:spacing w:line="360" w:lineRule="auto"/>
              <w:jc w:val="right"/>
              <w:rPr>
                <w:rFonts w:ascii="Times New Roman" w:hAnsi="Times New Roman" w:cs="Times New Roman"/>
                <w:sz w:val="26"/>
                <w:szCs w:val="26"/>
              </w:rPr>
            </w:pPr>
          </w:p>
        </w:tc>
        <w:tc>
          <w:tcPr>
            <w:tcW w:w="1276" w:type="dxa"/>
          </w:tcPr>
          <w:p w14:paraId="7B1A7BC7" w14:textId="77777777" w:rsidR="009B2EFC" w:rsidRPr="009B2EFC" w:rsidRDefault="009B2EFC" w:rsidP="00316915">
            <w:pPr>
              <w:spacing w:line="360" w:lineRule="auto"/>
              <w:jc w:val="right"/>
              <w:rPr>
                <w:rFonts w:ascii="Times New Roman" w:hAnsi="Times New Roman" w:cs="Times New Roman"/>
                <w:sz w:val="26"/>
                <w:szCs w:val="26"/>
              </w:rPr>
            </w:pPr>
          </w:p>
        </w:tc>
        <w:tc>
          <w:tcPr>
            <w:tcW w:w="1694" w:type="dxa"/>
          </w:tcPr>
          <w:p w14:paraId="420B7AD4"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0.4444 giây</w:t>
            </w:r>
          </w:p>
        </w:tc>
      </w:tr>
      <w:tr w:rsidR="009B2EFC" w:rsidRPr="009B2EFC" w14:paraId="3725AA81" w14:textId="77777777" w:rsidTr="007B734B">
        <w:tc>
          <w:tcPr>
            <w:tcW w:w="1271" w:type="dxa"/>
          </w:tcPr>
          <w:p w14:paraId="71C3EC0F" w14:textId="77777777" w:rsidR="009B2EFC" w:rsidRPr="009B2EFC" w:rsidRDefault="009B2EFC" w:rsidP="00316915">
            <w:pPr>
              <w:spacing w:line="360" w:lineRule="auto"/>
              <w:jc w:val="left"/>
              <w:rPr>
                <w:rFonts w:ascii="Times New Roman" w:hAnsi="Times New Roman" w:cs="Times New Roman"/>
                <w:sz w:val="26"/>
                <w:szCs w:val="26"/>
              </w:rPr>
            </w:pPr>
            <w:r w:rsidRPr="009B2EFC">
              <w:rPr>
                <w:rFonts w:ascii="Times New Roman" w:hAnsi="Times New Roman" w:cs="Times New Roman"/>
                <w:sz w:val="26"/>
                <w:szCs w:val="26"/>
              </w:rPr>
              <w:t>2</w:t>
            </w:r>
          </w:p>
        </w:tc>
        <w:tc>
          <w:tcPr>
            <w:tcW w:w="1418" w:type="dxa"/>
          </w:tcPr>
          <w:p w14:paraId="0443ECD2"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94.5455%</w:t>
            </w:r>
          </w:p>
        </w:tc>
        <w:tc>
          <w:tcPr>
            <w:tcW w:w="1559" w:type="dxa"/>
          </w:tcPr>
          <w:p w14:paraId="3CE0E106"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92.6316%</w:t>
            </w:r>
          </w:p>
        </w:tc>
        <w:tc>
          <w:tcPr>
            <w:tcW w:w="1559" w:type="dxa"/>
          </w:tcPr>
          <w:p w14:paraId="1A256784" w14:textId="77777777" w:rsidR="009B2EFC" w:rsidRPr="009B2EFC" w:rsidRDefault="009B2EFC" w:rsidP="00316915">
            <w:pPr>
              <w:spacing w:line="360" w:lineRule="auto"/>
              <w:jc w:val="right"/>
              <w:rPr>
                <w:rFonts w:ascii="Times New Roman" w:hAnsi="Times New Roman" w:cs="Times New Roman"/>
                <w:sz w:val="26"/>
                <w:szCs w:val="26"/>
              </w:rPr>
            </w:pPr>
          </w:p>
        </w:tc>
        <w:tc>
          <w:tcPr>
            <w:tcW w:w="1276" w:type="dxa"/>
          </w:tcPr>
          <w:p w14:paraId="2800FF9B" w14:textId="77777777" w:rsidR="009B2EFC" w:rsidRPr="009B2EFC" w:rsidRDefault="009B2EFC" w:rsidP="00316915">
            <w:pPr>
              <w:spacing w:line="360" w:lineRule="auto"/>
              <w:jc w:val="right"/>
              <w:rPr>
                <w:rFonts w:ascii="Times New Roman" w:hAnsi="Times New Roman" w:cs="Times New Roman"/>
                <w:sz w:val="26"/>
                <w:szCs w:val="26"/>
              </w:rPr>
            </w:pPr>
          </w:p>
        </w:tc>
        <w:tc>
          <w:tcPr>
            <w:tcW w:w="1694" w:type="dxa"/>
          </w:tcPr>
          <w:p w14:paraId="495AB02E"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0.4439 giây</w:t>
            </w:r>
          </w:p>
        </w:tc>
      </w:tr>
      <w:tr w:rsidR="009B2EFC" w:rsidRPr="009B2EFC" w14:paraId="07168821" w14:textId="77777777" w:rsidTr="007B734B">
        <w:tc>
          <w:tcPr>
            <w:tcW w:w="1271" w:type="dxa"/>
          </w:tcPr>
          <w:p w14:paraId="3B0AEFE1" w14:textId="77777777" w:rsidR="009B2EFC" w:rsidRPr="009B2EFC" w:rsidRDefault="009B2EFC" w:rsidP="00316915">
            <w:pPr>
              <w:spacing w:line="360" w:lineRule="auto"/>
              <w:jc w:val="left"/>
              <w:rPr>
                <w:rFonts w:ascii="Times New Roman" w:hAnsi="Times New Roman" w:cs="Times New Roman"/>
                <w:sz w:val="26"/>
                <w:szCs w:val="26"/>
              </w:rPr>
            </w:pPr>
            <w:r w:rsidRPr="009B2EFC">
              <w:rPr>
                <w:rFonts w:ascii="Times New Roman" w:hAnsi="Times New Roman" w:cs="Times New Roman"/>
                <w:sz w:val="26"/>
                <w:szCs w:val="26"/>
              </w:rPr>
              <w:t>3</w:t>
            </w:r>
          </w:p>
        </w:tc>
        <w:tc>
          <w:tcPr>
            <w:tcW w:w="1418" w:type="dxa"/>
          </w:tcPr>
          <w:p w14:paraId="2DA15C7D"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93.6364%</w:t>
            </w:r>
          </w:p>
        </w:tc>
        <w:tc>
          <w:tcPr>
            <w:tcW w:w="1559" w:type="dxa"/>
          </w:tcPr>
          <w:p w14:paraId="2265E168"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93.6842%</w:t>
            </w:r>
          </w:p>
        </w:tc>
        <w:tc>
          <w:tcPr>
            <w:tcW w:w="1559" w:type="dxa"/>
          </w:tcPr>
          <w:p w14:paraId="39851CE3" w14:textId="77777777" w:rsidR="009B2EFC" w:rsidRPr="009B2EFC" w:rsidRDefault="009B2EFC" w:rsidP="00316915">
            <w:pPr>
              <w:spacing w:line="360" w:lineRule="auto"/>
              <w:ind w:right="260"/>
              <w:jc w:val="right"/>
              <w:rPr>
                <w:rFonts w:ascii="Times New Roman" w:hAnsi="Times New Roman" w:cs="Times New Roman"/>
                <w:sz w:val="26"/>
                <w:szCs w:val="26"/>
              </w:rPr>
            </w:pPr>
          </w:p>
        </w:tc>
        <w:tc>
          <w:tcPr>
            <w:tcW w:w="1276" w:type="dxa"/>
          </w:tcPr>
          <w:p w14:paraId="42B1FC98" w14:textId="77777777" w:rsidR="009B2EFC" w:rsidRPr="009B2EFC" w:rsidRDefault="009B2EFC" w:rsidP="00316915">
            <w:pPr>
              <w:spacing w:line="360" w:lineRule="auto"/>
              <w:jc w:val="right"/>
              <w:rPr>
                <w:rFonts w:ascii="Times New Roman" w:hAnsi="Times New Roman" w:cs="Times New Roman"/>
                <w:sz w:val="26"/>
                <w:szCs w:val="26"/>
              </w:rPr>
            </w:pPr>
          </w:p>
        </w:tc>
        <w:tc>
          <w:tcPr>
            <w:tcW w:w="1694" w:type="dxa"/>
          </w:tcPr>
          <w:p w14:paraId="41341BAD" w14:textId="77777777" w:rsidR="009B2EFC" w:rsidRPr="009B2EFC" w:rsidRDefault="009B2EFC" w:rsidP="00316915">
            <w:pPr>
              <w:spacing w:line="360" w:lineRule="auto"/>
              <w:jc w:val="right"/>
              <w:rPr>
                <w:rFonts w:ascii="Times New Roman" w:hAnsi="Times New Roman" w:cs="Times New Roman"/>
                <w:sz w:val="26"/>
                <w:szCs w:val="26"/>
              </w:rPr>
            </w:pPr>
            <w:r w:rsidRPr="009B2EFC">
              <w:rPr>
                <w:rFonts w:ascii="Times New Roman" w:hAnsi="Times New Roman" w:cs="Times New Roman"/>
                <w:sz w:val="26"/>
                <w:szCs w:val="26"/>
              </w:rPr>
              <w:t>0.4372 giây</w:t>
            </w:r>
          </w:p>
        </w:tc>
      </w:tr>
      <w:tr w:rsidR="009B2EFC" w:rsidRPr="009B2EFC" w14:paraId="5CE681C3" w14:textId="77777777" w:rsidTr="007B734B">
        <w:tc>
          <w:tcPr>
            <w:tcW w:w="1271" w:type="dxa"/>
          </w:tcPr>
          <w:p w14:paraId="06710A05" w14:textId="77777777" w:rsidR="009B2EFC" w:rsidRPr="00505DA9" w:rsidRDefault="009B2EFC" w:rsidP="00316915">
            <w:pPr>
              <w:spacing w:line="360" w:lineRule="auto"/>
              <w:jc w:val="left"/>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418" w:type="dxa"/>
          </w:tcPr>
          <w:p w14:paraId="399A25DA" w14:textId="77777777" w:rsidR="009B2EFC" w:rsidRPr="00505DA9" w:rsidRDefault="009B2E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94.5591%</w:t>
            </w:r>
          </w:p>
        </w:tc>
        <w:tc>
          <w:tcPr>
            <w:tcW w:w="1559" w:type="dxa"/>
          </w:tcPr>
          <w:p w14:paraId="69AAF356" w14:textId="77777777" w:rsidR="009B2EFC" w:rsidRPr="00505DA9" w:rsidRDefault="009B2E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93.2164%</w:t>
            </w:r>
          </w:p>
        </w:tc>
        <w:tc>
          <w:tcPr>
            <w:tcW w:w="1559" w:type="dxa"/>
          </w:tcPr>
          <w:p w14:paraId="5E460D98" w14:textId="77777777" w:rsidR="009B2EFC" w:rsidRPr="00505DA9" w:rsidRDefault="009B2E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0.9406</w:t>
            </w:r>
          </w:p>
        </w:tc>
        <w:tc>
          <w:tcPr>
            <w:tcW w:w="1276" w:type="dxa"/>
          </w:tcPr>
          <w:p w14:paraId="40847AE0" w14:textId="77777777" w:rsidR="009B2EFC" w:rsidRPr="00505DA9" w:rsidRDefault="009B2E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0.9264</w:t>
            </w:r>
          </w:p>
        </w:tc>
        <w:tc>
          <w:tcPr>
            <w:tcW w:w="1694" w:type="dxa"/>
          </w:tcPr>
          <w:p w14:paraId="356ACA7A" w14:textId="77777777" w:rsidR="009B2EFC" w:rsidRPr="00505DA9" w:rsidRDefault="009B2E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0.4418 giây</w:t>
            </w:r>
          </w:p>
        </w:tc>
      </w:tr>
    </w:tbl>
    <w:p w14:paraId="6FA54058" w14:textId="77777777" w:rsidR="00B21F70" w:rsidRDefault="00B21F70" w:rsidP="00316915">
      <w:pPr>
        <w:spacing w:before="240"/>
        <w:rPr>
          <w:rFonts w:cs="Times New Roman"/>
        </w:rPr>
      </w:pPr>
    </w:p>
    <w:p w14:paraId="3E1DEC19" w14:textId="77777777" w:rsidR="00B21F70" w:rsidRDefault="00B21F70">
      <w:pPr>
        <w:rPr>
          <w:rFonts w:cs="Times New Roman"/>
        </w:rPr>
      </w:pPr>
      <w:r>
        <w:rPr>
          <w:rFonts w:cs="Times New Roman"/>
        </w:rPr>
        <w:br w:type="page"/>
      </w:r>
    </w:p>
    <w:p w14:paraId="7D77ABF3" w14:textId="2185E73D" w:rsidR="009C4CE7" w:rsidRPr="00142412" w:rsidRDefault="009C4CE7" w:rsidP="00316915">
      <w:pPr>
        <w:spacing w:before="240"/>
        <w:rPr>
          <w:rFonts w:cs="Times New Roman"/>
        </w:rPr>
      </w:pPr>
      <w:r w:rsidRPr="00142412">
        <w:rPr>
          <w:rFonts w:cs="Times New Roman"/>
        </w:rPr>
        <w:lastRenderedPageBreak/>
        <w:t>Ma trận trên tập dữ liệu test:</w:t>
      </w:r>
    </w:p>
    <w:p w14:paraId="6BF47C0B" w14:textId="60483ACC" w:rsidR="00561EB3" w:rsidRDefault="00247540" w:rsidP="00316915">
      <w:pPr>
        <w:jc w:val="center"/>
      </w:pPr>
      <w:ins w:id="334" w:author="TRẦN HOÀNG LUÂN" w:date="2019-12-31T11:41:00Z">
        <w:r w:rsidRPr="008E711C">
          <w:rPr>
            <w:rFonts w:cs="Times New Roman"/>
            <w:noProof/>
          </w:rPr>
          <w:drawing>
            <wp:inline distT="0" distB="0" distL="0" distR="0" wp14:anchorId="4E04818B" wp14:editId="3A6807F9">
              <wp:extent cx="2938327" cy="26741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47102" cy="2682175"/>
                      </a:xfrm>
                      <a:prstGeom prst="rect">
                        <a:avLst/>
                      </a:prstGeom>
                      <a:noFill/>
                      <a:ln>
                        <a:noFill/>
                      </a:ln>
                    </pic:spPr>
                  </pic:pic>
                </a:graphicData>
              </a:graphic>
            </wp:inline>
          </w:drawing>
        </w:r>
      </w:ins>
    </w:p>
    <w:p w14:paraId="45598E7B" w14:textId="42E04F50" w:rsidR="00247540" w:rsidRDefault="00247540" w:rsidP="00CB1937">
      <w:pPr>
        <w:pStyle w:val="Caption"/>
      </w:pPr>
      <w:bookmarkStart w:id="335" w:name="_Toc29794244"/>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53</w:t>
      </w:r>
      <w:r w:rsidR="00192599">
        <w:rPr>
          <w:noProof/>
        </w:rPr>
        <w:fldChar w:fldCharType="end"/>
      </w:r>
      <w:r>
        <w:t xml:space="preserve">. </w:t>
      </w:r>
      <w:r w:rsidR="005D1DF3" w:rsidRPr="00142412">
        <w:t>Ma trận nhầm lẫn trên tập dữ liệu test dùng Undersampling</w:t>
      </w:r>
      <w:bookmarkEnd w:id="335"/>
    </w:p>
    <w:p w14:paraId="39EEA2B8" w14:textId="77777777" w:rsidR="001F3B25" w:rsidRPr="00142412" w:rsidRDefault="001F3B25" w:rsidP="00316915">
      <w:pPr>
        <w:rPr>
          <w:rFonts w:cs="Times New Roman"/>
          <w:b/>
          <w:bCs/>
        </w:rPr>
      </w:pPr>
      <w:r w:rsidRPr="00142412">
        <w:rPr>
          <w:rFonts w:cs="Times New Roman"/>
          <w:b/>
          <w:bCs/>
        </w:rPr>
        <w:t>Kết quả:</w:t>
      </w:r>
    </w:p>
    <w:p w14:paraId="12E54E7A" w14:textId="77777777" w:rsidR="001F3B25" w:rsidRPr="00142412" w:rsidRDefault="001F3B25" w:rsidP="00316915">
      <w:pPr>
        <w:numPr>
          <w:ilvl w:val="0"/>
          <w:numId w:val="86"/>
        </w:numPr>
        <w:rPr>
          <w:rFonts w:cs="Times New Roman"/>
        </w:rPr>
      </w:pPr>
      <w:r w:rsidRPr="00142412">
        <w:rPr>
          <w:rFonts w:cs="Times New Roman"/>
        </w:rPr>
        <w:t>Có 144 giao dịch bình thường được dự đoán đúng là giao dịch bình thường.</w:t>
      </w:r>
    </w:p>
    <w:p w14:paraId="02006BCD" w14:textId="77777777" w:rsidR="001F3B25" w:rsidRPr="00142412" w:rsidRDefault="001F3B25" w:rsidP="00316915">
      <w:pPr>
        <w:numPr>
          <w:ilvl w:val="0"/>
          <w:numId w:val="86"/>
        </w:numPr>
        <w:rPr>
          <w:rFonts w:cs="Times New Roman"/>
        </w:rPr>
      </w:pPr>
      <w:r w:rsidRPr="00142412">
        <w:rPr>
          <w:rFonts w:cs="Times New Roman"/>
        </w:rPr>
        <w:t>3 lần giao dịch bình thường được dự sai đoán là giao dịch bất thường.</w:t>
      </w:r>
    </w:p>
    <w:p w14:paraId="653443E7" w14:textId="77777777" w:rsidR="001F3B25" w:rsidRPr="00142412" w:rsidRDefault="001F3B25" w:rsidP="00316915">
      <w:pPr>
        <w:numPr>
          <w:ilvl w:val="0"/>
          <w:numId w:val="86"/>
        </w:numPr>
        <w:rPr>
          <w:rFonts w:cs="Times New Roman"/>
        </w:rPr>
      </w:pPr>
      <w:r w:rsidRPr="00142412">
        <w:rPr>
          <w:rFonts w:cs="Times New Roman"/>
        </w:rPr>
        <w:t>16 lần giao dịch bất thường được dự đoán sai là giao dịch bình thường.</w:t>
      </w:r>
    </w:p>
    <w:p w14:paraId="211DEA1C" w14:textId="77777777" w:rsidR="001F3B25" w:rsidRPr="00142412" w:rsidRDefault="001F3B25" w:rsidP="00316915">
      <w:pPr>
        <w:numPr>
          <w:ilvl w:val="0"/>
          <w:numId w:val="86"/>
        </w:numPr>
        <w:rPr>
          <w:rFonts w:cs="Times New Roman"/>
        </w:rPr>
      </w:pPr>
      <w:r w:rsidRPr="00142412">
        <w:rPr>
          <w:rFonts w:cs="Times New Roman"/>
        </w:rPr>
        <w:t>121 lần giao dịch bất thường được dự đoán chính xác là giao dịch bất thường.</w:t>
      </w:r>
    </w:p>
    <w:p w14:paraId="0D4DDE13" w14:textId="77777777" w:rsidR="00FD7656" w:rsidRPr="00FD7656" w:rsidRDefault="00FD7656" w:rsidP="00316915">
      <w:pPr>
        <w:rPr>
          <w:rFonts w:cs="Times New Roman"/>
          <w:b/>
          <w:bCs/>
        </w:rPr>
      </w:pPr>
      <w:r w:rsidRPr="00FD7656">
        <w:rPr>
          <w:rFonts w:cs="Times New Roman"/>
          <w:b/>
          <w:bCs/>
        </w:rPr>
        <w:t>c. Đối với bộ dữ liệu xử lý cân bằng dùng phương pháp kết hợp SMOTE + ENN</w:t>
      </w:r>
    </w:p>
    <w:p w14:paraId="7F4D2749" w14:textId="58CADFAD" w:rsidR="00C20E5D" w:rsidRDefault="00FD7656" w:rsidP="00316915">
      <w:pPr>
        <w:rPr>
          <w:rFonts w:cs="Times New Roman"/>
        </w:rPr>
      </w:pPr>
      <w:r w:rsidRPr="00FD7656">
        <w:rPr>
          <w:rFonts w:cs="Times New Roman"/>
        </w:rPr>
        <w:t>Thực hiện tách bộ dữ liệu thành hai tập train và test, số lượng giao dịch trên từng nhãn của thuộc tính isFraud trên tập train và test được cho theo bảng dưới đâ</w:t>
      </w:r>
      <w:r w:rsidR="003B0D0C">
        <w:rPr>
          <w:rFonts w:cs="Times New Roman"/>
        </w:rPr>
        <w:t>y</w:t>
      </w:r>
      <w:r w:rsidRPr="00FD7656">
        <w:rPr>
          <w:rFonts w:cs="Times New Roman"/>
        </w:rPr>
        <w:t>:</w:t>
      </w:r>
    </w:p>
    <w:p w14:paraId="5B6C9CBA" w14:textId="1DC2957E" w:rsidR="00FD7656" w:rsidRDefault="00C20E5D" w:rsidP="00316915">
      <w:pPr>
        <w:rPr>
          <w:rFonts w:cs="Times New Roman"/>
        </w:rPr>
      </w:pPr>
      <w:r>
        <w:rPr>
          <w:rFonts w:cs="Times New Roman"/>
        </w:rPr>
        <w:br w:type="page"/>
      </w:r>
    </w:p>
    <w:p w14:paraId="5E43BEE0" w14:textId="5EF1B546" w:rsidR="00FD7656" w:rsidRDefault="00F527F5" w:rsidP="00CB1937">
      <w:pPr>
        <w:pStyle w:val="Caption"/>
      </w:pPr>
      <w:bookmarkStart w:id="336" w:name="_Toc29794279"/>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28</w:t>
      </w:r>
      <w:r w:rsidR="00192599">
        <w:rPr>
          <w:noProof/>
        </w:rPr>
        <w:fldChar w:fldCharType="end"/>
      </w:r>
      <w:r>
        <w:t xml:space="preserve">. Thống kê số lượng giao dịch của mỗi giá trị ở thuộc tính </w:t>
      </w:r>
      <w:r w:rsidR="00654F9A">
        <w:t>Class</w:t>
      </w:r>
      <w:bookmarkEnd w:id="336"/>
    </w:p>
    <w:tbl>
      <w:tblPr>
        <w:tblStyle w:val="TableGrid"/>
        <w:tblW w:w="0" w:type="auto"/>
        <w:tblLook w:val="04A0" w:firstRow="1" w:lastRow="0" w:firstColumn="1" w:lastColumn="0" w:noHBand="0" w:noVBand="1"/>
      </w:tblPr>
      <w:tblGrid>
        <w:gridCol w:w="1818"/>
        <w:gridCol w:w="2146"/>
        <w:gridCol w:w="2268"/>
        <w:gridCol w:w="2546"/>
      </w:tblGrid>
      <w:tr w:rsidR="00654F9A" w:rsidRPr="001B7FBE" w14:paraId="45FAE0CE" w14:textId="77777777" w:rsidTr="0074609A">
        <w:tc>
          <w:tcPr>
            <w:tcW w:w="1818" w:type="dxa"/>
            <w:vMerge w:val="restart"/>
            <w:vAlign w:val="center"/>
          </w:tcPr>
          <w:p w14:paraId="14834F74" w14:textId="77777777" w:rsidR="00654F9A" w:rsidRPr="001B7FBE" w:rsidRDefault="00654F9A"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146" w:type="dxa"/>
            <w:vMerge w:val="restart"/>
            <w:vAlign w:val="center"/>
          </w:tcPr>
          <w:p w14:paraId="0C8BCCD1" w14:textId="77777777" w:rsidR="00654F9A" w:rsidRPr="001B7FBE" w:rsidRDefault="00654F9A"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814" w:type="dxa"/>
            <w:gridSpan w:val="2"/>
            <w:vAlign w:val="center"/>
          </w:tcPr>
          <w:p w14:paraId="6A3D1FD3" w14:textId="77777777" w:rsidR="00654F9A" w:rsidRPr="001B7FBE" w:rsidRDefault="00654F9A"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Pr>
                <w:rFonts w:ascii="Times New Roman" w:hAnsi="Times New Roman" w:cs="Times New Roman"/>
                <w:b/>
                <w:bCs/>
                <w:sz w:val="26"/>
                <w:szCs w:val="26"/>
              </w:rPr>
              <w:t>Class</w:t>
            </w:r>
          </w:p>
        </w:tc>
      </w:tr>
      <w:tr w:rsidR="00654F9A" w:rsidRPr="001B7FBE" w14:paraId="0CBE3824" w14:textId="77777777" w:rsidTr="0074609A">
        <w:tc>
          <w:tcPr>
            <w:tcW w:w="1818" w:type="dxa"/>
            <w:vMerge/>
            <w:vAlign w:val="center"/>
          </w:tcPr>
          <w:p w14:paraId="448F220B" w14:textId="77777777" w:rsidR="00654F9A" w:rsidRPr="001B7FBE" w:rsidRDefault="00654F9A" w:rsidP="00316915">
            <w:pPr>
              <w:spacing w:line="360" w:lineRule="auto"/>
              <w:jc w:val="center"/>
              <w:rPr>
                <w:rFonts w:ascii="Times New Roman" w:hAnsi="Times New Roman" w:cs="Times New Roman"/>
                <w:b/>
                <w:bCs/>
                <w:sz w:val="26"/>
                <w:szCs w:val="26"/>
              </w:rPr>
            </w:pPr>
          </w:p>
        </w:tc>
        <w:tc>
          <w:tcPr>
            <w:tcW w:w="2146" w:type="dxa"/>
            <w:vMerge/>
            <w:vAlign w:val="center"/>
          </w:tcPr>
          <w:p w14:paraId="4219C65B" w14:textId="77777777" w:rsidR="00654F9A" w:rsidRPr="001B7FBE" w:rsidRDefault="00654F9A" w:rsidP="00316915">
            <w:pPr>
              <w:spacing w:line="360" w:lineRule="auto"/>
              <w:jc w:val="center"/>
              <w:rPr>
                <w:rFonts w:ascii="Times New Roman" w:hAnsi="Times New Roman" w:cs="Times New Roman"/>
                <w:b/>
                <w:bCs/>
                <w:sz w:val="26"/>
                <w:szCs w:val="26"/>
              </w:rPr>
            </w:pPr>
          </w:p>
        </w:tc>
        <w:tc>
          <w:tcPr>
            <w:tcW w:w="2268" w:type="dxa"/>
            <w:vAlign w:val="center"/>
          </w:tcPr>
          <w:p w14:paraId="71DB5A09" w14:textId="77777777" w:rsidR="00654F9A" w:rsidRPr="001B7FBE" w:rsidRDefault="00654F9A"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0 (giao dịch bình thường)</w:t>
            </w:r>
          </w:p>
        </w:tc>
        <w:tc>
          <w:tcPr>
            <w:tcW w:w="2546" w:type="dxa"/>
            <w:vAlign w:val="center"/>
          </w:tcPr>
          <w:p w14:paraId="071A0854" w14:textId="77777777" w:rsidR="00654F9A" w:rsidRPr="001B7FBE" w:rsidRDefault="00654F9A"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1 (giao dịch bất thường)</w:t>
            </w:r>
          </w:p>
        </w:tc>
      </w:tr>
      <w:tr w:rsidR="00654F9A" w:rsidRPr="001B7FBE" w14:paraId="6DD29D5F" w14:textId="77777777" w:rsidTr="0074609A">
        <w:tc>
          <w:tcPr>
            <w:tcW w:w="1818" w:type="dxa"/>
            <w:vMerge w:val="restart"/>
          </w:tcPr>
          <w:p w14:paraId="787C6456" w14:textId="79BBEBD9" w:rsidR="00654F9A" w:rsidRPr="001B7FBE" w:rsidRDefault="00654F9A" w:rsidP="00316915">
            <w:pPr>
              <w:spacing w:line="360" w:lineRule="auto"/>
              <w:rPr>
                <w:rFonts w:ascii="Times New Roman" w:hAnsi="Times New Roman" w:cs="Times New Roman"/>
                <w:sz w:val="26"/>
                <w:szCs w:val="26"/>
              </w:rPr>
            </w:pPr>
            <w:r>
              <w:rPr>
                <w:rFonts w:ascii="Times New Roman" w:hAnsi="Times New Roman" w:cs="Times New Roman"/>
                <w:sz w:val="26"/>
                <w:szCs w:val="26"/>
              </w:rPr>
              <w:t>Đã thực hiện xử lý cân bằng theo phương pháp kết hợp SMOTE + ENN</w:t>
            </w:r>
          </w:p>
        </w:tc>
        <w:tc>
          <w:tcPr>
            <w:tcW w:w="2146" w:type="dxa"/>
          </w:tcPr>
          <w:p w14:paraId="57223E56" w14:textId="77777777" w:rsidR="00654F9A" w:rsidRPr="001B7FBE" w:rsidRDefault="00654F9A"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chưa tách</w:t>
            </w:r>
          </w:p>
        </w:tc>
        <w:tc>
          <w:tcPr>
            <w:tcW w:w="2268" w:type="dxa"/>
          </w:tcPr>
          <w:p w14:paraId="57BE5643" w14:textId="3D98E657" w:rsidR="00654F9A" w:rsidRPr="001B7FBE" w:rsidRDefault="00654F9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262</w:t>
            </w:r>
            <w:r w:rsidR="008F60AA">
              <w:rPr>
                <w:rFonts w:ascii="Times New Roman" w:hAnsi="Times New Roman" w:cs="Times New Roman"/>
                <w:sz w:val="26"/>
                <w:szCs w:val="26"/>
              </w:rPr>
              <w:t>695</w:t>
            </w:r>
          </w:p>
        </w:tc>
        <w:tc>
          <w:tcPr>
            <w:tcW w:w="2546" w:type="dxa"/>
          </w:tcPr>
          <w:p w14:paraId="3C002D32" w14:textId="5C703F45" w:rsidR="00654F9A" w:rsidRPr="001B7FBE" w:rsidRDefault="008F60A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255458</w:t>
            </w:r>
          </w:p>
        </w:tc>
      </w:tr>
      <w:tr w:rsidR="00654F9A" w:rsidRPr="001B7FBE" w14:paraId="3A6C1572" w14:textId="77777777" w:rsidTr="0074609A">
        <w:tc>
          <w:tcPr>
            <w:tcW w:w="1818" w:type="dxa"/>
            <w:vMerge/>
          </w:tcPr>
          <w:p w14:paraId="43EC26EB" w14:textId="77777777" w:rsidR="00654F9A" w:rsidRPr="001B7FBE" w:rsidRDefault="00654F9A" w:rsidP="00316915">
            <w:pPr>
              <w:spacing w:line="360" w:lineRule="auto"/>
              <w:rPr>
                <w:rFonts w:ascii="Times New Roman" w:hAnsi="Times New Roman" w:cs="Times New Roman"/>
                <w:sz w:val="26"/>
                <w:szCs w:val="26"/>
              </w:rPr>
            </w:pPr>
          </w:p>
        </w:tc>
        <w:tc>
          <w:tcPr>
            <w:tcW w:w="2146" w:type="dxa"/>
          </w:tcPr>
          <w:p w14:paraId="559DE44E" w14:textId="77777777" w:rsidR="00654F9A" w:rsidRPr="001B7FBE" w:rsidRDefault="00654F9A"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254C637F" w14:textId="29BD4573" w:rsidR="00654F9A" w:rsidRPr="001B7FBE" w:rsidRDefault="008F60A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183886</w:t>
            </w:r>
          </w:p>
        </w:tc>
        <w:tc>
          <w:tcPr>
            <w:tcW w:w="2546" w:type="dxa"/>
          </w:tcPr>
          <w:p w14:paraId="7E91CCD5" w14:textId="4B8E01AD" w:rsidR="00654F9A" w:rsidRPr="001B7FBE" w:rsidRDefault="008F60A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178821</w:t>
            </w:r>
          </w:p>
        </w:tc>
      </w:tr>
      <w:tr w:rsidR="00654F9A" w:rsidRPr="001B7FBE" w14:paraId="171CBFA4" w14:textId="77777777" w:rsidTr="0074609A">
        <w:tc>
          <w:tcPr>
            <w:tcW w:w="1818" w:type="dxa"/>
            <w:vMerge/>
          </w:tcPr>
          <w:p w14:paraId="5F7F78E0" w14:textId="77777777" w:rsidR="00654F9A" w:rsidRPr="001B7FBE" w:rsidRDefault="00654F9A" w:rsidP="00316915">
            <w:pPr>
              <w:spacing w:line="360" w:lineRule="auto"/>
              <w:rPr>
                <w:rFonts w:ascii="Times New Roman" w:hAnsi="Times New Roman" w:cs="Times New Roman"/>
                <w:sz w:val="26"/>
                <w:szCs w:val="26"/>
              </w:rPr>
            </w:pPr>
          </w:p>
        </w:tc>
        <w:tc>
          <w:tcPr>
            <w:tcW w:w="2146" w:type="dxa"/>
          </w:tcPr>
          <w:p w14:paraId="384D07A3" w14:textId="77777777" w:rsidR="00654F9A" w:rsidRPr="001B7FBE" w:rsidRDefault="00654F9A"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7E2ABF05" w14:textId="2C88ED8D" w:rsidR="00654F9A" w:rsidRPr="001B7FBE" w:rsidRDefault="008F60AA"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78809</w:t>
            </w:r>
          </w:p>
        </w:tc>
        <w:tc>
          <w:tcPr>
            <w:tcW w:w="2546" w:type="dxa"/>
          </w:tcPr>
          <w:p w14:paraId="48EF159B" w14:textId="27689697" w:rsidR="00654F9A" w:rsidRPr="001B7FBE" w:rsidRDefault="00794D9E"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76637</w:t>
            </w:r>
          </w:p>
        </w:tc>
      </w:tr>
    </w:tbl>
    <w:p w14:paraId="6BFF1DF8" w14:textId="74FD0153" w:rsidR="004B07C0" w:rsidRPr="00E25EA1" w:rsidRDefault="004B07C0" w:rsidP="00316915">
      <w:pPr>
        <w:spacing w:before="240"/>
        <w:rPr>
          <w:rFonts w:eastAsia="Times New Roman" w:cs="Times New Roman"/>
          <w:sz w:val="21"/>
          <w:szCs w:val="21"/>
          <w:shd w:val="clear" w:color="auto" w:fill="FFFFFF"/>
          <w:lang w:eastAsia="ja-JP"/>
        </w:rPr>
      </w:pPr>
      <w:r w:rsidRPr="00E25EA1">
        <w:rPr>
          <w:rFonts w:cs="Times New Roman"/>
        </w:rPr>
        <w:t>Ta tiến hành chạy mô hình bằng thuật toán Random forest sử dụng 3 fold-cross validation cho bộ dữ liệu, thu được kết quả</w:t>
      </w:r>
      <w:r w:rsidR="003B0D0C">
        <w:rPr>
          <w:rFonts w:cs="Times New Roman"/>
        </w:rPr>
        <w:t xml:space="preserve"> (chi tiết xem phần phụ lục)</w:t>
      </w:r>
      <w:r w:rsidRPr="00E25EA1">
        <w:rPr>
          <w:rFonts w:cs="Times New Roman"/>
        </w:rPr>
        <w:t>:</w:t>
      </w:r>
    </w:p>
    <w:p w14:paraId="51BE8DEE" w14:textId="5B425C73" w:rsidR="00726AA2" w:rsidRPr="00E25EA1" w:rsidRDefault="00726AA2" w:rsidP="00CB1937">
      <w:pPr>
        <w:pStyle w:val="Caption"/>
      </w:pPr>
      <w:bookmarkStart w:id="337" w:name="_Toc29794280"/>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29</w:t>
      </w:r>
      <w:r w:rsidR="00192599">
        <w:rPr>
          <w:noProof/>
        </w:rPr>
        <w:fldChar w:fldCharType="end"/>
      </w:r>
      <w:r>
        <w:t xml:space="preserve">. </w:t>
      </w:r>
      <w:r w:rsidRPr="00E25EA1">
        <w:t>kết quả sau khi chạy thuật toán Random forest đối với bộ dữ liệu đã xử lý cân bằng dùng SMOTE + ENN</w:t>
      </w:r>
      <w:bookmarkEnd w:id="337"/>
    </w:p>
    <w:tbl>
      <w:tblPr>
        <w:tblStyle w:val="TableGrid"/>
        <w:tblW w:w="0" w:type="auto"/>
        <w:tblLook w:val="04A0" w:firstRow="1" w:lastRow="0" w:firstColumn="1" w:lastColumn="0" w:noHBand="0" w:noVBand="1"/>
      </w:tblPr>
      <w:tblGrid>
        <w:gridCol w:w="1271"/>
        <w:gridCol w:w="1418"/>
        <w:gridCol w:w="1559"/>
        <w:gridCol w:w="1559"/>
        <w:gridCol w:w="1276"/>
        <w:gridCol w:w="1694"/>
      </w:tblGrid>
      <w:tr w:rsidR="00F2003E" w:rsidRPr="00F2003E" w14:paraId="2EAF6225" w14:textId="77777777" w:rsidTr="00C07125">
        <w:tc>
          <w:tcPr>
            <w:tcW w:w="1271" w:type="dxa"/>
          </w:tcPr>
          <w:p w14:paraId="6E4C113E" w14:textId="77777777" w:rsidR="00F2003E" w:rsidRPr="00F2003E" w:rsidRDefault="00F2003E" w:rsidP="00316915">
            <w:pPr>
              <w:spacing w:line="360" w:lineRule="auto"/>
              <w:jc w:val="center"/>
              <w:rPr>
                <w:rFonts w:ascii="Times New Roman" w:hAnsi="Times New Roman" w:cs="Times New Roman"/>
                <w:b/>
                <w:bCs/>
                <w:sz w:val="26"/>
                <w:szCs w:val="26"/>
              </w:rPr>
            </w:pPr>
            <w:r w:rsidRPr="00F2003E">
              <w:rPr>
                <w:rFonts w:ascii="Times New Roman" w:hAnsi="Times New Roman" w:cs="Times New Roman"/>
                <w:b/>
                <w:bCs/>
                <w:sz w:val="26"/>
                <w:szCs w:val="26"/>
              </w:rPr>
              <w:t>Lần chạy</w:t>
            </w:r>
          </w:p>
        </w:tc>
        <w:tc>
          <w:tcPr>
            <w:tcW w:w="1418" w:type="dxa"/>
          </w:tcPr>
          <w:p w14:paraId="773E5961" w14:textId="77777777" w:rsidR="00F2003E" w:rsidRPr="00F2003E" w:rsidRDefault="00F2003E" w:rsidP="00316915">
            <w:pPr>
              <w:spacing w:line="360" w:lineRule="auto"/>
              <w:jc w:val="center"/>
              <w:rPr>
                <w:rFonts w:ascii="Times New Roman" w:hAnsi="Times New Roman" w:cs="Times New Roman"/>
                <w:b/>
                <w:bCs/>
                <w:sz w:val="26"/>
                <w:szCs w:val="26"/>
              </w:rPr>
            </w:pPr>
            <w:r w:rsidRPr="00F2003E">
              <w:rPr>
                <w:rFonts w:ascii="Times New Roman" w:hAnsi="Times New Roman" w:cs="Times New Roman"/>
                <w:b/>
                <w:bCs/>
                <w:sz w:val="26"/>
                <w:szCs w:val="26"/>
              </w:rPr>
              <w:t>Độ chính xác trên tập train</w:t>
            </w:r>
          </w:p>
        </w:tc>
        <w:tc>
          <w:tcPr>
            <w:tcW w:w="1559" w:type="dxa"/>
          </w:tcPr>
          <w:p w14:paraId="2DF7CF02" w14:textId="77777777" w:rsidR="00F2003E" w:rsidRPr="00F2003E" w:rsidRDefault="00F2003E" w:rsidP="00316915">
            <w:pPr>
              <w:spacing w:line="360" w:lineRule="auto"/>
              <w:jc w:val="center"/>
              <w:rPr>
                <w:rFonts w:ascii="Times New Roman" w:hAnsi="Times New Roman" w:cs="Times New Roman"/>
                <w:b/>
                <w:bCs/>
                <w:sz w:val="26"/>
                <w:szCs w:val="26"/>
              </w:rPr>
            </w:pPr>
            <w:r w:rsidRPr="00F2003E">
              <w:rPr>
                <w:rFonts w:ascii="Times New Roman" w:hAnsi="Times New Roman" w:cs="Times New Roman"/>
                <w:b/>
                <w:bCs/>
                <w:sz w:val="26"/>
                <w:szCs w:val="26"/>
              </w:rPr>
              <w:t>Độ chính xác trên tập test</w:t>
            </w:r>
          </w:p>
        </w:tc>
        <w:tc>
          <w:tcPr>
            <w:tcW w:w="1559" w:type="dxa"/>
          </w:tcPr>
          <w:p w14:paraId="16CD4171" w14:textId="77777777" w:rsidR="00F2003E" w:rsidRPr="00F2003E" w:rsidRDefault="00F2003E" w:rsidP="00316915">
            <w:pPr>
              <w:spacing w:line="360" w:lineRule="auto"/>
              <w:jc w:val="center"/>
              <w:rPr>
                <w:rFonts w:ascii="Times New Roman" w:hAnsi="Times New Roman" w:cs="Times New Roman"/>
                <w:b/>
                <w:bCs/>
                <w:sz w:val="26"/>
                <w:szCs w:val="26"/>
                <w:lang w:val="fr-FR"/>
              </w:rPr>
            </w:pPr>
            <w:r w:rsidRPr="00F2003E">
              <w:rPr>
                <w:rFonts w:ascii="Times New Roman" w:hAnsi="Times New Roman" w:cs="Times New Roman"/>
                <w:b/>
                <w:bCs/>
                <w:sz w:val="26"/>
                <w:szCs w:val="26"/>
                <w:lang w:val="fr-FR"/>
              </w:rPr>
              <w:t>F1-score trên tập train</w:t>
            </w:r>
          </w:p>
        </w:tc>
        <w:tc>
          <w:tcPr>
            <w:tcW w:w="1276" w:type="dxa"/>
          </w:tcPr>
          <w:p w14:paraId="5B544AFD" w14:textId="77777777" w:rsidR="00F2003E" w:rsidRPr="00F2003E" w:rsidRDefault="00F2003E" w:rsidP="00316915">
            <w:pPr>
              <w:spacing w:line="360" w:lineRule="auto"/>
              <w:jc w:val="center"/>
              <w:rPr>
                <w:rFonts w:ascii="Times New Roman" w:hAnsi="Times New Roman" w:cs="Times New Roman"/>
                <w:b/>
                <w:bCs/>
                <w:sz w:val="26"/>
                <w:szCs w:val="26"/>
              </w:rPr>
            </w:pPr>
            <w:r w:rsidRPr="00F2003E">
              <w:rPr>
                <w:rFonts w:ascii="Times New Roman" w:hAnsi="Times New Roman" w:cs="Times New Roman"/>
                <w:b/>
                <w:bCs/>
                <w:sz w:val="26"/>
                <w:szCs w:val="26"/>
              </w:rPr>
              <w:t>F1-score trên tập test</w:t>
            </w:r>
          </w:p>
        </w:tc>
        <w:tc>
          <w:tcPr>
            <w:tcW w:w="1694" w:type="dxa"/>
          </w:tcPr>
          <w:p w14:paraId="4BCDBBED" w14:textId="77777777" w:rsidR="00F2003E" w:rsidRPr="00F2003E" w:rsidRDefault="00F2003E" w:rsidP="00316915">
            <w:pPr>
              <w:spacing w:line="360" w:lineRule="auto"/>
              <w:jc w:val="center"/>
              <w:rPr>
                <w:rFonts w:ascii="Times New Roman" w:hAnsi="Times New Roman" w:cs="Times New Roman"/>
                <w:b/>
                <w:bCs/>
                <w:sz w:val="26"/>
                <w:szCs w:val="26"/>
              </w:rPr>
            </w:pPr>
            <w:r w:rsidRPr="00F2003E">
              <w:rPr>
                <w:rFonts w:ascii="Times New Roman" w:hAnsi="Times New Roman" w:cs="Times New Roman"/>
                <w:b/>
                <w:bCs/>
                <w:sz w:val="26"/>
                <w:szCs w:val="26"/>
              </w:rPr>
              <w:t>Thời gian</w:t>
            </w:r>
          </w:p>
        </w:tc>
      </w:tr>
      <w:tr w:rsidR="00F2003E" w:rsidRPr="00F2003E" w14:paraId="2CD62EA1" w14:textId="77777777" w:rsidTr="00C07125">
        <w:tc>
          <w:tcPr>
            <w:tcW w:w="1271" w:type="dxa"/>
          </w:tcPr>
          <w:p w14:paraId="1954E043" w14:textId="77777777" w:rsidR="00F2003E" w:rsidRPr="00F2003E" w:rsidRDefault="00F2003E" w:rsidP="00316915">
            <w:pPr>
              <w:spacing w:line="360" w:lineRule="auto"/>
              <w:jc w:val="left"/>
              <w:rPr>
                <w:rFonts w:ascii="Times New Roman" w:hAnsi="Times New Roman" w:cs="Times New Roman"/>
                <w:sz w:val="26"/>
                <w:szCs w:val="26"/>
              </w:rPr>
            </w:pPr>
            <w:r w:rsidRPr="00F2003E">
              <w:rPr>
                <w:rFonts w:ascii="Times New Roman" w:hAnsi="Times New Roman" w:cs="Times New Roman"/>
                <w:sz w:val="26"/>
                <w:szCs w:val="26"/>
              </w:rPr>
              <w:t>1</w:t>
            </w:r>
          </w:p>
        </w:tc>
        <w:tc>
          <w:tcPr>
            <w:tcW w:w="1418" w:type="dxa"/>
          </w:tcPr>
          <w:p w14:paraId="682C345E"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99.9851%</w:t>
            </w:r>
          </w:p>
        </w:tc>
        <w:tc>
          <w:tcPr>
            <w:tcW w:w="1559" w:type="dxa"/>
          </w:tcPr>
          <w:p w14:paraId="02E1E5AD"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99.9801%</w:t>
            </w:r>
          </w:p>
        </w:tc>
        <w:tc>
          <w:tcPr>
            <w:tcW w:w="1559" w:type="dxa"/>
          </w:tcPr>
          <w:p w14:paraId="2F34C410" w14:textId="77777777" w:rsidR="00F2003E" w:rsidRPr="00F2003E" w:rsidRDefault="00F2003E" w:rsidP="00316915">
            <w:pPr>
              <w:spacing w:line="360" w:lineRule="auto"/>
              <w:jc w:val="right"/>
              <w:rPr>
                <w:rFonts w:ascii="Times New Roman" w:hAnsi="Times New Roman" w:cs="Times New Roman"/>
                <w:sz w:val="26"/>
                <w:szCs w:val="26"/>
              </w:rPr>
            </w:pPr>
          </w:p>
        </w:tc>
        <w:tc>
          <w:tcPr>
            <w:tcW w:w="1276" w:type="dxa"/>
          </w:tcPr>
          <w:p w14:paraId="165265B8" w14:textId="77777777" w:rsidR="00F2003E" w:rsidRPr="00F2003E" w:rsidRDefault="00F2003E" w:rsidP="00316915">
            <w:pPr>
              <w:spacing w:line="360" w:lineRule="auto"/>
              <w:jc w:val="right"/>
              <w:rPr>
                <w:rFonts w:ascii="Times New Roman" w:hAnsi="Times New Roman" w:cs="Times New Roman"/>
                <w:sz w:val="26"/>
                <w:szCs w:val="26"/>
              </w:rPr>
            </w:pPr>
          </w:p>
        </w:tc>
        <w:tc>
          <w:tcPr>
            <w:tcW w:w="1694" w:type="dxa"/>
          </w:tcPr>
          <w:p w14:paraId="72150E65"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70.5193 giây</w:t>
            </w:r>
          </w:p>
        </w:tc>
      </w:tr>
      <w:tr w:rsidR="00F2003E" w:rsidRPr="00F2003E" w14:paraId="0D5A58E9" w14:textId="77777777" w:rsidTr="00C07125">
        <w:tc>
          <w:tcPr>
            <w:tcW w:w="1271" w:type="dxa"/>
          </w:tcPr>
          <w:p w14:paraId="2FC7ACBB" w14:textId="77777777" w:rsidR="00F2003E" w:rsidRPr="00F2003E" w:rsidRDefault="00F2003E" w:rsidP="00316915">
            <w:pPr>
              <w:spacing w:line="360" w:lineRule="auto"/>
              <w:jc w:val="left"/>
              <w:rPr>
                <w:rFonts w:ascii="Times New Roman" w:hAnsi="Times New Roman" w:cs="Times New Roman"/>
                <w:sz w:val="26"/>
                <w:szCs w:val="26"/>
              </w:rPr>
            </w:pPr>
            <w:r w:rsidRPr="00F2003E">
              <w:rPr>
                <w:rFonts w:ascii="Times New Roman" w:hAnsi="Times New Roman" w:cs="Times New Roman"/>
                <w:sz w:val="26"/>
                <w:szCs w:val="26"/>
              </w:rPr>
              <w:t>2</w:t>
            </w:r>
          </w:p>
        </w:tc>
        <w:tc>
          <w:tcPr>
            <w:tcW w:w="1418" w:type="dxa"/>
          </w:tcPr>
          <w:p w14:paraId="1A3A5E66"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99.9735%</w:t>
            </w:r>
          </w:p>
        </w:tc>
        <w:tc>
          <w:tcPr>
            <w:tcW w:w="1559" w:type="dxa"/>
          </w:tcPr>
          <w:p w14:paraId="4C442813" w14:textId="77777777" w:rsidR="00F2003E" w:rsidRPr="00F2003E" w:rsidRDefault="00F2003E" w:rsidP="00316915">
            <w:pPr>
              <w:spacing w:line="360" w:lineRule="auto"/>
              <w:ind w:right="130"/>
              <w:jc w:val="right"/>
              <w:rPr>
                <w:rFonts w:ascii="Times New Roman" w:hAnsi="Times New Roman" w:cs="Times New Roman"/>
                <w:sz w:val="26"/>
                <w:szCs w:val="26"/>
              </w:rPr>
            </w:pPr>
            <w:r w:rsidRPr="00F2003E">
              <w:rPr>
                <w:rFonts w:ascii="Times New Roman" w:hAnsi="Times New Roman" w:cs="Times New Roman"/>
                <w:sz w:val="26"/>
                <w:szCs w:val="26"/>
              </w:rPr>
              <w:t>99.9723%</w:t>
            </w:r>
          </w:p>
        </w:tc>
        <w:tc>
          <w:tcPr>
            <w:tcW w:w="1559" w:type="dxa"/>
          </w:tcPr>
          <w:p w14:paraId="6DC24381" w14:textId="77777777" w:rsidR="00F2003E" w:rsidRPr="00F2003E" w:rsidRDefault="00F2003E" w:rsidP="00316915">
            <w:pPr>
              <w:spacing w:line="360" w:lineRule="auto"/>
              <w:jc w:val="right"/>
              <w:rPr>
                <w:rFonts w:ascii="Times New Roman" w:hAnsi="Times New Roman" w:cs="Times New Roman"/>
                <w:sz w:val="26"/>
                <w:szCs w:val="26"/>
              </w:rPr>
            </w:pPr>
          </w:p>
        </w:tc>
        <w:tc>
          <w:tcPr>
            <w:tcW w:w="1276" w:type="dxa"/>
          </w:tcPr>
          <w:p w14:paraId="50A4AD90" w14:textId="77777777" w:rsidR="00F2003E" w:rsidRPr="00F2003E" w:rsidRDefault="00F2003E" w:rsidP="00316915">
            <w:pPr>
              <w:spacing w:line="360" w:lineRule="auto"/>
              <w:jc w:val="right"/>
              <w:rPr>
                <w:rFonts w:ascii="Times New Roman" w:hAnsi="Times New Roman" w:cs="Times New Roman"/>
                <w:sz w:val="26"/>
                <w:szCs w:val="26"/>
              </w:rPr>
            </w:pPr>
          </w:p>
        </w:tc>
        <w:tc>
          <w:tcPr>
            <w:tcW w:w="1694" w:type="dxa"/>
          </w:tcPr>
          <w:p w14:paraId="58A35756"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69.4997 giây</w:t>
            </w:r>
          </w:p>
        </w:tc>
      </w:tr>
      <w:tr w:rsidR="00F2003E" w:rsidRPr="00F2003E" w14:paraId="74B45048" w14:textId="77777777" w:rsidTr="00C07125">
        <w:tc>
          <w:tcPr>
            <w:tcW w:w="1271" w:type="dxa"/>
          </w:tcPr>
          <w:p w14:paraId="5E118DE0" w14:textId="77777777" w:rsidR="00F2003E" w:rsidRPr="00F2003E" w:rsidRDefault="00F2003E" w:rsidP="00316915">
            <w:pPr>
              <w:spacing w:line="360" w:lineRule="auto"/>
              <w:jc w:val="left"/>
              <w:rPr>
                <w:rFonts w:ascii="Times New Roman" w:hAnsi="Times New Roman" w:cs="Times New Roman"/>
                <w:sz w:val="26"/>
                <w:szCs w:val="26"/>
              </w:rPr>
            </w:pPr>
            <w:r w:rsidRPr="00F2003E">
              <w:rPr>
                <w:rFonts w:ascii="Times New Roman" w:hAnsi="Times New Roman" w:cs="Times New Roman"/>
                <w:sz w:val="26"/>
                <w:szCs w:val="26"/>
              </w:rPr>
              <w:t>3</w:t>
            </w:r>
          </w:p>
        </w:tc>
        <w:tc>
          <w:tcPr>
            <w:tcW w:w="1418" w:type="dxa"/>
          </w:tcPr>
          <w:p w14:paraId="627CC328"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99.9851%</w:t>
            </w:r>
          </w:p>
        </w:tc>
        <w:tc>
          <w:tcPr>
            <w:tcW w:w="1559" w:type="dxa"/>
          </w:tcPr>
          <w:p w14:paraId="6757CE3D"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99.9794%</w:t>
            </w:r>
          </w:p>
        </w:tc>
        <w:tc>
          <w:tcPr>
            <w:tcW w:w="1559" w:type="dxa"/>
          </w:tcPr>
          <w:p w14:paraId="2E8FEBE7" w14:textId="77777777" w:rsidR="00F2003E" w:rsidRPr="00F2003E" w:rsidRDefault="00F2003E" w:rsidP="00316915">
            <w:pPr>
              <w:spacing w:line="360" w:lineRule="auto"/>
              <w:ind w:right="260"/>
              <w:jc w:val="right"/>
              <w:rPr>
                <w:rFonts w:ascii="Times New Roman" w:hAnsi="Times New Roman" w:cs="Times New Roman"/>
                <w:sz w:val="26"/>
                <w:szCs w:val="26"/>
              </w:rPr>
            </w:pPr>
          </w:p>
        </w:tc>
        <w:tc>
          <w:tcPr>
            <w:tcW w:w="1276" w:type="dxa"/>
          </w:tcPr>
          <w:p w14:paraId="6259CC6A" w14:textId="77777777" w:rsidR="00F2003E" w:rsidRPr="00F2003E" w:rsidRDefault="00F2003E" w:rsidP="00316915">
            <w:pPr>
              <w:spacing w:line="360" w:lineRule="auto"/>
              <w:jc w:val="right"/>
              <w:rPr>
                <w:rFonts w:ascii="Times New Roman" w:hAnsi="Times New Roman" w:cs="Times New Roman"/>
                <w:sz w:val="26"/>
                <w:szCs w:val="26"/>
              </w:rPr>
            </w:pPr>
          </w:p>
        </w:tc>
        <w:tc>
          <w:tcPr>
            <w:tcW w:w="1694" w:type="dxa"/>
          </w:tcPr>
          <w:p w14:paraId="2A03F3FF" w14:textId="77777777" w:rsidR="00F2003E" w:rsidRPr="00F2003E" w:rsidRDefault="00F2003E" w:rsidP="00316915">
            <w:pPr>
              <w:spacing w:line="360" w:lineRule="auto"/>
              <w:jc w:val="right"/>
              <w:rPr>
                <w:rFonts w:ascii="Times New Roman" w:hAnsi="Times New Roman" w:cs="Times New Roman"/>
                <w:sz w:val="26"/>
                <w:szCs w:val="26"/>
              </w:rPr>
            </w:pPr>
            <w:r w:rsidRPr="00F2003E">
              <w:rPr>
                <w:rFonts w:ascii="Times New Roman" w:hAnsi="Times New Roman" w:cs="Times New Roman"/>
                <w:sz w:val="26"/>
                <w:szCs w:val="26"/>
              </w:rPr>
              <w:t>71.1136 giây</w:t>
            </w:r>
          </w:p>
        </w:tc>
      </w:tr>
      <w:tr w:rsidR="00F2003E" w:rsidRPr="00F2003E" w14:paraId="45A5AD9C" w14:textId="77777777" w:rsidTr="00C07125">
        <w:tc>
          <w:tcPr>
            <w:tcW w:w="1271" w:type="dxa"/>
          </w:tcPr>
          <w:p w14:paraId="4478C168" w14:textId="77777777" w:rsidR="00F2003E" w:rsidRPr="00505DA9" w:rsidRDefault="00F2003E" w:rsidP="00316915">
            <w:pPr>
              <w:spacing w:line="360" w:lineRule="auto"/>
              <w:jc w:val="left"/>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418" w:type="dxa"/>
          </w:tcPr>
          <w:p w14:paraId="67A0984F" w14:textId="77777777" w:rsidR="00F2003E" w:rsidRPr="00505DA9" w:rsidRDefault="00F2003E"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99.9813%</w:t>
            </w:r>
          </w:p>
        </w:tc>
        <w:tc>
          <w:tcPr>
            <w:tcW w:w="1559" w:type="dxa"/>
          </w:tcPr>
          <w:p w14:paraId="16FFED43" w14:textId="77777777" w:rsidR="00F2003E" w:rsidRPr="00505DA9" w:rsidRDefault="00F2003E"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99.9773%</w:t>
            </w:r>
          </w:p>
        </w:tc>
        <w:tc>
          <w:tcPr>
            <w:tcW w:w="1559" w:type="dxa"/>
          </w:tcPr>
          <w:p w14:paraId="733DDFA8" w14:textId="77777777" w:rsidR="00F2003E" w:rsidRPr="00505DA9" w:rsidRDefault="00F2003E"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0.9998</w:t>
            </w:r>
          </w:p>
        </w:tc>
        <w:tc>
          <w:tcPr>
            <w:tcW w:w="1276" w:type="dxa"/>
          </w:tcPr>
          <w:p w14:paraId="27BA1257" w14:textId="77777777" w:rsidR="00F2003E" w:rsidRPr="00505DA9" w:rsidRDefault="00F2003E"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0.9998</w:t>
            </w:r>
          </w:p>
        </w:tc>
        <w:tc>
          <w:tcPr>
            <w:tcW w:w="1694" w:type="dxa"/>
          </w:tcPr>
          <w:p w14:paraId="285E5312" w14:textId="77777777" w:rsidR="00F2003E" w:rsidRPr="00505DA9" w:rsidRDefault="00F2003E"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70.3775 giây</w:t>
            </w:r>
          </w:p>
        </w:tc>
      </w:tr>
    </w:tbl>
    <w:p w14:paraId="2650D259" w14:textId="77777777" w:rsidR="002C3867" w:rsidRDefault="002C3867" w:rsidP="00316915">
      <w:pPr>
        <w:spacing w:before="240"/>
        <w:rPr>
          <w:rFonts w:cs="Times New Roman"/>
        </w:rPr>
      </w:pPr>
    </w:p>
    <w:p w14:paraId="43F3CA24" w14:textId="77777777" w:rsidR="002C3867" w:rsidRDefault="002C3867">
      <w:pPr>
        <w:rPr>
          <w:rFonts w:cs="Times New Roman"/>
        </w:rPr>
      </w:pPr>
      <w:r>
        <w:rPr>
          <w:rFonts w:cs="Times New Roman"/>
        </w:rPr>
        <w:br w:type="page"/>
      </w:r>
    </w:p>
    <w:p w14:paraId="7AC6B57D" w14:textId="559FE16E" w:rsidR="00AB0A22" w:rsidRPr="00E25EA1" w:rsidRDefault="00AB0A22" w:rsidP="00316915">
      <w:pPr>
        <w:spacing w:before="240"/>
        <w:rPr>
          <w:rFonts w:cs="Times New Roman"/>
        </w:rPr>
      </w:pPr>
      <w:r w:rsidRPr="00E25EA1">
        <w:rPr>
          <w:rFonts w:cs="Times New Roman"/>
        </w:rPr>
        <w:lastRenderedPageBreak/>
        <w:t>Ma trận trên tập dữ liệu test</w:t>
      </w:r>
      <w:r w:rsidR="003B0D0C">
        <w:rPr>
          <w:rFonts w:cs="Times New Roman"/>
        </w:rPr>
        <w:t>:</w:t>
      </w:r>
      <w:r w:rsidRPr="00E25EA1">
        <w:rPr>
          <w:rFonts w:cs="Times New Roman"/>
        </w:rPr>
        <w:t>:</w:t>
      </w:r>
    </w:p>
    <w:p w14:paraId="342D6AC8" w14:textId="77777777" w:rsidR="00AB0A22" w:rsidRPr="00E25EA1" w:rsidRDefault="00AB0A22" w:rsidP="00316915">
      <w:pPr>
        <w:jc w:val="center"/>
        <w:rPr>
          <w:rFonts w:cs="Times New Roman"/>
        </w:rPr>
      </w:pPr>
      <w:r w:rsidRPr="00E25EA1">
        <w:rPr>
          <w:rFonts w:cs="Times New Roman"/>
          <w:noProof/>
        </w:rPr>
        <w:drawing>
          <wp:inline distT="0" distB="0" distL="0" distR="0" wp14:anchorId="4D664390" wp14:editId="613FFD36">
            <wp:extent cx="2616233" cy="22946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32773" cy="2309132"/>
                    </a:xfrm>
                    <a:prstGeom prst="rect">
                      <a:avLst/>
                    </a:prstGeom>
                    <a:noFill/>
                    <a:ln>
                      <a:noFill/>
                    </a:ln>
                  </pic:spPr>
                </pic:pic>
              </a:graphicData>
            </a:graphic>
          </wp:inline>
        </w:drawing>
      </w:r>
    </w:p>
    <w:p w14:paraId="437C18F3" w14:textId="16CBBF0A" w:rsidR="00156945" w:rsidRPr="00E25EA1" w:rsidRDefault="00BF2FE7" w:rsidP="00CB1937">
      <w:pPr>
        <w:pStyle w:val="Caption"/>
      </w:pPr>
      <w:bookmarkStart w:id="338" w:name="_Toc29794245"/>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54</w:t>
      </w:r>
      <w:r w:rsidR="00192599">
        <w:rPr>
          <w:noProof/>
        </w:rPr>
        <w:fldChar w:fldCharType="end"/>
      </w:r>
      <w:r>
        <w:t xml:space="preserve">. </w:t>
      </w:r>
      <w:r w:rsidR="00156945" w:rsidRPr="00E25EA1">
        <w:t>Ma trận nhầm lẫn trên tập dữ liệu test dùng SMOTE + ENN</w:t>
      </w:r>
      <w:bookmarkEnd w:id="338"/>
    </w:p>
    <w:p w14:paraId="63DC49E6" w14:textId="77777777" w:rsidR="00671D86" w:rsidRPr="00E25EA1" w:rsidRDefault="00671D86" w:rsidP="00316915">
      <w:pPr>
        <w:rPr>
          <w:rFonts w:cs="Times New Roman"/>
          <w:b/>
          <w:bCs/>
        </w:rPr>
      </w:pPr>
      <w:r w:rsidRPr="00E25EA1">
        <w:rPr>
          <w:rFonts w:cs="Times New Roman"/>
          <w:b/>
          <w:bCs/>
        </w:rPr>
        <w:t>Kết quả:</w:t>
      </w:r>
    </w:p>
    <w:p w14:paraId="150BE682" w14:textId="77777777" w:rsidR="00671D86" w:rsidRPr="00E25EA1" w:rsidRDefault="00671D86" w:rsidP="00316915">
      <w:pPr>
        <w:numPr>
          <w:ilvl w:val="0"/>
          <w:numId w:val="87"/>
        </w:numPr>
        <w:rPr>
          <w:rFonts w:cs="Times New Roman"/>
        </w:rPr>
      </w:pPr>
      <w:r w:rsidRPr="00E25EA1">
        <w:rPr>
          <w:rFonts w:cs="Times New Roman"/>
        </w:rPr>
        <w:t>Có 78779 giao dịch bình thường được dự đoán đúng là giao dịch bình thường.</w:t>
      </w:r>
    </w:p>
    <w:p w14:paraId="0496B690" w14:textId="77777777" w:rsidR="00671D86" w:rsidRPr="00E25EA1" w:rsidRDefault="00671D86" w:rsidP="00316915">
      <w:pPr>
        <w:numPr>
          <w:ilvl w:val="0"/>
          <w:numId w:val="87"/>
        </w:numPr>
        <w:rPr>
          <w:rFonts w:cs="Times New Roman"/>
        </w:rPr>
      </w:pPr>
      <w:r w:rsidRPr="00E25EA1">
        <w:rPr>
          <w:rFonts w:cs="Times New Roman"/>
        </w:rPr>
        <w:t>30 lần giao dịch bình thường được dự sai đoán là giao dịch bất thường.</w:t>
      </w:r>
    </w:p>
    <w:p w14:paraId="24E661AB" w14:textId="77777777" w:rsidR="00671D86" w:rsidRPr="00E25EA1" w:rsidRDefault="00671D86" w:rsidP="00316915">
      <w:pPr>
        <w:numPr>
          <w:ilvl w:val="0"/>
          <w:numId w:val="87"/>
        </w:numPr>
        <w:rPr>
          <w:rFonts w:cs="Times New Roman"/>
        </w:rPr>
      </w:pPr>
      <w:r w:rsidRPr="00E25EA1">
        <w:rPr>
          <w:rFonts w:cs="Times New Roman"/>
        </w:rPr>
        <w:t>5 lần giao dịch bất thường được dự đoán sai là giao dịch bình thường.</w:t>
      </w:r>
    </w:p>
    <w:p w14:paraId="353DAF2B" w14:textId="77777777" w:rsidR="00671D86" w:rsidRPr="00E25EA1" w:rsidRDefault="00671D86" w:rsidP="00316915">
      <w:pPr>
        <w:numPr>
          <w:ilvl w:val="0"/>
          <w:numId w:val="87"/>
        </w:numPr>
        <w:rPr>
          <w:rFonts w:cs="Times New Roman"/>
        </w:rPr>
      </w:pPr>
      <w:r w:rsidRPr="00E25EA1">
        <w:rPr>
          <w:rFonts w:cs="Times New Roman"/>
        </w:rPr>
        <w:t>76631 lần giao dịch bất thường được dự đoán chính xác là giao dịch bất thường.</w:t>
      </w:r>
    </w:p>
    <w:p w14:paraId="0A1DE1AC" w14:textId="5A94A495" w:rsidR="000D21B6" w:rsidRPr="00E25EA1" w:rsidRDefault="000D21B6" w:rsidP="00316915">
      <w:pPr>
        <w:pStyle w:val="Heading3"/>
        <w:rPr>
          <w:rFonts w:cs="Times New Roman"/>
        </w:rPr>
      </w:pPr>
      <w:bookmarkStart w:id="339" w:name="_Toc28691274"/>
      <w:bookmarkStart w:id="340" w:name="_Toc29794094"/>
      <w:r w:rsidRPr="00E25EA1">
        <w:rPr>
          <w:rFonts w:cs="Times New Roman"/>
        </w:rPr>
        <w:t>Mô hình phát hiện bất thường sử dụng thuật toán Extreme Gradient Boosting (EGB)</w:t>
      </w:r>
      <w:bookmarkEnd w:id="339"/>
      <w:bookmarkEnd w:id="340"/>
    </w:p>
    <w:p w14:paraId="0417209F" w14:textId="77777777" w:rsidR="00E70D4D" w:rsidRDefault="00E70D4D" w:rsidP="00316915">
      <w:pPr>
        <w:pStyle w:val="Heading4"/>
        <w:rPr>
          <w:rFonts w:cs="Times New Roman"/>
        </w:rPr>
      </w:pPr>
      <w:bookmarkStart w:id="341" w:name="_Toc28691275"/>
      <w:bookmarkStart w:id="342" w:name="_Toc29794095"/>
      <w:r w:rsidRPr="00E25EA1">
        <w:rPr>
          <w:rFonts w:cs="Times New Roman"/>
        </w:rPr>
        <w:t>Với bộ dữ liệu chưa xử lý mất cân bằng</w:t>
      </w:r>
      <w:bookmarkEnd w:id="341"/>
      <w:bookmarkEnd w:id="342"/>
    </w:p>
    <w:p w14:paraId="2405E1F3" w14:textId="499A9B38" w:rsidR="0074609A" w:rsidRDefault="002F6538" w:rsidP="00316915">
      <w:r w:rsidRPr="00C53BC5">
        <w:t>Thực hiện tách dữ liệu thành hai tập: tập train và test, sau đó sử dụng xác thực chéo trên tập train để điều chỉnh các tham số</w:t>
      </w:r>
      <w:r>
        <w:t>, số lượng các giao dịch của mỗi phân lớp theo thuộc tính isFraud trong trường hợp bộ dữ liệu chưa được xử lý cân bằng được liệt kê theo bảng sau:</w:t>
      </w:r>
    </w:p>
    <w:p w14:paraId="6D46A0FA" w14:textId="2679627E" w:rsidR="002F6538" w:rsidRDefault="0074609A" w:rsidP="00316915">
      <w:r>
        <w:br w:type="page"/>
      </w:r>
    </w:p>
    <w:p w14:paraId="77C13C3A" w14:textId="629DD28F" w:rsidR="00AF0AB6" w:rsidRDefault="00AF0AB6" w:rsidP="00CB1937">
      <w:pPr>
        <w:pStyle w:val="Caption"/>
      </w:pPr>
      <w:bookmarkStart w:id="343" w:name="_Toc29794281"/>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30</w:t>
      </w:r>
      <w:r w:rsidR="00192599">
        <w:rPr>
          <w:noProof/>
        </w:rPr>
        <w:fldChar w:fldCharType="end"/>
      </w:r>
      <w:r>
        <w:t xml:space="preserve">. </w:t>
      </w:r>
      <w:r w:rsidRPr="00C53BC5">
        <w:t>Thống kê số lượng của mỗi giá trị ở thuộc tính</w:t>
      </w:r>
      <w:r>
        <w:t xml:space="preserve"> Class theo bộ dữ liệu</w:t>
      </w:r>
      <w:bookmarkEnd w:id="343"/>
    </w:p>
    <w:tbl>
      <w:tblPr>
        <w:tblStyle w:val="TableGrid"/>
        <w:tblW w:w="0" w:type="auto"/>
        <w:tblLook w:val="04A0" w:firstRow="1" w:lastRow="0" w:firstColumn="1" w:lastColumn="0" w:noHBand="0" w:noVBand="1"/>
      </w:tblPr>
      <w:tblGrid>
        <w:gridCol w:w="1818"/>
        <w:gridCol w:w="2288"/>
        <w:gridCol w:w="2268"/>
        <w:gridCol w:w="2404"/>
      </w:tblGrid>
      <w:tr w:rsidR="002F6538" w:rsidRPr="001B7FBE" w14:paraId="1C6FE161" w14:textId="77777777" w:rsidTr="0074609A">
        <w:tc>
          <w:tcPr>
            <w:tcW w:w="1818" w:type="dxa"/>
            <w:vMerge w:val="restart"/>
            <w:vAlign w:val="center"/>
          </w:tcPr>
          <w:p w14:paraId="42F6548F" w14:textId="77777777" w:rsidR="002F6538" w:rsidRPr="001B7FBE" w:rsidRDefault="002F6538"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288" w:type="dxa"/>
            <w:vMerge w:val="restart"/>
            <w:vAlign w:val="center"/>
          </w:tcPr>
          <w:p w14:paraId="7F16C2F1" w14:textId="77777777" w:rsidR="002F6538" w:rsidRPr="001B7FBE" w:rsidRDefault="002F6538"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672" w:type="dxa"/>
            <w:gridSpan w:val="2"/>
            <w:vAlign w:val="center"/>
          </w:tcPr>
          <w:p w14:paraId="2741A551" w14:textId="77777777" w:rsidR="002F6538" w:rsidRPr="001B7FBE" w:rsidRDefault="002F6538"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Pr>
                <w:rFonts w:ascii="Times New Roman" w:hAnsi="Times New Roman" w:cs="Times New Roman"/>
                <w:b/>
                <w:bCs/>
                <w:sz w:val="26"/>
                <w:szCs w:val="26"/>
              </w:rPr>
              <w:t>Class</w:t>
            </w:r>
          </w:p>
        </w:tc>
      </w:tr>
      <w:tr w:rsidR="002F6538" w:rsidRPr="001B7FBE" w14:paraId="7578860C" w14:textId="77777777" w:rsidTr="0074609A">
        <w:tc>
          <w:tcPr>
            <w:tcW w:w="1818" w:type="dxa"/>
            <w:vMerge/>
            <w:vAlign w:val="center"/>
          </w:tcPr>
          <w:p w14:paraId="0B260E9F" w14:textId="77777777" w:rsidR="002F6538" w:rsidRPr="001B7FBE" w:rsidRDefault="002F6538" w:rsidP="00316915">
            <w:pPr>
              <w:spacing w:line="360" w:lineRule="auto"/>
              <w:jc w:val="center"/>
              <w:rPr>
                <w:rFonts w:ascii="Times New Roman" w:hAnsi="Times New Roman" w:cs="Times New Roman"/>
                <w:b/>
                <w:bCs/>
                <w:sz w:val="26"/>
                <w:szCs w:val="26"/>
              </w:rPr>
            </w:pPr>
          </w:p>
        </w:tc>
        <w:tc>
          <w:tcPr>
            <w:tcW w:w="2288" w:type="dxa"/>
            <w:vMerge/>
            <w:vAlign w:val="center"/>
          </w:tcPr>
          <w:p w14:paraId="4E0BAF12" w14:textId="77777777" w:rsidR="002F6538" w:rsidRPr="001B7FBE" w:rsidRDefault="002F6538" w:rsidP="00316915">
            <w:pPr>
              <w:spacing w:line="360" w:lineRule="auto"/>
              <w:jc w:val="center"/>
              <w:rPr>
                <w:rFonts w:ascii="Times New Roman" w:hAnsi="Times New Roman" w:cs="Times New Roman"/>
                <w:b/>
                <w:bCs/>
                <w:sz w:val="26"/>
                <w:szCs w:val="26"/>
              </w:rPr>
            </w:pPr>
          </w:p>
        </w:tc>
        <w:tc>
          <w:tcPr>
            <w:tcW w:w="2268" w:type="dxa"/>
            <w:vAlign w:val="center"/>
          </w:tcPr>
          <w:p w14:paraId="3148200E" w14:textId="77777777" w:rsidR="002F6538" w:rsidRPr="001B7FBE" w:rsidRDefault="002F6538"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0 (giao dịch bình thường)</w:t>
            </w:r>
          </w:p>
        </w:tc>
        <w:tc>
          <w:tcPr>
            <w:tcW w:w="2404" w:type="dxa"/>
            <w:vAlign w:val="center"/>
          </w:tcPr>
          <w:p w14:paraId="37027CBF" w14:textId="77777777" w:rsidR="002F6538" w:rsidRPr="001B7FBE" w:rsidRDefault="002F6538"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1 (giao dịch bất thường)</w:t>
            </w:r>
          </w:p>
        </w:tc>
      </w:tr>
      <w:tr w:rsidR="002F6538" w:rsidRPr="001B7FBE" w14:paraId="508123EC" w14:textId="77777777" w:rsidTr="0074609A">
        <w:tc>
          <w:tcPr>
            <w:tcW w:w="1818" w:type="dxa"/>
            <w:vMerge w:val="restart"/>
          </w:tcPr>
          <w:p w14:paraId="2BBB7252" w14:textId="77777777" w:rsidR="002F6538" w:rsidRDefault="002F6538"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 xml:space="preserve">Chưa xử lý </w:t>
            </w:r>
          </w:p>
          <w:p w14:paraId="511D8649" w14:textId="77777777" w:rsidR="002F6538" w:rsidRPr="001B7FBE" w:rsidRDefault="002F6538"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cân bằng</w:t>
            </w:r>
          </w:p>
        </w:tc>
        <w:tc>
          <w:tcPr>
            <w:tcW w:w="2288" w:type="dxa"/>
          </w:tcPr>
          <w:p w14:paraId="74B577D5" w14:textId="77777777" w:rsidR="002F6538" w:rsidRPr="001B7FBE" w:rsidRDefault="002F6538"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w:t>
            </w:r>
          </w:p>
        </w:tc>
        <w:tc>
          <w:tcPr>
            <w:tcW w:w="2268" w:type="dxa"/>
          </w:tcPr>
          <w:p w14:paraId="70C313FF" w14:textId="77777777" w:rsidR="002F6538" w:rsidRPr="001B7FBE" w:rsidRDefault="002F653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284315</w:t>
            </w:r>
          </w:p>
        </w:tc>
        <w:tc>
          <w:tcPr>
            <w:tcW w:w="2404" w:type="dxa"/>
          </w:tcPr>
          <w:p w14:paraId="06E313F4" w14:textId="77777777" w:rsidR="002F6538" w:rsidRPr="001B7FBE" w:rsidRDefault="002F653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492</w:t>
            </w:r>
          </w:p>
        </w:tc>
      </w:tr>
      <w:tr w:rsidR="002F6538" w:rsidRPr="001B7FBE" w14:paraId="06A5D0C3" w14:textId="77777777" w:rsidTr="0074609A">
        <w:tc>
          <w:tcPr>
            <w:tcW w:w="1818" w:type="dxa"/>
            <w:vMerge/>
          </w:tcPr>
          <w:p w14:paraId="054BFBFD" w14:textId="77777777" w:rsidR="002F6538" w:rsidRPr="001B7FBE" w:rsidRDefault="002F6538" w:rsidP="00316915">
            <w:pPr>
              <w:spacing w:line="360" w:lineRule="auto"/>
              <w:rPr>
                <w:rFonts w:ascii="Times New Roman" w:hAnsi="Times New Roman" w:cs="Times New Roman"/>
                <w:sz w:val="26"/>
                <w:szCs w:val="26"/>
              </w:rPr>
            </w:pPr>
          </w:p>
        </w:tc>
        <w:tc>
          <w:tcPr>
            <w:tcW w:w="2288" w:type="dxa"/>
          </w:tcPr>
          <w:p w14:paraId="4F0ED7ED" w14:textId="77777777" w:rsidR="002F6538" w:rsidRPr="001B7FBE" w:rsidRDefault="002F6538"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077E6FB9" w14:textId="77777777" w:rsidR="002F6538" w:rsidRPr="001B7FBE" w:rsidRDefault="002F653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199020</w:t>
            </w:r>
          </w:p>
        </w:tc>
        <w:tc>
          <w:tcPr>
            <w:tcW w:w="2404" w:type="dxa"/>
          </w:tcPr>
          <w:p w14:paraId="1890D0C5" w14:textId="77777777" w:rsidR="002F6538" w:rsidRPr="001B7FBE" w:rsidRDefault="002F653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344</w:t>
            </w:r>
          </w:p>
        </w:tc>
      </w:tr>
      <w:tr w:rsidR="002F6538" w:rsidRPr="001B7FBE" w14:paraId="561A138D" w14:textId="77777777" w:rsidTr="0074609A">
        <w:tc>
          <w:tcPr>
            <w:tcW w:w="1818" w:type="dxa"/>
            <w:vMerge/>
          </w:tcPr>
          <w:p w14:paraId="22468F59" w14:textId="77777777" w:rsidR="002F6538" w:rsidRPr="001B7FBE" w:rsidRDefault="002F6538" w:rsidP="00316915">
            <w:pPr>
              <w:spacing w:line="360" w:lineRule="auto"/>
              <w:rPr>
                <w:rFonts w:ascii="Times New Roman" w:hAnsi="Times New Roman" w:cs="Times New Roman"/>
                <w:sz w:val="26"/>
                <w:szCs w:val="26"/>
              </w:rPr>
            </w:pPr>
          </w:p>
        </w:tc>
        <w:tc>
          <w:tcPr>
            <w:tcW w:w="2288" w:type="dxa"/>
          </w:tcPr>
          <w:p w14:paraId="07F62041" w14:textId="77777777" w:rsidR="002F6538" w:rsidRPr="001B7FBE" w:rsidRDefault="002F6538"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084005B4" w14:textId="77777777" w:rsidR="002F6538" w:rsidRPr="001B7FBE" w:rsidRDefault="002F653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85295</w:t>
            </w:r>
          </w:p>
        </w:tc>
        <w:tc>
          <w:tcPr>
            <w:tcW w:w="2404" w:type="dxa"/>
          </w:tcPr>
          <w:p w14:paraId="1B2784B0" w14:textId="77777777" w:rsidR="002F6538" w:rsidRPr="001B7FBE" w:rsidRDefault="002F6538"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148</w:t>
            </w:r>
          </w:p>
        </w:tc>
      </w:tr>
    </w:tbl>
    <w:p w14:paraId="7D10A779" w14:textId="77777777" w:rsidR="002F6538" w:rsidRPr="002F6538" w:rsidRDefault="002F6538" w:rsidP="00316915"/>
    <w:p w14:paraId="74C15481" w14:textId="12CE3940" w:rsidR="00F500C7" w:rsidRPr="00E25EA1" w:rsidRDefault="002F6538" w:rsidP="00316915">
      <w:pPr>
        <w:rPr>
          <w:rFonts w:eastAsiaTheme="majorEastAsia" w:cs="Times New Roman"/>
        </w:rPr>
      </w:pPr>
      <w:r>
        <w:rPr>
          <w:rFonts w:cs="Times New Roman"/>
        </w:rPr>
        <w:t>T</w:t>
      </w:r>
      <w:r w:rsidR="00F500C7" w:rsidRPr="00E25EA1">
        <w:rPr>
          <w:rFonts w:cs="Times New Roman"/>
        </w:rPr>
        <w:t>iến hành chạy mô hình bằng thuật toán EGB cho bộ dữ liệu, sử dụng 3 fold-cross validation, ta có kết quả được cho theo bảng dưới đây (chi tiết lệnh xem phụ lục):</w:t>
      </w:r>
    </w:p>
    <w:p w14:paraId="3BC89D65" w14:textId="11E222B0" w:rsidR="009C19C9" w:rsidRPr="00E25EA1" w:rsidRDefault="00547147" w:rsidP="00CB1937">
      <w:pPr>
        <w:pStyle w:val="Caption"/>
      </w:pPr>
      <w:bookmarkStart w:id="344" w:name="_Toc29794282"/>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31</w:t>
      </w:r>
      <w:r w:rsidR="00192599">
        <w:rPr>
          <w:noProof/>
        </w:rPr>
        <w:fldChar w:fldCharType="end"/>
      </w:r>
      <w:r w:rsidR="009C19C9">
        <w:t>. K</w:t>
      </w:r>
      <w:r w:rsidR="009C19C9" w:rsidRPr="00E25EA1">
        <w:t>ết quả sau khi chạy thuật toán EGB đối với bộ dữ liệu chưa cân bằng</w:t>
      </w:r>
      <w:bookmarkEnd w:id="344"/>
    </w:p>
    <w:tbl>
      <w:tblPr>
        <w:tblStyle w:val="TableGrid"/>
        <w:tblW w:w="0" w:type="auto"/>
        <w:tblLook w:val="04A0" w:firstRow="1" w:lastRow="0" w:firstColumn="1" w:lastColumn="0" w:noHBand="0" w:noVBand="1"/>
      </w:tblPr>
      <w:tblGrid>
        <w:gridCol w:w="1103"/>
        <w:gridCol w:w="1422"/>
        <w:gridCol w:w="1578"/>
        <w:gridCol w:w="1361"/>
        <w:gridCol w:w="1134"/>
        <w:gridCol w:w="2179"/>
      </w:tblGrid>
      <w:tr w:rsidR="006334FC" w:rsidRPr="006334FC" w14:paraId="75488499" w14:textId="77777777" w:rsidTr="00C07125">
        <w:tc>
          <w:tcPr>
            <w:tcW w:w="1103" w:type="dxa"/>
          </w:tcPr>
          <w:p w14:paraId="59D74FD8" w14:textId="77777777" w:rsidR="006334FC" w:rsidRPr="006334FC" w:rsidRDefault="006334FC" w:rsidP="00316915">
            <w:pPr>
              <w:spacing w:line="360" w:lineRule="auto"/>
              <w:jc w:val="center"/>
              <w:rPr>
                <w:rFonts w:ascii="Times New Roman" w:hAnsi="Times New Roman" w:cs="Times New Roman"/>
                <w:b/>
                <w:bCs/>
                <w:sz w:val="26"/>
                <w:szCs w:val="26"/>
              </w:rPr>
            </w:pPr>
            <w:r w:rsidRPr="006334FC">
              <w:rPr>
                <w:rFonts w:ascii="Times New Roman" w:hAnsi="Times New Roman" w:cs="Times New Roman"/>
                <w:b/>
                <w:bCs/>
                <w:sz w:val="26"/>
                <w:szCs w:val="26"/>
              </w:rPr>
              <w:t>Lần chạy</w:t>
            </w:r>
          </w:p>
        </w:tc>
        <w:tc>
          <w:tcPr>
            <w:tcW w:w="1422" w:type="dxa"/>
          </w:tcPr>
          <w:p w14:paraId="341F0708" w14:textId="77777777" w:rsidR="006334FC" w:rsidRPr="006334FC" w:rsidRDefault="006334FC" w:rsidP="00316915">
            <w:pPr>
              <w:spacing w:line="360" w:lineRule="auto"/>
              <w:jc w:val="center"/>
              <w:rPr>
                <w:rFonts w:ascii="Times New Roman" w:hAnsi="Times New Roman" w:cs="Times New Roman"/>
                <w:b/>
                <w:bCs/>
                <w:sz w:val="26"/>
                <w:szCs w:val="26"/>
              </w:rPr>
            </w:pPr>
            <w:r w:rsidRPr="006334FC">
              <w:rPr>
                <w:rFonts w:ascii="Times New Roman" w:hAnsi="Times New Roman" w:cs="Times New Roman"/>
                <w:b/>
                <w:bCs/>
                <w:sz w:val="26"/>
                <w:szCs w:val="26"/>
              </w:rPr>
              <w:t>Độ chính xác trên tập train</w:t>
            </w:r>
          </w:p>
        </w:tc>
        <w:tc>
          <w:tcPr>
            <w:tcW w:w="1578" w:type="dxa"/>
          </w:tcPr>
          <w:p w14:paraId="255D9786" w14:textId="77777777" w:rsidR="006334FC" w:rsidRPr="006334FC" w:rsidRDefault="006334FC" w:rsidP="00316915">
            <w:pPr>
              <w:spacing w:line="360" w:lineRule="auto"/>
              <w:jc w:val="center"/>
              <w:rPr>
                <w:rFonts w:ascii="Times New Roman" w:hAnsi="Times New Roman" w:cs="Times New Roman"/>
                <w:b/>
                <w:sz w:val="26"/>
                <w:szCs w:val="26"/>
              </w:rPr>
            </w:pPr>
            <w:r w:rsidRPr="006334FC">
              <w:rPr>
                <w:rFonts w:ascii="Times New Roman" w:hAnsi="Times New Roman" w:cs="Times New Roman"/>
                <w:b/>
                <w:bCs/>
                <w:sz w:val="26"/>
                <w:szCs w:val="26"/>
              </w:rPr>
              <w:t>Độ chính xác trên tập test</w:t>
            </w:r>
          </w:p>
        </w:tc>
        <w:tc>
          <w:tcPr>
            <w:tcW w:w="1361" w:type="dxa"/>
          </w:tcPr>
          <w:p w14:paraId="128AAC73" w14:textId="77777777" w:rsidR="006334FC" w:rsidRPr="006334FC" w:rsidRDefault="006334FC" w:rsidP="00316915">
            <w:pPr>
              <w:spacing w:line="360" w:lineRule="auto"/>
              <w:jc w:val="center"/>
              <w:rPr>
                <w:rFonts w:ascii="Times New Roman" w:hAnsi="Times New Roman" w:cs="Times New Roman"/>
                <w:b/>
                <w:bCs/>
                <w:sz w:val="26"/>
                <w:szCs w:val="26"/>
                <w:lang w:val="fr-FR"/>
              </w:rPr>
            </w:pPr>
            <w:r w:rsidRPr="006334FC">
              <w:rPr>
                <w:rFonts w:ascii="Times New Roman" w:hAnsi="Times New Roman" w:cs="Times New Roman"/>
                <w:b/>
                <w:bCs/>
                <w:sz w:val="26"/>
                <w:szCs w:val="26"/>
                <w:lang w:val="fr-FR"/>
              </w:rPr>
              <w:t>F1-score trên tập train</w:t>
            </w:r>
          </w:p>
        </w:tc>
        <w:tc>
          <w:tcPr>
            <w:tcW w:w="1134" w:type="dxa"/>
          </w:tcPr>
          <w:p w14:paraId="6D06772A" w14:textId="77777777" w:rsidR="006334FC" w:rsidRPr="006334FC" w:rsidRDefault="006334FC" w:rsidP="00316915">
            <w:pPr>
              <w:spacing w:line="360" w:lineRule="auto"/>
              <w:jc w:val="center"/>
              <w:rPr>
                <w:rFonts w:ascii="Times New Roman" w:hAnsi="Times New Roman" w:cs="Times New Roman"/>
                <w:b/>
                <w:sz w:val="26"/>
                <w:szCs w:val="26"/>
              </w:rPr>
            </w:pPr>
            <w:r w:rsidRPr="006334FC">
              <w:rPr>
                <w:rFonts w:ascii="Times New Roman" w:hAnsi="Times New Roman" w:cs="Times New Roman"/>
                <w:b/>
                <w:bCs/>
                <w:sz w:val="26"/>
                <w:szCs w:val="26"/>
              </w:rPr>
              <w:t>F1-score trên tập test</w:t>
            </w:r>
          </w:p>
        </w:tc>
        <w:tc>
          <w:tcPr>
            <w:tcW w:w="2179" w:type="dxa"/>
          </w:tcPr>
          <w:p w14:paraId="2C1679B9" w14:textId="77777777" w:rsidR="006334FC" w:rsidRPr="006334FC" w:rsidRDefault="006334FC" w:rsidP="00316915">
            <w:pPr>
              <w:spacing w:line="360" w:lineRule="auto"/>
              <w:jc w:val="center"/>
              <w:rPr>
                <w:rFonts w:ascii="Times New Roman" w:hAnsi="Times New Roman" w:cs="Times New Roman"/>
                <w:b/>
                <w:bCs/>
                <w:sz w:val="26"/>
                <w:szCs w:val="26"/>
              </w:rPr>
            </w:pPr>
            <w:r w:rsidRPr="006334FC">
              <w:rPr>
                <w:rFonts w:ascii="Times New Roman" w:hAnsi="Times New Roman" w:cs="Times New Roman"/>
                <w:b/>
                <w:bCs/>
                <w:sz w:val="26"/>
                <w:szCs w:val="26"/>
              </w:rPr>
              <w:t>Thời gian</w:t>
            </w:r>
          </w:p>
        </w:tc>
      </w:tr>
      <w:tr w:rsidR="006334FC" w:rsidRPr="006334FC" w14:paraId="56AECF4C" w14:textId="77777777" w:rsidTr="00C07125">
        <w:tc>
          <w:tcPr>
            <w:tcW w:w="1103" w:type="dxa"/>
          </w:tcPr>
          <w:p w14:paraId="7A13CBFA" w14:textId="77777777" w:rsidR="006334FC" w:rsidRPr="006334FC" w:rsidRDefault="006334FC" w:rsidP="00316915">
            <w:pPr>
              <w:spacing w:line="360" w:lineRule="auto"/>
              <w:jc w:val="center"/>
              <w:rPr>
                <w:rFonts w:ascii="Times New Roman" w:hAnsi="Times New Roman" w:cs="Times New Roman"/>
                <w:sz w:val="26"/>
                <w:szCs w:val="26"/>
              </w:rPr>
            </w:pPr>
            <w:r w:rsidRPr="006334FC">
              <w:rPr>
                <w:rFonts w:ascii="Times New Roman" w:hAnsi="Times New Roman" w:cs="Times New Roman"/>
                <w:sz w:val="26"/>
                <w:szCs w:val="26"/>
              </w:rPr>
              <w:t>1</w:t>
            </w:r>
          </w:p>
        </w:tc>
        <w:tc>
          <w:tcPr>
            <w:tcW w:w="1422" w:type="dxa"/>
          </w:tcPr>
          <w:p w14:paraId="64853353"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99.9549%</w:t>
            </w:r>
          </w:p>
        </w:tc>
        <w:tc>
          <w:tcPr>
            <w:tcW w:w="1578" w:type="dxa"/>
          </w:tcPr>
          <w:p w14:paraId="650EDA95"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99.9508%</w:t>
            </w:r>
          </w:p>
        </w:tc>
        <w:tc>
          <w:tcPr>
            <w:tcW w:w="1361" w:type="dxa"/>
          </w:tcPr>
          <w:p w14:paraId="05E46165" w14:textId="77777777" w:rsidR="006334FC" w:rsidRPr="006334FC" w:rsidRDefault="006334FC" w:rsidP="00316915">
            <w:pPr>
              <w:spacing w:line="360" w:lineRule="auto"/>
              <w:jc w:val="right"/>
              <w:rPr>
                <w:rFonts w:ascii="Times New Roman" w:hAnsi="Times New Roman" w:cs="Times New Roman"/>
                <w:sz w:val="26"/>
                <w:szCs w:val="26"/>
              </w:rPr>
            </w:pPr>
          </w:p>
        </w:tc>
        <w:tc>
          <w:tcPr>
            <w:tcW w:w="1134" w:type="dxa"/>
          </w:tcPr>
          <w:p w14:paraId="25791C4F" w14:textId="77777777" w:rsidR="006334FC" w:rsidRPr="006334FC" w:rsidRDefault="006334FC" w:rsidP="00316915">
            <w:pPr>
              <w:spacing w:line="360" w:lineRule="auto"/>
              <w:jc w:val="right"/>
              <w:rPr>
                <w:rFonts w:ascii="Times New Roman" w:hAnsi="Times New Roman" w:cs="Times New Roman"/>
                <w:sz w:val="26"/>
                <w:szCs w:val="26"/>
              </w:rPr>
            </w:pPr>
          </w:p>
        </w:tc>
        <w:tc>
          <w:tcPr>
            <w:tcW w:w="2179" w:type="dxa"/>
          </w:tcPr>
          <w:p w14:paraId="323FDA84"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31.7186 giây</w:t>
            </w:r>
          </w:p>
        </w:tc>
      </w:tr>
      <w:tr w:rsidR="006334FC" w:rsidRPr="006334FC" w14:paraId="28BD1490" w14:textId="77777777" w:rsidTr="00C07125">
        <w:tc>
          <w:tcPr>
            <w:tcW w:w="1103" w:type="dxa"/>
          </w:tcPr>
          <w:p w14:paraId="0B536C2E" w14:textId="77777777" w:rsidR="006334FC" w:rsidRPr="006334FC" w:rsidRDefault="006334FC" w:rsidP="00316915">
            <w:pPr>
              <w:spacing w:line="360" w:lineRule="auto"/>
              <w:jc w:val="center"/>
              <w:rPr>
                <w:rFonts w:ascii="Times New Roman" w:hAnsi="Times New Roman" w:cs="Times New Roman"/>
                <w:sz w:val="26"/>
                <w:szCs w:val="26"/>
              </w:rPr>
            </w:pPr>
            <w:r w:rsidRPr="006334FC">
              <w:rPr>
                <w:rFonts w:ascii="Times New Roman" w:hAnsi="Times New Roman" w:cs="Times New Roman"/>
                <w:sz w:val="26"/>
                <w:szCs w:val="26"/>
              </w:rPr>
              <w:t>2</w:t>
            </w:r>
          </w:p>
        </w:tc>
        <w:tc>
          <w:tcPr>
            <w:tcW w:w="1422" w:type="dxa"/>
          </w:tcPr>
          <w:p w14:paraId="1A69E4D3"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99.9503%</w:t>
            </w:r>
          </w:p>
        </w:tc>
        <w:tc>
          <w:tcPr>
            <w:tcW w:w="1578" w:type="dxa"/>
          </w:tcPr>
          <w:p w14:paraId="6B7C2A66"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99.9531%</w:t>
            </w:r>
          </w:p>
        </w:tc>
        <w:tc>
          <w:tcPr>
            <w:tcW w:w="1361" w:type="dxa"/>
          </w:tcPr>
          <w:p w14:paraId="15736A4B" w14:textId="77777777" w:rsidR="006334FC" w:rsidRPr="006334FC" w:rsidRDefault="006334FC" w:rsidP="00316915">
            <w:pPr>
              <w:spacing w:line="360" w:lineRule="auto"/>
              <w:jc w:val="right"/>
              <w:rPr>
                <w:rFonts w:ascii="Times New Roman" w:hAnsi="Times New Roman" w:cs="Times New Roman"/>
                <w:sz w:val="26"/>
                <w:szCs w:val="26"/>
              </w:rPr>
            </w:pPr>
          </w:p>
        </w:tc>
        <w:tc>
          <w:tcPr>
            <w:tcW w:w="1134" w:type="dxa"/>
          </w:tcPr>
          <w:p w14:paraId="07C16DA1" w14:textId="77777777" w:rsidR="006334FC" w:rsidRPr="006334FC" w:rsidRDefault="006334FC" w:rsidP="00316915">
            <w:pPr>
              <w:spacing w:line="360" w:lineRule="auto"/>
              <w:jc w:val="right"/>
              <w:rPr>
                <w:rFonts w:ascii="Times New Roman" w:hAnsi="Times New Roman" w:cs="Times New Roman"/>
                <w:sz w:val="26"/>
                <w:szCs w:val="26"/>
              </w:rPr>
            </w:pPr>
          </w:p>
        </w:tc>
        <w:tc>
          <w:tcPr>
            <w:tcW w:w="2179" w:type="dxa"/>
          </w:tcPr>
          <w:p w14:paraId="22977DAD"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34.8223 giây</w:t>
            </w:r>
          </w:p>
        </w:tc>
      </w:tr>
      <w:tr w:rsidR="006334FC" w:rsidRPr="006334FC" w14:paraId="7DA597EB" w14:textId="77777777" w:rsidTr="00C07125">
        <w:tc>
          <w:tcPr>
            <w:tcW w:w="1103" w:type="dxa"/>
          </w:tcPr>
          <w:p w14:paraId="78CAB36C" w14:textId="77777777" w:rsidR="006334FC" w:rsidRPr="006334FC" w:rsidRDefault="006334FC" w:rsidP="00316915">
            <w:pPr>
              <w:spacing w:line="360" w:lineRule="auto"/>
              <w:jc w:val="center"/>
              <w:rPr>
                <w:rFonts w:ascii="Times New Roman" w:hAnsi="Times New Roman" w:cs="Times New Roman"/>
                <w:sz w:val="26"/>
                <w:szCs w:val="26"/>
              </w:rPr>
            </w:pPr>
            <w:r w:rsidRPr="006334FC">
              <w:rPr>
                <w:rFonts w:ascii="Times New Roman" w:hAnsi="Times New Roman" w:cs="Times New Roman"/>
                <w:sz w:val="26"/>
                <w:szCs w:val="26"/>
              </w:rPr>
              <w:t>3</w:t>
            </w:r>
          </w:p>
        </w:tc>
        <w:tc>
          <w:tcPr>
            <w:tcW w:w="1422" w:type="dxa"/>
          </w:tcPr>
          <w:p w14:paraId="135231A5"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99.9428%</w:t>
            </w:r>
          </w:p>
        </w:tc>
        <w:tc>
          <w:tcPr>
            <w:tcW w:w="1578" w:type="dxa"/>
          </w:tcPr>
          <w:p w14:paraId="534740B6"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99.9508%</w:t>
            </w:r>
          </w:p>
        </w:tc>
        <w:tc>
          <w:tcPr>
            <w:tcW w:w="1361" w:type="dxa"/>
          </w:tcPr>
          <w:p w14:paraId="6F8A61AD" w14:textId="77777777" w:rsidR="006334FC" w:rsidRPr="006334FC" w:rsidRDefault="006334FC" w:rsidP="00316915">
            <w:pPr>
              <w:spacing w:line="360" w:lineRule="auto"/>
              <w:jc w:val="right"/>
              <w:rPr>
                <w:rFonts w:ascii="Times New Roman" w:hAnsi="Times New Roman" w:cs="Times New Roman"/>
                <w:sz w:val="26"/>
                <w:szCs w:val="26"/>
              </w:rPr>
            </w:pPr>
          </w:p>
        </w:tc>
        <w:tc>
          <w:tcPr>
            <w:tcW w:w="1134" w:type="dxa"/>
          </w:tcPr>
          <w:p w14:paraId="2AD228B4" w14:textId="77777777" w:rsidR="006334FC" w:rsidRPr="006334FC" w:rsidRDefault="006334FC" w:rsidP="00316915">
            <w:pPr>
              <w:spacing w:line="360" w:lineRule="auto"/>
              <w:jc w:val="right"/>
              <w:rPr>
                <w:rFonts w:ascii="Times New Roman" w:hAnsi="Times New Roman" w:cs="Times New Roman"/>
                <w:sz w:val="26"/>
                <w:szCs w:val="26"/>
              </w:rPr>
            </w:pPr>
          </w:p>
        </w:tc>
        <w:tc>
          <w:tcPr>
            <w:tcW w:w="2179" w:type="dxa"/>
          </w:tcPr>
          <w:p w14:paraId="5B7048CC" w14:textId="77777777" w:rsidR="006334FC" w:rsidRPr="006334FC" w:rsidRDefault="006334FC" w:rsidP="00316915">
            <w:pPr>
              <w:spacing w:line="360" w:lineRule="auto"/>
              <w:jc w:val="right"/>
              <w:rPr>
                <w:rFonts w:ascii="Times New Roman" w:hAnsi="Times New Roman" w:cs="Times New Roman"/>
                <w:sz w:val="26"/>
                <w:szCs w:val="26"/>
              </w:rPr>
            </w:pPr>
            <w:r w:rsidRPr="006334FC">
              <w:rPr>
                <w:rFonts w:ascii="Times New Roman" w:hAnsi="Times New Roman" w:cs="Times New Roman"/>
                <w:sz w:val="26"/>
                <w:szCs w:val="26"/>
              </w:rPr>
              <w:t>34.7050 giây</w:t>
            </w:r>
          </w:p>
        </w:tc>
      </w:tr>
      <w:tr w:rsidR="006334FC" w:rsidRPr="006334FC" w14:paraId="78525D2B" w14:textId="77777777" w:rsidTr="00C07125">
        <w:tc>
          <w:tcPr>
            <w:tcW w:w="1103" w:type="dxa"/>
          </w:tcPr>
          <w:p w14:paraId="54C1FC18" w14:textId="77777777" w:rsidR="006334FC" w:rsidRPr="00505DA9" w:rsidRDefault="006334FC" w:rsidP="00316915">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422" w:type="dxa"/>
          </w:tcPr>
          <w:p w14:paraId="30F109F3" w14:textId="77777777" w:rsidR="006334FC" w:rsidRPr="00505DA9" w:rsidRDefault="006334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99.9493%</w:t>
            </w:r>
          </w:p>
        </w:tc>
        <w:tc>
          <w:tcPr>
            <w:tcW w:w="1578" w:type="dxa"/>
          </w:tcPr>
          <w:p w14:paraId="2A1771F7" w14:textId="77777777" w:rsidR="006334FC" w:rsidRPr="00505DA9" w:rsidRDefault="006334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99.9516%</w:t>
            </w:r>
          </w:p>
        </w:tc>
        <w:tc>
          <w:tcPr>
            <w:tcW w:w="1361" w:type="dxa"/>
          </w:tcPr>
          <w:p w14:paraId="607BDD88" w14:textId="77777777" w:rsidR="006334FC" w:rsidRPr="00505DA9" w:rsidRDefault="006334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0.8397</w:t>
            </w:r>
          </w:p>
        </w:tc>
        <w:tc>
          <w:tcPr>
            <w:tcW w:w="1134" w:type="dxa"/>
          </w:tcPr>
          <w:p w14:paraId="0AEE8B38" w14:textId="77777777" w:rsidR="006334FC" w:rsidRPr="00505DA9" w:rsidRDefault="006334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0.8509</w:t>
            </w:r>
          </w:p>
        </w:tc>
        <w:tc>
          <w:tcPr>
            <w:tcW w:w="2179" w:type="dxa"/>
          </w:tcPr>
          <w:p w14:paraId="7C5F8A87" w14:textId="77777777" w:rsidR="006334FC" w:rsidRPr="00505DA9" w:rsidRDefault="006334FC"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33.7486 giây</w:t>
            </w:r>
          </w:p>
        </w:tc>
      </w:tr>
    </w:tbl>
    <w:p w14:paraId="10D26394" w14:textId="77777777" w:rsidR="00505DA9" w:rsidRDefault="00505DA9" w:rsidP="00316915">
      <w:pPr>
        <w:spacing w:before="240"/>
        <w:rPr>
          <w:rFonts w:cs="Times New Roman"/>
        </w:rPr>
      </w:pPr>
    </w:p>
    <w:p w14:paraId="08BC5C38" w14:textId="77777777" w:rsidR="00505DA9" w:rsidRDefault="00505DA9">
      <w:pPr>
        <w:rPr>
          <w:rFonts w:cs="Times New Roman"/>
        </w:rPr>
      </w:pPr>
      <w:r>
        <w:rPr>
          <w:rFonts w:cs="Times New Roman"/>
        </w:rPr>
        <w:br w:type="page"/>
      </w:r>
    </w:p>
    <w:p w14:paraId="01E1740E" w14:textId="79D976B2" w:rsidR="00B353E3" w:rsidRPr="00E25EA1" w:rsidRDefault="00B353E3" w:rsidP="00316915">
      <w:pPr>
        <w:spacing w:before="240"/>
        <w:rPr>
          <w:rFonts w:cs="Times New Roman"/>
        </w:rPr>
      </w:pPr>
      <w:r w:rsidRPr="00E25EA1">
        <w:rPr>
          <w:rFonts w:cs="Times New Roman"/>
        </w:rPr>
        <w:lastRenderedPageBreak/>
        <w:t>Ma trận nhầm lẫn trên tập dữ liệu tes</w:t>
      </w:r>
      <w:r w:rsidR="003B0D0C">
        <w:rPr>
          <w:rFonts w:cs="Times New Roman"/>
        </w:rPr>
        <w:t>t</w:t>
      </w:r>
      <w:r w:rsidRPr="00E25EA1">
        <w:rPr>
          <w:rFonts w:cs="Times New Roman"/>
        </w:rPr>
        <w:t>:</w:t>
      </w:r>
    </w:p>
    <w:p w14:paraId="412DF55B" w14:textId="77777777" w:rsidR="00B353E3" w:rsidRPr="00E25EA1" w:rsidRDefault="00B353E3" w:rsidP="00316915">
      <w:pPr>
        <w:spacing w:before="240"/>
        <w:jc w:val="center"/>
        <w:rPr>
          <w:rFonts w:cs="Times New Roman"/>
        </w:rPr>
      </w:pPr>
      <w:r w:rsidRPr="00E25EA1">
        <w:rPr>
          <w:rFonts w:cs="Times New Roman"/>
          <w:noProof/>
        </w:rPr>
        <w:drawing>
          <wp:inline distT="0" distB="0" distL="0" distR="0" wp14:anchorId="1B2A8DB6" wp14:editId="0A103B36">
            <wp:extent cx="2803107" cy="245852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4197" cy="2468255"/>
                    </a:xfrm>
                    <a:prstGeom prst="rect">
                      <a:avLst/>
                    </a:prstGeom>
                    <a:noFill/>
                    <a:ln>
                      <a:noFill/>
                    </a:ln>
                  </pic:spPr>
                </pic:pic>
              </a:graphicData>
            </a:graphic>
          </wp:inline>
        </w:drawing>
      </w:r>
    </w:p>
    <w:p w14:paraId="772C1B5E" w14:textId="30938131" w:rsidR="00F527F5" w:rsidRDefault="00884571" w:rsidP="00CB1937">
      <w:pPr>
        <w:pStyle w:val="Caption"/>
      </w:pPr>
      <w:bookmarkStart w:id="345" w:name="_Toc29794246"/>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55</w:t>
      </w:r>
      <w:r w:rsidR="00192599">
        <w:rPr>
          <w:noProof/>
        </w:rPr>
        <w:fldChar w:fldCharType="end"/>
      </w:r>
      <w:r>
        <w:t xml:space="preserve">. </w:t>
      </w:r>
      <w:r w:rsidR="008E10C1" w:rsidRPr="00E25EA1">
        <w:t xml:space="preserve">Ma trận nhầm lẫn trên tập dữ liệu test của bộ dữ liệu </w:t>
      </w:r>
      <w:r w:rsidR="008E10C1" w:rsidRPr="00E25EA1">
        <w:br/>
        <w:t>chưa xử lý cân bằng</w:t>
      </w:r>
      <w:bookmarkEnd w:id="345"/>
    </w:p>
    <w:p w14:paraId="2A921134" w14:textId="77777777" w:rsidR="00431797" w:rsidRPr="00E25EA1" w:rsidRDefault="00431797" w:rsidP="00316915">
      <w:pPr>
        <w:rPr>
          <w:rFonts w:cs="Times New Roman"/>
          <w:b/>
          <w:bCs/>
        </w:rPr>
      </w:pPr>
      <w:r w:rsidRPr="00E25EA1">
        <w:rPr>
          <w:rFonts w:cs="Times New Roman"/>
          <w:b/>
          <w:bCs/>
        </w:rPr>
        <w:t>Kết quả:</w:t>
      </w:r>
    </w:p>
    <w:p w14:paraId="40AAB628" w14:textId="77777777" w:rsidR="00431797" w:rsidRPr="00E25EA1" w:rsidRDefault="00431797" w:rsidP="00316915">
      <w:pPr>
        <w:numPr>
          <w:ilvl w:val="0"/>
          <w:numId w:val="88"/>
        </w:numPr>
        <w:rPr>
          <w:rFonts w:cs="Times New Roman"/>
        </w:rPr>
      </w:pPr>
      <w:r w:rsidRPr="00E25EA1">
        <w:rPr>
          <w:rFonts w:cs="Times New Roman"/>
        </w:rPr>
        <w:t>Có 85283 giao dịch bình thường được dự đoán đúng là giao dịch bình thường.</w:t>
      </w:r>
    </w:p>
    <w:p w14:paraId="701AF432" w14:textId="77777777" w:rsidR="00431797" w:rsidRPr="00E25EA1" w:rsidRDefault="00431797" w:rsidP="00316915">
      <w:pPr>
        <w:numPr>
          <w:ilvl w:val="0"/>
          <w:numId w:val="88"/>
        </w:numPr>
        <w:rPr>
          <w:rFonts w:cs="Times New Roman"/>
        </w:rPr>
      </w:pPr>
      <w:r w:rsidRPr="00E25EA1">
        <w:rPr>
          <w:rFonts w:cs="Times New Roman"/>
        </w:rPr>
        <w:t>11 lần giao dịch bình thường được dự sai đoán là giao dịch bất thường.</w:t>
      </w:r>
    </w:p>
    <w:p w14:paraId="55170FEF" w14:textId="77777777" w:rsidR="00431797" w:rsidRPr="00E25EA1" w:rsidRDefault="00431797" w:rsidP="00316915">
      <w:pPr>
        <w:numPr>
          <w:ilvl w:val="0"/>
          <w:numId w:val="88"/>
        </w:numPr>
        <w:rPr>
          <w:rFonts w:cs="Times New Roman"/>
        </w:rPr>
      </w:pPr>
      <w:r w:rsidRPr="00E25EA1">
        <w:rPr>
          <w:rFonts w:cs="Times New Roman"/>
        </w:rPr>
        <w:t>30 lần giao dịch bất thường được dự đoán sai là giao dịch bình thường.</w:t>
      </w:r>
    </w:p>
    <w:p w14:paraId="70CB21B5" w14:textId="77777777" w:rsidR="00431797" w:rsidRPr="00E25EA1" w:rsidRDefault="00431797" w:rsidP="00316915">
      <w:pPr>
        <w:numPr>
          <w:ilvl w:val="0"/>
          <w:numId w:val="88"/>
        </w:numPr>
        <w:rPr>
          <w:rFonts w:cs="Times New Roman"/>
        </w:rPr>
      </w:pPr>
      <w:r w:rsidRPr="00E25EA1">
        <w:rPr>
          <w:rFonts w:cs="Times New Roman"/>
        </w:rPr>
        <w:t>118 lần giao dịch bất thường được dự đoán chính xác là giao dịch bất thường.</w:t>
      </w:r>
    </w:p>
    <w:p w14:paraId="5EC414E5" w14:textId="77777777" w:rsidR="007F553A" w:rsidRPr="00E25EA1" w:rsidRDefault="007F553A" w:rsidP="00316915">
      <w:pPr>
        <w:pStyle w:val="Heading4"/>
        <w:rPr>
          <w:rFonts w:cs="Times New Roman"/>
        </w:rPr>
      </w:pPr>
      <w:bookmarkStart w:id="346" w:name="_Toc28691276"/>
      <w:bookmarkStart w:id="347" w:name="_Toc29794096"/>
      <w:r w:rsidRPr="00E25EA1">
        <w:rPr>
          <w:rFonts w:cs="Times New Roman"/>
        </w:rPr>
        <w:t>Với bộ dữ liệu đã xử lý mất cân bằng</w:t>
      </w:r>
      <w:bookmarkEnd w:id="346"/>
      <w:bookmarkEnd w:id="347"/>
    </w:p>
    <w:p w14:paraId="1AD0ECA5" w14:textId="77777777" w:rsidR="00066FA3" w:rsidRDefault="00066FA3" w:rsidP="00316915">
      <w:pPr>
        <w:rPr>
          <w:rFonts w:cs="Times New Roman"/>
          <w:b/>
          <w:bCs/>
        </w:rPr>
      </w:pPr>
      <w:r w:rsidRPr="00E25EA1">
        <w:rPr>
          <w:rFonts w:cs="Times New Roman"/>
          <w:b/>
          <w:bCs/>
        </w:rPr>
        <w:t>a. Đối với bộ dữ liệu xử lý cân bằng dùng phương pháp Oversampling</w:t>
      </w:r>
    </w:p>
    <w:p w14:paraId="1AB7E4D1" w14:textId="5188D720" w:rsidR="00782128" w:rsidRDefault="00D663EF" w:rsidP="00316915">
      <w:pPr>
        <w:rPr>
          <w:rFonts w:cs="Times New Roman"/>
        </w:rPr>
      </w:pPr>
      <w:r w:rsidRPr="00142412">
        <w:rPr>
          <w:rFonts w:cs="Times New Roman"/>
        </w:rPr>
        <w:t>Thực hiện tách bộ dữ liệu thành hai tập train và test, số lượng giao dịch trên từng nhãn của thuộc tính isFraud trên tập train và test được cho theo bảng dướ</w:t>
      </w:r>
      <w:r w:rsidR="003B0D0C">
        <w:rPr>
          <w:rFonts w:cs="Times New Roman"/>
        </w:rPr>
        <w:t>i đây</w:t>
      </w:r>
      <w:r w:rsidRPr="00142412">
        <w:rPr>
          <w:rFonts w:cs="Times New Roman"/>
        </w:rPr>
        <w:t>:</w:t>
      </w:r>
    </w:p>
    <w:p w14:paraId="337B9E62" w14:textId="76101CCD" w:rsidR="00D663EF" w:rsidRDefault="00782128" w:rsidP="00316915">
      <w:pPr>
        <w:rPr>
          <w:rFonts w:cs="Times New Roman"/>
        </w:rPr>
      </w:pPr>
      <w:r>
        <w:rPr>
          <w:rFonts w:cs="Times New Roman"/>
        </w:rPr>
        <w:br w:type="page"/>
      </w:r>
    </w:p>
    <w:p w14:paraId="1BD1D79B" w14:textId="050666BA" w:rsidR="00D663EF" w:rsidRDefault="00D663EF" w:rsidP="00CB1937">
      <w:pPr>
        <w:pStyle w:val="Caption"/>
      </w:pPr>
      <w:bookmarkStart w:id="348" w:name="_Toc29794283"/>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32</w:t>
      </w:r>
      <w:r w:rsidR="00192599">
        <w:rPr>
          <w:noProof/>
        </w:rPr>
        <w:fldChar w:fldCharType="end"/>
      </w:r>
      <w:r>
        <w:t xml:space="preserve">. </w:t>
      </w:r>
      <w:r w:rsidRPr="00142412">
        <w:t xml:space="preserve">Thống kê số lượng của mỗi giá trị ở thuộc tính </w:t>
      </w:r>
      <w:r>
        <w:t>Class</w:t>
      </w:r>
      <w:bookmarkEnd w:id="348"/>
    </w:p>
    <w:tbl>
      <w:tblPr>
        <w:tblStyle w:val="TableGrid"/>
        <w:tblW w:w="0" w:type="auto"/>
        <w:tblLook w:val="04A0" w:firstRow="1" w:lastRow="0" w:firstColumn="1" w:lastColumn="0" w:noHBand="0" w:noVBand="1"/>
      </w:tblPr>
      <w:tblGrid>
        <w:gridCol w:w="1818"/>
        <w:gridCol w:w="2146"/>
        <w:gridCol w:w="2410"/>
        <w:gridCol w:w="2404"/>
      </w:tblGrid>
      <w:tr w:rsidR="00D663EF" w:rsidRPr="001B7FBE" w14:paraId="2E6B0BEF" w14:textId="77777777" w:rsidTr="0074609A">
        <w:tc>
          <w:tcPr>
            <w:tcW w:w="1818" w:type="dxa"/>
            <w:vMerge w:val="restart"/>
            <w:vAlign w:val="center"/>
          </w:tcPr>
          <w:p w14:paraId="5C491931" w14:textId="77777777" w:rsidR="00D663EF" w:rsidRPr="001B7FBE" w:rsidRDefault="00D663EF"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146" w:type="dxa"/>
            <w:vMerge w:val="restart"/>
            <w:vAlign w:val="center"/>
          </w:tcPr>
          <w:p w14:paraId="7B585C5E" w14:textId="77777777" w:rsidR="00D663EF" w:rsidRPr="001B7FBE" w:rsidRDefault="00D663E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814" w:type="dxa"/>
            <w:gridSpan w:val="2"/>
            <w:vAlign w:val="center"/>
          </w:tcPr>
          <w:p w14:paraId="07DC6DC0" w14:textId="77777777" w:rsidR="00D663EF" w:rsidRPr="001B7FBE" w:rsidRDefault="00D663EF"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Pr>
                <w:rFonts w:ascii="Times New Roman" w:hAnsi="Times New Roman" w:cs="Times New Roman"/>
                <w:b/>
                <w:bCs/>
                <w:sz w:val="26"/>
                <w:szCs w:val="26"/>
              </w:rPr>
              <w:t>Class</w:t>
            </w:r>
          </w:p>
        </w:tc>
      </w:tr>
      <w:tr w:rsidR="00D663EF" w:rsidRPr="001B7FBE" w14:paraId="53BC788F" w14:textId="77777777" w:rsidTr="0074609A">
        <w:tc>
          <w:tcPr>
            <w:tcW w:w="1818" w:type="dxa"/>
            <w:vMerge/>
            <w:vAlign w:val="center"/>
          </w:tcPr>
          <w:p w14:paraId="5BB5979B" w14:textId="77777777" w:rsidR="00D663EF" w:rsidRPr="001B7FBE" w:rsidRDefault="00D663EF" w:rsidP="00316915">
            <w:pPr>
              <w:spacing w:line="360" w:lineRule="auto"/>
              <w:jc w:val="center"/>
              <w:rPr>
                <w:rFonts w:ascii="Times New Roman" w:hAnsi="Times New Roman" w:cs="Times New Roman"/>
                <w:b/>
                <w:bCs/>
                <w:sz w:val="26"/>
                <w:szCs w:val="26"/>
              </w:rPr>
            </w:pPr>
          </w:p>
        </w:tc>
        <w:tc>
          <w:tcPr>
            <w:tcW w:w="2146" w:type="dxa"/>
            <w:vMerge/>
            <w:vAlign w:val="center"/>
          </w:tcPr>
          <w:p w14:paraId="6085EF98" w14:textId="77777777" w:rsidR="00D663EF" w:rsidRPr="001B7FBE" w:rsidRDefault="00D663EF" w:rsidP="00316915">
            <w:pPr>
              <w:spacing w:line="360" w:lineRule="auto"/>
              <w:jc w:val="center"/>
              <w:rPr>
                <w:rFonts w:ascii="Times New Roman" w:hAnsi="Times New Roman" w:cs="Times New Roman"/>
                <w:b/>
                <w:bCs/>
                <w:sz w:val="26"/>
                <w:szCs w:val="26"/>
              </w:rPr>
            </w:pPr>
          </w:p>
        </w:tc>
        <w:tc>
          <w:tcPr>
            <w:tcW w:w="2410" w:type="dxa"/>
            <w:vAlign w:val="center"/>
          </w:tcPr>
          <w:p w14:paraId="0D4595B4" w14:textId="77777777" w:rsidR="00D663EF" w:rsidRPr="001B7FBE" w:rsidRDefault="00D663E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0 (giao dịch bình thường)</w:t>
            </w:r>
          </w:p>
        </w:tc>
        <w:tc>
          <w:tcPr>
            <w:tcW w:w="2404" w:type="dxa"/>
            <w:vAlign w:val="center"/>
          </w:tcPr>
          <w:p w14:paraId="418CDB0E" w14:textId="77777777" w:rsidR="00D663EF" w:rsidRPr="001B7FBE" w:rsidRDefault="00D663EF"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1 (giao dịch bất thường)</w:t>
            </w:r>
          </w:p>
        </w:tc>
      </w:tr>
      <w:tr w:rsidR="00D663EF" w:rsidRPr="001B7FBE" w14:paraId="769C6526" w14:textId="77777777" w:rsidTr="0074609A">
        <w:tc>
          <w:tcPr>
            <w:tcW w:w="1818" w:type="dxa"/>
            <w:vMerge w:val="restart"/>
          </w:tcPr>
          <w:p w14:paraId="0069E2F0" w14:textId="77777777" w:rsidR="00D663EF" w:rsidRPr="001B7FBE" w:rsidRDefault="00D663EF" w:rsidP="00316915">
            <w:pPr>
              <w:spacing w:line="360" w:lineRule="auto"/>
              <w:rPr>
                <w:rFonts w:ascii="Times New Roman" w:hAnsi="Times New Roman" w:cs="Times New Roman"/>
                <w:sz w:val="26"/>
                <w:szCs w:val="26"/>
              </w:rPr>
            </w:pPr>
            <w:r>
              <w:rPr>
                <w:rFonts w:ascii="Times New Roman" w:hAnsi="Times New Roman" w:cs="Times New Roman"/>
                <w:sz w:val="26"/>
                <w:szCs w:val="26"/>
              </w:rPr>
              <w:t>Đã thực hiện xử lý cân bằng theo Oversampling</w:t>
            </w:r>
          </w:p>
        </w:tc>
        <w:tc>
          <w:tcPr>
            <w:tcW w:w="2146" w:type="dxa"/>
          </w:tcPr>
          <w:p w14:paraId="7933D49F" w14:textId="77777777" w:rsidR="00D663EF" w:rsidRPr="001B7FBE" w:rsidRDefault="00D663EF"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chưa tách</w:t>
            </w:r>
          </w:p>
        </w:tc>
        <w:tc>
          <w:tcPr>
            <w:tcW w:w="2410" w:type="dxa"/>
          </w:tcPr>
          <w:p w14:paraId="5470C3E2" w14:textId="77777777" w:rsidR="00D663EF" w:rsidRPr="001B7FBE" w:rsidRDefault="00D663EF"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282012</w:t>
            </w:r>
          </w:p>
        </w:tc>
        <w:tc>
          <w:tcPr>
            <w:tcW w:w="2404" w:type="dxa"/>
          </w:tcPr>
          <w:p w14:paraId="0517A187" w14:textId="77777777" w:rsidR="00D663EF" w:rsidRPr="001B7FBE" w:rsidRDefault="00D663EF"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259295</w:t>
            </w:r>
          </w:p>
        </w:tc>
      </w:tr>
      <w:tr w:rsidR="00D663EF" w:rsidRPr="001B7FBE" w14:paraId="5DDF444A" w14:textId="77777777" w:rsidTr="0074609A">
        <w:tc>
          <w:tcPr>
            <w:tcW w:w="1818" w:type="dxa"/>
            <w:vMerge/>
          </w:tcPr>
          <w:p w14:paraId="68E149FB" w14:textId="77777777" w:rsidR="00D663EF" w:rsidRPr="001B7FBE" w:rsidRDefault="00D663EF" w:rsidP="00316915">
            <w:pPr>
              <w:spacing w:line="360" w:lineRule="auto"/>
              <w:rPr>
                <w:rFonts w:ascii="Times New Roman" w:hAnsi="Times New Roman" w:cs="Times New Roman"/>
                <w:sz w:val="26"/>
                <w:szCs w:val="26"/>
              </w:rPr>
            </w:pPr>
          </w:p>
        </w:tc>
        <w:tc>
          <w:tcPr>
            <w:tcW w:w="2146" w:type="dxa"/>
          </w:tcPr>
          <w:p w14:paraId="25E000AC" w14:textId="77777777" w:rsidR="00D663EF" w:rsidRPr="001B7FBE" w:rsidRDefault="00D663EF"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410" w:type="dxa"/>
          </w:tcPr>
          <w:p w14:paraId="1D867BD6" w14:textId="77777777" w:rsidR="00D663EF" w:rsidRPr="001B7FBE" w:rsidRDefault="00D663EF"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197408</w:t>
            </w:r>
          </w:p>
        </w:tc>
        <w:tc>
          <w:tcPr>
            <w:tcW w:w="2404" w:type="dxa"/>
          </w:tcPr>
          <w:p w14:paraId="4B4980CE" w14:textId="77777777" w:rsidR="00D663EF" w:rsidRPr="001B7FBE" w:rsidRDefault="00D663EF"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181506</w:t>
            </w:r>
          </w:p>
        </w:tc>
      </w:tr>
      <w:tr w:rsidR="00D663EF" w:rsidRPr="001B7FBE" w14:paraId="7B22FBA9" w14:textId="77777777" w:rsidTr="0074609A">
        <w:tc>
          <w:tcPr>
            <w:tcW w:w="1818" w:type="dxa"/>
            <w:vMerge/>
          </w:tcPr>
          <w:p w14:paraId="594BA279" w14:textId="77777777" w:rsidR="00D663EF" w:rsidRPr="001B7FBE" w:rsidRDefault="00D663EF" w:rsidP="00316915">
            <w:pPr>
              <w:spacing w:line="360" w:lineRule="auto"/>
              <w:rPr>
                <w:rFonts w:ascii="Times New Roman" w:hAnsi="Times New Roman" w:cs="Times New Roman"/>
                <w:sz w:val="26"/>
                <w:szCs w:val="26"/>
              </w:rPr>
            </w:pPr>
          </w:p>
        </w:tc>
        <w:tc>
          <w:tcPr>
            <w:tcW w:w="2146" w:type="dxa"/>
          </w:tcPr>
          <w:p w14:paraId="45A4E2C2" w14:textId="77777777" w:rsidR="00D663EF" w:rsidRPr="001B7FBE" w:rsidRDefault="00D663EF"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410" w:type="dxa"/>
          </w:tcPr>
          <w:p w14:paraId="619C0E68" w14:textId="77777777" w:rsidR="00D663EF" w:rsidRPr="001B7FBE" w:rsidRDefault="00D663EF"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84604</w:t>
            </w:r>
          </w:p>
        </w:tc>
        <w:tc>
          <w:tcPr>
            <w:tcW w:w="2404" w:type="dxa"/>
          </w:tcPr>
          <w:p w14:paraId="3AE19522" w14:textId="77777777" w:rsidR="00D663EF" w:rsidRPr="001B7FBE" w:rsidRDefault="00D663EF"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77789</w:t>
            </w:r>
          </w:p>
        </w:tc>
      </w:tr>
    </w:tbl>
    <w:p w14:paraId="190B6FCD" w14:textId="77777777" w:rsidR="00566F91" w:rsidRPr="00E25EA1" w:rsidRDefault="00566F91" w:rsidP="00316915">
      <w:pPr>
        <w:rPr>
          <w:rFonts w:cs="Times New Roman"/>
          <w:b/>
          <w:bCs/>
        </w:rPr>
      </w:pPr>
    </w:p>
    <w:p w14:paraId="5C1346A3" w14:textId="77777777" w:rsidR="00066FA3" w:rsidRPr="00E25EA1" w:rsidRDefault="00066FA3" w:rsidP="00316915">
      <w:pPr>
        <w:rPr>
          <w:rFonts w:cs="Times New Roman"/>
        </w:rPr>
      </w:pPr>
      <w:r w:rsidRPr="00E25EA1">
        <w:rPr>
          <w:rFonts w:cs="Times New Roman"/>
        </w:rPr>
        <w:t>Ta tiến hành chạy mô hình bằng thuật toán EGB cho bộ dữ liệu cân bằng theo phương pháp Oversampling, sử dụng 3 fold-cross validation, thu được kết quả (chi tiết lệnh xem phần phụ lục):</w:t>
      </w:r>
    </w:p>
    <w:p w14:paraId="595F3D4E" w14:textId="3B011D25" w:rsidR="00791535" w:rsidRPr="00E25EA1" w:rsidRDefault="00E16DB0" w:rsidP="00CB1937">
      <w:pPr>
        <w:pStyle w:val="Caption"/>
      </w:pPr>
      <w:bookmarkStart w:id="349" w:name="_Toc29794284"/>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33</w:t>
      </w:r>
      <w:r w:rsidR="00192599">
        <w:rPr>
          <w:noProof/>
        </w:rPr>
        <w:fldChar w:fldCharType="end"/>
      </w:r>
      <w:r w:rsidR="00D840DC">
        <w:t xml:space="preserve">. </w:t>
      </w:r>
      <w:r w:rsidR="00791535" w:rsidRPr="00E25EA1">
        <w:t>Kết quả sau khi chạy thuật toán EGB đối với bộ dữ liệu đã xử lý cân bằng dùng Oversampling</w:t>
      </w:r>
      <w:bookmarkEnd w:id="349"/>
    </w:p>
    <w:tbl>
      <w:tblPr>
        <w:tblStyle w:val="TableGrid"/>
        <w:tblW w:w="0" w:type="auto"/>
        <w:tblLook w:val="04A0" w:firstRow="1" w:lastRow="0" w:firstColumn="1" w:lastColumn="0" w:noHBand="0" w:noVBand="1"/>
      </w:tblPr>
      <w:tblGrid>
        <w:gridCol w:w="1425"/>
        <w:gridCol w:w="1668"/>
        <w:gridCol w:w="1321"/>
        <w:gridCol w:w="1467"/>
        <w:gridCol w:w="1281"/>
        <w:gridCol w:w="1616"/>
      </w:tblGrid>
      <w:tr w:rsidR="00751B42" w:rsidRPr="00751B42" w14:paraId="0F3E64EE" w14:textId="77777777" w:rsidTr="00C07125">
        <w:tc>
          <w:tcPr>
            <w:tcW w:w="1432" w:type="dxa"/>
          </w:tcPr>
          <w:p w14:paraId="7A0A3DC8" w14:textId="77777777" w:rsidR="00751B42" w:rsidRPr="00751B42" w:rsidRDefault="00751B42" w:rsidP="00316915">
            <w:pPr>
              <w:spacing w:line="360" w:lineRule="auto"/>
              <w:jc w:val="center"/>
              <w:rPr>
                <w:rFonts w:ascii="Times New Roman" w:hAnsi="Times New Roman" w:cs="Times New Roman"/>
                <w:b/>
                <w:bCs/>
                <w:sz w:val="26"/>
                <w:szCs w:val="26"/>
              </w:rPr>
            </w:pPr>
            <w:r w:rsidRPr="00751B42">
              <w:rPr>
                <w:rFonts w:ascii="Times New Roman" w:hAnsi="Times New Roman" w:cs="Times New Roman"/>
                <w:b/>
                <w:bCs/>
                <w:sz w:val="26"/>
                <w:szCs w:val="26"/>
              </w:rPr>
              <w:t>Lần chạy</w:t>
            </w:r>
          </w:p>
        </w:tc>
        <w:tc>
          <w:tcPr>
            <w:tcW w:w="1673" w:type="dxa"/>
          </w:tcPr>
          <w:p w14:paraId="75F12839" w14:textId="77777777" w:rsidR="00751B42" w:rsidRPr="00751B42" w:rsidRDefault="00751B42" w:rsidP="00316915">
            <w:pPr>
              <w:spacing w:line="360" w:lineRule="auto"/>
              <w:jc w:val="center"/>
              <w:rPr>
                <w:rFonts w:ascii="Times New Roman" w:hAnsi="Times New Roman" w:cs="Times New Roman"/>
                <w:b/>
                <w:bCs/>
                <w:sz w:val="26"/>
                <w:szCs w:val="26"/>
              </w:rPr>
            </w:pPr>
            <w:r w:rsidRPr="00751B42">
              <w:rPr>
                <w:rFonts w:ascii="Times New Roman" w:hAnsi="Times New Roman" w:cs="Times New Roman"/>
                <w:b/>
                <w:bCs/>
                <w:sz w:val="26"/>
                <w:szCs w:val="26"/>
              </w:rPr>
              <w:t>Độ chính xác tập train</w:t>
            </w:r>
          </w:p>
        </w:tc>
        <w:tc>
          <w:tcPr>
            <w:tcW w:w="1287" w:type="dxa"/>
          </w:tcPr>
          <w:p w14:paraId="3FA11B9A" w14:textId="77777777" w:rsidR="00751B42" w:rsidRPr="00751B42" w:rsidRDefault="00751B42" w:rsidP="00316915">
            <w:pPr>
              <w:spacing w:line="360" w:lineRule="auto"/>
              <w:jc w:val="center"/>
              <w:rPr>
                <w:rFonts w:ascii="Times New Roman" w:hAnsi="Times New Roman" w:cs="Times New Roman"/>
                <w:b/>
                <w:bCs/>
                <w:sz w:val="26"/>
                <w:szCs w:val="26"/>
              </w:rPr>
            </w:pPr>
            <w:r w:rsidRPr="00751B42">
              <w:rPr>
                <w:rFonts w:ascii="Times New Roman" w:hAnsi="Times New Roman" w:cs="Times New Roman"/>
                <w:b/>
                <w:bCs/>
                <w:sz w:val="26"/>
                <w:szCs w:val="26"/>
              </w:rPr>
              <w:t>Độ chính xác tập test</w:t>
            </w:r>
          </w:p>
        </w:tc>
        <w:tc>
          <w:tcPr>
            <w:tcW w:w="1475" w:type="dxa"/>
          </w:tcPr>
          <w:p w14:paraId="22ACB764" w14:textId="77777777" w:rsidR="00751B42" w:rsidRPr="00751B42" w:rsidRDefault="00751B42" w:rsidP="00316915">
            <w:pPr>
              <w:spacing w:line="360" w:lineRule="auto"/>
              <w:jc w:val="center"/>
              <w:rPr>
                <w:rFonts w:ascii="Times New Roman" w:hAnsi="Times New Roman" w:cs="Times New Roman"/>
                <w:b/>
                <w:bCs/>
                <w:sz w:val="26"/>
                <w:szCs w:val="26"/>
                <w:lang w:val="fr-FR"/>
              </w:rPr>
            </w:pPr>
            <w:r w:rsidRPr="00751B42">
              <w:rPr>
                <w:rFonts w:ascii="Times New Roman" w:hAnsi="Times New Roman" w:cs="Times New Roman"/>
                <w:b/>
                <w:bCs/>
                <w:sz w:val="26"/>
                <w:szCs w:val="26"/>
                <w:lang w:val="fr-FR"/>
              </w:rPr>
              <w:t>F1-score trên tập train</w:t>
            </w:r>
          </w:p>
        </w:tc>
        <w:tc>
          <w:tcPr>
            <w:tcW w:w="1286" w:type="dxa"/>
          </w:tcPr>
          <w:p w14:paraId="57044600" w14:textId="77777777" w:rsidR="00751B42" w:rsidRPr="00751B42" w:rsidRDefault="00751B42" w:rsidP="00316915">
            <w:pPr>
              <w:spacing w:line="360" w:lineRule="auto"/>
              <w:jc w:val="center"/>
              <w:rPr>
                <w:rFonts w:ascii="Times New Roman" w:hAnsi="Times New Roman" w:cs="Times New Roman"/>
                <w:b/>
                <w:bCs/>
                <w:sz w:val="26"/>
                <w:szCs w:val="26"/>
              </w:rPr>
            </w:pPr>
            <w:r w:rsidRPr="00751B42">
              <w:rPr>
                <w:rFonts w:ascii="Times New Roman" w:hAnsi="Times New Roman" w:cs="Times New Roman"/>
                <w:b/>
                <w:bCs/>
                <w:sz w:val="26"/>
                <w:szCs w:val="26"/>
              </w:rPr>
              <w:t>F1-score trên tập test</w:t>
            </w:r>
          </w:p>
        </w:tc>
        <w:tc>
          <w:tcPr>
            <w:tcW w:w="1624" w:type="dxa"/>
          </w:tcPr>
          <w:p w14:paraId="59FE6390" w14:textId="77777777" w:rsidR="00751B42" w:rsidRPr="00751B42" w:rsidRDefault="00751B42" w:rsidP="00316915">
            <w:pPr>
              <w:spacing w:line="360" w:lineRule="auto"/>
              <w:jc w:val="center"/>
              <w:rPr>
                <w:rFonts w:ascii="Times New Roman" w:hAnsi="Times New Roman" w:cs="Times New Roman"/>
                <w:b/>
                <w:bCs/>
                <w:sz w:val="26"/>
                <w:szCs w:val="26"/>
              </w:rPr>
            </w:pPr>
            <w:r w:rsidRPr="00751B42">
              <w:rPr>
                <w:rFonts w:ascii="Times New Roman" w:hAnsi="Times New Roman" w:cs="Times New Roman"/>
                <w:b/>
                <w:bCs/>
                <w:sz w:val="26"/>
                <w:szCs w:val="26"/>
              </w:rPr>
              <w:t>Thời gian</w:t>
            </w:r>
          </w:p>
        </w:tc>
      </w:tr>
      <w:tr w:rsidR="00751B42" w:rsidRPr="00751B42" w14:paraId="4C995BB5" w14:textId="77777777" w:rsidTr="00C07125">
        <w:tc>
          <w:tcPr>
            <w:tcW w:w="1432" w:type="dxa"/>
          </w:tcPr>
          <w:p w14:paraId="67B2BB3A" w14:textId="77777777" w:rsidR="00751B42" w:rsidRPr="00751B42" w:rsidRDefault="00751B42" w:rsidP="00316915">
            <w:pPr>
              <w:spacing w:line="360" w:lineRule="auto"/>
              <w:jc w:val="left"/>
              <w:rPr>
                <w:rFonts w:ascii="Times New Roman" w:hAnsi="Times New Roman" w:cs="Times New Roman"/>
                <w:sz w:val="26"/>
                <w:szCs w:val="26"/>
              </w:rPr>
            </w:pPr>
            <w:r w:rsidRPr="00751B42">
              <w:rPr>
                <w:rFonts w:ascii="Times New Roman" w:hAnsi="Times New Roman" w:cs="Times New Roman"/>
                <w:sz w:val="26"/>
                <w:szCs w:val="26"/>
              </w:rPr>
              <w:t>1</w:t>
            </w:r>
          </w:p>
        </w:tc>
        <w:tc>
          <w:tcPr>
            <w:tcW w:w="1673" w:type="dxa"/>
          </w:tcPr>
          <w:p w14:paraId="4EC585D3"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97.7063%</w:t>
            </w:r>
          </w:p>
        </w:tc>
        <w:tc>
          <w:tcPr>
            <w:tcW w:w="1287" w:type="dxa"/>
          </w:tcPr>
          <w:p w14:paraId="0AABBCC2"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97.5873%</w:t>
            </w:r>
          </w:p>
        </w:tc>
        <w:tc>
          <w:tcPr>
            <w:tcW w:w="1475" w:type="dxa"/>
          </w:tcPr>
          <w:p w14:paraId="79750E6D" w14:textId="77777777" w:rsidR="00751B42" w:rsidRPr="00751B42" w:rsidRDefault="00751B42" w:rsidP="00316915">
            <w:pPr>
              <w:spacing w:line="360" w:lineRule="auto"/>
              <w:jc w:val="right"/>
              <w:rPr>
                <w:rFonts w:ascii="Times New Roman" w:hAnsi="Times New Roman" w:cs="Times New Roman"/>
                <w:sz w:val="26"/>
                <w:szCs w:val="26"/>
              </w:rPr>
            </w:pPr>
          </w:p>
        </w:tc>
        <w:tc>
          <w:tcPr>
            <w:tcW w:w="1286" w:type="dxa"/>
          </w:tcPr>
          <w:p w14:paraId="1AB77565" w14:textId="77777777" w:rsidR="00751B42" w:rsidRPr="00751B42" w:rsidRDefault="00751B42" w:rsidP="00316915">
            <w:pPr>
              <w:spacing w:line="360" w:lineRule="auto"/>
              <w:jc w:val="right"/>
              <w:rPr>
                <w:rFonts w:ascii="Times New Roman" w:hAnsi="Times New Roman" w:cs="Times New Roman"/>
                <w:sz w:val="26"/>
                <w:szCs w:val="26"/>
              </w:rPr>
            </w:pPr>
          </w:p>
        </w:tc>
        <w:tc>
          <w:tcPr>
            <w:tcW w:w="1624" w:type="dxa"/>
          </w:tcPr>
          <w:p w14:paraId="0B1F58AB"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70.5326 giây</w:t>
            </w:r>
          </w:p>
        </w:tc>
      </w:tr>
      <w:tr w:rsidR="00751B42" w:rsidRPr="00751B42" w14:paraId="4884B24B" w14:textId="77777777" w:rsidTr="00C07125">
        <w:tc>
          <w:tcPr>
            <w:tcW w:w="1432" w:type="dxa"/>
          </w:tcPr>
          <w:p w14:paraId="32600273" w14:textId="77777777" w:rsidR="00751B42" w:rsidRPr="00751B42" w:rsidRDefault="00751B42" w:rsidP="00316915">
            <w:pPr>
              <w:spacing w:line="360" w:lineRule="auto"/>
              <w:jc w:val="left"/>
              <w:rPr>
                <w:rFonts w:ascii="Times New Roman" w:hAnsi="Times New Roman" w:cs="Times New Roman"/>
                <w:sz w:val="26"/>
                <w:szCs w:val="26"/>
              </w:rPr>
            </w:pPr>
            <w:r w:rsidRPr="00751B42">
              <w:rPr>
                <w:rFonts w:ascii="Times New Roman" w:hAnsi="Times New Roman" w:cs="Times New Roman"/>
                <w:sz w:val="26"/>
                <w:szCs w:val="26"/>
              </w:rPr>
              <w:t>2</w:t>
            </w:r>
          </w:p>
        </w:tc>
        <w:tc>
          <w:tcPr>
            <w:tcW w:w="1673" w:type="dxa"/>
          </w:tcPr>
          <w:p w14:paraId="284ACB7F"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97.6177%</w:t>
            </w:r>
          </w:p>
        </w:tc>
        <w:tc>
          <w:tcPr>
            <w:tcW w:w="1287" w:type="dxa"/>
          </w:tcPr>
          <w:p w14:paraId="586D992F"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97.5036%</w:t>
            </w:r>
          </w:p>
        </w:tc>
        <w:tc>
          <w:tcPr>
            <w:tcW w:w="1475" w:type="dxa"/>
          </w:tcPr>
          <w:p w14:paraId="7F9A75F0" w14:textId="77777777" w:rsidR="00751B42" w:rsidRPr="00751B42" w:rsidRDefault="00751B42" w:rsidP="00316915">
            <w:pPr>
              <w:spacing w:line="360" w:lineRule="auto"/>
              <w:jc w:val="right"/>
              <w:rPr>
                <w:rFonts w:ascii="Times New Roman" w:hAnsi="Times New Roman" w:cs="Times New Roman"/>
                <w:sz w:val="26"/>
                <w:szCs w:val="26"/>
              </w:rPr>
            </w:pPr>
          </w:p>
        </w:tc>
        <w:tc>
          <w:tcPr>
            <w:tcW w:w="1286" w:type="dxa"/>
          </w:tcPr>
          <w:p w14:paraId="63AB7E88" w14:textId="77777777" w:rsidR="00751B42" w:rsidRPr="00751B42" w:rsidRDefault="00751B42" w:rsidP="00316915">
            <w:pPr>
              <w:spacing w:line="360" w:lineRule="auto"/>
              <w:jc w:val="right"/>
              <w:rPr>
                <w:rFonts w:ascii="Times New Roman" w:hAnsi="Times New Roman" w:cs="Times New Roman"/>
                <w:sz w:val="26"/>
                <w:szCs w:val="26"/>
              </w:rPr>
            </w:pPr>
          </w:p>
        </w:tc>
        <w:tc>
          <w:tcPr>
            <w:tcW w:w="1624" w:type="dxa"/>
          </w:tcPr>
          <w:p w14:paraId="45221B78"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70.5800 giây</w:t>
            </w:r>
          </w:p>
        </w:tc>
      </w:tr>
      <w:tr w:rsidR="00751B42" w:rsidRPr="00751B42" w14:paraId="7863E248" w14:textId="77777777" w:rsidTr="00C07125">
        <w:tc>
          <w:tcPr>
            <w:tcW w:w="1432" w:type="dxa"/>
          </w:tcPr>
          <w:p w14:paraId="25B8D013" w14:textId="77777777" w:rsidR="00751B42" w:rsidRPr="00751B42" w:rsidRDefault="00751B42" w:rsidP="00316915">
            <w:pPr>
              <w:spacing w:line="360" w:lineRule="auto"/>
              <w:jc w:val="left"/>
              <w:rPr>
                <w:rFonts w:ascii="Times New Roman" w:hAnsi="Times New Roman" w:cs="Times New Roman"/>
                <w:sz w:val="26"/>
                <w:szCs w:val="26"/>
              </w:rPr>
            </w:pPr>
            <w:r w:rsidRPr="00751B42">
              <w:rPr>
                <w:rFonts w:ascii="Times New Roman" w:hAnsi="Times New Roman" w:cs="Times New Roman"/>
                <w:sz w:val="26"/>
                <w:szCs w:val="26"/>
              </w:rPr>
              <w:t>3</w:t>
            </w:r>
          </w:p>
        </w:tc>
        <w:tc>
          <w:tcPr>
            <w:tcW w:w="1673" w:type="dxa"/>
          </w:tcPr>
          <w:p w14:paraId="3E1320CD"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97.6279%</w:t>
            </w:r>
          </w:p>
        </w:tc>
        <w:tc>
          <w:tcPr>
            <w:tcW w:w="1287" w:type="dxa"/>
          </w:tcPr>
          <w:p w14:paraId="7EDE1F47"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97.6058%</w:t>
            </w:r>
          </w:p>
        </w:tc>
        <w:tc>
          <w:tcPr>
            <w:tcW w:w="1475" w:type="dxa"/>
          </w:tcPr>
          <w:p w14:paraId="2A62D996" w14:textId="77777777" w:rsidR="00751B42" w:rsidRPr="00751B42" w:rsidRDefault="00751B42" w:rsidP="00316915">
            <w:pPr>
              <w:spacing w:line="360" w:lineRule="auto"/>
              <w:jc w:val="right"/>
              <w:rPr>
                <w:rFonts w:ascii="Times New Roman" w:hAnsi="Times New Roman" w:cs="Times New Roman"/>
                <w:sz w:val="26"/>
                <w:szCs w:val="26"/>
              </w:rPr>
            </w:pPr>
          </w:p>
        </w:tc>
        <w:tc>
          <w:tcPr>
            <w:tcW w:w="1286" w:type="dxa"/>
          </w:tcPr>
          <w:p w14:paraId="2D420D76" w14:textId="77777777" w:rsidR="00751B42" w:rsidRPr="00751B42" w:rsidRDefault="00751B42" w:rsidP="00316915">
            <w:pPr>
              <w:spacing w:line="360" w:lineRule="auto"/>
              <w:jc w:val="right"/>
              <w:rPr>
                <w:rFonts w:ascii="Times New Roman" w:hAnsi="Times New Roman" w:cs="Times New Roman"/>
                <w:sz w:val="26"/>
                <w:szCs w:val="26"/>
              </w:rPr>
            </w:pPr>
          </w:p>
        </w:tc>
        <w:tc>
          <w:tcPr>
            <w:tcW w:w="1624" w:type="dxa"/>
          </w:tcPr>
          <w:p w14:paraId="5A0B23A9" w14:textId="77777777" w:rsidR="00751B42" w:rsidRPr="00751B42" w:rsidRDefault="00751B42" w:rsidP="00316915">
            <w:pPr>
              <w:spacing w:line="360" w:lineRule="auto"/>
              <w:jc w:val="right"/>
              <w:rPr>
                <w:rFonts w:ascii="Times New Roman" w:hAnsi="Times New Roman" w:cs="Times New Roman"/>
                <w:sz w:val="26"/>
                <w:szCs w:val="26"/>
              </w:rPr>
            </w:pPr>
            <w:r w:rsidRPr="00751B42">
              <w:rPr>
                <w:rFonts w:ascii="Times New Roman" w:hAnsi="Times New Roman" w:cs="Times New Roman"/>
                <w:sz w:val="26"/>
                <w:szCs w:val="26"/>
              </w:rPr>
              <w:t>70.5427 giây</w:t>
            </w:r>
          </w:p>
        </w:tc>
      </w:tr>
      <w:tr w:rsidR="00751B42" w:rsidRPr="00751B42" w14:paraId="27F8DA54" w14:textId="77777777" w:rsidTr="00C07125">
        <w:tc>
          <w:tcPr>
            <w:tcW w:w="1432" w:type="dxa"/>
          </w:tcPr>
          <w:p w14:paraId="2AECE6D5" w14:textId="77777777" w:rsidR="00751B42" w:rsidRPr="00505DA9" w:rsidRDefault="00751B42" w:rsidP="00316915">
            <w:pPr>
              <w:spacing w:line="360" w:lineRule="auto"/>
              <w:jc w:val="left"/>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673" w:type="dxa"/>
          </w:tcPr>
          <w:p w14:paraId="5D604AD3" w14:textId="77777777" w:rsidR="00751B42" w:rsidRPr="00505DA9" w:rsidRDefault="00751B42"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97.6506%</w:t>
            </w:r>
          </w:p>
        </w:tc>
        <w:tc>
          <w:tcPr>
            <w:tcW w:w="1287" w:type="dxa"/>
          </w:tcPr>
          <w:p w14:paraId="52236B80" w14:textId="77777777" w:rsidR="00751B42" w:rsidRPr="00505DA9" w:rsidRDefault="00751B42"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97.5656%</w:t>
            </w:r>
          </w:p>
        </w:tc>
        <w:tc>
          <w:tcPr>
            <w:tcW w:w="1475" w:type="dxa"/>
          </w:tcPr>
          <w:p w14:paraId="33DFE817" w14:textId="77777777" w:rsidR="00751B42" w:rsidRPr="00505DA9" w:rsidRDefault="00751B42"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0.9752</w:t>
            </w:r>
          </w:p>
        </w:tc>
        <w:tc>
          <w:tcPr>
            <w:tcW w:w="1286" w:type="dxa"/>
          </w:tcPr>
          <w:p w14:paraId="2FD784FC" w14:textId="77777777" w:rsidR="00751B42" w:rsidRPr="00505DA9" w:rsidRDefault="00751B42"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0.9743</w:t>
            </w:r>
          </w:p>
        </w:tc>
        <w:tc>
          <w:tcPr>
            <w:tcW w:w="1624" w:type="dxa"/>
          </w:tcPr>
          <w:p w14:paraId="7A158E16" w14:textId="77777777" w:rsidR="00751B42" w:rsidRPr="00505DA9" w:rsidRDefault="00751B42" w:rsidP="00316915">
            <w:pPr>
              <w:spacing w:line="360" w:lineRule="auto"/>
              <w:ind w:right="27"/>
              <w:jc w:val="right"/>
              <w:rPr>
                <w:rFonts w:ascii="Times New Roman" w:hAnsi="Times New Roman" w:cs="Times New Roman"/>
                <w:b/>
                <w:bCs/>
                <w:sz w:val="26"/>
                <w:szCs w:val="26"/>
              </w:rPr>
            </w:pPr>
            <w:r w:rsidRPr="00505DA9">
              <w:rPr>
                <w:rFonts w:ascii="Times New Roman" w:hAnsi="Times New Roman" w:cs="Times New Roman"/>
                <w:b/>
                <w:bCs/>
                <w:sz w:val="26"/>
                <w:szCs w:val="26"/>
              </w:rPr>
              <w:t>70.5518 giây</w:t>
            </w:r>
          </w:p>
        </w:tc>
      </w:tr>
    </w:tbl>
    <w:p w14:paraId="5431B98E" w14:textId="77777777" w:rsidR="00B21F70" w:rsidRDefault="00B21F70" w:rsidP="00316915">
      <w:pPr>
        <w:rPr>
          <w:rFonts w:cs="Times New Roman"/>
        </w:rPr>
      </w:pPr>
    </w:p>
    <w:p w14:paraId="62EDD864" w14:textId="77777777" w:rsidR="00B21F70" w:rsidRDefault="00B21F70">
      <w:pPr>
        <w:rPr>
          <w:rFonts w:cs="Times New Roman"/>
        </w:rPr>
      </w:pPr>
      <w:r>
        <w:rPr>
          <w:rFonts w:cs="Times New Roman"/>
        </w:rPr>
        <w:br w:type="page"/>
      </w:r>
    </w:p>
    <w:p w14:paraId="2D826922" w14:textId="445530E5" w:rsidR="00C25867" w:rsidRPr="00E25EA1" w:rsidRDefault="00C25867" w:rsidP="00316915">
      <w:pPr>
        <w:rPr>
          <w:rFonts w:cs="Times New Roman"/>
        </w:rPr>
      </w:pPr>
      <w:r w:rsidRPr="00E25EA1">
        <w:rPr>
          <w:rFonts w:cs="Times New Roman"/>
        </w:rPr>
        <w:lastRenderedPageBreak/>
        <w:t>Ma trận trên tập dữ liệu test:</w:t>
      </w:r>
    </w:p>
    <w:p w14:paraId="7F080342" w14:textId="77777777" w:rsidR="00C25867" w:rsidRPr="00E25EA1" w:rsidRDefault="00C25867" w:rsidP="00316915">
      <w:pPr>
        <w:jc w:val="center"/>
        <w:rPr>
          <w:rFonts w:cs="Times New Roman"/>
        </w:rPr>
      </w:pPr>
      <w:r w:rsidRPr="00E25EA1">
        <w:rPr>
          <w:rFonts w:cs="Times New Roman"/>
          <w:noProof/>
        </w:rPr>
        <w:drawing>
          <wp:inline distT="0" distB="0" distL="0" distR="0" wp14:anchorId="7171E6DF" wp14:editId="0A55C495">
            <wp:extent cx="2616233" cy="22946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34030" cy="2310236"/>
                    </a:xfrm>
                    <a:prstGeom prst="rect">
                      <a:avLst/>
                    </a:prstGeom>
                    <a:noFill/>
                    <a:ln>
                      <a:noFill/>
                    </a:ln>
                  </pic:spPr>
                </pic:pic>
              </a:graphicData>
            </a:graphic>
          </wp:inline>
        </w:drawing>
      </w:r>
    </w:p>
    <w:p w14:paraId="3BDDECB0" w14:textId="764B0E60" w:rsidR="00BE34C8" w:rsidRPr="00BE34C8" w:rsidRDefault="00C25867" w:rsidP="00CB1937">
      <w:pPr>
        <w:pStyle w:val="Caption"/>
      </w:pPr>
      <w:bookmarkStart w:id="350" w:name="_Toc29794247"/>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56</w:t>
      </w:r>
      <w:r w:rsidR="00192599">
        <w:rPr>
          <w:noProof/>
        </w:rPr>
        <w:fldChar w:fldCharType="end"/>
      </w:r>
      <w:r>
        <w:t xml:space="preserve">. </w:t>
      </w:r>
      <w:r w:rsidR="00BE34C8" w:rsidRPr="00E25EA1">
        <w:t>Ma trận nhầm lẫn trên tập dữ liệu test dùng Oversampling</w:t>
      </w:r>
      <w:bookmarkEnd w:id="350"/>
    </w:p>
    <w:p w14:paraId="3AD6389A" w14:textId="77777777" w:rsidR="00793CCD" w:rsidRPr="00E25EA1" w:rsidRDefault="00793CCD" w:rsidP="00316915">
      <w:pPr>
        <w:rPr>
          <w:rFonts w:cs="Times New Roman"/>
          <w:b/>
          <w:bCs/>
        </w:rPr>
      </w:pPr>
      <w:r w:rsidRPr="00E25EA1">
        <w:rPr>
          <w:rFonts w:cs="Times New Roman"/>
          <w:b/>
          <w:bCs/>
        </w:rPr>
        <w:t xml:space="preserve">Kết quả: </w:t>
      </w:r>
    </w:p>
    <w:p w14:paraId="47464A34" w14:textId="77777777" w:rsidR="00793CCD" w:rsidRPr="00E25EA1" w:rsidRDefault="00793CCD" w:rsidP="00316915">
      <w:pPr>
        <w:numPr>
          <w:ilvl w:val="0"/>
          <w:numId w:val="89"/>
        </w:numPr>
        <w:rPr>
          <w:rFonts w:cs="Times New Roman"/>
        </w:rPr>
      </w:pPr>
      <w:r w:rsidRPr="00E25EA1">
        <w:rPr>
          <w:rFonts w:cs="Times New Roman"/>
        </w:rPr>
        <w:t>Có 83601 giao dịch bình thường được dự đoán đúng là giao dịch bình thường.</w:t>
      </w:r>
    </w:p>
    <w:p w14:paraId="6E999A0F" w14:textId="77777777" w:rsidR="00793CCD" w:rsidRPr="00E25EA1" w:rsidRDefault="00793CCD" w:rsidP="00316915">
      <w:pPr>
        <w:numPr>
          <w:ilvl w:val="0"/>
          <w:numId w:val="89"/>
        </w:numPr>
        <w:rPr>
          <w:rFonts w:cs="Times New Roman"/>
        </w:rPr>
      </w:pPr>
      <w:r w:rsidRPr="00E25EA1">
        <w:rPr>
          <w:rFonts w:cs="Times New Roman"/>
        </w:rPr>
        <w:t>1003 lần giao dịch bình thường được dự đoán sai là giao dịch bất thường.</w:t>
      </w:r>
    </w:p>
    <w:p w14:paraId="15B8243E" w14:textId="77777777" w:rsidR="00793CCD" w:rsidRPr="00E25EA1" w:rsidRDefault="00793CCD" w:rsidP="00316915">
      <w:pPr>
        <w:numPr>
          <w:ilvl w:val="0"/>
          <w:numId w:val="89"/>
        </w:numPr>
        <w:rPr>
          <w:rFonts w:cs="Times New Roman"/>
        </w:rPr>
      </w:pPr>
      <w:r w:rsidRPr="00E25EA1">
        <w:rPr>
          <w:rFonts w:cs="Times New Roman"/>
        </w:rPr>
        <w:t>2950 lần giao dịch bất thường được dự đoán sai là giao dịch bình thường.</w:t>
      </w:r>
    </w:p>
    <w:p w14:paraId="54531C7D" w14:textId="77777777" w:rsidR="00793CCD" w:rsidRPr="00E25EA1" w:rsidRDefault="00793CCD" w:rsidP="00316915">
      <w:pPr>
        <w:numPr>
          <w:ilvl w:val="0"/>
          <w:numId w:val="89"/>
        </w:numPr>
        <w:rPr>
          <w:rFonts w:cs="Times New Roman"/>
        </w:rPr>
      </w:pPr>
      <w:r w:rsidRPr="00E25EA1">
        <w:rPr>
          <w:rFonts w:cs="Times New Roman"/>
        </w:rPr>
        <w:t>74838 lần giao dịch bất thường được dự đoán chính xác là giao dịch bất thường.</w:t>
      </w:r>
    </w:p>
    <w:p w14:paraId="1378C992" w14:textId="77777777" w:rsidR="00793CCD" w:rsidRPr="005A7453" w:rsidRDefault="00793CCD" w:rsidP="00316915">
      <w:pPr>
        <w:rPr>
          <w:rFonts w:cs="Times New Roman"/>
          <w:b/>
          <w:bCs/>
        </w:rPr>
      </w:pPr>
      <w:r w:rsidRPr="005A7453">
        <w:rPr>
          <w:rFonts w:cs="Times New Roman"/>
          <w:b/>
          <w:bCs/>
        </w:rPr>
        <w:t>b. Đối với bộ dữ liệu xử lý cân bằng dùng phương pháp Undersampling</w:t>
      </w:r>
    </w:p>
    <w:p w14:paraId="474EC5C8" w14:textId="2FEBE580" w:rsidR="00C20E5D" w:rsidRDefault="009C41B6" w:rsidP="00316915">
      <w:pPr>
        <w:rPr>
          <w:rFonts w:cs="Times New Roman"/>
        </w:rPr>
      </w:pPr>
      <w:r w:rsidRPr="009D530B">
        <w:rPr>
          <w:rFonts w:cs="Times New Roman"/>
        </w:rPr>
        <w:t>Thực hiện tách bộ dữ liệu thành hai tập train và test, số lượng giao dịch trên từng nhãn của thuộc tính isFraud trên tập train và test được cho theo bảng dưới đây:</w:t>
      </w:r>
    </w:p>
    <w:p w14:paraId="10A018EC" w14:textId="0591B07D" w:rsidR="009C41B6" w:rsidRPr="009D530B" w:rsidRDefault="00C20E5D" w:rsidP="00316915">
      <w:pPr>
        <w:rPr>
          <w:rFonts w:cs="Times New Roman"/>
        </w:rPr>
      </w:pPr>
      <w:r>
        <w:rPr>
          <w:rFonts w:cs="Times New Roman"/>
        </w:rPr>
        <w:br w:type="page"/>
      </w:r>
    </w:p>
    <w:p w14:paraId="3406770D" w14:textId="0A0E9936" w:rsidR="009C41B6" w:rsidRDefault="009C41B6" w:rsidP="00CB1937">
      <w:pPr>
        <w:pStyle w:val="Caption"/>
      </w:pPr>
      <w:bookmarkStart w:id="351" w:name="_Toc29794285"/>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34</w:t>
      </w:r>
      <w:r w:rsidR="00192599">
        <w:rPr>
          <w:noProof/>
        </w:rPr>
        <w:fldChar w:fldCharType="end"/>
      </w:r>
      <w:r>
        <w:t xml:space="preserve">. </w:t>
      </w:r>
      <w:r w:rsidRPr="00142412">
        <w:t>Thống kê số lượng giao dịch của mỗi giá trị ở thuộc tính</w:t>
      </w:r>
      <w:r>
        <w:t xml:space="preserve"> Class</w:t>
      </w:r>
      <w:bookmarkEnd w:id="351"/>
    </w:p>
    <w:tbl>
      <w:tblPr>
        <w:tblStyle w:val="TableGrid"/>
        <w:tblW w:w="0" w:type="auto"/>
        <w:tblLook w:val="04A0" w:firstRow="1" w:lastRow="0" w:firstColumn="1" w:lastColumn="0" w:noHBand="0" w:noVBand="1"/>
      </w:tblPr>
      <w:tblGrid>
        <w:gridCol w:w="1820"/>
        <w:gridCol w:w="2570"/>
        <w:gridCol w:w="2268"/>
        <w:gridCol w:w="2120"/>
      </w:tblGrid>
      <w:tr w:rsidR="009C41B6" w:rsidRPr="001B7FBE" w14:paraId="04F4F56F" w14:textId="77777777" w:rsidTr="0074609A">
        <w:tc>
          <w:tcPr>
            <w:tcW w:w="1820" w:type="dxa"/>
            <w:vMerge w:val="restart"/>
            <w:vAlign w:val="center"/>
          </w:tcPr>
          <w:p w14:paraId="77120F0D" w14:textId="77777777" w:rsidR="009C41B6" w:rsidRPr="001B7FBE" w:rsidRDefault="009C41B6"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2570" w:type="dxa"/>
            <w:vMerge w:val="restart"/>
            <w:vAlign w:val="center"/>
          </w:tcPr>
          <w:p w14:paraId="0AD8640E" w14:textId="77777777" w:rsidR="009C41B6" w:rsidRPr="001B7FBE" w:rsidRDefault="009C41B6"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388" w:type="dxa"/>
            <w:gridSpan w:val="2"/>
            <w:vAlign w:val="center"/>
          </w:tcPr>
          <w:p w14:paraId="2A832A27" w14:textId="77777777" w:rsidR="009C41B6" w:rsidRPr="001B7FBE" w:rsidRDefault="009C41B6"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Pr>
                <w:rFonts w:ascii="Times New Roman" w:hAnsi="Times New Roman" w:cs="Times New Roman"/>
                <w:b/>
                <w:bCs/>
                <w:sz w:val="26"/>
                <w:szCs w:val="26"/>
              </w:rPr>
              <w:t>Class</w:t>
            </w:r>
          </w:p>
        </w:tc>
      </w:tr>
      <w:tr w:rsidR="009C41B6" w:rsidRPr="001B7FBE" w14:paraId="12464A15" w14:textId="77777777" w:rsidTr="0074609A">
        <w:tc>
          <w:tcPr>
            <w:tcW w:w="1820" w:type="dxa"/>
            <w:vMerge/>
            <w:vAlign w:val="center"/>
          </w:tcPr>
          <w:p w14:paraId="44785FF1" w14:textId="77777777" w:rsidR="009C41B6" w:rsidRPr="001B7FBE" w:rsidRDefault="009C41B6" w:rsidP="00316915">
            <w:pPr>
              <w:spacing w:line="360" w:lineRule="auto"/>
              <w:jc w:val="center"/>
              <w:rPr>
                <w:rFonts w:ascii="Times New Roman" w:hAnsi="Times New Roman" w:cs="Times New Roman"/>
                <w:b/>
                <w:bCs/>
                <w:sz w:val="26"/>
                <w:szCs w:val="26"/>
              </w:rPr>
            </w:pPr>
          </w:p>
        </w:tc>
        <w:tc>
          <w:tcPr>
            <w:tcW w:w="2570" w:type="dxa"/>
            <w:vMerge/>
            <w:vAlign w:val="center"/>
          </w:tcPr>
          <w:p w14:paraId="5905785E" w14:textId="77777777" w:rsidR="009C41B6" w:rsidRPr="001B7FBE" w:rsidRDefault="009C41B6" w:rsidP="00316915">
            <w:pPr>
              <w:spacing w:line="360" w:lineRule="auto"/>
              <w:jc w:val="center"/>
              <w:rPr>
                <w:rFonts w:ascii="Times New Roman" w:hAnsi="Times New Roman" w:cs="Times New Roman"/>
                <w:b/>
                <w:bCs/>
                <w:sz w:val="26"/>
                <w:szCs w:val="26"/>
              </w:rPr>
            </w:pPr>
          </w:p>
        </w:tc>
        <w:tc>
          <w:tcPr>
            <w:tcW w:w="2268" w:type="dxa"/>
            <w:vAlign w:val="center"/>
          </w:tcPr>
          <w:p w14:paraId="41E7837E" w14:textId="77777777" w:rsidR="009C41B6" w:rsidRPr="001B7FBE" w:rsidRDefault="009C41B6"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0 (giao dịch bình thường)</w:t>
            </w:r>
          </w:p>
        </w:tc>
        <w:tc>
          <w:tcPr>
            <w:tcW w:w="2120" w:type="dxa"/>
            <w:vAlign w:val="center"/>
          </w:tcPr>
          <w:p w14:paraId="69AC4E57" w14:textId="77777777" w:rsidR="009C41B6" w:rsidRPr="001B7FBE" w:rsidRDefault="009C41B6"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1 (giao dịch bất thường)</w:t>
            </w:r>
          </w:p>
        </w:tc>
      </w:tr>
      <w:tr w:rsidR="009C41B6" w:rsidRPr="001B7FBE" w14:paraId="20B8E0C7" w14:textId="77777777" w:rsidTr="0074609A">
        <w:tc>
          <w:tcPr>
            <w:tcW w:w="1820" w:type="dxa"/>
            <w:vMerge w:val="restart"/>
          </w:tcPr>
          <w:p w14:paraId="2D94BF61" w14:textId="333FE28F" w:rsidR="009C41B6" w:rsidRPr="001B7FBE" w:rsidRDefault="009C41B6" w:rsidP="00316915">
            <w:pPr>
              <w:spacing w:line="360" w:lineRule="auto"/>
              <w:rPr>
                <w:rFonts w:ascii="Times New Roman" w:hAnsi="Times New Roman" w:cs="Times New Roman"/>
                <w:sz w:val="26"/>
                <w:szCs w:val="26"/>
              </w:rPr>
            </w:pPr>
            <w:r>
              <w:rPr>
                <w:rFonts w:ascii="Times New Roman" w:hAnsi="Times New Roman" w:cs="Times New Roman"/>
                <w:sz w:val="26"/>
                <w:szCs w:val="26"/>
              </w:rPr>
              <w:t>Đã thực hiện xử lý cân bằng theo Under</w:t>
            </w:r>
            <w:r w:rsidR="00505DA9">
              <w:rPr>
                <w:rFonts w:ascii="Times New Roman" w:hAnsi="Times New Roman" w:cs="Times New Roman"/>
                <w:sz w:val="26"/>
                <w:szCs w:val="26"/>
              </w:rPr>
              <w:t>s</w:t>
            </w:r>
            <w:r>
              <w:rPr>
                <w:rFonts w:ascii="Times New Roman" w:hAnsi="Times New Roman" w:cs="Times New Roman"/>
                <w:sz w:val="26"/>
                <w:szCs w:val="26"/>
              </w:rPr>
              <w:t>ampling</w:t>
            </w:r>
          </w:p>
        </w:tc>
        <w:tc>
          <w:tcPr>
            <w:tcW w:w="2570" w:type="dxa"/>
          </w:tcPr>
          <w:p w14:paraId="3E7EA51C" w14:textId="77777777" w:rsidR="009C41B6" w:rsidRPr="001B7FBE" w:rsidRDefault="009C41B6"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chưa tách</w:t>
            </w:r>
          </w:p>
        </w:tc>
        <w:tc>
          <w:tcPr>
            <w:tcW w:w="2268" w:type="dxa"/>
          </w:tcPr>
          <w:p w14:paraId="1B90F7D8" w14:textId="77777777" w:rsidR="009C41B6" w:rsidRPr="001B7FBE" w:rsidRDefault="009C41B6"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490</w:t>
            </w:r>
          </w:p>
        </w:tc>
        <w:tc>
          <w:tcPr>
            <w:tcW w:w="2120" w:type="dxa"/>
          </w:tcPr>
          <w:p w14:paraId="2380D6B0" w14:textId="77777777" w:rsidR="009C41B6" w:rsidRPr="001B7FBE" w:rsidRDefault="009C41B6"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457</w:t>
            </w:r>
          </w:p>
        </w:tc>
      </w:tr>
      <w:tr w:rsidR="009C41B6" w:rsidRPr="001B7FBE" w14:paraId="78BC13BC" w14:textId="77777777" w:rsidTr="0074609A">
        <w:tc>
          <w:tcPr>
            <w:tcW w:w="1820" w:type="dxa"/>
            <w:vMerge/>
          </w:tcPr>
          <w:p w14:paraId="6F93E6AA" w14:textId="77777777" w:rsidR="009C41B6" w:rsidRPr="001B7FBE" w:rsidRDefault="009C41B6" w:rsidP="00316915">
            <w:pPr>
              <w:spacing w:line="360" w:lineRule="auto"/>
              <w:rPr>
                <w:rFonts w:ascii="Times New Roman" w:hAnsi="Times New Roman" w:cs="Times New Roman"/>
                <w:sz w:val="26"/>
                <w:szCs w:val="26"/>
              </w:rPr>
            </w:pPr>
          </w:p>
        </w:tc>
        <w:tc>
          <w:tcPr>
            <w:tcW w:w="2570" w:type="dxa"/>
          </w:tcPr>
          <w:p w14:paraId="180506B0" w14:textId="77777777" w:rsidR="009C41B6" w:rsidRPr="001B7FBE" w:rsidRDefault="009C41B6"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13DE5C64" w14:textId="77777777" w:rsidR="009C41B6" w:rsidRPr="001B7FBE" w:rsidRDefault="009C41B6"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343</w:t>
            </w:r>
          </w:p>
        </w:tc>
        <w:tc>
          <w:tcPr>
            <w:tcW w:w="2120" w:type="dxa"/>
          </w:tcPr>
          <w:p w14:paraId="548B229F" w14:textId="77777777" w:rsidR="009C41B6" w:rsidRPr="001B7FBE" w:rsidRDefault="009C41B6"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319</w:t>
            </w:r>
          </w:p>
        </w:tc>
      </w:tr>
      <w:tr w:rsidR="009C41B6" w:rsidRPr="001B7FBE" w14:paraId="4E666D6B" w14:textId="77777777" w:rsidTr="0074609A">
        <w:tc>
          <w:tcPr>
            <w:tcW w:w="1820" w:type="dxa"/>
            <w:vMerge/>
          </w:tcPr>
          <w:p w14:paraId="624E1BAA" w14:textId="77777777" w:rsidR="009C41B6" w:rsidRPr="001B7FBE" w:rsidRDefault="009C41B6" w:rsidP="00316915">
            <w:pPr>
              <w:spacing w:line="360" w:lineRule="auto"/>
              <w:rPr>
                <w:rFonts w:ascii="Times New Roman" w:hAnsi="Times New Roman" w:cs="Times New Roman"/>
                <w:sz w:val="26"/>
                <w:szCs w:val="26"/>
              </w:rPr>
            </w:pPr>
          </w:p>
        </w:tc>
        <w:tc>
          <w:tcPr>
            <w:tcW w:w="2570" w:type="dxa"/>
          </w:tcPr>
          <w:p w14:paraId="69883913" w14:textId="77777777" w:rsidR="009C41B6" w:rsidRPr="001B7FBE" w:rsidRDefault="009C41B6"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2A027275" w14:textId="77777777" w:rsidR="009C41B6" w:rsidRPr="001B7FBE" w:rsidRDefault="009C41B6"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147</w:t>
            </w:r>
          </w:p>
        </w:tc>
        <w:tc>
          <w:tcPr>
            <w:tcW w:w="2120" w:type="dxa"/>
          </w:tcPr>
          <w:p w14:paraId="3AEDC334" w14:textId="77777777" w:rsidR="009C41B6" w:rsidRPr="001B7FBE" w:rsidRDefault="009C41B6"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138</w:t>
            </w:r>
          </w:p>
        </w:tc>
      </w:tr>
    </w:tbl>
    <w:p w14:paraId="1BD99792" w14:textId="3855046F" w:rsidR="00793CCD" w:rsidRPr="00E25EA1" w:rsidRDefault="009C41B6" w:rsidP="00316915">
      <w:pPr>
        <w:rPr>
          <w:rFonts w:cs="Times New Roman"/>
        </w:rPr>
      </w:pPr>
      <w:r>
        <w:rPr>
          <w:rFonts w:cs="Times New Roman"/>
        </w:rPr>
        <w:t>T</w:t>
      </w:r>
      <w:r w:rsidR="00793CCD" w:rsidRPr="00E25EA1">
        <w:rPr>
          <w:rFonts w:cs="Times New Roman"/>
        </w:rPr>
        <w:t>iến hành chạy mô hình bằng thuật toán EGB sử dụng 3 fold-cross validation cho bộ dữ liệu, thu được kết quả:</w:t>
      </w:r>
    </w:p>
    <w:p w14:paraId="063AC5CA" w14:textId="6736402A" w:rsidR="00C07125" w:rsidRPr="00E25EA1" w:rsidRDefault="00E16DB0" w:rsidP="00CB1937">
      <w:pPr>
        <w:pStyle w:val="Caption"/>
      </w:pPr>
      <w:bookmarkStart w:id="352" w:name="_Toc29794286"/>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35</w:t>
      </w:r>
      <w:r w:rsidR="00192599">
        <w:rPr>
          <w:noProof/>
        </w:rPr>
        <w:fldChar w:fldCharType="end"/>
      </w:r>
      <w:r w:rsidR="00326002">
        <w:t xml:space="preserve">. </w:t>
      </w:r>
      <w:r w:rsidR="0030267B">
        <w:t>K</w:t>
      </w:r>
      <w:r w:rsidR="00C07125" w:rsidRPr="00E25EA1">
        <w:t>ết quả sau khi chạy thuật toán EGB đối với bộ dữ liệu đã xử lý cân bằng dùng Undersampling</w:t>
      </w:r>
      <w:bookmarkEnd w:id="352"/>
    </w:p>
    <w:tbl>
      <w:tblPr>
        <w:tblStyle w:val="TableGrid"/>
        <w:tblW w:w="0" w:type="auto"/>
        <w:tblLook w:val="04A0" w:firstRow="1" w:lastRow="0" w:firstColumn="1" w:lastColumn="0" w:noHBand="0" w:noVBand="1"/>
      </w:tblPr>
      <w:tblGrid>
        <w:gridCol w:w="1271"/>
        <w:gridCol w:w="1418"/>
        <w:gridCol w:w="1559"/>
        <w:gridCol w:w="1559"/>
        <w:gridCol w:w="1276"/>
        <w:gridCol w:w="1694"/>
      </w:tblGrid>
      <w:tr w:rsidR="00702EC5" w:rsidRPr="00702EC5" w14:paraId="6F96A0F2" w14:textId="77777777" w:rsidTr="00C07125">
        <w:tc>
          <w:tcPr>
            <w:tcW w:w="1271" w:type="dxa"/>
          </w:tcPr>
          <w:p w14:paraId="258924E2" w14:textId="77777777" w:rsidR="00702EC5" w:rsidRPr="00702EC5" w:rsidRDefault="00702EC5" w:rsidP="00316915">
            <w:pPr>
              <w:spacing w:line="360" w:lineRule="auto"/>
              <w:jc w:val="center"/>
              <w:rPr>
                <w:rFonts w:ascii="Times New Roman" w:hAnsi="Times New Roman" w:cs="Times New Roman"/>
                <w:b/>
                <w:bCs/>
                <w:sz w:val="26"/>
                <w:szCs w:val="26"/>
              </w:rPr>
            </w:pPr>
            <w:r w:rsidRPr="00702EC5">
              <w:rPr>
                <w:rFonts w:ascii="Times New Roman" w:hAnsi="Times New Roman" w:cs="Times New Roman"/>
                <w:b/>
                <w:bCs/>
                <w:sz w:val="26"/>
                <w:szCs w:val="26"/>
              </w:rPr>
              <w:t>Lần chạy</w:t>
            </w:r>
          </w:p>
        </w:tc>
        <w:tc>
          <w:tcPr>
            <w:tcW w:w="1418" w:type="dxa"/>
          </w:tcPr>
          <w:p w14:paraId="1958B577" w14:textId="77777777" w:rsidR="00702EC5" w:rsidRPr="00702EC5" w:rsidRDefault="00702EC5" w:rsidP="00316915">
            <w:pPr>
              <w:spacing w:line="360" w:lineRule="auto"/>
              <w:jc w:val="center"/>
              <w:rPr>
                <w:rFonts w:ascii="Times New Roman" w:hAnsi="Times New Roman" w:cs="Times New Roman"/>
                <w:b/>
                <w:bCs/>
                <w:sz w:val="26"/>
                <w:szCs w:val="26"/>
              </w:rPr>
            </w:pPr>
            <w:r w:rsidRPr="00702EC5">
              <w:rPr>
                <w:rFonts w:ascii="Times New Roman" w:hAnsi="Times New Roman" w:cs="Times New Roman"/>
                <w:b/>
                <w:bCs/>
                <w:sz w:val="26"/>
                <w:szCs w:val="26"/>
              </w:rPr>
              <w:t>Độ chính xác trên tập train</w:t>
            </w:r>
          </w:p>
        </w:tc>
        <w:tc>
          <w:tcPr>
            <w:tcW w:w="1559" w:type="dxa"/>
          </w:tcPr>
          <w:p w14:paraId="7B365504" w14:textId="77777777" w:rsidR="00702EC5" w:rsidRPr="00702EC5" w:rsidRDefault="00702EC5" w:rsidP="00316915">
            <w:pPr>
              <w:spacing w:line="360" w:lineRule="auto"/>
              <w:jc w:val="center"/>
              <w:rPr>
                <w:rFonts w:ascii="Times New Roman" w:hAnsi="Times New Roman" w:cs="Times New Roman"/>
                <w:b/>
                <w:bCs/>
                <w:sz w:val="26"/>
                <w:szCs w:val="26"/>
              </w:rPr>
            </w:pPr>
            <w:r w:rsidRPr="00702EC5">
              <w:rPr>
                <w:rFonts w:ascii="Times New Roman" w:hAnsi="Times New Roman" w:cs="Times New Roman"/>
                <w:b/>
                <w:bCs/>
                <w:sz w:val="26"/>
                <w:szCs w:val="26"/>
              </w:rPr>
              <w:t>Độ chính xác trên tập test</w:t>
            </w:r>
          </w:p>
        </w:tc>
        <w:tc>
          <w:tcPr>
            <w:tcW w:w="1559" w:type="dxa"/>
          </w:tcPr>
          <w:p w14:paraId="6E6882E5" w14:textId="77777777" w:rsidR="00702EC5" w:rsidRPr="00702EC5" w:rsidRDefault="00702EC5" w:rsidP="00316915">
            <w:pPr>
              <w:spacing w:line="360" w:lineRule="auto"/>
              <w:jc w:val="center"/>
              <w:rPr>
                <w:rFonts w:ascii="Times New Roman" w:hAnsi="Times New Roman" w:cs="Times New Roman"/>
                <w:b/>
                <w:bCs/>
                <w:sz w:val="26"/>
                <w:szCs w:val="26"/>
                <w:lang w:val="fr-FR"/>
              </w:rPr>
            </w:pPr>
            <w:r w:rsidRPr="00702EC5">
              <w:rPr>
                <w:rFonts w:ascii="Times New Roman" w:hAnsi="Times New Roman" w:cs="Times New Roman"/>
                <w:b/>
                <w:bCs/>
                <w:sz w:val="26"/>
                <w:szCs w:val="26"/>
                <w:lang w:val="fr-FR"/>
              </w:rPr>
              <w:t>F1-score trên tập train</w:t>
            </w:r>
          </w:p>
        </w:tc>
        <w:tc>
          <w:tcPr>
            <w:tcW w:w="1276" w:type="dxa"/>
          </w:tcPr>
          <w:p w14:paraId="3A72828E" w14:textId="77777777" w:rsidR="00702EC5" w:rsidRPr="00702EC5" w:rsidRDefault="00702EC5" w:rsidP="00316915">
            <w:pPr>
              <w:spacing w:line="360" w:lineRule="auto"/>
              <w:jc w:val="center"/>
              <w:rPr>
                <w:rFonts w:ascii="Times New Roman" w:hAnsi="Times New Roman" w:cs="Times New Roman"/>
                <w:b/>
                <w:bCs/>
                <w:sz w:val="26"/>
                <w:szCs w:val="26"/>
              </w:rPr>
            </w:pPr>
            <w:r w:rsidRPr="00702EC5">
              <w:rPr>
                <w:rFonts w:ascii="Times New Roman" w:hAnsi="Times New Roman" w:cs="Times New Roman"/>
                <w:b/>
                <w:bCs/>
                <w:sz w:val="26"/>
                <w:szCs w:val="26"/>
              </w:rPr>
              <w:t>F1-score trên tập test</w:t>
            </w:r>
          </w:p>
        </w:tc>
        <w:tc>
          <w:tcPr>
            <w:tcW w:w="1694" w:type="dxa"/>
          </w:tcPr>
          <w:p w14:paraId="560742B3" w14:textId="77777777" w:rsidR="00702EC5" w:rsidRPr="00702EC5" w:rsidRDefault="00702EC5" w:rsidP="00316915">
            <w:pPr>
              <w:spacing w:line="360" w:lineRule="auto"/>
              <w:jc w:val="center"/>
              <w:rPr>
                <w:rFonts w:ascii="Times New Roman" w:hAnsi="Times New Roman" w:cs="Times New Roman"/>
                <w:b/>
                <w:bCs/>
                <w:sz w:val="26"/>
                <w:szCs w:val="26"/>
              </w:rPr>
            </w:pPr>
            <w:r w:rsidRPr="00702EC5">
              <w:rPr>
                <w:rFonts w:ascii="Times New Roman" w:hAnsi="Times New Roman" w:cs="Times New Roman"/>
                <w:b/>
                <w:bCs/>
                <w:sz w:val="26"/>
                <w:szCs w:val="26"/>
              </w:rPr>
              <w:t>Thời gian</w:t>
            </w:r>
          </w:p>
        </w:tc>
      </w:tr>
      <w:tr w:rsidR="00702EC5" w:rsidRPr="00702EC5" w14:paraId="164284D4" w14:textId="77777777" w:rsidTr="00C07125">
        <w:tc>
          <w:tcPr>
            <w:tcW w:w="1271" w:type="dxa"/>
          </w:tcPr>
          <w:p w14:paraId="00A94E8B" w14:textId="77777777" w:rsidR="00702EC5" w:rsidRPr="00702EC5" w:rsidRDefault="00702EC5" w:rsidP="00316915">
            <w:pPr>
              <w:spacing w:line="360" w:lineRule="auto"/>
              <w:jc w:val="left"/>
              <w:rPr>
                <w:rFonts w:ascii="Times New Roman" w:hAnsi="Times New Roman" w:cs="Times New Roman"/>
                <w:sz w:val="26"/>
                <w:szCs w:val="26"/>
              </w:rPr>
            </w:pPr>
            <w:r w:rsidRPr="00702EC5">
              <w:rPr>
                <w:rFonts w:ascii="Times New Roman" w:hAnsi="Times New Roman" w:cs="Times New Roman"/>
                <w:sz w:val="26"/>
                <w:szCs w:val="26"/>
              </w:rPr>
              <w:t>1</w:t>
            </w:r>
          </w:p>
        </w:tc>
        <w:tc>
          <w:tcPr>
            <w:tcW w:w="1418" w:type="dxa"/>
          </w:tcPr>
          <w:p w14:paraId="7A36C9E3"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95.4955%</w:t>
            </w:r>
          </w:p>
        </w:tc>
        <w:tc>
          <w:tcPr>
            <w:tcW w:w="1559" w:type="dxa"/>
          </w:tcPr>
          <w:p w14:paraId="22EC0DCB"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91.9298%</w:t>
            </w:r>
          </w:p>
        </w:tc>
        <w:tc>
          <w:tcPr>
            <w:tcW w:w="1559" w:type="dxa"/>
          </w:tcPr>
          <w:p w14:paraId="54D9DB38" w14:textId="77777777" w:rsidR="00702EC5" w:rsidRPr="00702EC5" w:rsidRDefault="00702EC5" w:rsidP="00316915">
            <w:pPr>
              <w:spacing w:line="360" w:lineRule="auto"/>
              <w:jc w:val="right"/>
              <w:rPr>
                <w:rFonts w:ascii="Times New Roman" w:hAnsi="Times New Roman" w:cs="Times New Roman"/>
                <w:sz w:val="26"/>
                <w:szCs w:val="26"/>
              </w:rPr>
            </w:pPr>
          </w:p>
        </w:tc>
        <w:tc>
          <w:tcPr>
            <w:tcW w:w="1276" w:type="dxa"/>
          </w:tcPr>
          <w:p w14:paraId="44BBCF35" w14:textId="77777777" w:rsidR="00702EC5" w:rsidRPr="00702EC5" w:rsidRDefault="00702EC5" w:rsidP="00316915">
            <w:pPr>
              <w:spacing w:line="360" w:lineRule="auto"/>
              <w:jc w:val="right"/>
              <w:rPr>
                <w:rFonts w:ascii="Times New Roman" w:hAnsi="Times New Roman" w:cs="Times New Roman"/>
                <w:sz w:val="26"/>
                <w:szCs w:val="26"/>
              </w:rPr>
            </w:pPr>
          </w:p>
        </w:tc>
        <w:tc>
          <w:tcPr>
            <w:tcW w:w="1694" w:type="dxa"/>
          </w:tcPr>
          <w:p w14:paraId="7408F240"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0.1213 giây</w:t>
            </w:r>
          </w:p>
        </w:tc>
      </w:tr>
      <w:tr w:rsidR="00702EC5" w:rsidRPr="00702EC5" w14:paraId="33190900" w14:textId="77777777" w:rsidTr="00C07125">
        <w:tc>
          <w:tcPr>
            <w:tcW w:w="1271" w:type="dxa"/>
          </w:tcPr>
          <w:p w14:paraId="10EE6AFF" w14:textId="77777777" w:rsidR="00702EC5" w:rsidRPr="00702EC5" w:rsidRDefault="00702EC5" w:rsidP="00316915">
            <w:pPr>
              <w:spacing w:line="360" w:lineRule="auto"/>
              <w:jc w:val="left"/>
              <w:rPr>
                <w:rFonts w:ascii="Times New Roman" w:hAnsi="Times New Roman" w:cs="Times New Roman"/>
                <w:sz w:val="26"/>
                <w:szCs w:val="26"/>
              </w:rPr>
            </w:pPr>
            <w:r w:rsidRPr="00702EC5">
              <w:rPr>
                <w:rFonts w:ascii="Times New Roman" w:hAnsi="Times New Roman" w:cs="Times New Roman"/>
                <w:sz w:val="26"/>
                <w:szCs w:val="26"/>
              </w:rPr>
              <w:t>2</w:t>
            </w:r>
          </w:p>
        </w:tc>
        <w:tc>
          <w:tcPr>
            <w:tcW w:w="1418" w:type="dxa"/>
          </w:tcPr>
          <w:p w14:paraId="258B7209"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94.0909%</w:t>
            </w:r>
          </w:p>
        </w:tc>
        <w:tc>
          <w:tcPr>
            <w:tcW w:w="1559" w:type="dxa"/>
          </w:tcPr>
          <w:p w14:paraId="71A27BFD"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94.0351%</w:t>
            </w:r>
          </w:p>
        </w:tc>
        <w:tc>
          <w:tcPr>
            <w:tcW w:w="1559" w:type="dxa"/>
          </w:tcPr>
          <w:p w14:paraId="017B8603" w14:textId="77777777" w:rsidR="00702EC5" w:rsidRPr="00702EC5" w:rsidRDefault="00702EC5" w:rsidP="00316915">
            <w:pPr>
              <w:spacing w:line="360" w:lineRule="auto"/>
              <w:jc w:val="right"/>
              <w:rPr>
                <w:rFonts w:ascii="Times New Roman" w:hAnsi="Times New Roman" w:cs="Times New Roman"/>
                <w:sz w:val="26"/>
                <w:szCs w:val="26"/>
              </w:rPr>
            </w:pPr>
          </w:p>
        </w:tc>
        <w:tc>
          <w:tcPr>
            <w:tcW w:w="1276" w:type="dxa"/>
          </w:tcPr>
          <w:p w14:paraId="7AD0C02F" w14:textId="77777777" w:rsidR="00702EC5" w:rsidRPr="00702EC5" w:rsidRDefault="00702EC5" w:rsidP="00316915">
            <w:pPr>
              <w:spacing w:line="360" w:lineRule="auto"/>
              <w:jc w:val="right"/>
              <w:rPr>
                <w:rFonts w:ascii="Times New Roman" w:hAnsi="Times New Roman" w:cs="Times New Roman"/>
                <w:sz w:val="26"/>
                <w:szCs w:val="26"/>
              </w:rPr>
            </w:pPr>
          </w:p>
        </w:tc>
        <w:tc>
          <w:tcPr>
            <w:tcW w:w="1694" w:type="dxa"/>
          </w:tcPr>
          <w:p w14:paraId="3569B387"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0.1056 giây</w:t>
            </w:r>
          </w:p>
        </w:tc>
      </w:tr>
      <w:tr w:rsidR="00702EC5" w:rsidRPr="00702EC5" w14:paraId="0A2BFC54" w14:textId="77777777" w:rsidTr="00C07125">
        <w:tc>
          <w:tcPr>
            <w:tcW w:w="1271" w:type="dxa"/>
          </w:tcPr>
          <w:p w14:paraId="627B1F5D" w14:textId="77777777" w:rsidR="00702EC5" w:rsidRPr="00702EC5" w:rsidRDefault="00702EC5" w:rsidP="00316915">
            <w:pPr>
              <w:spacing w:line="360" w:lineRule="auto"/>
              <w:jc w:val="left"/>
              <w:rPr>
                <w:rFonts w:ascii="Times New Roman" w:hAnsi="Times New Roman" w:cs="Times New Roman"/>
                <w:sz w:val="26"/>
                <w:szCs w:val="26"/>
              </w:rPr>
            </w:pPr>
            <w:r w:rsidRPr="00702EC5">
              <w:rPr>
                <w:rFonts w:ascii="Times New Roman" w:hAnsi="Times New Roman" w:cs="Times New Roman"/>
                <w:sz w:val="26"/>
                <w:szCs w:val="26"/>
              </w:rPr>
              <w:t>3</w:t>
            </w:r>
          </w:p>
        </w:tc>
        <w:tc>
          <w:tcPr>
            <w:tcW w:w="1418" w:type="dxa"/>
          </w:tcPr>
          <w:p w14:paraId="286F0EE0"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92.2727%</w:t>
            </w:r>
          </w:p>
        </w:tc>
        <w:tc>
          <w:tcPr>
            <w:tcW w:w="1559" w:type="dxa"/>
          </w:tcPr>
          <w:p w14:paraId="479A63EB"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92.2807%</w:t>
            </w:r>
          </w:p>
        </w:tc>
        <w:tc>
          <w:tcPr>
            <w:tcW w:w="1559" w:type="dxa"/>
          </w:tcPr>
          <w:p w14:paraId="08F7FF39" w14:textId="77777777" w:rsidR="00702EC5" w:rsidRPr="00702EC5" w:rsidRDefault="00702EC5" w:rsidP="00316915">
            <w:pPr>
              <w:spacing w:line="360" w:lineRule="auto"/>
              <w:ind w:right="260"/>
              <w:jc w:val="right"/>
              <w:rPr>
                <w:rFonts w:ascii="Times New Roman" w:hAnsi="Times New Roman" w:cs="Times New Roman"/>
                <w:sz w:val="26"/>
                <w:szCs w:val="26"/>
              </w:rPr>
            </w:pPr>
          </w:p>
        </w:tc>
        <w:tc>
          <w:tcPr>
            <w:tcW w:w="1276" w:type="dxa"/>
          </w:tcPr>
          <w:p w14:paraId="2D06E0CF" w14:textId="77777777" w:rsidR="00702EC5" w:rsidRPr="00702EC5" w:rsidRDefault="00702EC5" w:rsidP="00316915">
            <w:pPr>
              <w:spacing w:line="360" w:lineRule="auto"/>
              <w:jc w:val="right"/>
              <w:rPr>
                <w:rFonts w:ascii="Times New Roman" w:hAnsi="Times New Roman" w:cs="Times New Roman"/>
                <w:sz w:val="26"/>
                <w:szCs w:val="26"/>
              </w:rPr>
            </w:pPr>
          </w:p>
        </w:tc>
        <w:tc>
          <w:tcPr>
            <w:tcW w:w="1694" w:type="dxa"/>
          </w:tcPr>
          <w:p w14:paraId="7BEB3A64" w14:textId="77777777" w:rsidR="00702EC5" w:rsidRPr="00702EC5" w:rsidRDefault="00702EC5" w:rsidP="00316915">
            <w:pPr>
              <w:spacing w:line="360" w:lineRule="auto"/>
              <w:jc w:val="right"/>
              <w:rPr>
                <w:rFonts w:ascii="Times New Roman" w:hAnsi="Times New Roman" w:cs="Times New Roman"/>
                <w:sz w:val="26"/>
                <w:szCs w:val="26"/>
              </w:rPr>
            </w:pPr>
            <w:r w:rsidRPr="00702EC5">
              <w:rPr>
                <w:rFonts w:ascii="Times New Roman" w:hAnsi="Times New Roman" w:cs="Times New Roman"/>
                <w:sz w:val="26"/>
                <w:szCs w:val="26"/>
              </w:rPr>
              <w:t>0.1086 giây</w:t>
            </w:r>
          </w:p>
        </w:tc>
      </w:tr>
      <w:tr w:rsidR="00702EC5" w:rsidRPr="00702EC5" w14:paraId="14283240" w14:textId="77777777" w:rsidTr="00C07125">
        <w:tc>
          <w:tcPr>
            <w:tcW w:w="1271" w:type="dxa"/>
          </w:tcPr>
          <w:p w14:paraId="547BC881" w14:textId="77777777" w:rsidR="00702EC5" w:rsidRPr="00505DA9" w:rsidRDefault="00702EC5" w:rsidP="00316915">
            <w:pPr>
              <w:spacing w:line="360" w:lineRule="auto"/>
              <w:jc w:val="left"/>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418" w:type="dxa"/>
          </w:tcPr>
          <w:p w14:paraId="2BC7DA3A" w14:textId="77777777" w:rsidR="00702EC5" w:rsidRPr="00505DA9" w:rsidRDefault="00702EC5"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93.9530%</w:t>
            </w:r>
          </w:p>
        </w:tc>
        <w:tc>
          <w:tcPr>
            <w:tcW w:w="1559" w:type="dxa"/>
          </w:tcPr>
          <w:p w14:paraId="2D0BA2FC" w14:textId="77777777" w:rsidR="00702EC5" w:rsidRPr="00505DA9" w:rsidRDefault="00702EC5"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92.7485%</w:t>
            </w:r>
          </w:p>
        </w:tc>
        <w:tc>
          <w:tcPr>
            <w:tcW w:w="1559" w:type="dxa"/>
          </w:tcPr>
          <w:p w14:paraId="32787510" w14:textId="77777777" w:rsidR="00702EC5" w:rsidRPr="00505DA9" w:rsidRDefault="00702EC5"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0.9356</w:t>
            </w:r>
          </w:p>
        </w:tc>
        <w:tc>
          <w:tcPr>
            <w:tcW w:w="1276" w:type="dxa"/>
          </w:tcPr>
          <w:p w14:paraId="522FC6A5" w14:textId="77777777" w:rsidR="00702EC5" w:rsidRPr="00505DA9" w:rsidRDefault="00702EC5"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0.9227</w:t>
            </w:r>
          </w:p>
        </w:tc>
        <w:tc>
          <w:tcPr>
            <w:tcW w:w="1694" w:type="dxa"/>
          </w:tcPr>
          <w:p w14:paraId="0DE48DFF" w14:textId="77777777" w:rsidR="00702EC5" w:rsidRPr="00505DA9" w:rsidRDefault="00702EC5" w:rsidP="00316915">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0.1118 giây</w:t>
            </w:r>
          </w:p>
        </w:tc>
      </w:tr>
    </w:tbl>
    <w:p w14:paraId="0743CA18" w14:textId="77777777" w:rsidR="00B21F70" w:rsidRDefault="00B21F70" w:rsidP="00316915">
      <w:pPr>
        <w:spacing w:before="240"/>
        <w:rPr>
          <w:rFonts w:cs="Times New Roman"/>
        </w:rPr>
      </w:pPr>
    </w:p>
    <w:p w14:paraId="505EB473" w14:textId="77777777" w:rsidR="00B21F70" w:rsidRDefault="00B21F70">
      <w:pPr>
        <w:rPr>
          <w:rFonts w:cs="Times New Roman"/>
        </w:rPr>
      </w:pPr>
      <w:r>
        <w:rPr>
          <w:rFonts w:cs="Times New Roman"/>
        </w:rPr>
        <w:br w:type="page"/>
      </w:r>
    </w:p>
    <w:p w14:paraId="7691F743" w14:textId="34E51B18" w:rsidR="00C437AC" w:rsidRPr="00E25EA1" w:rsidRDefault="00C437AC" w:rsidP="00316915">
      <w:pPr>
        <w:spacing w:before="240"/>
        <w:rPr>
          <w:rFonts w:cs="Times New Roman"/>
        </w:rPr>
      </w:pPr>
      <w:r w:rsidRPr="00E25EA1">
        <w:rPr>
          <w:rFonts w:cs="Times New Roman"/>
        </w:rPr>
        <w:lastRenderedPageBreak/>
        <w:t>Ma trận trên tập dữ liệu test:</w:t>
      </w:r>
    </w:p>
    <w:p w14:paraId="58C7A9BE" w14:textId="77777777" w:rsidR="00C437AC" w:rsidRPr="00E25EA1" w:rsidRDefault="00C437AC" w:rsidP="00316915">
      <w:pPr>
        <w:jc w:val="center"/>
        <w:rPr>
          <w:rFonts w:cs="Times New Roman"/>
        </w:rPr>
      </w:pPr>
      <w:r w:rsidRPr="00E25EA1">
        <w:rPr>
          <w:rFonts w:cs="Times New Roman"/>
          <w:noProof/>
        </w:rPr>
        <w:drawing>
          <wp:inline distT="0" distB="0" distL="0" distR="0" wp14:anchorId="7EC7C725" wp14:editId="203334BF">
            <wp:extent cx="2028393" cy="1846052"/>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41105" cy="1857622"/>
                    </a:xfrm>
                    <a:prstGeom prst="rect">
                      <a:avLst/>
                    </a:prstGeom>
                    <a:noFill/>
                    <a:ln>
                      <a:noFill/>
                    </a:ln>
                  </pic:spPr>
                </pic:pic>
              </a:graphicData>
            </a:graphic>
          </wp:inline>
        </w:drawing>
      </w:r>
    </w:p>
    <w:p w14:paraId="0AA87063" w14:textId="14FB1DC1" w:rsidR="00FA69A2" w:rsidRPr="00E25EA1" w:rsidRDefault="00C437AC" w:rsidP="00CB1937">
      <w:pPr>
        <w:pStyle w:val="Caption"/>
      </w:pPr>
      <w:bookmarkStart w:id="353" w:name="_Toc29794248"/>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57</w:t>
      </w:r>
      <w:r w:rsidR="00192599">
        <w:rPr>
          <w:noProof/>
        </w:rPr>
        <w:fldChar w:fldCharType="end"/>
      </w:r>
      <w:r w:rsidR="00FA69A2">
        <w:t xml:space="preserve">. </w:t>
      </w:r>
      <w:r w:rsidR="00FA69A2" w:rsidRPr="00E25EA1">
        <w:t>Ma trận nhầm lẫn trên tập dữ liệu test dùng Undersampling</w:t>
      </w:r>
      <w:bookmarkEnd w:id="353"/>
    </w:p>
    <w:p w14:paraId="7AEC3205" w14:textId="77777777" w:rsidR="00FA69A2" w:rsidRPr="003B0D0C" w:rsidRDefault="00FA69A2" w:rsidP="00316915">
      <w:pPr>
        <w:rPr>
          <w:b/>
          <w:bCs/>
        </w:rPr>
      </w:pPr>
      <w:r w:rsidRPr="003B0D0C">
        <w:rPr>
          <w:b/>
          <w:bCs/>
        </w:rPr>
        <w:t>Kết quả:</w:t>
      </w:r>
    </w:p>
    <w:p w14:paraId="5247E286" w14:textId="77777777" w:rsidR="00FA69A2" w:rsidRPr="00E25EA1" w:rsidRDefault="00FA69A2" w:rsidP="00316915">
      <w:pPr>
        <w:pStyle w:val="ListParagraph"/>
        <w:numPr>
          <w:ilvl w:val="0"/>
          <w:numId w:val="91"/>
        </w:numPr>
      </w:pPr>
      <w:r w:rsidRPr="00E25EA1">
        <w:t>Có 141 giao dịch bình thường được dự đoán đúng là giao dịch bình thường.</w:t>
      </w:r>
    </w:p>
    <w:p w14:paraId="2ACA207F" w14:textId="77777777" w:rsidR="00FA69A2" w:rsidRPr="00E25EA1" w:rsidRDefault="00FA69A2" w:rsidP="00316915">
      <w:pPr>
        <w:pStyle w:val="ListParagraph"/>
        <w:numPr>
          <w:ilvl w:val="0"/>
          <w:numId w:val="91"/>
        </w:numPr>
      </w:pPr>
      <w:r w:rsidRPr="00E25EA1">
        <w:t>6 lần giao dịch bình thường được dự sai đoán là giao dịch bất thường.</w:t>
      </w:r>
    </w:p>
    <w:p w14:paraId="274D7E9B" w14:textId="77777777" w:rsidR="00FA69A2" w:rsidRPr="00E25EA1" w:rsidRDefault="00FA69A2" w:rsidP="00316915">
      <w:pPr>
        <w:pStyle w:val="ListParagraph"/>
        <w:numPr>
          <w:ilvl w:val="0"/>
          <w:numId w:val="91"/>
        </w:numPr>
      </w:pPr>
      <w:r w:rsidRPr="00E25EA1">
        <w:t>14 lần giao dịch bất thường được dự đoán sai là giao dịch bình thường.</w:t>
      </w:r>
    </w:p>
    <w:p w14:paraId="62FECB4F" w14:textId="77777777" w:rsidR="00FA69A2" w:rsidRPr="00E25EA1" w:rsidRDefault="00FA69A2" w:rsidP="00316915">
      <w:pPr>
        <w:pStyle w:val="ListParagraph"/>
        <w:numPr>
          <w:ilvl w:val="0"/>
          <w:numId w:val="91"/>
        </w:numPr>
      </w:pPr>
      <w:r w:rsidRPr="00E25EA1">
        <w:t>123 lần giao dịch bất thường được dự đoán chính xác là giao dịch bất thường.</w:t>
      </w:r>
    </w:p>
    <w:p w14:paraId="63CA8F15" w14:textId="77777777" w:rsidR="00FA69A2" w:rsidRPr="00FA69A2" w:rsidRDefault="00FA69A2" w:rsidP="00316915">
      <w:pPr>
        <w:rPr>
          <w:b/>
          <w:bCs/>
        </w:rPr>
      </w:pPr>
      <w:r w:rsidRPr="00FA69A2">
        <w:rPr>
          <w:b/>
          <w:bCs/>
        </w:rPr>
        <w:t>c. Đối với bộ dữ liệu xử lý cân bằng dùng phương pháp kết hợp SMOTE + ENN</w:t>
      </w:r>
    </w:p>
    <w:p w14:paraId="45963E4A" w14:textId="4C8D80BA" w:rsidR="00505DA9" w:rsidRDefault="007922A0" w:rsidP="00316915">
      <w:pPr>
        <w:rPr>
          <w:rFonts w:cs="Times New Roman"/>
        </w:rPr>
      </w:pPr>
      <w:r w:rsidRPr="00FD7656">
        <w:rPr>
          <w:rFonts w:cs="Times New Roman"/>
        </w:rPr>
        <w:t>Thực hiện tách bộ dữ liệu thành hai tập train và test, số lượng giao dịch trên từng nhãn của thuộc tính isFraud trên tập train và test được cho theo bảng dưới đâ</w:t>
      </w:r>
      <w:r w:rsidR="003B0D0C">
        <w:rPr>
          <w:rFonts w:cs="Times New Roman"/>
        </w:rPr>
        <w:t>y</w:t>
      </w:r>
      <w:r w:rsidRPr="00FD7656">
        <w:rPr>
          <w:rFonts w:cs="Times New Roman"/>
        </w:rPr>
        <w:t>:</w:t>
      </w:r>
    </w:p>
    <w:p w14:paraId="7BAE4A56" w14:textId="4989F8A6" w:rsidR="007922A0" w:rsidRDefault="00505DA9" w:rsidP="00316915">
      <w:pPr>
        <w:rPr>
          <w:rFonts w:cs="Times New Roman"/>
        </w:rPr>
      </w:pPr>
      <w:r>
        <w:rPr>
          <w:rFonts w:cs="Times New Roman"/>
        </w:rPr>
        <w:br w:type="page"/>
      </w:r>
    </w:p>
    <w:p w14:paraId="2FE07BD1" w14:textId="08CCC55F" w:rsidR="007922A0" w:rsidRDefault="007922A0" w:rsidP="00CB1937">
      <w:pPr>
        <w:pStyle w:val="Caption"/>
      </w:pPr>
      <w:bookmarkStart w:id="354" w:name="_Toc29794287"/>
      <w:r>
        <w:lastRenderedPageBreak/>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36</w:t>
      </w:r>
      <w:r w:rsidR="00192599">
        <w:rPr>
          <w:noProof/>
        </w:rPr>
        <w:fldChar w:fldCharType="end"/>
      </w:r>
      <w:r>
        <w:t>. Thống kê số lượng giao dịch của mỗi giá trị ở thuộc tính Class</w:t>
      </w:r>
      <w:bookmarkEnd w:id="354"/>
    </w:p>
    <w:tbl>
      <w:tblPr>
        <w:tblStyle w:val="TableGrid"/>
        <w:tblW w:w="0" w:type="auto"/>
        <w:tblLook w:val="04A0" w:firstRow="1" w:lastRow="0" w:firstColumn="1" w:lastColumn="0" w:noHBand="0" w:noVBand="1"/>
      </w:tblPr>
      <w:tblGrid>
        <w:gridCol w:w="2830"/>
        <w:gridCol w:w="1418"/>
        <w:gridCol w:w="2268"/>
        <w:gridCol w:w="2262"/>
      </w:tblGrid>
      <w:tr w:rsidR="007922A0" w:rsidRPr="001B7FBE" w14:paraId="54B2DFD3" w14:textId="77777777" w:rsidTr="0074609A">
        <w:tc>
          <w:tcPr>
            <w:tcW w:w="2830" w:type="dxa"/>
            <w:vMerge w:val="restart"/>
            <w:vAlign w:val="center"/>
          </w:tcPr>
          <w:p w14:paraId="51FAE015" w14:textId="77777777" w:rsidR="007922A0" w:rsidRPr="001B7FBE" w:rsidRDefault="007922A0"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Loại xử lý của bộ dữ liệu</w:t>
            </w:r>
          </w:p>
        </w:tc>
        <w:tc>
          <w:tcPr>
            <w:tcW w:w="1418" w:type="dxa"/>
            <w:vMerge w:val="restart"/>
            <w:vAlign w:val="center"/>
          </w:tcPr>
          <w:p w14:paraId="207379B2" w14:textId="77777777" w:rsidR="007922A0" w:rsidRPr="001B7FBE" w:rsidRDefault="007922A0"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Tập</w:t>
            </w:r>
            <w:r w:rsidRPr="001B7FBE">
              <w:rPr>
                <w:rFonts w:ascii="Times New Roman" w:hAnsi="Times New Roman" w:cs="Times New Roman"/>
                <w:b/>
                <w:bCs/>
                <w:sz w:val="26"/>
                <w:szCs w:val="26"/>
              </w:rPr>
              <w:t xml:space="preserve"> dữ liệu</w:t>
            </w:r>
          </w:p>
        </w:tc>
        <w:tc>
          <w:tcPr>
            <w:tcW w:w="4530" w:type="dxa"/>
            <w:gridSpan w:val="2"/>
            <w:vAlign w:val="center"/>
          </w:tcPr>
          <w:p w14:paraId="09106301" w14:textId="77777777" w:rsidR="007922A0" w:rsidRPr="001B7FBE" w:rsidRDefault="007922A0" w:rsidP="00316915">
            <w:pPr>
              <w:spacing w:line="360" w:lineRule="auto"/>
              <w:jc w:val="center"/>
              <w:rPr>
                <w:rFonts w:ascii="Times New Roman" w:hAnsi="Times New Roman" w:cs="Times New Roman"/>
                <w:b/>
                <w:bCs/>
                <w:sz w:val="26"/>
                <w:szCs w:val="26"/>
              </w:rPr>
            </w:pPr>
            <w:r w:rsidRPr="001B7FBE">
              <w:rPr>
                <w:rFonts w:ascii="Times New Roman" w:hAnsi="Times New Roman" w:cs="Times New Roman"/>
                <w:b/>
                <w:bCs/>
                <w:sz w:val="26"/>
                <w:szCs w:val="26"/>
              </w:rPr>
              <w:t xml:space="preserve">Số lượng của mỗi phân lớp của thuộc tính </w:t>
            </w:r>
            <w:r>
              <w:rPr>
                <w:rFonts w:ascii="Times New Roman" w:hAnsi="Times New Roman" w:cs="Times New Roman"/>
                <w:b/>
                <w:bCs/>
                <w:sz w:val="26"/>
                <w:szCs w:val="26"/>
              </w:rPr>
              <w:t>Class</w:t>
            </w:r>
          </w:p>
        </w:tc>
      </w:tr>
      <w:tr w:rsidR="007922A0" w:rsidRPr="001B7FBE" w14:paraId="1F91DF3B" w14:textId="77777777" w:rsidTr="0074609A">
        <w:tc>
          <w:tcPr>
            <w:tcW w:w="2830" w:type="dxa"/>
            <w:vMerge/>
            <w:vAlign w:val="center"/>
          </w:tcPr>
          <w:p w14:paraId="6D417FE9" w14:textId="77777777" w:rsidR="007922A0" w:rsidRPr="001B7FBE" w:rsidRDefault="007922A0" w:rsidP="00316915">
            <w:pPr>
              <w:spacing w:line="360" w:lineRule="auto"/>
              <w:jc w:val="center"/>
              <w:rPr>
                <w:rFonts w:ascii="Times New Roman" w:hAnsi="Times New Roman" w:cs="Times New Roman"/>
                <w:b/>
                <w:bCs/>
                <w:sz w:val="26"/>
                <w:szCs w:val="26"/>
              </w:rPr>
            </w:pPr>
          </w:p>
        </w:tc>
        <w:tc>
          <w:tcPr>
            <w:tcW w:w="1418" w:type="dxa"/>
            <w:vMerge/>
            <w:vAlign w:val="center"/>
          </w:tcPr>
          <w:p w14:paraId="04D4FAD2" w14:textId="77777777" w:rsidR="007922A0" w:rsidRPr="001B7FBE" w:rsidRDefault="007922A0" w:rsidP="00316915">
            <w:pPr>
              <w:spacing w:line="360" w:lineRule="auto"/>
              <w:jc w:val="center"/>
              <w:rPr>
                <w:rFonts w:ascii="Times New Roman" w:hAnsi="Times New Roman" w:cs="Times New Roman"/>
                <w:b/>
                <w:bCs/>
                <w:sz w:val="26"/>
                <w:szCs w:val="26"/>
              </w:rPr>
            </w:pPr>
          </w:p>
        </w:tc>
        <w:tc>
          <w:tcPr>
            <w:tcW w:w="2268" w:type="dxa"/>
            <w:vAlign w:val="center"/>
          </w:tcPr>
          <w:p w14:paraId="79A6F06D" w14:textId="77777777" w:rsidR="007922A0" w:rsidRPr="001B7FBE" w:rsidRDefault="007922A0"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0 (giao dịch bình thường)</w:t>
            </w:r>
          </w:p>
        </w:tc>
        <w:tc>
          <w:tcPr>
            <w:tcW w:w="2262" w:type="dxa"/>
            <w:vAlign w:val="center"/>
          </w:tcPr>
          <w:p w14:paraId="146270E6" w14:textId="77777777" w:rsidR="007922A0" w:rsidRPr="001B7FBE" w:rsidRDefault="007922A0" w:rsidP="0031691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Class</w:t>
            </w:r>
            <w:r w:rsidRPr="001B7FBE">
              <w:rPr>
                <w:rFonts w:ascii="Times New Roman" w:hAnsi="Times New Roman" w:cs="Times New Roman"/>
                <w:b/>
                <w:bCs/>
                <w:sz w:val="26"/>
                <w:szCs w:val="26"/>
              </w:rPr>
              <w:t xml:space="preserve"> = 1 (giao dịch bất thường)</w:t>
            </w:r>
          </w:p>
        </w:tc>
      </w:tr>
      <w:tr w:rsidR="007922A0" w:rsidRPr="001B7FBE" w14:paraId="720C49AC" w14:textId="77777777" w:rsidTr="0074609A">
        <w:tc>
          <w:tcPr>
            <w:tcW w:w="2830" w:type="dxa"/>
            <w:vMerge w:val="restart"/>
          </w:tcPr>
          <w:p w14:paraId="3A2D8C56" w14:textId="77777777" w:rsidR="007922A0" w:rsidRPr="001B7FBE" w:rsidRDefault="007922A0" w:rsidP="00316915">
            <w:pPr>
              <w:spacing w:line="360" w:lineRule="auto"/>
              <w:rPr>
                <w:rFonts w:ascii="Times New Roman" w:hAnsi="Times New Roman" w:cs="Times New Roman"/>
                <w:sz w:val="26"/>
                <w:szCs w:val="26"/>
              </w:rPr>
            </w:pPr>
            <w:r>
              <w:rPr>
                <w:rFonts w:ascii="Times New Roman" w:hAnsi="Times New Roman" w:cs="Times New Roman"/>
                <w:sz w:val="26"/>
                <w:szCs w:val="26"/>
              </w:rPr>
              <w:t>Đã thực hiện xử lý cân bằng theo phương pháp kết hợp SMOTE + ENN</w:t>
            </w:r>
          </w:p>
        </w:tc>
        <w:tc>
          <w:tcPr>
            <w:tcW w:w="1418" w:type="dxa"/>
          </w:tcPr>
          <w:p w14:paraId="006D9809" w14:textId="77777777" w:rsidR="007922A0" w:rsidRPr="001B7FBE" w:rsidRDefault="007922A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Ban đầu</w:t>
            </w:r>
            <w:r>
              <w:rPr>
                <w:rFonts w:ascii="Times New Roman" w:hAnsi="Times New Roman" w:cs="Times New Roman"/>
                <w:sz w:val="26"/>
                <w:szCs w:val="26"/>
              </w:rPr>
              <w:t xml:space="preserve"> chưa tách</w:t>
            </w:r>
          </w:p>
        </w:tc>
        <w:tc>
          <w:tcPr>
            <w:tcW w:w="2268" w:type="dxa"/>
          </w:tcPr>
          <w:p w14:paraId="076E4E1D" w14:textId="77777777" w:rsidR="007922A0" w:rsidRPr="001B7FBE" w:rsidRDefault="007922A0"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262695</w:t>
            </w:r>
          </w:p>
        </w:tc>
        <w:tc>
          <w:tcPr>
            <w:tcW w:w="2262" w:type="dxa"/>
          </w:tcPr>
          <w:p w14:paraId="2DB774E5" w14:textId="77777777" w:rsidR="007922A0" w:rsidRPr="001B7FBE" w:rsidRDefault="007922A0"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255458</w:t>
            </w:r>
          </w:p>
        </w:tc>
      </w:tr>
      <w:tr w:rsidR="007922A0" w:rsidRPr="001B7FBE" w14:paraId="489DC7E8" w14:textId="77777777" w:rsidTr="0074609A">
        <w:tc>
          <w:tcPr>
            <w:tcW w:w="2830" w:type="dxa"/>
            <w:vMerge/>
          </w:tcPr>
          <w:p w14:paraId="5C7330D3" w14:textId="77777777" w:rsidR="007922A0" w:rsidRPr="001B7FBE" w:rsidRDefault="007922A0" w:rsidP="00316915">
            <w:pPr>
              <w:spacing w:line="360" w:lineRule="auto"/>
              <w:rPr>
                <w:rFonts w:ascii="Times New Roman" w:hAnsi="Times New Roman" w:cs="Times New Roman"/>
                <w:sz w:val="26"/>
                <w:szCs w:val="26"/>
              </w:rPr>
            </w:pPr>
          </w:p>
        </w:tc>
        <w:tc>
          <w:tcPr>
            <w:tcW w:w="1418" w:type="dxa"/>
          </w:tcPr>
          <w:p w14:paraId="4A24EF16" w14:textId="77777777" w:rsidR="007922A0" w:rsidRPr="001B7FBE" w:rsidRDefault="007922A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train</w:t>
            </w:r>
          </w:p>
        </w:tc>
        <w:tc>
          <w:tcPr>
            <w:tcW w:w="2268" w:type="dxa"/>
          </w:tcPr>
          <w:p w14:paraId="05F4F012" w14:textId="77777777" w:rsidR="007922A0" w:rsidRPr="001B7FBE" w:rsidRDefault="007922A0"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183886</w:t>
            </w:r>
          </w:p>
        </w:tc>
        <w:tc>
          <w:tcPr>
            <w:tcW w:w="2262" w:type="dxa"/>
          </w:tcPr>
          <w:p w14:paraId="20AA842F" w14:textId="77777777" w:rsidR="007922A0" w:rsidRPr="001B7FBE" w:rsidRDefault="007922A0"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178821</w:t>
            </w:r>
          </w:p>
        </w:tc>
      </w:tr>
      <w:tr w:rsidR="007922A0" w:rsidRPr="001B7FBE" w14:paraId="292860E1" w14:textId="77777777" w:rsidTr="0074609A">
        <w:tc>
          <w:tcPr>
            <w:tcW w:w="2830" w:type="dxa"/>
            <w:vMerge/>
          </w:tcPr>
          <w:p w14:paraId="680AD809" w14:textId="77777777" w:rsidR="007922A0" w:rsidRPr="001B7FBE" w:rsidRDefault="007922A0" w:rsidP="00316915">
            <w:pPr>
              <w:spacing w:line="360" w:lineRule="auto"/>
              <w:rPr>
                <w:rFonts w:ascii="Times New Roman" w:hAnsi="Times New Roman" w:cs="Times New Roman"/>
                <w:sz w:val="26"/>
                <w:szCs w:val="26"/>
              </w:rPr>
            </w:pPr>
          </w:p>
        </w:tc>
        <w:tc>
          <w:tcPr>
            <w:tcW w:w="1418" w:type="dxa"/>
          </w:tcPr>
          <w:p w14:paraId="030EB96D" w14:textId="77777777" w:rsidR="007922A0" w:rsidRPr="001B7FBE" w:rsidRDefault="007922A0" w:rsidP="00316915">
            <w:pPr>
              <w:spacing w:line="360" w:lineRule="auto"/>
              <w:rPr>
                <w:rFonts w:ascii="Times New Roman" w:hAnsi="Times New Roman" w:cs="Times New Roman"/>
                <w:sz w:val="26"/>
                <w:szCs w:val="26"/>
              </w:rPr>
            </w:pPr>
            <w:r w:rsidRPr="001B7FBE">
              <w:rPr>
                <w:rFonts w:ascii="Times New Roman" w:hAnsi="Times New Roman" w:cs="Times New Roman"/>
                <w:sz w:val="26"/>
                <w:szCs w:val="26"/>
              </w:rPr>
              <w:t>Tập test</w:t>
            </w:r>
          </w:p>
        </w:tc>
        <w:tc>
          <w:tcPr>
            <w:tcW w:w="2268" w:type="dxa"/>
          </w:tcPr>
          <w:p w14:paraId="66EC2A24" w14:textId="77777777" w:rsidR="007922A0" w:rsidRPr="001B7FBE" w:rsidRDefault="007922A0"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78809</w:t>
            </w:r>
          </w:p>
        </w:tc>
        <w:tc>
          <w:tcPr>
            <w:tcW w:w="2262" w:type="dxa"/>
          </w:tcPr>
          <w:p w14:paraId="0D1992FB" w14:textId="77777777" w:rsidR="007922A0" w:rsidRPr="001B7FBE" w:rsidRDefault="007922A0" w:rsidP="00316915">
            <w:pPr>
              <w:spacing w:line="360" w:lineRule="auto"/>
              <w:jc w:val="right"/>
              <w:rPr>
                <w:rFonts w:ascii="Times New Roman" w:hAnsi="Times New Roman" w:cs="Times New Roman"/>
                <w:sz w:val="26"/>
                <w:szCs w:val="26"/>
              </w:rPr>
            </w:pPr>
            <w:r>
              <w:rPr>
                <w:rFonts w:ascii="Times New Roman" w:hAnsi="Times New Roman" w:cs="Times New Roman"/>
                <w:sz w:val="26"/>
                <w:szCs w:val="26"/>
              </w:rPr>
              <w:t>76637</w:t>
            </w:r>
          </w:p>
        </w:tc>
      </w:tr>
    </w:tbl>
    <w:p w14:paraId="6CF31C6C" w14:textId="77777777" w:rsidR="007922A0" w:rsidRDefault="007922A0" w:rsidP="00316915"/>
    <w:p w14:paraId="6CDFFC5B" w14:textId="1B40F21A" w:rsidR="00FA69A2" w:rsidRPr="00E25EA1" w:rsidRDefault="007922A0" w:rsidP="00316915">
      <w:pPr>
        <w:rPr>
          <w:rFonts w:eastAsia="Times New Roman"/>
          <w:sz w:val="21"/>
          <w:szCs w:val="21"/>
          <w:shd w:val="clear" w:color="auto" w:fill="FFFFFF"/>
          <w:lang w:eastAsia="ja-JP"/>
        </w:rPr>
      </w:pPr>
      <w:r>
        <w:t>T</w:t>
      </w:r>
      <w:r w:rsidR="00FA69A2" w:rsidRPr="00E25EA1">
        <w:t>iến hành chạy mô hình bằng thuật toán EGB sử dụng 3 fold-cross validation cho bộ dữ liệu, thu được kết quả</w:t>
      </w:r>
      <w:r w:rsidR="003B0D0C">
        <w:t xml:space="preserve"> (chi tiết lệnh xem phần phụ lục)</w:t>
      </w:r>
      <w:r w:rsidR="00FA69A2" w:rsidRPr="00E25EA1">
        <w:t>:</w:t>
      </w:r>
    </w:p>
    <w:p w14:paraId="41CDEAA4" w14:textId="1C0A87DF" w:rsidR="005D1DF3" w:rsidRDefault="00F547A9" w:rsidP="00CB1937">
      <w:pPr>
        <w:pStyle w:val="Caption"/>
      </w:pPr>
      <w:bookmarkStart w:id="355" w:name="_Toc29794288"/>
      <w:r>
        <w:t xml:space="preserve">Bảng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7922A0">
        <w:t>.</w:t>
      </w:r>
      <w:r w:rsidR="00192599">
        <w:fldChar w:fldCharType="begin"/>
      </w:r>
      <w:r w:rsidR="00192599">
        <w:instrText xml:space="preserve"> SEQ B</w:instrText>
      </w:r>
      <w:r w:rsidR="00192599">
        <w:instrText>ả</w:instrText>
      </w:r>
      <w:r w:rsidR="00192599">
        <w:instrText xml:space="preserve">ng \* ARABIC \s 1 </w:instrText>
      </w:r>
      <w:r w:rsidR="00192599">
        <w:fldChar w:fldCharType="separate"/>
      </w:r>
      <w:r w:rsidR="003A68B0">
        <w:rPr>
          <w:noProof/>
        </w:rPr>
        <w:t>37</w:t>
      </w:r>
      <w:r w:rsidR="00192599">
        <w:rPr>
          <w:noProof/>
        </w:rPr>
        <w:fldChar w:fldCharType="end"/>
      </w:r>
      <w:r>
        <w:t xml:space="preserve">. </w:t>
      </w:r>
      <w:r w:rsidR="0030267B">
        <w:t>K</w:t>
      </w:r>
      <w:r w:rsidR="006D2D37" w:rsidRPr="00E25EA1">
        <w:t>ết quả sau khi chạy thuật toán EGB đối với bộ dữ liệu đã xử lý cân bằng dùng SMOTE + ENN</w:t>
      </w:r>
      <w:bookmarkEnd w:id="355"/>
    </w:p>
    <w:tbl>
      <w:tblPr>
        <w:tblStyle w:val="TableGrid"/>
        <w:tblW w:w="0" w:type="auto"/>
        <w:tblLook w:val="04A0" w:firstRow="1" w:lastRow="0" w:firstColumn="1" w:lastColumn="0" w:noHBand="0" w:noVBand="1"/>
      </w:tblPr>
      <w:tblGrid>
        <w:gridCol w:w="1271"/>
        <w:gridCol w:w="1418"/>
        <w:gridCol w:w="1559"/>
        <w:gridCol w:w="1559"/>
        <w:gridCol w:w="1276"/>
        <w:gridCol w:w="1694"/>
      </w:tblGrid>
      <w:tr w:rsidR="003A367A" w:rsidRPr="000A311B" w14:paraId="0104FC01" w14:textId="77777777" w:rsidTr="00DD5F72">
        <w:tc>
          <w:tcPr>
            <w:tcW w:w="1271" w:type="dxa"/>
          </w:tcPr>
          <w:p w14:paraId="44E9C757" w14:textId="77777777" w:rsidR="003A367A" w:rsidRPr="00505DA9" w:rsidRDefault="003A367A"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Lần chạy</w:t>
            </w:r>
          </w:p>
        </w:tc>
        <w:tc>
          <w:tcPr>
            <w:tcW w:w="1418" w:type="dxa"/>
          </w:tcPr>
          <w:p w14:paraId="579131E4" w14:textId="77777777" w:rsidR="003A367A" w:rsidRPr="00505DA9" w:rsidRDefault="003A367A"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Độ chính xác trên tập train</w:t>
            </w:r>
          </w:p>
        </w:tc>
        <w:tc>
          <w:tcPr>
            <w:tcW w:w="1559" w:type="dxa"/>
          </w:tcPr>
          <w:p w14:paraId="7833D722" w14:textId="77777777" w:rsidR="003A367A" w:rsidRPr="00505DA9" w:rsidRDefault="003A367A"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Độ chính xác trên tập test</w:t>
            </w:r>
          </w:p>
        </w:tc>
        <w:tc>
          <w:tcPr>
            <w:tcW w:w="1559" w:type="dxa"/>
          </w:tcPr>
          <w:p w14:paraId="77D13559" w14:textId="77777777" w:rsidR="003A367A" w:rsidRPr="00505DA9" w:rsidRDefault="003A367A" w:rsidP="00505DA9">
            <w:pPr>
              <w:spacing w:line="360" w:lineRule="auto"/>
              <w:jc w:val="center"/>
              <w:rPr>
                <w:rFonts w:ascii="Times New Roman" w:hAnsi="Times New Roman" w:cs="Times New Roman"/>
                <w:b/>
                <w:bCs/>
                <w:sz w:val="26"/>
                <w:szCs w:val="26"/>
                <w:lang w:val="fr-FR"/>
              </w:rPr>
            </w:pPr>
            <w:r w:rsidRPr="00505DA9">
              <w:rPr>
                <w:rFonts w:ascii="Times New Roman" w:hAnsi="Times New Roman" w:cs="Times New Roman"/>
                <w:b/>
                <w:bCs/>
                <w:sz w:val="26"/>
                <w:szCs w:val="26"/>
                <w:lang w:val="fr-FR"/>
              </w:rPr>
              <w:t>F1-score trên tập train</w:t>
            </w:r>
          </w:p>
        </w:tc>
        <w:tc>
          <w:tcPr>
            <w:tcW w:w="1276" w:type="dxa"/>
          </w:tcPr>
          <w:p w14:paraId="2FF89D3B" w14:textId="77777777" w:rsidR="003A367A" w:rsidRPr="00505DA9" w:rsidRDefault="003A367A"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F1-score trên tập test</w:t>
            </w:r>
          </w:p>
        </w:tc>
        <w:tc>
          <w:tcPr>
            <w:tcW w:w="1694" w:type="dxa"/>
          </w:tcPr>
          <w:p w14:paraId="6FB4AAAF" w14:textId="77777777" w:rsidR="003A367A" w:rsidRPr="00505DA9" w:rsidRDefault="003A367A" w:rsidP="00505DA9">
            <w:pPr>
              <w:spacing w:line="360" w:lineRule="auto"/>
              <w:jc w:val="center"/>
              <w:rPr>
                <w:rFonts w:ascii="Times New Roman" w:hAnsi="Times New Roman" w:cs="Times New Roman"/>
                <w:b/>
                <w:bCs/>
                <w:sz w:val="26"/>
                <w:szCs w:val="26"/>
              </w:rPr>
            </w:pPr>
            <w:r w:rsidRPr="00505DA9">
              <w:rPr>
                <w:rFonts w:ascii="Times New Roman" w:hAnsi="Times New Roman" w:cs="Times New Roman"/>
                <w:b/>
                <w:bCs/>
                <w:sz w:val="26"/>
                <w:szCs w:val="26"/>
              </w:rPr>
              <w:t>Thời gian</w:t>
            </w:r>
          </w:p>
        </w:tc>
      </w:tr>
      <w:tr w:rsidR="003A367A" w:rsidRPr="000A311B" w14:paraId="774AE627" w14:textId="77777777" w:rsidTr="00DD5F72">
        <w:tc>
          <w:tcPr>
            <w:tcW w:w="1271" w:type="dxa"/>
          </w:tcPr>
          <w:p w14:paraId="374472BA" w14:textId="77777777" w:rsidR="003A367A" w:rsidRPr="00505DA9" w:rsidRDefault="003A367A" w:rsidP="00505DA9">
            <w:pPr>
              <w:spacing w:line="360" w:lineRule="auto"/>
              <w:jc w:val="left"/>
              <w:rPr>
                <w:rFonts w:ascii="Times New Roman" w:hAnsi="Times New Roman" w:cs="Times New Roman"/>
                <w:sz w:val="26"/>
                <w:szCs w:val="26"/>
              </w:rPr>
            </w:pPr>
            <w:r w:rsidRPr="00505DA9">
              <w:rPr>
                <w:rFonts w:ascii="Times New Roman" w:hAnsi="Times New Roman" w:cs="Times New Roman"/>
                <w:sz w:val="26"/>
                <w:szCs w:val="26"/>
              </w:rPr>
              <w:t>1</w:t>
            </w:r>
          </w:p>
        </w:tc>
        <w:tc>
          <w:tcPr>
            <w:tcW w:w="1418" w:type="dxa"/>
          </w:tcPr>
          <w:p w14:paraId="57F22489"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98.8156%</w:t>
            </w:r>
          </w:p>
        </w:tc>
        <w:tc>
          <w:tcPr>
            <w:tcW w:w="1559" w:type="dxa"/>
          </w:tcPr>
          <w:p w14:paraId="7F706E56"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98.7713%</w:t>
            </w:r>
          </w:p>
        </w:tc>
        <w:tc>
          <w:tcPr>
            <w:tcW w:w="1559" w:type="dxa"/>
          </w:tcPr>
          <w:p w14:paraId="1745DFE4" w14:textId="77777777" w:rsidR="003A367A" w:rsidRPr="00505DA9" w:rsidRDefault="003A367A" w:rsidP="00505DA9">
            <w:pPr>
              <w:spacing w:line="360" w:lineRule="auto"/>
              <w:jc w:val="right"/>
              <w:rPr>
                <w:rFonts w:ascii="Times New Roman" w:hAnsi="Times New Roman" w:cs="Times New Roman"/>
                <w:sz w:val="26"/>
                <w:szCs w:val="26"/>
              </w:rPr>
            </w:pPr>
          </w:p>
        </w:tc>
        <w:tc>
          <w:tcPr>
            <w:tcW w:w="1276" w:type="dxa"/>
          </w:tcPr>
          <w:p w14:paraId="6EAAF109" w14:textId="77777777" w:rsidR="003A367A" w:rsidRPr="00505DA9" w:rsidRDefault="003A367A" w:rsidP="00505DA9">
            <w:pPr>
              <w:spacing w:line="360" w:lineRule="auto"/>
              <w:jc w:val="right"/>
              <w:rPr>
                <w:rFonts w:ascii="Times New Roman" w:hAnsi="Times New Roman" w:cs="Times New Roman"/>
                <w:sz w:val="26"/>
                <w:szCs w:val="26"/>
              </w:rPr>
            </w:pPr>
          </w:p>
        </w:tc>
        <w:tc>
          <w:tcPr>
            <w:tcW w:w="1694" w:type="dxa"/>
          </w:tcPr>
          <w:p w14:paraId="2EEDE3DA"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64.2233 giây</w:t>
            </w:r>
          </w:p>
        </w:tc>
      </w:tr>
      <w:tr w:rsidR="003A367A" w:rsidRPr="000A311B" w14:paraId="2F48E96A" w14:textId="77777777" w:rsidTr="00DD5F72">
        <w:tc>
          <w:tcPr>
            <w:tcW w:w="1271" w:type="dxa"/>
          </w:tcPr>
          <w:p w14:paraId="0F6C5CB5" w14:textId="77777777" w:rsidR="003A367A" w:rsidRPr="00505DA9" w:rsidRDefault="003A367A" w:rsidP="00505DA9">
            <w:pPr>
              <w:spacing w:line="360" w:lineRule="auto"/>
              <w:jc w:val="left"/>
              <w:rPr>
                <w:rFonts w:ascii="Times New Roman" w:hAnsi="Times New Roman" w:cs="Times New Roman"/>
                <w:sz w:val="26"/>
                <w:szCs w:val="26"/>
              </w:rPr>
            </w:pPr>
            <w:r w:rsidRPr="00505DA9">
              <w:rPr>
                <w:rFonts w:ascii="Times New Roman" w:hAnsi="Times New Roman" w:cs="Times New Roman"/>
                <w:sz w:val="26"/>
                <w:szCs w:val="26"/>
              </w:rPr>
              <w:t>2</w:t>
            </w:r>
          </w:p>
        </w:tc>
        <w:tc>
          <w:tcPr>
            <w:tcW w:w="1418" w:type="dxa"/>
          </w:tcPr>
          <w:p w14:paraId="4B2D4D04"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98.7899%</w:t>
            </w:r>
          </w:p>
        </w:tc>
        <w:tc>
          <w:tcPr>
            <w:tcW w:w="1559" w:type="dxa"/>
          </w:tcPr>
          <w:p w14:paraId="23F07450"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98.8208%</w:t>
            </w:r>
          </w:p>
        </w:tc>
        <w:tc>
          <w:tcPr>
            <w:tcW w:w="1559" w:type="dxa"/>
          </w:tcPr>
          <w:p w14:paraId="5AAADD14" w14:textId="77777777" w:rsidR="003A367A" w:rsidRPr="00505DA9" w:rsidRDefault="003A367A" w:rsidP="00505DA9">
            <w:pPr>
              <w:spacing w:line="360" w:lineRule="auto"/>
              <w:jc w:val="right"/>
              <w:rPr>
                <w:rFonts w:ascii="Times New Roman" w:hAnsi="Times New Roman" w:cs="Times New Roman"/>
                <w:sz w:val="26"/>
                <w:szCs w:val="26"/>
              </w:rPr>
            </w:pPr>
          </w:p>
        </w:tc>
        <w:tc>
          <w:tcPr>
            <w:tcW w:w="1276" w:type="dxa"/>
          </w:tcPr>
          <w:p w14:paraId="67F0350F" w14:textId="77777777" w:rsidR="003A367A" w:rsidRPr="00505DA9" w:rsidRDefault="003A367A" w:rsidP="00505DA9">
            <w:pPr>
              <w:spacing w:line="360" w:lineRule="auto"/>
              <w:jc w:val="right"/>
              <w:rPr>
                <w:rFonts w:ascii="Times New Roman" w:hAnsi="Times New Roman" w:cs="Times New Roman"/>
                <w:sz w:val="26"/>
                <w:szCs w:val="26"/>
              </w:rPr>
            </w:pPr>
          </w:p>
        </w:tc>
        <w:tc>
          <w:tcPr>
            <w:tcW w:w="1694" w:type="dxa"/>
          </w:tcPr>
          <w:p w14:paraId="053076C4"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63.9993 giây</w:t>
            </w:r>
          </w:p>
        </w:tc>
      </w:tr>
      <w:tr w:rsidR="003A367A" w:rsidRPr="000A311B" w14:paraId="048D6858" w14:textId="77777777" w:rsidTr="00DD5F72">
        <w:tc>
          <w:tcPr>
            <w:tcW w:w="1271" w:type="dxa"/>
          </w:tcPr>
          <w:p w14:paraId="1B2F416E" w14:textId="77777777" w:rsidR="003A367A" w:rsidRPr="00505DA9" w:rsidRDefault="003A367A" w:rsidP="00505DA9">
            <w:pPr>
              <w:spacing w:line="360" w:lineRule="auto"/>
              <w:jc w:val="left"/>
              <w:rPr>
                <w:rFonts w:ascii="Times New Roman" w:hAnsi="Times New Roman" w:cs="Times New Roman"/>
                <w:sz w:val="26"/>
                <w:szCs w:val="26"/>
              </w:rPr>
            </w:pPr>
            <w:r w:rsidRPr="00505DA9">
              <w:rPr>
                <w:rFonts w:ascii="Times New Roman" w:hAnsi="Times New Roman" w:cs="Times New Roman"/>
                <w:sz w:val="26"/>
                <w:szCs w:val="26"/>
              </w:rPr>
              <w:t>3</w:t>
            </w:r>
          </w:p>
        </w:tc>
        <w:tc>
          <w:tcPr>
            <w:tcW w:w="1418" w:type="dxa"/>
          </w:tcPr>
          <w:p w14:paraId="7EEDDC18"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98.8189%</w:t>
            </w:r>
          </w:p>
        </w:tc>
        <w:tc>
          <w:tcPr>
            <w:tcW w:w="1559" w:type="dxa"/>
          </w:tcPr>
          <w:p w14:paraId="06217B56"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98.8337%</w:t>
            </w:r>
          </w:p>
        </w:tc>
        <w:tc>
          <w:tcPr>
            <w:tcW w:w="1559" w:type="dxa"/>
          </w:tcPr>
          <w:p w14:paraId="4D853409" w14:textId="77777777" w:rsidR="003A367A" w:rsidRPr="00505DA9" w:rsidRDefault="003A367A" w:rsidP="00505DA9">
            <w:pPr>
              <w:spacing w:line="360" w:lineRule="auto"/>
              <w:ind w:right="260"/>
              <w:jc w:val="right"/>
              <w:rPr>
                <w:rFonts w:ascii="Times New Roman" w:hAnsi="Times New Roman" w:cs="Times New Roman"/>
                <w:sz w:val="26"/>
                <w:szCs w:val="26"/>
              </w:rPr>
            </w:pPr>
          </w:p>
        </w:tc>
        <w:tc>
          <w:tcPr>
            <w:tcW w:w="1276" w:type="dxa"/>
          </w:tcPr>
          <w:p w14:paraId="0A2A140A" w14:textId="77777777" w:rsidR="003A367A" w:rsidRPr="00505DA9" w:rsidRDefault="003A367A" w:rsidP="00505DA9">
            <w:pPr>
              <w:spacing w:line="360" w:lineRule="auto"/>
              <w:jc w:val="right"/>
              <w:rPr>
                <w:rFonts w:ascii="Times New Roman" w:hAnsi="Times New Roman" w:cs="Times New Roman"/>
                <w:sz w:val="26"/>
                <w:szCs w:val="26"/>
              </w:rPr>
            </w:pPr>
          </w:p>
        </w:tc>
        <w:tc>
          <w:tcPr>
            <w:tcW w:w="1694" w:type="dxa"/>
          </w:tcPr>
          <w:p w14:paraId="0B4F8426" w14:textId="77777777" w:rsidR="003A367A" w:rsidRPr="00505DA9" w:rsidRDefault="003A367A" w:rsidP="00505DA9">
            <w:pPr>
              <w:spacing w:line="360" w:lineRule="auto"/>
              <w:jc w:val="right"/>
              <w:rPr>
                <w:rFonts w:ascii="Times New Roman" w:hAnsi="Times New Roman" w:cs="Times New Roman"/>
                <w:sz w:val="26"/>
                <w:szCs w:val="26"/>
              </w:rPr>
            </w:pPr>
            <w:r w:rsidRPr="00505DA9">
              <w:rPr>
                <w:rFonts w:ascii="Times New Roman" w:hAnsi="Times New Roman" w:cs="Times New Roman"/>
                <w:sz w:val="26"/>
                <w:szCs w:val="26"/>
              </w:rPr>
              <w:t>63.6296 giây</w:t>
            </w:r>
          </w:p>
        </w:tc>
      </w:tr>
      <w:tr w:rsidR="003A367A" w:rsidRPr="000A311B" w14:paraId="73675DB9" w14:textId="77777777" w:rsidTr="00DD5F72">
        <w:tc>
          <w:tcPr>
            <w:tcW w:w="1271" w:type="dxa"/>
          </w:tcPr>
          <w:p w14:paraId="3FE8B6D5" w14:textId="77777777" w:rsidR="003A367A" w:rsidRPr="00505DA9" w:rsidRDefault="003A367A" w:rsidP="00505DA9">
            <w:pPr>
              <w:spacing w:line="360" w:lineRule="auto"/>
              <w:jc w:val="left"/>
              <w:rPr>
                <w:rFonts w:ascii="Times New Roman" w:hAnsi="Times New Roman" w:cs="Times New Roman"/>
                <w:b/>
                <w:bCs/>
                <w:sz w:val="26"/>
                <w:szCs w:val="26"/>
              </w:rPr>
            </w:pPr>
            <w:r w:rsidRPr="00505DA9">
              <w:rPr>
                <w:rFonts w:ascii="Times New Roman" w:hAnsi="Times New Roman" w:cs="Times New Roman"/>
                <w:b/>
                <w:bCs/>
                <w:sz w:val="26"/>
                <w:szCs w:val="26"/>
              </w:rPr>
              <w:t>Trung bình</w:t>
            </w:r>
          </w:p>
        </w:tc>
        <w:tc>
          <w:tcPr>
            <w:tcW w:w="1418" w:type="dxa"/>
          </w:tcPr>
          <w:p w14:paraId="5DBAF26D" w14:textId="77777777" w:rsidR="003A367A" w:rsidRPr="00505DA9" w:rsidRDefault="003A367A"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98.8081%</w:t>
            </w:r>
          </w:p>
        </w:tc>
        <w:tc>
          <w:tcPr>
            <w:tcW w:w="1559" w:type="dxa"/>
          </w:tcPr>
          <w:p w14:paraId="67F332C3" w14:textId="77777777" w:rsidR="003A367A" w:rsidRPr="00505DA9" w:rsidRDefault="003A367A"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98.8086%</w:t>
            </w:r>
          </w:p>
        </w:tc>
        <w:tc>
          <w:tcPr>
            <w:tcW w:w="1559" w:type="dxa"/>
          </w:tcPr>
          <w:p w14:paraId="77EF43A5" w14:textId="77777777" w:rsidR="003A367A" w:rsidRPr="00505DA9" w:rsidRDefault="003A367A"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0.9878</w:t>
            </w:r>
          </w:p>
        </w:tc>
        <w:tc>
          <w:tcPr>
            <w:tcW w:w="1276" w:type="dxa"/>
          </w:tcPr>
          <w:p w14:paraId="310304DB" w14:textId="77777777" w:rsidR="003A367A" w:rsidRPr="00505DA9" w:rsidRDefault="003A367A"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0.9878</w:t>
            </w:r>
          </w:p>
        </w:tc>
        <w:tc>
          <w:tcPr>
            <w:tcW w:w="1694" w:type="dxa"/>
          </w:tcPr>
          <w:p w14:paraId="5BDE1F65" w14:textId="77777777" w:rsidR="003A367A" w:rsidRPr="00505DA9" w:rsidRDefault="003A367A" w:rsidP="00505DA9">
            <w:pPr>
              <w:spacing w:line="360" w:lineRule="auto"/>
              <w:jc w:val="right"/>
              <w:rPr>
                <w:rFonts w:ascii="Times New Roman" w:hAnsi="Times New Roman" w:cs="Times New Roman"/>
                <w:b/>
                <w:bCs/>
                <w:sz w:val="26"/>
                <w:szCs w:val="26"/>
              </w:rPr>
            </w:pPr>
            <w:r w:rsidRPr="00505DA9">
              <w:rPr>
                <w:rFonts w:ascii="Times New Roman" w:hAnsi="Times New Roman" w:cs="Times New Roman"/>
                <w:b/>
                <w:bCs/>
                <w:sz w:val="26"/>
                <w:szCs w:val="26"/>
              </w:rPr>
              <w:t>63.9507 giây</w:t>
            </w:r>
          </w:p>
        </w:tc>
      </w:tr>
    </w:tbl>
    <w:p w14:paraId="515BAC31" w14:textId="77777777" w:rsidR="003A367A" w:rsidRPr="003A367A" w:rsidRDefault="003A367A" w:rsidP="003A367A"/>
    <w:p w14:paraId="33390254" w14:textId="77777777" w:rsidR="00505DA9" w:rsidRDefault="00505DA9">
      <w:pPr>
        <w:rPr>
          <w:rFonts w:cs="Times New Roman"/>
        </w:rPr>
      </w:pPr>
      <w:r>
        <w:rPr>
          <w:rFonts w:cs="Times New Roman"/>
        </w:rPr>
        <w:br w:type="page"/>
      </w:r>
    </w:p>
    <w:p w14:paraId="0A09B941" w14:textId="12DC3CE0" w:rsidR="00805330" w:rsidRPr="00E25EA1" w:rsidRDefault="00805330" w:rsidP="00316915">
      <w:pPr>
        <w:spacing w:before="240"/>
        <w:rPr>
          <w:rFonts w:cs="Times New Roman"/>
        </w:rPr>
      </w:pPr>
      <w:r w:rsidRPr="00E25EA1">
        <w:rPr>
          <w:rFonts w:cs="Times New Roman"/>
        </w:rPr>
        <w:lastRenderedPageBreak/>
        <w:t>Ma trận trên tập dữ liệu test:</w:t>
      </w:r>
    </w:p>
    <w:p w14:paraId="3214B992" w14:textId="77777777" w:rsidR="00805330" w:rsidRPr="00E25EA1" w:rsidRDefault="00805330" w:rsidP="00316915">
      <w:pPr>
        <w:jc w:val="center"/>
        <w:rPr>
          <w:rFonts w:cs="Times New Roman"/>
        </w:rPr>
      </w:pPr>
      <w:r w:rsidRPr="00E25EA1">
        <w:rPr>
          <w:rFonts w:cs="Times New Roman"/>
          <w:noProof/>
        </w:rPr>
        <w:drawing>
          <wp:inline distT="0" distB="0" distL="0" distR="0" wp14:anchorId="601FF067" wp14:editId="103577C1">
            <wp:extent cx="2508042" cy="219973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22687" cy="2212580"/>
                    </a:xfrm>
                    <a:prstGeom prst="rect">
                      <a:avLst/>
                    </a:prstGeom>
                    <a:noFill/>
                    <a:ln>
                      <a:noFill/>
                    </a:ln>
                  </pic:spPr>
                </pic:pic>
              </a:graphicData>
            </a:graphic>
          </wp:inline>
        </w:drawing>
      </w:r>
    </w:p>
    <w:p w14:paraId="1DD472A8" w14:textId="2B75AE59" w:rsidR="00EC3366" w:rsidRPr="00E25EA1" w:rsidRDefault="00805330" w:rsidP="00CB1937">
      <w:pPr>
        <w:pStyle w:val="Caption"/>
      </w:pPr>
      <w:bookmarkStart w:id="356" w:name="_Toc29794249"/>
      <w:r>
        <w:t xml:space="preserve">Hình </w:t>
      </w:r>
      <w:r w:rsidR="00192599">
        <w:fldChar w:fldCharType="begin"/>
      </w:r>
      <w:r w:rsidR="00192599">
        <w:instrText xml:space="preserve"> STYLEREF 1 \s </w:instrText>
      </w:r>
      <w:r w:rsidR="00192599">
        <w:fldChar w:fldCharType="separate"/>
      </w:r>
      <w:r w:rsidR="003A68B0">
        <w:rPr>
          <w:noProof/>
        </w:rPr>
        <w:t>4</w:t>
      </w:r>
      <w:r w:rsidR="00192599">
        <w:rPr>
          <w:noProof/>
        </w:rPr>
        <w:fldChar w:fldCharType="end"/>
      </w:r>
      <w:r w:rsidR="00B41E85">
        <w:t>.</w:t>
      </w:r>
      <w:r w:rsidR="00192599">
        <w:fldChar w:fldCharType="begin"/>
      </w:r>
      <w:r w:rsidR="00192599">
        <w:instrText xml:space="preserve"> SEQ Hình \* ARABIC \s 1 </w:instrText>
      </w:r>
      <w:r w:rsidR="00192599">
        <w:fldChar w:fldCharType="separate"/>
      </w:r>
      <w:r w:rsidR="003A68B0">
        <w:rPr>
          <w:noProof/>
        </w:rPr>
        <w:t>58</w:t>
      </w:r>
      <w:r w:rsidR="00192599">
        <w:rPr>
          <w:noProof/>
        </w:rPr>
        <w:fldChar w:fldCharType="end"/>
      </w:r>
      <w:r>
        <w:t xml:space="preserve">. </w:t>
      </w:r>
      <w:r w:rsidR="00EC3366" w:rsidRPr="00E25EA1">
        <w:t>Ma trận nhầm lẫn trên tập dữ liệu test dùng SMOTE + ENN</w:t>
      </w:r>
      <w:bookmarkEnd w:id="356"/>
    </w:p>
    <w:p w14:paraId="58C09C91" w14:textId="77777777" w:rsidR="00F53949" w:rsidRPr="00E25EA1" w:rsidRDefault="00F53949" w:rsidP="00316915">
      <w:pPr>
        <w:rPr>
          <w:rFonts w:cs="Times New Roman"/>
          <w:b/>
          <w:bCs/>
        </w:rPr>
      </w:pPr>
      <w:r w:rsidRPr="00E25EA1">
        <w:rPr>
          <w:rFonts w:cs="Times New Roman"/>
          <w:b/>
          <w:bCs/>
        </w:rPr>
        <w:t>Kết quả:</w:t>
      </w:r>
    </w:p>
    <w:p w14:paraId="70434575" w14:textId="77777777" w:rsidR="00F53949" w:rsidRPr="00E25EA1" w:rsidRDefault="00F53949" w:rsidP="00316915">
      <w:pPr>
        <w:numPr>
          <w:ilvl w:val="0"/>
          <w:numId w:val="90"/>
        </w:numPr>
        <w:rPr>
          <w:rFonts w:cs="Times New Roman"/>
        </w:rPr>
      </w:pPr>
      <w:r w:rsidRPr="00E25EA1">
        <w:rPr>
          <w:rFonts w:cs="Times New Roman"/>
        </w:rPr>
        <w:t>Có 78352 giao dịch bình thường được dự đoán đúng là giao dịch bình thường.</w:t>
      </w:r>
    </w:p>
    <w:p w14:paraId="5FCC9116" w14:textId="77777777" w:rsidR="00F53949" w:rsidRPr="00E25EA1" w:rsidRDefault="00F53949" w:rsidP="00316915">
      <w:pPr>
        <w:numPr>
          <w:ilvl w:val="0"/>
          <w:numId w:val="90"/>
        </w:numPr>
        <w:rPr>
          <w:rFonts w:cs="Times New Roman"/>
        </w:rPr>
      </w:pPr>
      <w:r w:rsidRPr="00E25EA1">
        <w:rPr>
          <w:rFonts w:cs="Times New Roman"/>
        </w:rPr>
        <w:t>456 lần giao dịch bình thường được dự sai đoán là giao dịch bất thường.</w:t>
      </w:r>
    </w:p>
    <w:p w14:paraId="45E6F54C" w14:textId="77777777" w:rsidR="00F53949" w:rsidRPr="00E25EA1" w:rsidRDefault="00F53949" w:rsidP="00316915">
      <w:pPr>
        <w:numPr>
          <w:ilvl w:val="0"/>
          <w:numId w:val="90"/>
        </w:numPr>
        <w:rPr>
          <w:rFonts w:cs="Times New Roman"/>
        </w:rPr>
      </w:pPr>
      <w:r w:rsidRPr="00E25EA1">
        <w:rPr>
          <w:rFonts w:cs="Times New Roman"/>
        </w:rPr>
        <w:t>1395 lần giao dịch bất thường được dự đoán sai là giao dịch bình thường.</w:t>
      </w:r>
    </w:p>
    <w:p w14:paraId="485D4B90" w14:textId="77777777" w:rsidR="00F53949" w:rsidRPr="00E25EA1" w:rsidRDefault="00F53949" w:rsidP="00316915">
      <w:pPr>
        <w:numPr>
          <w:ilvl w:val="0"/>
          <w:numId w:val="90"/>
        </w:numPr>
        <w:rPr>
          <w:rFonts w:cs="Times New Roman"/>
        </w:rPr>
      </w:pPr>
      <w:r w:rsidRPr="00E25EA1">
        <w:rPr>
          <w:rFonts w:cs="Times New Roman"/>
        </w:rPr>
        <w:t>75241 lần giao dịch bất thường được dự đoán chính xác là giao dịch bất thường.</w:t>
      </w:r>
    </w:p>
    <w:p w14:paraId="5766D624" w14:textId="3AC351FE" w:rsidR="004845F2" w:rsidRDefault="004845F2" w:rsidP="00316915">
      <w:r>
        <w:br w:type="page"/>
      </w:r>
    </w:p>
    <w:p w14:paraId="722D4414" w14:textId="4FFD27EC" w:rsidR="006D2D37" w:rsidRDefault="00DA4DA6" w:rsidP="00316915">
      <w:pPr>
        <w:pStyle w:val="Heading1"/>
      </w:pPr>
      <w:bookmarkStart w:id="357" w:name="_Toc29794097"/>
      <w:r>
        <w:lastRenderedPageBreak/>
        <w:t>KẾT LUẬN</w:t>
      </w:r>
      <w:r w:rsidR="006A0A7E">
        <w:t xml:space="preserve"> – HƯỚNG PHÁT TRIỂN</w:t>
      </w:r>
      <w:bookmarkEnd w:id="357"/>
    </w:p>
    <w:p w14:paraId="3DF16100" w14:textId="2A47880E" w:rsidR="00C07125" w:rsidRDefault="006A0A7E" w:rsidP="00316915">
      <w:pPr>
        <w:pStyle w:val="Heading2"/>
      </w:pPr>
      <w:bookmarkStart w:id="358" w:name="_Toc29794098"/>
      <w:r>
        <w:t xml:space="preserve">Kết </w:t>
      </w:r>
      <w:r w:rsidR="00F94C16">
        <w:t>quả đạt được</w:t>
      </w:r>
      <w:bookmarkEnd w:id="358"/>
    </w:p>
    <w:p w14:paraId="5CC95DB5" w14:textId="008B3E2C" w:rsidR="00C07125" w:rsidRPr="00C53BC5" w:rsidRDefault="00C07125" w:rsidP="00316915">
      <w:pPr>
        <w:ind w:firstLine="720"/>
      </w:pPr>
      <w:r w:rsidRPr="00C53BC5">
        <w:t xml:space="preserve">Bài toán phát hiện giao dịch bất thường là một bài toán thú vị và thu hút được nhiều sự quan tâm của nhiều nhà đầu tư và các nhà nghiên cứu. </w:t>
      </w:r>
    </w:p>
    <w:p w14:paraId="341CCA50" w14:textId="77777777" w:rsidR="00C07125" w:rsidRPr="00C53BC5" w:rsidRDefault="00C07125" w:rsidP="00316915">
      <w:pPr>
        <w:ind w:firstLine="720"/>
      </w:pPr>
      <w:r w:rsidRPr="00C53BC5">
        <w:t>Trong khuôn khổ của một khóa luận tốt nghiệp đại học, nhóm tác giả tập trung nghiên cứu các kỹ thuật máy học được áp dụng cho phát hiện giao dịch bất thường. Cụ thể là Random Forest và XGBoost để dự báo rằng một giao dịch có bất thường hay không để phát hiện kịp thời và ngăn chặn qua đó giảm tổn thất và tăng độ uy tính của doanh nghiệp.</w:t>
      </w:r>
    </w:p>
    <w:p w14:paraId="4F8A2592" w14:textId="77777777" w:rsidR="00C07125" w:rsidRPr="00C53BC5" w:rsidRDefault="00C07125" w:rsidP="00316915">
      <w:pPr>
        <w:ind w:firstLine="720"/>
      </w:pPr>
      <w:r w:rsidRPr="00C53BC5">
        <w:t>Nhóm tác giả cũng nghiên cứu và áp dụng nhiều kỹ thuật xử lý dữ liệu rất mất cân bằng, cũng như các phương pháp đánh giá mô hình có dữ liệu rẩt mất cân bằng.</w:t>
      </w:r>
    </w:p>
    <w:p w14:paraId="01D028F6" w14:textId="77777777" w:rsidR="00C07125" w:rsidRPr="00C53BC5" w:rsidRDefault="00C07125" w:rsidP="00316915">
      <w:pPr>
        <w:ind w:firstLine="720"/>
      </w:pPr>
      <w:r w:rsidRPr="00C53BC5">
        <w:t>Qua thực nghiệm áp dụng các kỹ thuật ở trên, kết quả thu được từ cả 2 mô hình Random Forest và XGBoost là đáng chú ý. Trong đó mô hình XGBoost có tốc độ thực hiện nhanh hơn nhiều và cho kết quả tương tự Random Forest. Kết quả thu được là khá tương đồng với các nghiên cứu khác mà chúng tôi tham khảo.</w:t>
      </w:r>
    </w:p>
    <w:p w14:paraId="29C00D75" w14:textId="77777777" w:rsidR="00C07125" w:rsidRPr="00C53BC5" w:rsidRDefault="00C07125" w:rsidP="00316915">
      <w:pPr>
        <w:ind w:firstLine="720"/>
      </w:pPr>
      <w:r w:rsidRPr="00C53BC5">
        <w:t>Kết quả mà khóa luận đạt được, tuy chưa thật sự xuất sắc nhưng cũng đã đạt được những yêu cầu ban đầu đặt ra và là nền tảng cho các nghiên cứu tiếp theo.</w:t>
      </w:r>
    </w:p>
    <w:p w14:paraId="44A522FF" w14:textId="151C05B9" w:rsidR="00F94C16" w:rsidRDefault="00D35711" w:rsidP="00316915">
      <w:pPr>
        <w:pStyle w:val="Heading2"/>
      </w:pPr>
      <w:bookmarkStart w:id="359" w:name="_Toc29794099"/>
      <w:r>
        <w:t>Hướng phát triển</w:t>
      </w:r>
      <w:bookmarkEnd w:id="359"/>
    </w:p>
    <w:p w14:paraId="74532BDD" w14:textId="77777777" w:rsidR="00612851" w:rsidRPr="00C53BC5" w:rsidRDefault="00612851" w:rsidP="00316915">
      <w:pPr>
        <w:ind w:firstLine="576"/>
      </w:pPr>
      <w:r w:rsidRPr="00C53BC5">
        <w:t>Do còn nhiều hạn chế về thời gian và kiến thức: khóa luận còn một sô vấn đề cần tiếp tục nghiên cứu, phát triển  và hoàn thiện trong thời gian tới.</w:t>
      </w:r>
    </w:p>
    <w:p w14:paraId="35C6AF67" w14:textId="77777777" w:rsidR="00612851" w:rsidRPr="00C53BC5" w:rsidRDefault="00612851" w:rsidP="00316915">
      <w:pPr>
        <w:ind w:firstLine="576"/>
      </w:pPr>
      <w:r w:rsidRPr="00C53BC5">
        <w:t>Trong tương lai mô hình cần bổ sung thêm các kỹ thuật đánh giá mô hình khác khác cũng như thực hiện thêm các kỹ thuật xử lý dữ liệu mất cân bằng để mô hình có thể dự đoán trên dữ liệu chưa từng nhìn thấy tốt hơn.</w:t>
      </w:r>
    </w:p>
    <w:p w14:paraId="2243CE79" w14:textId="77777777" w:rsidR="00612851" w:rsidRPr="00C53BC5" w:rsidRDefault="00612851" w:rsidP="00316915">
      <w:pPr>
        <w:ind w:firstLine="576"/>
      </w:pPr>
      <w:r w:rsidRPr="00C53BC5">
        <w:t>Tiếp tục nghiên cứu kỹ hơn về lý thuyết các mô hình máy học, tinh chỉnh các tham số của mô hình để tìm được mô hình các mô hình cho kết quả tốt hơn.</w:t>
      </w:r>
    </w:p>
    <w:p w14:paraId="1E54B972" w14:textId="77777777" w:rsidR="00612851" w:rsidRPr="00C53BC5" w:rsidRDefault="00612851" w:rsidP="00316915">
      <w:pPr>
        <w:ind w:firstLine="576"/>
      </w:pPr>
      <w:r w:rsidRPr="00C53BC5">
        <w:t>Tìm hiểu và cái đặt thêm các mô hình dự đoán khác để so sánh với mô hình hiện tại cũng như tìm mô hình phù hơn.</w:t>
      </w:r>
    </w:p>
    <w:p w14:paraId="335B1AD0" w14:textId="77777777" w:rsidR="00525B4B" w:rsidRDefault="00612851" w:rsidP="00316915">
      <w:pPr>
        <w:ind w:firstLine="576"/>
      </w:pPr>
      <w:r w:rsidRPr="00C53BC5">
        <w:t>Tiếp tục phát triển và hoàn hiện, tích hợp vào ứng dụng cụ thể với hy vọng có thể ứng dụng mô hình vào sử dụng trong thực tế ở Việt Nam.</w:t>
      </w:r>
    </w:p>
    <w:sdt>
      <w:sdtPr>
        <w:id w:val="1456829873"/>
        <w:docPartObj>
          <w:docPartGallery w:val="Bibliographies"/>
          <w:docPartUnique/>
        </w:docPartObj>
      </w:sdtPr>
      <w:sdtEndPr>
        <w:rPr>
          <w:rFonts w:cs="Times New Roman"/>
          <w:szCs w:val="26"/>
        </w:rPr>
      </w:sdtEndPr>
      <w:sdtContent>
        <w:p w14:paraId="08F5D0DF" w14:textId="77777777" w:rsidR="00C04788" w:rsidRDefault="00C04788" w:rsidP="00316915">
          <w:pPr>
            <w:rPr>
              <w:b/>
            </w:rPr>
            <w:sectPr w:rsidR="00C04788" w:rsidSect="008A18FD">
              <w:headerReference w:type="default" r:id="rId88"/>
              <w:footerReference w:type="default" r:id="rId89"/>
              <w:pgSz w:w="11907" w:h="16839" w:code="9"/>
              <w:pgMar w:top="1701" w:right="1134" w:bottom="1985" w:left="1985" w:header="720" w:footer="720" w:gutter="0"/>
              <w:pgNumType w:start="1"/>
              <w:cols w:space="720"/>
              <w:docGrid w:linePitch="354"/>
            </w:sectPr>
          </w:pPr>
        </w:p>
        <w:p w14:paraId="30387AE3" w14:textId="61B5727B" w:rsidR="00D361A8" w:rsidRDefault="003C0FE7" w:rsidP="00316915">
          <w:pPr>
            <w:pStyle w:val="Heading1"/>
            <w:numPr>
              <w:ilvl w:val="0"/>
              <w:numId w:val="0"/>
            </w:numPr>
            <w:ind w:left="432"/>
          </w:pPr>
          <w:bookmarkStart w:id="360" w:name="_Toc29794100"/>
          <w:r>
            <w:lastRenderedPageBreak/>
            <w:t>TÀI LIỆU THAM KHẢO</w:t>
          </w:r>
          <w:bookmarkEnd w:id="360"/>
        </w:p>
        <w:sdt>
          <w:sdtPr>
            <w:id w:val="-573587230"/>
            <w:bibliography/>
          </w:sdtPr>
          <w:sdtEndPr>
            <w:rPr>
              <w:rFonts w:cs="Times New Roman"/>
              <w:szCs w:val="26"/>
            </w:rPr>
          </w:sdtEndPr>
          <w:sdtContent>
            <w:p w14:paraId="2D0DC25A" w14:textId="77777777" w:rsidR="00CB1937" w:rsidRDefault="00D361A8" w:rsidP="00316915">
              <w:pPr>
                <w:rPr>
                  <w:rFonts w:eastAsiaTheme="minorEastAsia"/>
                  <w:noProof/>
                  <w:lang w:eastAsia="ja-JP"/>
                </w:rPr>
              </w:pPr>
              <w:r w:rsidRPr="00B50148">
                <w:rPr>
                  <w:b/>
                  <w:bCs/>
                  <w:i/>
                  <w:iCs/>
                </w:rPr>
                <w:t>Tiếng Việt</w:t>
              </w:r>
              <w:r w:rsidR="00B50148" w:rsidRPr="00B50148">
                <w:rPr>
                  <w:b/>
                  <w:bCs/>
                  <w:i/>
                  <w:iCs/>
                </w:rPr>
                <w:t>:</w:t>
              </w:r>
              <w:r w:rsidR="003C0FE7" w:rsidRPr="00847181">
                <w:fldChar w:fldCharType="begin"/>
              </w:r>
              <w:r w:rsidR="003C0FE7" w:rsidRPr="00847181">
                <w:instrText xml:space="preserve"> BIBLIOGRAPHY \l 1033 \f 1066 </w:instrText>
              </w:r>
              <w:r w:rsidR="003C0FE7" w:rsidRPr="0084718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9"/>
              </w:tblGrid>
              <w:tr w:rsidR="00CB1937" w14:paraId="73AEA0DF" w14:textId="77777777">
                <w:trPr>
                  <w:divId w:val="607935345"/>
                  <w:tblCellSpacing w:w="15" w:type="dxa"/>
                </w:trPr>
                <w:tc>
                  <w:tcPr>
                    <w:tcW w:w="50" w:type="pct"/>
                    <w:hideMark/>
                  </w:tcPr>
                  <w:p w14:paraId="1BAE5322" w14:textId="23EF43EE" w:rsidR="00CB1937" w:rsidRDefault="00CB1937">
                    <w:pPr>
                      <w:pStyle w:val="Bibliography"/>
                      <w:rPr>
                        <w:noProof/>
                        <w:sz w:val="24"/>
                        <w:szCs w:val="24"/>
                        <w:lang w:val="vi-VN"/>
                      </w:rPr>
                    </w:pPr>
                    <w:r>
                      <w:rPr>
                        <w:noProof/>
                        <w:lang w:val="vi-VN"/>
                      </w:rPr>
                      <w:t xml:space="preserve">[9] </w:t>
                    </w:r>
                  </w:p>
                </w:tc>
                <w:tc>
                  <w:tcPr>
                    <w:tcW w:w="0" w:type="auto"/>
                    <w:hideMark/>
                  </w:tcPr>
                  <w:p w14:paraId="09B80543" w14:textId="77777777" w:rsidR="00CB1937" w:rsidRDefault="00CB1937">
                    <w:pPr>
                      <w:pStyle w:val="Bibliography"/>
                      <w:rPr>
                        <w:noProof/>
                        <w:lang w:val="vi-VN"/>
                      </w:rPr>
                    </w:pPr>
                    <w:r>
                      <w:rPr>
                        <w:noProof/>
                        <w:lang w:val="vi-VN"/>
                      </w:rPr>
                      <w:t>Couhp, “RANDOM FOREST, THẾ NÀO LÀ MỘT RỪNG NGẪU NHIÊN,” 24 01 2018. [Trực tuyến]. Available: https://couhpcode.wordpress.com/2018/01/24/random-forest-the-nao-la-mot-rung-ngau-nhien/.</w:t>
                    </w:r>
                  </w:p>
                </w:tc>
              </w:tr>
              <w:tr w:rsidR="00CB1937" w14:paraId="1546AE6C" w14:textId="77777777">
                <w:trPr>
                  <w:divId w:val="607935345"/>
                  <w:tblCellSpacing w:w="15" w:type="dxa"/>
                </w:trPr>
                <w:tc>
                  <w:tcPr>
                    <w:tcW w:w="50" w:type="pct"/>
                    <w:hideMark/>
                  </w:tcPr>
                  <w:p w14:paraId="0D5E7A6F" w14:textId="77777777" w:rsidR="00CB1937" w:rsidRDefault="00CB1937">
                    <w:pPr>
                      <w:pStyle w:val="Bibliography"/>
                      <w:rPr>
                        <w:noProof/>
                        <w:lang w:val="vi-VN"/>
                      </w:rPr>
                    </w:pPr>
                    <w:r>
                      <w:rPr>
                        <w:noProof/>
                        <w:lang w:val="vi-VN"/>
                      </w:rPr>
                      <w:t xml:space="preserve">[10] </w:t>
                    </w:r>
                  </w:p>
                </w:tc>
                <w:tc>
                  <w:tcPr>
                    <w:tcW w:w="0" w:type="auto"/>
                    <w:hideMark/>
                  </w:tcPr>
                  <w:p w14:paraId="7C8BABB1" w14:textId="77777777" w:rsidR="00CB1937" w:rsidRDefault="00CB1937">
                    <w:pPr>
                      <w:pStyle w:val="Bibliography"/>
                      <w:rPr>
                        <w:noProof/>
                        <w:lang w:val="vi-VN"/>
                      </w:rPr>
                    </w:pPr>
                    <w:r>
                      <w:rPr>
                        <w:noProof/>
                        <w:lang w:val="vi-VN"/>
                      </w:rPr>
                      <w:t>N. D. Sim, “Phân lớp bằng Random Forests trong Python,” 23 11 2018. [Trực tuyến]. Available: https://viblo.asia/p/phan-lop-bang-random-forests-trong-python-djeZ1D2QKWz.</w:t>
                    </w:r>
                  </w:p>
                </w:tc>
              </w:tr>
              <w:tr w:rsidR="00CB1937" w14:paraId="4C345B08" w14:textId="77777777">
                <w:trPr>
                  <w:divId w:val="607935345"/>
                  <w:tblCellSpacing w:w="15" w:type="dxa"/>
                </w:trPr>
                <w:tc>
                  <w:tcPr>
                    <w:tcW w:w="50" w:type="pct"/>
                    <w:hideMark/>
                  </w:tcPr>
                  <w:p w14:paraId="539E284B" w14:textId="77777777" w:rsidR="00CB1937" w:rsidRDefault="00CB1937">
                    <w:pPr>
                      <w:pStyle w:val="Bibliography"/>
                      <w:rPr>
                        <w:noProof/>
                        <w:lang w:val="vi-VN"/>
                      </w:rPr>
                    </w:pPr>
                    <w:r>
                      <w:rPr>
                        <w:noProof/>
                        <w:lang w:val="vi-VN"/>
                      </w:rPr>
                      <w:t xml:space="preserve">[12] </w:t>
                    </w:r>
                  </w:p>
                </w:tc>
                <w:tc>
                  <w:tcPr>
                    <w:tcW w:w="0" w:type="auto"/>
                    <w:hideMark/>
                  </w:tcPr>
                  <w:p w14:paraId="757CB4E3" w14:textId="77777777" w:rsidR="00CB1937" w:rsidRDefault="00CB1937">
                    <w:pPr>
                      <w:pStyle w:val="Bibliography"/>
                      <w:rPr>
                        <w:noProof/>
                        <w:lang w:val="vi-VN"/>
                      </w:rPr>
                    </w:pPr>
                    <w:r>
                      <w:rPr>
                        <w:noProof/>
                        <w:lang w:val="vi-VN"/>
                      </w:rPr>
                      <w:t>“Nền tảng của deep learning - Multi-layer Perceptron,” 2017. [Trực tuyến]. Available: https://dlapplications.github.io/2018-06-15-MLP/.</w:t>
                    </w:r>
                  </w:p>
                </w:tc>
              </w:tr>
            </w:tbl>
            <w:p w14:paraId="54EF2D04" w14:textId="5AB90386" w:rsidR="003C0FE7" w:rsidRDefault="003C0FE7" w:rsidP="00316915">
              <w:pPr>
                <w:rPr>
                  <w:rFonts w:cs="Times New Roman"/>
                  <w:szCs w:val="26"/>
                </w:rPr>
              </w:pPr>
              <w:r w:rsidRPr="00847181">
                <w:rPr>
                  <w:rFonts w:cs="Times New Roman"/>
                  <w:szCs w:val="26"/>
                </w:rPr>
                <w:fldChar w:fldCharType="end"/>
              </w:r>
            </w:p>
          </w:sdtContent>
        </w:sdt>
      </w:sdtContent>
    </w:sdt>
    <w:p w14:paraId="698947A8" w14:textId="4B899C99" w:rsidR="00CB1937" w:rsidRDefault="00DF1AF7" w:rsidP="0036057A">
      <w:pPr>
        <w:rPr>
          <w:rFonts w:eastAsiaTheme="minorEastAsia"/>
          <w:noProof/>
          <w:lang w:eastAsia="ja-JP"/>
        </w:rPr>
      </w:pPr>
      <w:r w:rsidRPr="00DF1AF7">
        <w:rPr>
          <w:b/>
          <w:bCs/>
          <w:i/>
          <w:iCs/>
          <w:szCs w:val="26"/>
        </w:rPr>
        <w:t>Tiếng Anh:</w:t>
      </w:r>
    </w:p>
    <w:sdt>
      <w:sdtPr>
        <w:id w:val="-579665527"/>
        <w:docPartObj>
          <w:docPartGallery w:val="Bibliographies"/>
          <w:docPartUnique/>
        </w:docPartObj>
      </w:sdtPr>
      <w:sdtEndPr/>
      <w:sdtContent>
        <w:sdt>
          <w:sdtPr>
            <w:id w:val="885225690"/>
            <w:bibliography/>
          </w:sdtPr>
          <w:sdtEndPr/>
          <w:sdtContent>
            <w:p w14:paraId="4CF8896D" w14:textId="77777777" w:rsidR="00CB1937" w:rsidRDefault="00BB5BC4" w:rsidP="0036057A">
              <w:pPr>
                <w:rPr>
                  <w:rFonts w:eastAsiaTheme="minorEastAsia"/>
                  <w:noProof/>
                  <w:lang w:eastAsia="ja-JP"/>
                </w:rPr>
              </w:pPr>
              <w:r>
                <w:fldChar w:fldCharType="begin"/>
              </w:r>
              <w:r>
                <w:instrText xml:space="preserve"> BIBLIOGRAPHY \l 1033 \f 1033 </w:instrText>
              </w:r>
              <w:r>
                <w:fldChar w:fldCharType="separate"/>
              </w:r>
            </w:p>
            <w:tbl>
              <w:tblPr>
                <w:tblW w:w="5111" w:type="pct"/>
                <w:tblCellSpacing w:w="15" w:type="dxa"/>
                <w:tblCellMar>
                  <w:top w:w="15" w:type="dxa"/>
                  <w:left w:w="15" w:type="dxa"/>
                  <w:bottom w:w="15" w:type="dxa"/>
                  <w:right w:w="15" w:type="dxa"/>
                </w:tblCellMar>
                <w:tblLook w:val="04A0" w:firstRow="1" w:lastRow="0" w:firstColumn="1" w:lastColumn="0" w:noHBand="0" w:noVBand="1"/>
              </w:tblPr>
              <w:tblGrid>
                <w:gridCol w:w="563"/>
                <w:gridCol w:w="8420"/>
              </w:tblGrid>
              <w:tr w:rsidR="00CB1937" w14:paraId="1B0ACAC0" w14:textId="77777777" w:rsidTr="00CB1937">
                <w:trPr>
                  <w:divId w:val="1129275857"/>
                  <w:tblCellSpacing w:w="15" w:type="dxa"/>
                </w:trPr>
                <w:tc>
                  <w:tcPr>
                    <w:tcW w:w="291" w:type="pct"/>
                    <w:hideMark/>
                  </w:tcPr>
                  <w:p w14:paraId="367CD68D" w14:textId="3CC4EB72" w:rsidR="00CB1937" w:rsidRDefault="00CB1937" w:rsidP="0036057A">
                    <w:pPr>
                      <w:pStyle w:val="Bibliography"/>
                      <w:rPr>
                        <w:noProof/>
                        <w:sz w:val="24"/>
                        <w:szCs w:val="24"/>
                      </w:rPr>
                    </w:pPr>
                    <w:r>
                      <w:rPr>
                        <w:noProof/>
                      </w:rPr>
                      <w:t xml:space="preserve">[1] </w:t>
                    </w:r>
                  </w:p>
                </w:tc>
                <w:tc>
                  <w:tcPr>
                    <w:tcW w:w="0" w:type="auto"/>
                    <w:hideMark/>
                  </w:tcPr>
                  <w:p w14:paraId="12A41EFC" w14:textId="77777777" w:rsidR="00CB1937" w:rsidRDefault="00CB1937" w:rsidP="0036057A">
                    <w:pPr>
                      <w:pStyle w:val="Bibliography"/>
                      <w:rPr>
                        <w:noProof/>
                      </w:rPr>
                    </w:pPr>
                    <w:r>
                      <w:rPr>
                        <w:noProof/>
                      </w:rPr>
                      <w:t xml:space="preserve">P. Muncaster, "Global Fraud Hits £3.2 Trillion," 22 May 2018. [Online]. </w:t>
                    </w:r>
                  </w:p>
                  <w:p w14:paraId="2C615A93" w14:textId="77777777" w:rsidR="00CB1937" w:rsidRDefault="00CB1937" w:rsidP="0036057A">
                    <w:pPr>
                      <w:pStyle w:val="Bibliography"/>
                      <w:rPr>
                        <w:noProof/>
                      </w:rPr>
                    </w:pPr>
                    <w:r>
                      <w:rPr>
                        <w:noProof/>
                      </w:rPr>
                      <w:t>Available: https://www.infosecurity-magazine.com/news/global-fraud-hits-32</w:t>
                    </w:r>
                  </w:p>
                  <w:p w14:paraId="6E3FA787" w14:textId="3D457334" w:rsidR="00CB1937" w:rsidRDefault="00CB1937" w:rsidP="0036057A">
                    <w:pPr>
                      <w:pStyle w:val="Bibliography"/>
                      <w:rPr>
                        <w:noProof/>
                      </w:rPr>
                    </w:pPr>
                    <w:r>
                      <w:rPr>
                        <w:noProof/>
                      </w:rPr>
                      <w:t>-trillion/.</w:t>
                    </w:r>
                  </w:p>
                </w:tc>
              </w:tr>
              <w:tr w:rsidR="00CB1937" w14:paraId="60CAF86A" w14:textId="77777777" w:rsidTr="00CB1937">
                <w:trPr>
                  <w:divId w:val="1129275857"/>
                  <w:tblCellSpacing w:w="15" w:type="dxa"/>
                </w:trPr>
                <w:tc>
                  <w:tcPr>
                    <w:tcW w:w="291" w:type="pct"/>
                    <w:hideMark/>
                  </w:tcPr>
                  <w:p w14:paraId="0810E006" w14:textId="77777777" w:rsidR="00CB1937" w:rsidRDefault="00CB1937" w:rsidP="0036057A">
                    <w:pPr>
                      <w:pStyle w:val="Bibliography"/>
                      <w:rPr>
                        <w:noProof/>
                      </w:rPr>
                    </w:pPr>
                    <w:r>
                      <w:rPr>
                        <w:noProof/>
                      </w:rPr>
                      <w:t xml:space="preserve">[2] </w:t>
                    </w:r>
                  </w:p>
                </w:tc>
                <w:tc>
                  <w:tcPr>
                    <w:tcW w:w="0" w:type="auto"/>
                    <w:hideMark/>
                  </w:tcPr>
                  <w:p w14:paraId="7D34D7F0" w14:textId="77777777" w:rsidR="00CB1937" w:rsidRDefault="00CB1937" w:rsidP="0036057A">
                    <w:pPr>
                      <w:pStyle w:val="Bibliography"/>
                      <w:rPr>
                        <w:noProof/>
                      </w:rPr>
                    </w:pPr>
                    <w:r>
                      <w:rPr>
                        <w:noProof/>
                      </w:rPr>
                      <w:t xml:space="preserve">Javelin, "Identity Fraud Hits Record High with 15.4 Million U.S. Victims in 2016, </w:t>
                    </w:r>
                  </w:p>
                  <w:p w14:paraId="7D6378BC" w14:textId="6C1BAFD1" w:rsidR="00CB1937" w:rsidRDefault="00CB1937" w:rsidP="0036057A">
                    <w:pPr>
                      <w:pStyle w:val="Bibliography"/>
                      <w:rPr>
                        <w:noProof/>
                      </w:rPr>
                    </w:pPr>
                    <w:r>
                      <w:rPr>
                        <w:noProof/>
                      </w:rPr>
                      <w:t xml:space="preserve">Up 16 Percent According to New Javelin Strategy &amp; Research Study," [Online]. </w:t>
                    </w:r>
                  </w:p>
                  <w:p w14:paraId="79BEE3F8" w14:textId="77777777" w:rsidR="00CB1937" w:rsidRDefault="00CB1937" w:rsidP="0036057A">
                    <w:pPr>
                      <w:pStyle w:val="Bibliography"/>
                      <w:rPr>
                        <w:noProof/>
                      </w:rPr>
                    </w:pPr>
                    <w:r>
                      <w:rPr>
                        <w:noProof/>
                      </w:rPr>
                      <w:t>Available: https://www.javelinstrategy.com/press-release/identity-fraud-hits</w:t>
                    </w:r>
                  </w:p>
                  <w:p w14:paraId="0A6F0978" w14:textId="6F4D0B7E" w:rsidR="00CB1937" w:rsidRDefault="00CB1937" w:rsidP="0036057A">
                    <w:pPr>
                      <w:pStyle w:val="Bibliography"/>
                      <w:rPr>
                        <w:noProof/>
                      </w:rPr>
                    </w:pPr>
                    <w:r>
                      <w:rPr>
                        <w:noProof/>
                      </w:rPr>
                      <w:t>-record-high-154-million-us-victims-2016-16-percent-according-new.</w:t>
                    </w:r>
                  </w:p>
                </w:tc>
              </w:tr>
              <w:tr w:rsidR="00CB1937" w14:paraId="0AF23BB7" w14:textId="77777777" w:rsidTr="00CB1937">
                <w:trPr>
                  <w:divId w:val="1129275857"/>
                  <w:tblCellSpacing w:w="15" w:type="dxa"/>
                </w:trPr>
                <w:tc>
                  <w:tcPr>
                    <w:tcW w:w="291" w:type="pct"/>
                    <w:hideMark/>
                  </w:tcPr>
                  <w:p w14:paraId="65A8E0B5" w14:textId="77777777" w:rsidR="00CB1937" w:rsidRDefault="00CB1937" w:rsidP="0036057A">
                    <w:pPr>
                      <w:pStyle w:val="Bibliography"/>
                      <w:rPr>
                        <w:noProof/>
                      </w:rPr>
                    </w:pPr>
                    <w:r>
                      <w:rPr>
                        <w:noProof/>
                      </w:rPr>
                      <w:t xml:space="preserve">[3] </w:t>
                    </w:r>
                  </w:p>
                </w:tc>
                <w:tc>
                  <w:tcPr>
                    <w:tcW w:w="0" w:type="auto"/>
                    <w:hideMark/>
                  </w:tcPr>
                  <w:p w14:paraId="50552EBC" w14:textId="77777777" w:rsidR="00CB1937" w:rsidRDefault="00CB1937" w:rsidP="0036057A">
                    <w:pPr>
                      <w:pStyle w:val="Bibliography"/>
                      <w:rPr>
                        <w:noProof/>
                      </w:rPr>
                    </w:pPr>
                    <w:r>
                      <w:rPr>
                        <w:noProof/>
                      </w:rPr>
                      <w:t xml:space="preserve">AltexSoft, "Fraud Detection: How Machine Learning Systems Help Reveal </w:t>
                    </w:r>
                  </w:p>
                  <w:p w14:paraId="58A2F1A7" w14:textId="77777777" w:rsidR="00CB1937" w:rsidRDefault="00CB1937" w:rsidP="0036057A">
                    <w:pPr>
                      <w:pStyle w:val="Bibliography"/>
                      <w:rPr>
                        <w:noProof/>
                      </w:rPr>
                    </w:pPr>
                    <w:r>
                      <w:rPr>
                        <w:noProof/>
                      </w:rPr>
                      <w:t xml:space="preserve">Scams in Fintech, Healthcare, and eCommerce," [Online]. </w:t>
                    </w:r>
                  </w:p>
                  <w:p w14:paraId="4A6C20FC" w14:textId="77777777" w:rsidR="00CB1937" w:rsidRDefault="00CB1937" w:rsidP="0036057A">
                    <w:pPr>
                      <w:pStyle w:val="Bibliography"/>
                      <w:rPr>
                        <w:noProof/>
                      </w:rPr>
                    </w:pPr>
                    <w:r>
                      <w:rPr>
                        <w:noProof/>
                      </w:rPr>
                      <w:t>Available: https://www.altexsoft.com/whitepapers/fraud-detection-how</w:t>
                    </w:r>
                  </w:p>
                  <w:p w14:paraId="21C7D6D9" w14:textId="77777777" w:rsidR="00CB1937" w:rsidRDefault="00CB1937" w:rsidP="0036057A">
                    <w:pPr>
                      <w:pStyle w:val="Bibliography"/>
                      <w:rPr>
                        <w:noProof/>
                      </w:rPr>
                    </w:pPr>
                    <w:r>
                      <w:rPr>
                        <w:noProof/>
                      </w:rPr>
                      <w:t>-machine-learning-systems-help-reveal-scams-in-fintech-healthcare-and</w:t>
                    </w:r>
                  </w:p>
                  <w:p w14:paraId="1AC176AB" w14:textId="313A39CA" w:rsidR="00CB1937" w:rsidRDefault="00CB1937" w:rsidP="0036057A">
                    <w:pPr>
                      <w:pStyle w:val="Bibliography"/>
                      <w:rPr>
                        <w:noProof/>
                      </w:rPr>
                    </w:pPr>
                    <w:r>
                      <w:rPr>
                        <w:noProof/>
                      </w:rPr>
                      <w:t>-ecommerce/.</w:t>
                    </w:r>
                  </w:p>
                </w:tc>
              </w:tr>
              <w:tr w:rsidR="00CB1937" w14:paraId="0E0106F7" w14:textId="77777777" w:rsidTr="00CB1937">
                <w:trPr>
                  <w:divId w:val="1129275857"/>
                  <w:tblCellSpacing w:w="15" w:type="dxa"/>
                </w:trPr>
                <w:tc>
                  <w:tcPr>
                    <w:tcW w:w="291" w:type="pct"/>
                    <w:hideMark/>
                  </w:tcPr>
                  <w:p w14:paraId="09E99ACC" w14:textId="77777777" w:rsidR="00CB1937" w:rsidRDefault="00CB1937" w:rsidP="0036057A">
                    <w:pPr>
                      <w:pStyle w:val="Bibliography"/>
                      <w:rPr>
                        <w:noProof/>
                      </w:rPr>
                    </w:pPr>
                    <w:r>
                      <w:rPr>
                        <w:noProof/>
                      </w:rPr>
                      <w:t xml:space="preserve">[4] </w:t>
                    </w:r>
                  </w:p>
                </w:tc>
                <w:tc>
                  <w:tcPr>
                    <w:tcW w:w="0" w:type="auto"/>
                    <w:hideMark/>
                  </w:tcPr>
                  <w:p w14:paraId="6A8FBCCC" w14:textId="77777777" w:rsidR="00CB1937" w:rsidRDefault="00CB1937" w:rsidP="0036057A">
                    <w:pPr>
                      <w:pStyle w:val="Bibliography"/>
                      <w:rPr>
                        <w:noProof/>
                      </w:rPr>
                    </w:pPr>
                    <w:r>
                      <w:rPr>
                        <w:noProof/>
                      </w:rPr>
                      <w:t xml:space="preserve">A. Oleksiuk, "How to Use Machine Learning in Fraud Detection," </w:t>
                    </w:r>
                  </w:p>
                  <w:p w14:paraId="7E78F225" w14:textId="77777777" w:rsidR="00CB1937" w:rsidRDefault="00CB1937" w:rsidP="0036057A">
                    <w:pPr>
                      <w:pStyle w:val="Bibliography"/>
                      <w:rPr>
                        <w:noProof/>
                      </w:rPr>
                    </w:pPr>
                    <w:r>
                      <w:rPr>
                        <w:noProof/>
                      </w:rPr>
                      <w:lastRenderedPageBreak/>
                      <w:t>30 July 2019. [Online]. Available: https://www.intellias.com/how-to-use</w:t>
                    </w:r>
                  </w:p>
                  <w:p w14:paraId="61E44A3E" w14:textId="274ADFD0" w:rsidR="00CB1937" w:rsidRDefault="00CB1937" w:rsidP="0036057A">
                    <w:pPr>
                      <w:pStyle w:val="Bibliography"/>
                      <w:rPr>
                        <w:noProof/>
                      </w:rPr>
                    </w:pPr>
                    <w:r>
                      <w:rPr>
                        <w:noProof/>
                      </w:rPr>
                      <w:t>-machine-learning-in-fraud-detection/.</w:t>
                    </w:r>
                  </w:p>
                </w:tc>
              </w:tr>
              <w:tr w:rsidR="00CB1937" w14:paraId="1E34850B" w14:textId="77777777" w:rsidTr="00CB1937">
                <w:trPr>
                  <w:divId w:val="1129275857"/>
                  <w:tblCellSpacing w:w="15" w:type="dxa"/>
                </w:trPr>
                <w:tc>
                  <w:tcPr>
                    <w:tcW w:w="291" w:type="pct"/>
                    <w:hideMark/>
                  </w:tcPr>
                  <w:p w14:paraId="5874EE6C" w14:textId="77777777" w:rsidR="00CB1937" w:rsidRDefault="00CB1937" w:rsidP="0036057A">
                    <w:pPr>
                      <w:pStyle w:val="Bibliography"/>
                      <w:rPr>
                        <w:noProof/>
                      </w:rPr>
                    </w:pPr>
                    <w:r>
                      <w:rPr>
                        <w:noProof/>
                      </w:rPr>
                      <w:lastRenderedPageBreak/>
                      <w:t xml:space="preserve">[5] </w:t>
                    </w:r>
                  </w:p>
                </w:tc>
                <w:tc>
                  <w:tcPr>
                    <w:tcW w:w="0" w:type="auto"/>
                    <w:hideMark/>
                  </w:tcPr>
                  <w:p w14:paraId="5638574B" w14:textId="77777777" w:rsidR="00CB1937" w:rsidRDefault="00CB1937" w:rsidP="0036057A">
                    <w:pPr>
                      <w:pStyle w:val="Bibliography"/>
                      <w:rPr>
                        <w:noProof/>
                      </w:rPr>
                    </w:pPr>
                    <w:r>
                      <w:rPr>
                        <w:noProof/>
                      </w:rPr>
                      <w:t xml:space="preserve">Machine Learning Group - ULB, "Credit Card Fraud Detection," </w:t>
                    </w:r>
                  </w:p>
                  <w:p w14:paraId="3992348D" w14:textId="77777777" w:rsidR="00CB1937" w:rsidRDefault="00CB1937" w:rsidP="0036057A">
                    <w:pPr>
                      <w:pStyle w:val="Bibliography"/>
                      <w:rPr>
                        <w:noProof/>
                      </w:rPr>
                    </w:pPr>
                    <w:r>
                      <w:rPr>
                        <w:noProof/>
                      </w:rPr>
                      <w:t xml:space="preserve">23 March 2018. [Online]. </w:t>
                    </w:r>
                  </w:p>
                  <w:p w14:paraId="18EB8405" w14:textId="4A79B143" w:rsidR="00CB1937" w:rsidRDefault="00CB1937" w:rsidP="0036057A">
                    <w:pPr>
                      <w:pStyle w:val="Bibliography"/>
                      <w:rPr>
                        <w:noProof/>
                      </w:rPr>
                    </w:pPr>
                    <w:r>
                      <w:rPr>
                        <w:noProof/>
                      </w:rPr>
                      <w:t>Available: https://www.kaggle.com/mlg-ulb/creditcardfraud.</w:t>
                    </w:r>
                  </w:p>
                </w:tc>
              </w:tr>
              <w:tr w:rsidR="00CB1937" w14:paraId="220F3891" w14:textId="77777777" w:rsidTr="00CB1937">
                <w:trPr>
                  <w:divId w:val="1129275857"/>
                  <w:tblCellSpacing w:w="15" w:type="dxa"/>
                </w:trPr>
                <w:tc>
                  <w:tcPr>
                    <w:tcW w:w="291" w:type="pct"/>
                    <w:hideMark/>
                  </w:tcPr>
                  <w:p w14:paraId="5FE0A693" w14:textId="77777777" w:rsidR="00CB1937" w:rsidRDefault="00CB1937" w:rsidP="0036057A">
                    <w:pPr>
                      <w:pStyle w:val="Bibliography"/>
                      <w:rPr>
                        <w:noProof/>
                      </w:rPr>
                    </w:pPr>
                    <w:r>
                      <w:rPr>
                        <w:noProof/>
                      </w:rPr>
                      <w:t xml:space="preserve">[6] </w:t>
                    </w:r>
                  </w:p>
                </w:tc>
                <w:tc>
                  <w:tcPr>
                    <w:tcW w:w="0" w:type="auto"/>
                    <w:hideMark/>
                  </w:tcPr>
                  <w:p w14:paraId="719EBD11" w14:textId="77777777" w:rsidR="00CB1937" w:rsidRDefault="00CB1937" w:rsidP="0036057A">
                    <w:pPr>
                      <w:pStyle w:val="Bibliography"/>
                      <w:rPr>
                        <w:noProof/>
                      </w:rPr>
                    </w:pPr>
                    <w:r>
                      <w:rPr>
                        <w:noProof/>
                      </w:rPr>
                      <w:t xml:space="preserve">T. @. NTNU, "Synthetic Financial Datasets For Fraud Detection," </w:t>
                    </w:r>
                  </w:p>
                  <w:p w14:paraId="297DD2EF" w14:textId="77777777" w:rsidR="00CB1937" w:rsidRDefault="00CB1937" w:rsidP="0036057A">
                    <w:pPr>
                      <w:pStyle w:val="Bibliography"/>
                      <w:rPr>
                        <w:noProof/>
                      </w:rPr>
                    </w:pPr>
                    <w:r>
                      <w:rPr>
                        <w:noProof/>
                      </w:rPr>
                      <w:t xml:space="preserve">04 March 2017. [Online]. </w:t>
                    </w:r>
                  </w:p>
                  <w:p w14:paraId="48633C5B" w14:textId="71C83A9F" w:rsidR="00CB1937" w:rsidRDefault="00CB1937" w:rsidP="0036057A">
                    <w:pPr>
                      <w:pStyle w:val="Bibliography"/>
                      <w:rPr>
                        <w:noProof/>
                      </w:rPr>
                    </w:pPr>
                    <w:r>
                      <w:rPr>
                        <w:noProof/>
                      </w:rPr>
                      <w:t>Available: https://www.kaggle.com/ntnu-testimon/paysim1.</w:t>
                    </w:r>
                  </w:p>
                </w:tc>
              </w:tr>
              <w:tr w:rsidR="00CB1937" w14:paraId="00030BE5" w14:textId="77777777" w:rsidTr="00CB1937">
                <w:trPr>
                  <w:divId w:val="1129275857"/>
                  <w:tblCellSpacing w:w="15" w:type="dxa"/>
                </w:trPr>
                <w:tc>
                  <w:tcPr>
                    <w:tcW w:w="291" w:type="pct"/>
                    <w:hideMark/>
                  </w:tcPr>
                  <w:p w14:paraId="3CF9CD6C" w14:textId="77777777" w:rsidR="00CB1937" w:rsidRDefault="00CB1937" w:rsidP="0036057A">
                    <w:pPr>
                      <w:pStyle w:val="Bibliography"/>
                      <w:rPr>
                        <w:noProof/>
                      </w:rPr>
                    </w:pPr>
                    <w:r>
                      <w:rPr>
                        <w:noProof/>
                      </w:rPr>
                      <w:t xml:space="preserve">[7] </w:t>
                    </w:r>
                  </w:p>
                </w:tc>
                <w:tc>
                  <w:tcPr>
                    <w:tcW w:w="0" w:type="auto"/>
                    <w:hideMark/>
                  </w:tcPr>
                  <w:p w14:paraId="58E44673" w14:textId="77777777" w:rsidR="00CB1937" w:rsidRDefault="00CB1937" w:rsidP="0036057A">
                    <w:pPr>
                      <w:pStyle w:val="Bibliography"/>
                      <w:rPr>
                        <w:noProof/>
                      </w:rPr>
                    </w:pPr>
                    <w:r>
                      <w:rPr>
                        <w:noProof/>
                      </w:rPr>
                      <w:t xml:space="preserve">Edgar Alonso Lopez-Rojas, Ahmad Elmir and Stefan Axelsson, </w:t>
                    </w:r>
                  </w:p>
                  <w:p w14:paraId="79BA0ED3" w14:textId="77777777" w:rsidR="00CB1937" w:rsidRDefault="00CB1937" w:rsidP="0036057A">
                    <w:pPr>
                      <w:pStyle w:val="Bibliography"/>
                      <w:rPr>
                        <w:noProof/>
                      </w:rPr>
                    </w:pPr>
                    <w:r>
                      <w:rPr>
                        <w:noProof/>
                      </w:rPr>
                      <w:t>"PAYSIM: A FINANCIAL MOBILE MONEY SIMULATOR FOR FRAUD</w:t>
                    </w:r>
                  </w:p>
                  <w:p w14:paraId="564A6B4B" w14:textId="486F87D0" w:rsidR="00CB1937" w:rsidRDefault="00CB1937" w:rsidP="0036057A">
                    <w:pPr>
                      <w:pStyle w:val="Bibliography"/>
                      <w:rPr>
                        <w:noProof/>
                      </w:rPr>
                    </w:pPr>
                    <w:r>
                      <w:rPr>
                        <w:noProof/>
                      </w:rPr>
                      <w:t xml:space="preserve"> DETECTION," pp. 249-255, 2016. </w:t>
                    </w:r>
                  </w:p>
                </w:tc>
              </w:tr>
              <w:tr w:rsidR="00CB1937" w14:paraId="425E72DC" w14:textId="77777777" w:rsidTr="00CB1937">
                <w:trPr>
                  <w:divId w:val="1129275857"/>
                  <w:tblCellSpacing w:w="15" w:type="dxa"/>
                </w:trPr>
                <w:tc>
                  <w:tcPr>
                    <w:tcW w:w="291" w:type="pct"/>
                    <w:hideMark/>
                  </w:tcPr>
                  <w:p w14:paraId="0FEBF609" w14:textId="77777777" w:rsidR="00CB1937" w:rsidRDefault="00CB1937" w:rsidP="0036057A">
                    <w:pPr>
                      <w:pStyle w:val="Bibliography"/>
                      <w:rPr>
                        <w:noProof/>
                      </w:rPr>
                    </w:pPr>
                    <w:r>
                      <w:rPr>
                        <w:noProof/>
                      </w:rPr>
                      <w:t xml:space="preserve">[8] </w:t>
                    </w:r>
                  </w:p>
                </w:tc>
                <w:tc>
                  <w:tcPr>
                    <w:tcW w:w="0" w:type="auto"/>
                    <w:hideMark/>
                  </w:tcPr>
                  <w:p w14:paraId="294CC2E0" w14:textId="1DCD89F4" w:rsidR="00CB1937" w:rsidRDefault="00CB1937" w:rsidP="0036057A">
                    <w:pPr>
                      <w:pStyle w:val="Bibliography"/>
                      <w:rPr>
                        <w:noProof/>
                      </w:rPr>
                    </w:pPr>
                    <w:r>
                      <w:rPr>
                        <w:noProof/>
                      </w:rPr>
                      <w:t xml:space="preserve">L. Breiman and A. Cutler, "Random Forests," [Online]. </w:t>
                    </w:r>
                  </w:p>
                  <w:p w14:paraId="13010851" w14:textId="77777777" w:rsidR="00CB1937" w:rsidRDefault="00CB1937" w:rsidP="0036057A">
                    <w:pPr>
                      <w:pStyle w:val="Bibliography"/>
                      <w:rPr>
                        <w:noProof/>
                      </w:rPr>
                    </w:pPr>
                    <w:r>
                      <w:rPr>
                        <w:noProof/>
                      </w:rPr>
                      <w:t xml:space="preserve">Available: </w:t>
                    </w:r>
                  </w:p>
                  <w:p w14:paraId="6A4A6054" w14:textId="5BCAED5E" w:rsidR="00CB1937" w:rsidRDefault="00CB1937" w:rsidP="0036057A">
                    <w:pPr>
                      <w:pStyle w:val="Bibliography"/>
                      <w:rPr>
                        <w:noProof/>
                      </w:rPr>
                    </w:pPr>
                    <w:r>
                      <w:rPr>
                        <w:noProof/>
                      </w:rPr>
                      <w:t>https://www.stat.berkeley.edu/~breiman/RandomForests/cc_home.htm#intro.</w:t>
                    </w:r>
                  </w:p>
                </w:tc>
              </w:tr>
              <w:tr w:rsidR="00CB1937" w14:paraId="476FF5CE" w14:textId="77777777" w:rsidTr="00CB1937">
                <w:trPr>
                  <w:divId w:val="1129275857"/>
                  <w:tblCellSpacing w:w="15" w:type="dxa"/>
                </w:trPr>
                <w:tc>
                  <w:tcPr>
                    <w:tcW w:w="291" w:type="pct"/>
                    <w:hideMark/>
                  </w:tcPr>
                  <w:p w14:paraId="3C693924" w14:textId="77777777" w:rsidR="00CB1937" w:rsidRDefault="00CB1937" w:rsidP="0036057A">
                    <w:pPr>
                      <w:pStyle w:val="Bibliography"/>
                      <w:rPr>
                        <w:noProof/>
                      </w:rPr>
                    </w:pPr>
                    <w:r>
                      <w:rPr>
                        <w:noProof/>
                      </w:rPr>
                      <w:t xml:space="preserve">[11] </w:t>
                    </w:r>
                  </w:p>
                </w:tc>
                <w:tc>
                  <w:tcPr>
                    <w:tcW w:w="0" w:type="auto"/>
                    <w:hideMark/>
                  </w:tcPr>
                  <w:p w14:paraId="4A90AB81" w14:textId="77777777" w:rsidR="00CB1937" w:rsidRDefault="00CB1937" w:rsidP="0036057A">
                    <w:pPr>
                      <w:pStyle w:val="Bibliography"/>
                      <w:rPr>
                        <w:i/>
                        <w:iCs/>
                        <w:noProof/>
                      </w:rPr>
                    </w:pPr>
                    <w:r>
                      <w:rPr>
                        <w:noProof/>
                      </w:rPr>
                      <w:t xml:space="preserve">T. Chen, T. He and M. Benesty, "Extreme Gradient Boosting," </w:t>
                    </w:r>
                    <w:r>
                      <w:rPr>
                        <w:i/>
                        <w:iCs/>
                        <w:noProof/>
                      </w:rPr>
                      <w:t xml:space="preserve">arXiv, </w:t>
                    </w:r>
                  </w:p>
                  <w:p w14:paraId="2BC1DE0A" w14:textId="29A8C4BF" w:rsidR="00CB1937" w:rsidRDefault="00CB1937" w:rsidP="0036057A">
                    <w:pPr>
                      <w:pStyle w:val="Bibliography"/>
                      <w:rPr>
                        <w:noProof/>
                      </w:rPr>
                    </w:pPr>
                    <w:r>
                      <w:rPr>
                        <w:noProof/>
                      </w:rPr>
                      <w:t xml:space="preserve">pp. 785-794, 2016. </w:t>
                    </w:r>
                  </w:p>
                </w:tc>
              </w:tr>
              <w:tr w:rsidR="00CB1937" w14:paraId="4E3A56CE" w14:textId="77777777" w:rsidTr="00CB1937">
                <w:trPr>
                  <w:divId w:val="1129275857"/>
                  <w:tblCellSpacing w:w="15" w:type="dxa"/>
                </w:trPr>
                <w:tc>
                  <w:tcPr>
                    <w:tcW w:w="291" w:type="pct"/>
                    <w:hideMark/>
                  </w:tcPr>
                  <w:p w14:paraId="2D35C750" w14:textId="77777777" w:rsidR="00CB1937" w:rsidRDefault="00CB1937" w:rsidP="0036057A">
                    <w:pPr>
                      <w:pStyle w:val="Bibliography"/>
                      <w:rPr>
                        <w:noProof/>
                      </w:rPr>
                    </w:pPr>
                    <w:r>
                      <w:rPr>
                        <w:noProof/>
                      </w:rPr>
                      <w:t xml:space="preserve">[13] </w:t>
                    </w:r>
                  </w:p>
                </w:tc>
                <w:tc>
                  <w:tcPr>
                    <w:tcW w:w="0" w:type="auto"/>
                    <w:hideMark/>
                  </w:tcPr>
                  <w:p w14:paraId="51F0B790" w14:textId="45DABFEF" w:rsidR="00CB1937" w:rsidRDefault="00CB1937" w:rsidP="0036057A">
                    <w:pPr>
                      <w:pStyle w:val="Bibliography"/>
                      <w:rPr>
                        <w:noProof/>
                      </w:rPr>
                    </w:pPr>
                    <w:r>
                      <w:rPr>
                        <w:noProof/>
                      </w:rPr>
                      <w:t xml:space="preserve">Pierre Carbonnelle, "PYPL PopularitY of Programming Language," 2019. [Online]. </w:t>
                    </w:r>
                  </w:p>
                  <w:p w14:paraId="032C1BFC" w14:textId="0548B913" w:rsidR="00CB1937" w:rsidRDefault="00CB1937" w:rsidP="0036057A">
                    <w:pPr>
                      <w:pStyle w:val="Bibliography"/>
                      <w:rPr>
                        <w:noProof/>
                      </w:rPr>
                    </w:pPr>
                    <w:r>
                      <w:rPr>
                        <w:noProof/>
                      </w:rPr>
                      <w:t>Available: http://pypl.github.io/PYPL.html.</w:t>
                    </w:r>
                  </w:p>
                </w:tc>
              </w:tr>
              <w:tr w:rsidR="00CB1937" w14:paraId="492FEF6F" w14:textId="77777777" w:rsidTr="00CB1937">
                <w:trPr>
                  <w:divId w:val="1129275857"/>
                  <w:tblCellSpacing w:w="15" w:type="dxa"/>
                </w:trPr>
                <w:tc>
                  <w:tcPr>
                    <w:tcW w:w="291" w:type="pct"/>
                    <w:hideMark/>
                  </w:tcPr>
                  <w:p w14:paraId="2F2108E3" w14:textId="77777777" w:rsidR="00CB1937" w:rsidRDefault="00CB1937" w:rsidP="0036057A">
                    <w:pPr>
                      <w:pStyle w:val="Bibliography"/>
                      <w:rPr>
                        <w:noProof/>
                      </w:rPr>
                    </w:pPr>
                    <w:r>
                      <w:rPr>
                        <w:noProof/>
                      </w:rPr>
                      <w:t xml:space="preserve">[14] </w:t>
                    </w:r>
                  </w:p>
                </w:tc>
                <w:tc>
                  <w:tcPr>
                    <w:tcW w:w="0" w:type="auto"/>
                    <w:hideMark/>
                  </w:tcPr>
                  <w:p w14:paraId="2EDA5C4F" w14:textId="1FE3FA30" w:rsidR="00CB1937" w:rsidRDefault="00CB1937" w:rsidP="0036057A">
                    <w:pPr>
                      <w:pStyle w:val="Bibliography"/>
                      <w:rPr>
                        <w:noProof/>
                      </w:rPr>
                    </w:pPr>
                    <w:r>
                      <w:rPr>
                        <w:noProof/>
                      </w:rPr>
                      <w:t>A. Joshua, "Predicting Fraud in Financial Payment Services," 2017. [Online].</w:t>
                    </w:r>
                  </w:p>
                  <w:p w14:paraId="488A75DF" w14:textId="77777777" w:rsidR="00CB1937" w:rsidRDefault="00CB1937" w:rsidP="0036057A">
                    <w:pPr>
                      <w:pStyle w:val="Bibliography"/>
                      <w:rPr>
                        <w:noProof/>
                      </w:rPr>
                    </w:pPr>
                    <w:r>
                      <w:rPr>
                        <w:noProof/>
                      </w:rPr>
                      <w:t xml:space="preserve"> Available: https://www.kaggle.com/arjunjoshua/kernels?sortBy=dateRun&amp;group</w:t>
                    </w:r>
                  </w:p>
                  <w:p w14:paraId="215EB419" w14:textId="0801CFB8" w:rsidR="00CB1937" w:rsidRDefault="00CB1937" w:rsidP="0036057A">
                    <w:pPr>
                      <w:pStyle w:val="Bibliography"/>
                      <w:rPr>
                        <w:noProof/>
                      </w:rPr>
                    </w:pPr>
                    <w:r>
                      <w:rPr>
                        <w:noProof/>
                      </w:rPr>
                      <w:t>=collaboration&amp;pageSize=20&amp;userId=779333.</w:t>
                    </w:r>
                  </w:p>
                </w:tc>
              </w:tr>
              <w:tr w:rsidR="00CB1937" w14:paraId="769127B5" w14:textId="77777777" w:rsidTr="00CB1937">
                <w:trPr>
                  <w:divId w:val="1129275857"/>
                  <w:tblCellSpacing w:w="15" w:type="dxa"/>
                </w:trPr>
                <w:tc>
                  <w:tcPr>
                    <w:tcW w:w="291" w:type="pct"/>
                    <w:hideMark/>
                  </w:tcPr>
                  <w:p w14:paraId="4F0152AF" w14:textId="77777777" w:rsidR="00CB1937" w:rsidRDefault="00CB1937" w:rsidP="0036057A">
                    <w:pPr>
                      <w:pStyle w:val="Bibliography"/>
                      <w:rPr>
                        <w:noProof/>
                      </w:rPr>
                    </w:pPr>
                    <w:r>
                      <w:rPr>
                        <w:noProof/>
                      </w:rPr>
                      <w:t xml:space="preserve">[15] </w:t>
                    </w:r>
                  </w:p>
                </w:tc>
                <w:tc>
                  <w:tcPr>
                    <w:tcW w:w="0" w:type="auto"/>
                    <w:hideMark/>
                  </w:tcPr>
                  <w:p w14:paraId="53A65149" w14:textId="77777777" w:rsidR="00CB1937" w:rsidRDefault="00CB1937" w:rsidP="0036057A">
                    <w:pPr>
                      <w:pStyle w:val="Bibliography"/>
                      <w:rPr>
                        <w:noProof/>
                      </w:rPr>
                    </w:pPr>
                    <w:r>
                      <w:rPr>
                        <w:noProof/>
                      </w:rPr>
                      <w:t xml:space="preserve">S. PAFKA, "BENCHMARKING RANDOM FOREST IMPLEMENTATIONS," 19 05 2015. [Online]. </w:t>
                    </w:r>
                  </w:p>
                  <w:p w14:paraId="00CDE9DB" w14:textId="02D8D66A" w:rsidR="00CB1937" w:rsidRDefault="00CB1937" w:rsidP="0036057A">
                    <w:pPr>
                      <w:pStyle w:val="Bibliography"/>
                      <w:rPr>
                        <w:noProof/>
                      </w:rPr>
                    </w:pPr>
                    <w:r>
                      <w:rPr>
                        <w:noProof/>
                      </w:rPr>
                      <w:t>Available: http://datascience.la/benchmarking-random-forest-implementations/.</w:t>
                    </w:r>
                  </w:p>
                </w:tc>
              </w:tr>
            </w:tbl>
            <w:p w14:paraId="39AD50F4" w14:textId="77777777" w:rsidR="00CB1937" w:rsidRDefault="00CB1937">
              <w:pPr>
                <w:divId w:val="1129275857"/>
                <w:rPr>
                  <w:rFonts w:eastAsia="Times New Roman"/>
                  <w:noProof/>
                </w:rPr>
              </w:pPr>
            </w:p>
            <w:p w14:paraId="43521454" w14:textId="3F407884" w:rsidR="00BB5BC4" w:rsidRDefault="00BB5BC4">
              <w:r>
                <w:fldChar w:fldCharType="end"/>
              </w:r>
            </w:p>
          </w:sdtContent>
        </w:sdt>
      </w:sdtContent>
    </w:sdt>
    <w:p w14:paraId="1ABAD58E" w14:textId="43F6BF07" w:rsidR="00EE7B3D" w:rsidRPr="008318B8" w:rsidRDefault="009372B7" w:rsidP="002818AE">
      <w:pPr>
        <w:pStyle w:val="Heading1"/>
        <w:numPr>
          <w:ilvl w:val="0"/>
          <w:numId w:val="0"/>
        </w:numPr>
        <w:ind w:left="432"/>
      </w:pPr>
      <w:bookmarkStart w:id="361" w:name="_Toc29794101"/>
      <w:r>
        <w:lastRenderedPageBreak/>
        <w:t>PHỤ LỤC</w:t>
      </w:r>
      <w:bookmarkEnd w:id="361"/>
    </w:p>
    <w:p w14:paraId="1E209213" w14:textId="6E02B83A" w:rsidR="00EE7B3D" w:rsidRDefault="00B6374A" w:rsidP="00B0260E">
      <w:pPr>
        <w:rPr>
          <w:szCs w:val="26"/>
        </w:rPr>
      </w:pPr>
      <w:r>
        <w:rPr>
          <w:szCs w:val="26"/>
        </w:rPr>
        <w:t>Chương 4: Thực nghiệm</w:t>
      </w:r>
    </w:p>
    <w:p w14:paraId="7962733E" w14:textId="13FAE4C5" w:rsidR="00B6374A" w:rsidRDefault="00B6374A" w:rsidP="00B0260E">
      <w:pPr>
        <w:rPr>
          <w:szCs w:val="26"/>
        </w:rPr>
      </w:pPr>
      <w:r>
        <w:rPr>
          <w:szCs w:val="26"/>
        </w:rPr>
        <w:t>4.</w:t>
      </w:r>
      <w:r w:rsidR="00192071">
        <w:rPr>
          <w:szCs w:val="26"/>
        </w:rPr>
        <w:t>1.1. Các bước thực hiện</w:t>
      </w:r>
    </w:p>
    <w:p w14:paraId="73365F33" w14:textId="77777777" w:rsidR="00E56FD8" w:rsidRPr="007900F4" w:rsidRDefault="00E56FD8" w:rsidP="00B0260E">
      <w:pPr>
        <w:rPr>
          <w:rFonts w:eastAsiaTheme="minorHAnsi"/>
          <w:b/>
          <w:lang w:eastAsia="zh-CN"/>
        </w:rPr>
      </w:pPr>
      <w:r w:rsidRPr="007900F4">
        <w:rPr>
          <w:rFonts w:eastAsiaTheme="minorHAnsi"/>
          <w:b/>
          <w:lang w:eastAsia="zh-CN"/>
        </w:rPr>
        <w:t>Bước 1: Import Library</w:t>
      </w:r>
    </w:p>
    <w:p w14:paraId="07EF2B8E" w14:textId="77777777" w:rsidR="00E56FD8" w:rsidRPr="007900F4" w:rsidRDefault="00E56FD8" w:rsidP="00B0260E">
      <w:pPr>
        <w:rPr>
          <w:rFonts w:eastAsiaTheme="minorHAnsi"/>
          <w:lang w:eastAsia="zh-CN"/>
        </w:rPr>
      </w:pPr>
      <w:r w:rsidRPr="007900F4">
        <w:rPr>
          <w:rFonts w:eastAsiaTheme="minorHAnsi"/>
          <w:lang w:eastAsia="zh-CN"/>
        </w:rPr>
        <w:t>Thực hiện import các thư viện của python, thư viện xử lý số, bẽ biểu đồ, xây dựng mô hình, và các thư viện về phân lớp dữ liệu.</w:t>
      </w:r>
    </w:p>
    <w:p w14:paraId="7D669C28"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pip install prompt_toolkit</w:t>
      </w:r>
    </w:p>
    <w:p w14:paraId="6481A5DC"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w:t>
      </w:r>
    </w:p>
    <w:p w14:paraId="5CC4E886"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Import library</w:t>
      </w:r>
    </w:p>
    <w:p w14:paraId="09194356"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Thư viện sử lý số</w:t>
      </w:r>
    </w:p>
    <w:p w14:paraId="2938E7E0"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pandas </w:t>
      </w:r>
      <w:r w:rsidRPr="007900F4">
        <w:rPr>
          <w:rFonts w:ascii="Courier New" w:eastAsia="Times New Roman" w:hAnsi="Courier New" w:cs="Courier New"/>
          <w:color w:val="AF00DB"/>
          <w:sz w:val="21"/>
          <w:szCs w:val="21"/>
        </w:rPr>
        <w:t>as</w:t>
      </w:r>
      <w:r w:rsidRPr="007900F4">
        <w:rPr>
          <w:rFonts w:ascii="Courier New" w:eastAsia="Times New Roman" w:hAnsi="Courier New" w:cs="Courier New"/>
          <w:color w:val="000000"/>
          <w:sz w:val="21"/>
          <w:szCs w:val="21"/>
        </w:rPr>
        <w:t> pd</w:t>
      </w:r>
    </w:p>
    <w:p w14:paraId="0724479B"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numpy </w:t>
      </w:r>
      <w:r w:rsidRPr="007900F4">
        <w:rPr>
          <w:rFonts w:ascii="Courier New" w:eastAsia="Times New Roman" w:hAnsi="Courier New" w:cs="Courier New"/>
          <w:color w:val="AF00DB"/>
          <w:sz w:val="21"/>
          <w:szCs w:val="21"/>
        </w:rPr>
        <w:t>as</w:t>
      </w:r>
      <w:r w:rsidRPr="007900F4">
        <w:rPr>
          <w:rFonts w:ascii="Courier New" w:eastAsia="Times New Roman" w:hAnsi="Courier New" w:cs="Courier New"/>
          <w:color w:val="000000"/>
          <w:sz w:val="21"/>
          <w:szCs w:val="21"/>
        </w:rPr>
        <w:t> np</w:t>
      </w:r>
    </w:p>
    <w:p w14:paraId="15DBC6E0"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time</w:t>
      </w:r>
    </w:p>
    <w:p w14:paraId="2B693061"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collections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Counter</w:t>
      </w:r>
    </w:p>
    <w:p w14:paraId="7D71CB22"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scipy.stats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norm</w:t>
      </w:r>
    </w:p>
    <w:p w14:paraId="118AC5A6"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sklearn.manifold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TSNE</w:t>
      </w:r>
    </w:p>
    <w:p w14:paraId="13CD332B"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sklearn.decomposition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PCA, TruncatedSVD</w:t>
      </w:r>
    </w:p>
    <w:p w14:paraId="641580E9" w14:textId="059A32C5"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matplotlib.patches </w:t>
      </w:r>
      <w:r w:rsidRPr="007900F4">
        <w:rPr>
          <w:rFonts w:ascii="Courier New" w:eastAsia="Times New Roman" w:hAnsi="Courier New" w:cs="Courier New"/>
          <w:color w:val="AF00DB"/>
          <w:sz w:val="21"/>
          <w:szCs w:val="21"/>
        </w:rPr>
        <w:t>as</w:t>
      </w:r>
      <w:r w:rsidRPr="007900F4">
        <w:rPr>
          <w:rFonts w:ascii="Courier New" w:eastAsia="Times New Roman" w:hAnsi="Courier New" w:cs="Courier New"/>
          <w:color w:val="000000"/>
          <w:sz w:val="21"/>
          <w:szCs w:val="21"/>
        </w:rPr>
        <w:t> mpatches</w:t>
      </w:r>
    </w:p>
    <w:p w14:paraId="27FF5A70"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Thư hiện vẽ biểu đồ </w:t>
      </w:r>
    </w:p>
    <w:p w14:paraId="0A3D54D4"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FF"/>
          <w:sz w:val="21"/>
          <w:szCs w:val="21"/>
        </w:rPr>
        <w:t>%matplotlib </w:t>
      </w:r>
      <w:r w:rsidRPr="007900F4">
        <w:rPr>
          <w:rFonts w:ascii="Courier New" w:eastAsia="Times New Roman" w:hAnsi="Courier New" w:cs="Courier New"/>
          <w:color w:val="000000"/>
          <w:sz w:val="21"/>
          <w:szCs w:val="21"/>
        </w:rPr>
        <w:t>inline</w:t>
      </w:r>
    </w:p>
    <w:p w14:paraId="6DEC1032"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matplotlib.pyplot </w:t>
      </w:r>
      <w:r w:rsidRPr="007900F4">
        <w:rPr>
          <w:rFonts w:ascii="Courier New" w:eastAsia="Times New Roman" w:hAnsi="Courier New" w:cs="Courier New"/>
          <w:color w:val="AF00DB"/>
          <w:sz w:val="21"/>
          <w:szCs w:val="21"/>
        </w:rPr>
        <w:t>as</w:t>
      </w:r>
      <w:r w:rsidRPr="007900F4">
        <w:rPr>
          <w:rFonts w:ascii="Courier New" w:eastAsia="Times New Roman" w:hAnsi="Courier New" w:cs="Courier New"/>
          <w:color w:val="000000"/>
          <w:sz w:val="21"/>
          <w:szCs w:val="21"/>
        </w:rPr>
        <w:t> plt</w:t>
      </w:r>
    </w:p>
    <w:p w14:paraId="14363D70"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matplotlib.lines </w:t>
      </w:r>
      <w:r w:rsidRPr="007900F4">
        <w:rPr>
          <w:rFonts w:ascii="Courier New" w:eastAsia="Times New Roman" w:hAnsi="Courier New" w:cs="Courier New"/>
          <w:color w:val="AF00DB"/>
          <w:sz w:val="21"/>
          <w:szCs w:val="21"/>
        </w:rPr>
        <w:t>as</w:t>
      </w:r>
      <w:r w:rsidRPr="007900F4">
        <w:rPr>
          <w:rFonts w:ascii="Courier New" w:eastAsia="Times New Roman" w:hAnsi="Courier New" w:cs="Courier New"/>
          <w:color w:val="000000"/>
          <w:sz w:val="21"/>
          <w:szCs w:val="21"/>
        </w:rPr>
        <w:t> mlines</w:t>
      </w:r>
    </w:p>
    <w:p w14:paraId="7FDF9B1F"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mpl_toolkits.mplot3d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Axes3D</w:t>
      </w:r>
    </w:p>
    <w:p w14:paraId="404EDF42"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seaborn </w:t>
      </w:r>
      <w:r w:rsidRPr="007900F4">
        <w:rPr>
          <w:rFonts w:ascii="Courier New" w:eastAsia="Times New Roman" w:hAnsi="Courier New" w:cs="Courier New"/>
          <w:color w:val="AF00DB"/>
          <w:sz w:val="21"/>
          <w:szCs w:val="21"/>
        </w:rPr>
        <w:t>as</w:t>
      </w:r>
      <w:r w:rsidRPr="007900F4">
        <w:rPr>
          <w:rFonts w:ascii="Courier New" w:eastAsia="Times New Roman" w:hAnsi="Courier New" w:cs="Courier New"/>
          <w:color w:val="000000"/>
          <w:sz w:val="21"/>
          <w:szCs w:val="21"/>
        </w:rPr>
        <w:t> sns</w:t>
      </w:r>
    </w:p>
    <w:p w14:paraId="6E404A3F" w14:textId="3CB04D3C"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itertools</w:t>
      </w:r>
    </w:p>
    <w:p w14:paraId="336D508B"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Thư viện xây dựng mô hình</w:t>
      </w:r>
    </w:p>
    <w:p w14:paraId="03B7AF81"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sklearn.model_selection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train_test_split, learning_curve</w:t>
      </w:r>
    </w:p>
    <w:p w14:paraId="38D49485"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sklearn.metrics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average_precision_score, auc, accuracy_score, confusion_matrix, mean_squared_error</w:t>
      </w:r>
    </w:p>
    <w:p w14:paraId="4E52960C"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sklearn.model_selection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cross_val_score</w:t>
      </w:r>
    </w:p>
    <w:p w14:paraId="51531B22"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imblearn.over_sampling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(RandomOverSampler)</w:t>
      </w:r>
    </w:p>
    <w:p w14:paraId="739A9325" w14:textId="7B452511"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sklearn.datasets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make_classification</w:t>
      </w:r>
    </w:p>
    <w:p w14:paraId="0C0BE011"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Classifier Libraries</w:t>
      </w:r>
    </w:p>
    <w:p w14:paraId="0B412C6A" w14:textId="6437D1AF"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sklearn.ensemble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RandomForestClassifier</w:t>
      </w:r>
    </w:p>
    <w:p w14:paraId="5E51986D"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xgboost.sklearn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XGBClassifier</w:t>
      </w:r>
    </w:p>
    <w:p w14:paraId="7B517718"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lastRenderedPageBreak/>
        <w:t>from</w:t>
      </w:r>
      <w:r w:rsidRPr="007900F4">
        <w:rPr>
          <w:rFonts w:ascii="Courier New" w:eastAsia="Times New Roman" w:hAnsi="Courier New" w:cs="Courier New"/>
          <w:color w:val="000000"/>
          <w:sz w:val="21"/>
          <w:szCs w:val="21"/>
        </w:rPr>
        <w:t> xgboost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plot_importance, to_graphviz</w:t>
      </w:r>
    </w:p>
    <w:p w14:paraId="7F52CA54" w14:textId="77777777" w:rsidR="00E56FD8" w:rsidRPr="007900F4" w:rsidRDefault="00E56FD8" w:rsidP="00B0260E">
      <w:pPr>
        <w:rPr>
          <w:rFonts w:eastAsiaTheme="minorHAnsi"/>
          <w:b/>
          <w:lang w:eastAsia="zh-CN"/>
        </w:rPr>
      </w:pPr>
      <w:r w:rsidRPr="007900F4">
        <w:rPr>
          <w:rFonts w:eastAsiaTheme="minorHAnsi"/>
          <w:b/>
          <w:lang w:eastAsia="zh-CN"/>
        </w:rPr>
        <w:t>Bước 2: Connect to google drive</w:t>
      </w:r>
    </w:p>
    <w:p w14:paraId="2628E709" w14:textId="77777777" w:rsidR="00E56FD8" w:rsidRPr="007900F4" w:rsidRDefault="00E56FD8" w:rsidP="00B0260E">
      <w:pPr>
        <w:rPr>
          <w:rFonts w:eastAsiaTheme="minorHAnsi"/>
          <w:lang w:eastAsia="zh-CN"/>
        </w:rPr>
      </w:pPr>
      <w:r w:rsidRPr="007900F4">
        <w:rPr>
          <w:rFonts w:eastAsiaTheme="minorHAnsi"/>
          <w:lang w:eastAsia="zh-CN"/>
        </w:rPr>
        <w:t>Cách 1: Sử dụng dữ liệu cá nhân</w:t>
      </w:r>
    </w:p>
    <w:p w14:paraId="0A341B1D" w14:textId="77777777" w:rsidR="00E56FD8" w:rsidRPr="007900F4" w:rsidRDefault="00E56FD8" w:rsidP="00B0260E">
      <w:pPr>
        <w:rPr>
          <w:rFonts w:eastAsiaTheme="minorHAnsi"/>
          <w:lang w:eastAsia="zh-CN"/>
        </w:rPr>
      </w:pPr>
      <w:r w:rsidRPr="007900F4">
        <w:rPr>
          <w:rFonts w:eastAsiaTheme="minorHAnsi"/>
          <w:lang w:eastAsia="zh-CN"/>
        </w:rPr>
        <w:t>Thao tác 1: Kết nối với Google driver</w:t>
      </w:r>
    </w:p>
    <w:p w14:paraId="0C00EF05"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Kết nối với gg driver</w:t>
      </w:r>
    </w:p>
    <w:p w14:paraId="1ADE513C"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google.colab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drive</w:t>
      </w:r>
    </w:p>
    <w:p w14:paraId="555C80CC" w14:textId="0C7AA2CB" w:rsidR="00E56FD8" w:rsidRPr="00A06DA3"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drive.mount(</w:t>
      </w:r>
      <w:r w:rsidRPr="007900F4">
        <w:rPr>
          <w:rFonts w:ascii="Courier New" w:eastAsia="Times New Roman" w:hAnsi="Courier New" w:cs="Courier New"/>
          <w:color w:val="A31515"/>
          <w:sz w:val="21"/>
          <w:szCs w:val="21"/>
        </w:rPr>
        <w:t>'drive'</w:t>
      </w:r>
      <w:r w:rsidRPr="007900F4">
        <w:rPr>
          <w:rFonts w:ascii="Courier New" w:eastAsia="Times New Roman" w:hAnsi="Courier New" w:cs="Courier New"/>
          <w:color w:val="000000"/>
          <w:sz w:val="21"/>
          <w:szCs w:val="21"/>
        </w:rPr>
        <w:t>)</w:t>
      </w:r>
    </w:p>
    <w:p w14:paraId="58C5F0AB" w14:textId="77777777" w:rsidR="00E56FD8" w:rsidRPr="007900F4" w:rsidRDefault="00E56FD8" w:rsidP="00B0260E">
      <w:pPr>
        <w:rPr>
          <w:rFonts w:eastAsiaTheme="minorHAnsi"/>
          <w:lang w:eastAsia="zh-CN"/>
        </w:rPr>
      </w:pPr>
      <w:r w:rsidRPr="007900F4">
        <w:rPr>
          <w:rFonts w:eastAsiaTheme="minorHAnsi"/>
          <w:lang w:eastAsia="zh-CN"/>
        </w:rPr>
        <w:t>Ta được kết quả như sau:</w:t>
      </w:r>
    </w:p>
    <w:p w14:paraId="3CAEB2CD" w14:textId="77777777" w:rsidR="00E56FD8" w:rsidRPr="007900F4" w:rsidRDefault="00E56FD8" w:rsidP="00B0260E">
      <w:pPr>
        <w:rPr>
          <w:rFonts w:eastAsiaTheme="minorHAnsi"/>
          <w:lang w:eastAsia="zh-CN"/>
        </w:rPr>
      </w:pPr>
      <w:r>
        <w:rPr>
          <w:noProof/>
        </w:rPr>
        <w:drawing>
          <wp:inline distT="0" distB="0" distL="0" distR="0" wp14:anchorId="2504F41B" wp14:editId="4A156B9A">
            <wp:extent cx="5580382" cy="1513840"/>
            <wp:effectExtent l="0" t="0" r="1270" b="0"/>
            <wp:docPr id="155713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0">
                      <a:extLst>
                        <a:ext uri="{28A0092B-C50C-407E-A947-70E740481C1C}">
                          <a14:useLocalDpi xmlns:a14="http://schemas.microsoft.com/office/drawing/2010/main" val="0"/>
                        </a:ext>
                      </a:extLst>
                    </a:blip>
                    <a:stretch>
                      <a:fillRect/>
                    </a:stretch>
                  </pic:blipFill>
                  <pic:spPr>
                    <a:xfrm>
                      <a:off x="0" y="0"/>
                      <a:ext cx="5580382" cy="1513840"/>
                    </a:xfrm>
                    <a:prstGeom prst="rect">
                      <a:avLst/>
                    </a:prstGeom>
                  </pic:spPr>
                </pic:pic>
              </a:graphicData>
            </a:graphic>
          </wp:inline>
        </w:drawing>
      </w:r>
    </w:p>
    <w:p w14:paraId="150E44C8" w14:textId="77777777" w:rsidR="00E56FD8" w:rsidRPr="007900F4" w:rsidRDefault="00E56FD8" w:rsidP="00B0260E">
      <w:pPr>
        <w:rPr>
          <w:rFonts w:eastAsiaTheme="minorHAnsi"/>
          <w:lang w:eastAsia="zh-CN"/>
        </w:rPr>
      </w:pPr>
      <w:r w:rsidRPr="007900F4">
        <w:rPr>
          <w:rFonts w:eastAsiaTheme="minorHAnsi"/>
          <w:lang w:eastAsia="zh-CN"/>
        </w:rPr>
        <w:t>Sau đó truy cập vào link như bên trên, đăng nhập bằng tài khoản đã được chia sẻ, sau đó trên màn hình hiển thị:</w:t>
      </w:r>
    </w:p>
    <w:p w14:paraId="5F716C1E" w14:textId="77777777" w:rsidR="00E56FD8" w:rsidRPr="007900F4" w:rsidRDefault="00E56FD8" w:rsidP="00B0260E">
      <w:pPr>
        <w:rPr>
          <w:rFonts w:eastAsiaTheme="minorHAnsi"/>
          <w:lang w:eastAsia="zh-CN"/>
        </w:rPr>
      </w:pPr>
      <w:r w:rsidRPr="007900F4">
        <w:rPr>
          <w:rFonts w:eastAsiaTheme="minorHAnsi"/>
          <w:noProof/>
        </w:rPr>
        <w:drawing>
          <wp:inline distT="0" distB="0" distL="0" distR="0" wp14:anchorId="32CDCAD6" wp14:editId="1BEB500E">
            <wp:extent cx="5133975" cy="2388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52779"/>
                    <a:stretch/>
                  </pic:blipFill>
                  <pic:spPr bwMode="auto">
                    <a:xfrm>
                      <a:off x="0" y="0"/>
                      <a:ext cx="5133975" cy="2388358"/>
                    </a:xfrm>
                    <a:prstGeom prst="rect">
                      <a:avLst/>
                    </a:prstGeom>
                    <a:ln>
                      <a:noFill/>
                    </a:ln>
                    <a:extLst>
                      <a:ext uri="{53640926-AAD7-44D8-BBD7-CCE9431645EC}">
                        <a14:shadowObscured xmlns:a14="http://schemas.microsoft.com/office/drawing/2010/main"/>
                      </a:ext>
                    </a:extLst>
                  </pic:spPr>
                </pic:pic>
              </a:graphicData>
            </a:graphic>
          </wp:inline>
        </w:drawing>
      </w:r>
    </w:p>
    <w:p w14:paraId="1D4DB555" w14:textId="77777777" w:rsidR="00E56FD8" w:rsidRPr="007900F4" w:rsidRDefault="00E56FD8" w:rsidP="00B0260E">
      <w:pPr>
        <w:rPr>
          <w:rFonts w:eastAsiaTheme="minorHAnsi"/>
          <w:lang w:eastAsia="zh-CN"/>
        </w:rPr>
      </w:pPr>
      <w:r w:rsidRPr="007900F4">
        <w:rPr>
          <w:rFonts w:eastAsiaTheme="minorHAnsi"/>
          <w:lang w:eastAsia="zh-CN"/>
        </w:rPr>
        <w:t>Ta tiến hành copy đoạn code hiển thị trên màn hình và nhập vào ô code bên google colab, sau đó nhấn enter để hoàn thành:</w:t>
      </w:r>
    </w:p>
    <w:p w14:paraId="49325013" w14:textId="77777777" w:rsidR="00E56FD8" w:rsidRPr="007900F4" w:rsidRDefault="00E56FD8" w:rsidP="00B0260E">
      <w:pPr>
        <w:rPr>
          <w:rFonts w:eastAsiaTheme="minorHAnsi"/>
          <w:lang w:eastAsia="zh-CN"/>
        </w:rPr>
      </w:pPr>
      <w:r>
        <w:rPr>
          <w:noProof/>
        </w:rPr>
        <w:drawing>
          <wp:inline distT="0" distB="0" distL="0" distR="0" wp14:anchorId="2D6AFA89" wp14:editId="7C1A1E40">
            <wp:extent cx="5580382" cy="1054100"/>
            <wp:effectExtent l="0" t="0" r="1270" b="0"/>
            <wp:docPr id="9519167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2">
                      <a:extLst>
                        <a:ext uri="{28A0092B-C50C-407E-A947-70E740481C1C}">
                          <a14:useLocalDpi xmlns:a14="http://schemas.microsoft.com/office/drawing/2010/main" val="0"/>
                        </a:ext>
                      </a:extLst>
                    </a:blip>
                    <a:stretch>
                      <a:fillRect/>
                    </a:stretch>
                  </pic:blipFill>
                  <pic:spPr>
                    <a:xfrm>
                      <a:off x="0" y="0"/>
                      <a:ext cx="5580382" cy="1054100"/>
                    </a:xfrm>
                    <a:prstGeom prst="rect">
                      <a:avLst/>
                    </a:prstGeom>
                  </pic:spPr>
                </pic:pic>
              </a:graphicData>
            </a:graphic>
          </wp:inline>
        </w:drawing>
      </w:r>
    </w:p>
    <w:p w14:paraId="2A36CCB5" w14:textId="77777777" w:rsidR="00E56FD8" w:rsidRPr="007900F4" w:rsidRDefault="00E56FD8" w:rsidP="00B0260E">
      <w:pPr>
        <w:rPr>
          <w:rFonts w:eastAsiaTheme="minorHAnsi"/>
          <w:lang w:eastAsia="zh-CN"/>
        </w:rPr>
      </w:pPr>
      <w:r w:rsidRPr="007900F4">
        <w:rPr>
          <w:rFonts w:eastAsiaTheme="minorHAnsi"/>
          <w:lang w:eastAsia="zh-CN"/>
        </w:rPr>
        <w:lastRenderedPageBreak/>
        <w:t>Thao tác 2: Truy cập đường dẫn đến nơi lưu trữ dữ liệu trên Google Driver:</w:t>
      </w:r>
    </w:p>
    <w:tbl>
      <w:tblPr>
        <w:tblStyle w:val="TableGrid"/>
        <w:tblW w:w="0" w:type="auto"/>
        <w:tblLook w:val="04A0" w:firstRow="1" w:lastRow="0" w:firstColumn="1" w:lastColumn="0" w:noHBand="0" w:noVBand="1"/>
      </w:tblPr>
      <w:tblGrid>
        <w:gridCol w:w="6205"/>
        <w:gridCol w:w="2573"/>
      </w:tblGrid>
      <w:tr w:rsidR="00E56FD8" w:rsidRPr="00E56FD8" w14:paraId="12A32448" w14:textId="77777777" w:rsidTr="00E25EA1">
        <w:tc>
          <w:tcPr>
            <w:tcW w:w="6205" w:type="dxa"/>
          </w:tcPr>
          <w:p w14:paraId="1358137F" w14:textId="77777777" w:rsidR="00E56FD8" w:rsidRPr="00E56FD8" w:rsidRDefault="00E56FD8" w:rsidP="00B0260E">
            <w:pPr>
              <w:spacing w:line="360" w:lineRule="auto"/>
              <w:rPr>
                <w:rFonts w:ascii="Times New Roman" w:hAnsi="Times New Roman" w:cs="Times New Roman"/>
                <w:b/>
                <w:bCs/>
                <w:sz w:val="26"/>
                <w:szCs w:val="26"/>
                <w:lang w:eastAsia="zh-CN"/>
              </w:rPr>
            </w:pPr>
            <w:r w:rsidRPr="00E56FD8">
              <w:rPr>
                <w:rFonts w:ascii="Times New Roman" w:hAnsi="Times New Roman" w:cs="Times New Roman"/>
                <w:b/>
                <w:bCs/>
                <w:sz w:val="26"/>
                <w:szCs w:val="26"/>
                <w:lang w:eastAsia="zh-CN"/>
              </w:rPr>
              <w:t>Lệnh</w:t>
            </w:r>
          </w:p>
        </w:tc>
        <w:tc>
          <w:tcPr>
            <w:tcW w:w="2573" w:type="dxa"/>
          </w:tcPr>
          <w:p w14:paraId="34F0BD83" w14:textId="77777777" w:rsidR="00E56FD8" w:rsidRPr="00E56FD8" w:rsidRDefault="00E56FD8" w:rsidP="00B0260E">
            <w:pPr>
              <w:spacing w:line="360" w:lineRule="auto"/>
              <w:rPr>
                <w:rFonts w:ascii="Times New Roman" w:hAnsi="Times New Roman" w:cs="Times New Roman"/>
                <w:b/>
                <w:bCs/>
                <w:sz w:val="26"/>
                <w:szCs w:val="26"/>
                <w:lang w:eastAsia="zh-CN"/>
              </w:rPr>
            </w:pPr>
            <w:r w:rsidRPr="00E56FD8">
              <w:rPr>
                <w:rFonts w:ascii="Times New Roman" w:hAnsi="Times New Roman" w:cs="Times New Roman"/>
                <w:b/>
                <w:bCs/>
                <w:sz w:val="26"/>
                <w:szCs w:val="26"/>
                <w:lang w:eastAsia="zh-CN"/>
              </w:rPr>
              <w:t>Kết quả</w:t>
            </w:r>
          </w:p>
        </w:tc>
      </w:tr>
      <w:tr w:rsidR="00E56FD8" w:rsidRPr="00E56FD8" w14:paraId="2A5776AF" w14:textId="77777777" w:rsidTr="00E25EA1">
        <w:tc>
          <w:tcPr>
            <w:tcW w:w="6205" w:type="dxa"/>
          </w:tcPr>
          <w:p w14:paraId="17B3A1E5" w14:textId="77777777" w:rsidR="00E56FD8" w:rsidRPr="00E56FD8" w:rsidRDefault="00E56FD8" w:rsidP="00B0260E">
            <w:pPr>
              <w:shd w:val="clear" w:color="auto" w:fill="FFFFFE"/>
              <w:spacing w:line="360" w:lineRule="auto"/>
              <w:rPr>
                <w:rFonts w:ascii="Times New Roman" w:eastAsia="Times New Roman" w:hAnsi="Times New Roman" w:cs="Times New Roman"/>
                <w:color w:val="008000"/>
                <w:sz w:val="26"/>
                <w:szCs w:val="26"/>
              </w:rPr>
            </w:pPr>
            <w:r w:rsidRPr="00E56FD8">
              <w:rPr>
                <w:rFonts w:ascii="Times New Roman" w:eastAsia="Times New Roman" w:hAnsi="Times New Roman" w:cs="Times New Roman"/>
                <w:color w:val="008000"/>
                <w:sz w:val="26"/>
                <w:szCs w:val="26"/>
              </w:rPr>
              <w:t># Đường dẫn đến nơi lưu trữ dữ liệu trong drive</w:t>
            </w:r>
          </w:p>
          <w:p w14:paraId="61568975" w14:textId="77777777" w:rsidR="00E56FD8" w:rsidRPr="00E56FD8" w:rsidRDefault="00E56FD8" w:rsidP="00B0260E">
            <w:pPr>
              <w:shd w:val="clear" w:color="auto" w:fill="FFFFFE"/>
              <w:spacing w:line="360" w:lineRule="auto"/>
              <w:rPr>
                <w:rFonts w:ascii="Times New Roman" w:eastAsia="Times New Roman" w:hAnsi="Times New Roman" w:cs="Times New Roman"/>
                <w:color w:val="FF0000"/>
                <w:sz w:val="26"/>
                <w:szCs w:val="26"/>
              </w:rPr>
            </w:pPr>
            <w:r w:rsidRPr="00E56FD8">
              <w:rPr>
                <w:rFonts w:ascii="Times New Roman" w:eastAsia="Times New Roman" w:hAnsi="Times New Roman" w:cs="Times New Roman"/>
                <w:color w:val="008000"/>
                <w:sz w:val="26"/>
                <w:szCs w:val="26"/>
              </w:rPr>
              <w:t xml:space="preserve">path = </w:t>
            </w:r>
            <w:r w:rsidRPr="00E56FD8">
              <w:rPr>
                <w:rFonts w:ascii="Times New Roman" w:eastAsia="Times New Roman" w:hAnsi="Times New Roman" w:cs="Times New Roman"/>
                <w:color w:val="FF0000"/>
                <w:sz w:val="26"/>
                <w:szCs w:val="26"/>
              </w:rPr>
              <w:t>'/content/drive/My Drive/Colab Notebooks/Graduation Thesis/\</w:t>
            </w:r>
          </w:p>
          <w:p w14:paraId="4FE44158" w14:textId="77777777" w:rsidR="00E56FD8" w:rsidRPr="00E56FD8" w:rsidRDefault="00E56FD8" w:rsidP="00B0260E">
            <w:pPr>
              <w:shd w:val="clear" w:color="auto" w:fill="FFFFFE"/>
              <w:spacing w:line="360" w:lineRule="auto"/>
              <w:rPr>
                <w:rFonts w:ascii="Times New Roman" w:eastAsia="Times New Roman" w:hAnsi="Times New Roman" w:cs="Times New Roman"/>
                <w:color w:val="FF0000"/>
                <w:sz w:val="26"/>
                <w:szCs w:val="26"/>
              </w:rPr>
            </w:pPr>
            <w:r w:rsidRPr="00E56FD8">
              <w:rPr>
                <w:rFonts w:ascii="Times New Roman" w:eastAsia="Times New Roman" w:hAnsi="Times New Roman" w:cs="Times New Roman"/>
                <w:color w:val="FF0000"/>
                <w:sz w:val="26"/>
                <w:szCs w:val="26"/>
              </w:rPr>
              <w:t>Data/data 1.csv'</w:t>
            </w:r>
          </w:p>
          <w:p w14:paraId="02AB9FC5" w14:textId="77777777" w:rsidR="00E56FD8" w:rsidRPr="00E56FD8" w:rsidRDefault="00E56FD8" w:rsidP="00B0260E">
            <w:pPr>
              <w:shd w:val="clear" w:color="auto" w:fill="FFFFFE"/>
              <w:spacing w:line="360" w:lineRule="auto"/>
              <w:rPr>
                <w:rFonts w:ascii="Times New Roman" w:hAnsi="Times New Roman" w:cs="Times New Roman"/>
                <w:sz w:val="26"/>
                <w:szCs w:val="26"/>
                <w:lang w:eastAsia="zh-CN"/>
              </w:rPr>
            </w:pPr>
            <w:r w:rsidRPr="00E56FD8">
              <w:rPr>
                <w:rFonts w:ascii="Times New Roman" w:eastAsia="Times New Roman" w:hAnsi="Times New Roman" w:cs="Times New Roman"/>
                <w:color w:val="008000"/>
                <w:sz w:val="26"/>
                <w:szCs w:val="26"/>
              </w:rPr>
              <w:t>print(</w:t>
            </w:r>
            <w:r w:rsidRPr="00E56FD8">
              <w:rPr>
                <w:rFonts w:ascii="Times New Roman" w:eastAsia="Times New Roman" w:hAnsi="Times New Roman" w:cs="Times New Roman"/>
                <w:color w:val="FF0000"/>
                <w:sz w:val="26"/>
                <w:szCs w:val="26"/>
              </w:rPr>
              <w:t>'DONE'</w:t>
            </w:r>
            <w:r w:rsidRPr="00E56FD8">
              <w:rPr>
                <w:rFonts w:ascii="Times New Roman" w:eastAsia="Times New Roman" w:hAnsi="Times New Roman" w:cs="Times New Roman"/>
                <w:color w:val="008000"/>
                <w:sz w:val="26"/>
                <w:szCs w:val="26"/>
              </w:rPr>
              <w:t>)</w:t>
            </w:r>
          </w:p>
        </w:tc>
        <w:tc>
          <w:tcPr>
            <w:tcW w:w="2573" w:type="dxa"/>
          </w:tcPr>
          <w:p w14:paraId="0D1CF108" w14:textId="77777777" w:rsidR="00E56FD8" w:rsidRPr="00E56FD8" w:rsidRDefault="00E56FD8" w:rsidP="00B0260E">
            <w:pPr>
              <w:spacing w:line="360" w:lineRule="auto"/>
              <w:rPr>
                <w:rFonts w:ascii="Times New Roman" w:hAnsi="Times New Roman" w:cs="Times New Roman"/>
                <w:sz w:val="26"/>
                <w:szCs w:val="26"/>
                <w:lang w:eastAsia="zh-CN"/>
              </w:rPr>
            </w:pPr>
            <w:r w:rsidRPr="00E56FD8">
              <w:rPr>
                <w:rFonts w:ascii="Times New Roman" w:hAnsi="Times New Roman" w:cs="Times New Roman"/>
                <w:sz w:val="26"/>
                <w:szCs w:val="26"/>
                <w:lang w:eastAsia="zh-CN"/>
              </w:rPr>
              <w:t>DONE</w:t>
            </w:r>
          </w:p>
        </w:tc>
      </w:tr>
    </w:tbl>
    <w:p w14:paraId="7870D993" w14:textId="77777777" w:rsidR="00E56FD8" w:rsidRPr="007900F4" w:rsidRDefault="00E56FD8" w:rsidP="00B0260E">
      <w:pPr>
        <w:spacing w:before="240"/>
        <w:rPr>
          <w:rFonts w:eastAsiaTheme="minorHAnsi"/>
          <w:lang w:eastAsia="zh-CN"/>
        </w:rPr>
      </w:pPr>
      <w:r w:rsidRPr="007900F4">
        <w:rPr>
          <w:rFonts w:eastAsiaTheme="minorHAnsi"/>
          <w:lang w:eastAsia="zh-CN"/>
        </w:rPr>
        <w:t>Cách 2: Chia sẻ cho người khác chạy thử</w:t>
      </w:r>
    </w:p>
    <w:p w14:paraId="1C57CE55" w14:textId="77777777" w:rsidR="00E56FD8" w:rsidRPr="007900F4" w:rsidRDefault="00E56FD8" w:rsidP="00B0260E">
      <w:pPr>
        <w:rPr>
          <w:rFonts w:eastAsiaTheme="minorHAnsi"/>
          <w:lang w:eastAsia="zh-CN"/>
        </w:rPr>
      </w:pPr>
      <w:r w:rsidRPr="007900F4">
        <w:rPr>
          <w:rFonts w:eastAsiaTheme="minorHAnsi"/>
          <w:lang w:eastAsia="zh-CN"/>
        </w:rPr>
        <w:t>Thao tác 1: Import các thư viện:</w:t>
      </w:r>
    </w:p>
    <w:p w14:paraId="6F9360BA"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w:t>
      </w:r>
    </w:p>
    <w:p w14:paraId="03F2B536"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Import PyDrive and associated libraries.</w:t>
      </w:r>
    </w:p>
    <w:p w14:paraId="111E92FD"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This only needs to be done once per notebook.</w:t>
      </w:r>
    </w:p>
    <w:p w14:paraId="5CF9BA7E"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pydrive.auth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GoogleAuth</w:t>
      </w:r>
    </w:p>
    <w:p w14:paraId="737451A8"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pydrive.drive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GoogleDrive</w:t>
      </w:r>
    </w:p>
    <w:p w14:paraId="506D8AB9"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google.colab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auth</w:t>
      </w:r>
    </w:p>
    <w:p w14:paraId="156FBC3E"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oauth2client.client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GoogleCredentials</w:t>
      </w:r>
    </w:p>
    <w:p w14:paraId="7A95529D" w14:textId="77777777" w:rsidR="00E56FD8" w:rsidRPr="007900F4" w:rsidRDefault="00E56FD8" w:rsidP="00B0260E">
      <w:pPr>
        <w:shd w:val="clear" w:color="auto" w:fill="FFFFFE"/>
        <w:rPr>
          <w:rFonts w:ascii="Courier New" w:eastAsia="Times New Roman" w:hAnsi="Courier New" w:cs="Courier New"/>
          <w:color w:val="008000"/>
          <w:sz w:val="21"/>
          <w:szCs w:val="21"/>
        </w:rPr>
      </w:pPr>
      <w:r w:rsidRPr="007900F4">
        <w:rPr>
          <w:rFonts w:ascii="Courier New" w:eastAsia="Times New Roman" w:hAnsi="Courier New" w:cs="Courier New"/>
          <w:color w:val="008000"/>
          <w:sz w:val="21"/>
          <w:szCs w:val="21"/>
        </w:rPr>
        <w:t># ***</w:t>
      </w:r>
    </w:p>
    <w:p w14:paraId="4D8F44CD" w14:textId="77777777" w:rsidR="00E56FD8" w:rsidRPr="007900F4" w:rsidRDefault="00E56FD8" w:rsidP="00B0260E">
      <w:pPr>
        <w:rPr>
          <w:rFonts w:eastAsiaTheme="minorHAnsi"/>
          <w:lang w:eastAsia="zh-CN"/>
        </w:rPr>
      </w:pPr>
      <w:r w:rsidRPr="007900F4">
        <w:rPr>
          <w:rFonts w:eastAsiaTheme="minorHAnsi"/>
          <w:lang w:eastAsia="zh-CN"/>
        </w:rPr>
        <w:t>Thao tác 2: Kết nối với Google driver:</w:t>
      </w:r>
    </w:p>
    <w:p w14:paraId="0C4F3861"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Authenticate and create the PyDrive client.</w:t>
      </w:r>
    </w:p>
    <w:p w14:paraId="563294CA"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This only needs to be done once per notebook.</w:t>
      </w:r>
    </w:p>
    <w:p w14:paraId="6D82E205"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auth.authenticate_user()</w:t>
      </w:r>
    </w:p>
    <w:p w14:paraId="5125D573"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gauth = GoogleAuth()</w:t>
      </w:r>
    </w:p>
    <w:p w14:paraId="337A6B87"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gauth.credentials = GoogleCredentials.get_application_default()</w:t>
      </w:r>
    </w:p>
    <w:p w14:paraId="7A7BF035"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drive = GoogleDrive(gauth)</w:t>
      </w:r>
    </w:p>
    <w:p w14:paraId="7FBB1D1B" w14:textId="77777777" w:rsidR="00E56FD8" w:rsidRPr="007900F4" w:rsidRDefault="00E56FD8" w:rsidP="00B0260E">
      <w:pPr>
        <w:rPr>
          <w:rFonts w:eastAsiaTheme="minorHAnsi"/>
          <w:lang w:eastAsia="zh-CN"/>
        </w:rPr>
      </w:pPr>
      <w:r w:rsidRPr="007900F4">
        <w:rPr>
          <w:rFonts w:eastAsiaTheme="minorHAnsi"/>
          <w:lang w:eastAsia="zh-CN"/>
        </w:rPr>
        <w:t>Tương tự ở trên ta được như sau:</w:t>
      </w:r>
    </w:p>
    <w:p w14:paraId="48589EC0" w14:textId="77777777" w:rsidR="00E56FD8" w:rsidRPr="007900F4" w:rsidRDefault="00E56FD8" w:rsidP="00B0260E">
      <w:pPr>
        <w:rPr>
          <w:rFonts w:eastAsiaTheme="minorHAnsi"/>
          <w:lang w:eastAsia="zh-CN"/>
        </w:rPr>
      </w:pPr>
      <w:r>
        <w:rPr>
          <w:noProof/>
        </w:rPr>
        <w:drawing>
          <wp:inline distT="0" distB="0" distL="0" distR="0" wp14:anchorId="11077E34" wp14:editId="67815B98">
            <wp:extent cx="5580382" cy="1635760"/>
            <wp:effectExtent l="0" t="0" r="1270" b="2540"/>
            <wp:docPr id="6825528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3">
                      <a:extLst>
                        <a:ext uri="{28A0092B-C50C-407E-A947-70E740481C1C}">
                          <a14:useLocalDpi xmlns:a14="http://schemas.microsoft.com/office/drawing/2010/main" val="0"/>
                        </a:ext>
                      </a:extLst>
                    </a:blip>
                    <a:stretch>
                      <a:fillRect/>
                    </a:stretch>
                  </pic:blipFill>
                  <pic:spPr>
                    <a:xfrm>
                      <a:off x="0" y="0"/>
                      <a:ext cx="5580382" cy="1635760"/>
                    </a:xfrm>
                    <a:prstGeom prst="rect">
                      <a:avLst/>
                    </a:prstGeom>
                  </pic:spPr>
                </pic:pic>
              </a:graphicData>
            </a:graphic>
          </wp:inline>
        </w:drawing>
      </w:r>
    </w:p>
    <w:p w14:paraId="0ACF1507" w14:textId="77777777" w:rsidR="00E56FD8" w:rsidRPr="007900F4" w:rsidRDefault="00E56FD8" w:rsidP="00B0260E">
      <w:pPr>
        <w:rPr>
          <w:rFonts w:eastAsiaTheme="minorHAnsi"/>
          <w:lang w:eastAsia="zh-CN"/>
        </w:rPr>
      </w:pPr>
      <w:r w:rsidRPr="007900F4">
        <w:rPr>
          <w:rFonts w:eastAsiaTheme="minorHAnsi"/>
          <w:lang w:eastAsia="zh-CN"/>
        </w:rPr>
        <w:lastRenderedPageBreak/>
        <w:t>Nhấn vào được link để copy đoạn code sau đó nhập vào ô phía bên dưới, rồi nhấn enter để kết nối.</w:t>
      </w:r>
    </w:p>
    <w:p w14:paraId="456668E3" w14:textId="77777777" w:rsidR="00E56FD8" w:rsidRPr="007900F4" w:rsidRDefault="00E56FD8" w:rsidP="00B0260E">
      <w:pPr>
        <w:rPr>
          <w:rFonts w:eastAsiaTheme="minorHAnsi"/>
          <w:lang w:eastAsia="zh-CN"/>
        </w:rPr>
      </w:pPr>
      <w:r w:rsidRPr="007900F4">
        <w:rPr>
          <w:rFonts w:eastAsiaTheme="minorHAnsi"/>
          <w:lang w:eastAsia="zh-CN"/>
        </w:rPr>
        <w:t>Thao tác 3: Chạy lệnh bên dưới để tiến hành lấy dữ liệu:</w:t>
      </w:r>
    </w:p>
    <w:p w14:paraId="04D2A0EA"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w:t>
      </w:r>
    </w:p>
    <w:p w14:paraId="1F73D952"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DỮ LIỆU THÔ</w:t>
      </w:r>
    </w:p>
    <w:p w14:paraId="3A64EDFD"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Download a file based on its file ID.</w:t>
      </w:r>
    </w:p>
    <w:p w14:paraId="4D0ADC86"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là id đường dẫn chia sẽ file tài liều</w:t>
      </w:r>
    </w:p>
    <w:p w14:paraId="34BAE3D0"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example: https://drive.google.com/file/d/1rNwi9Ki1ujzHH4Q0rzXImW47tbZmR3Ds/view</w:t>
      </w:r>
    </w:p>
    <w:p w14:paraId="00C261F5"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ID : 1rNwi9Ki1ujzHH4Q0rzXImW47tbZmR3Ds</w:t>
      </w:r>
    </w:p>
    <w:p w14:paraId="3C349ABE"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file_id = </w:t>
      </w:r>
      <w:r w:rsidRPr="007900F4">
        <w:rPr>
          <w:rFonts w:ascii="Courier New" w:eastAsia="Times New Roman" w:hAnsi="Courier New" w:cs="Courier New"/>
          <w:color w:val="A31515"/>
          <w:sz w:val="21"/>
          <w:szCs w:val="21"/>
        </w:rPr>
        <w:t>'1iGVOvK2Td5qZdRkv76cMeMGEWX-0P_aN'</w:t>
      </w:r>
    </w:p>
    <w:p w14:paraId="49214157"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downloaded = drive.CreateFile({</w:t>
      </w:r>
      <w:r w:rsidRPr="007900F4">
        <w:rPr>
          <w:rFonts w:ascii="Courier New" w:eastAsia="Times New Roman" w:hAnsi="Courier New" w:cs="Courier New"/>
          <w:color w:val="A31515"/>
          <w:sz w:val="21"/>
          <w:szCs w:val="21"/>
        </w:rPr>
        <w:t>'id'</w:t>
      </w:r>
      <w:r w:rsidRPr="007900F4">
        <w:rPr>
          <w:rFonts w:ascii="Courier New" w:eastAsia="Times New Roman" w:hAnsi="Courier New" w:cs="Courier New"/>
          <w:color w:val="000000"/>
          <w:sz w:val="21"/>
          <w:szCs w:val="21"/>
        </w:rPr>
        <w:t>: file_id})</w:t>
      </w:r>
    </w:p>
    <w:p w14:paraId="1BD49580"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downloaded.GetContentFile(</w:t>
      </w:r>
      <w:r w:rsidRPr="007900F4">
        <w:rPr>
          <w:rFonts w:ascii="Courier New" w:eastAsia="Times New Roman" w:hAnsi="Courier New" w:cs="Courier New"/>
          <w:color w:val="A31515"/>
          <w:sz w:val="21"/>
          <w:szCs w:val="21"/>
        </w:rPr>
        <w:t>'financial.csv'</w:t>
      </w:r>
      <w:r w:rsidRPr="007900F4">
        <w:rPr>
          <w:rFonts w:ascii="Courier New" w:eastAsia="Times New Roman" w:hAnsi="Courier New" w:cs="Courier New"/>
          <w:color w:val="000000"/>
          <w:sz w:val="21"/>
          <w:szCs w:val="21"/>
        </w:rPr>
        <w:t>) </w:t>
      </w:r>
      <w:r w:rsidRPr="007900F4">
        <w:rPr>
          <w:rFonts w:ascii="Courier New" w:eastAsia="Times New Roman" w:hAnsi="Courier New" w:cs="Courier New"/>
          <w:color w:val="008000"/>
          <w:sz w:val="21"/>
          <w:szCs w:val="21"/>
        </w:rPr>
        <w:t># dowload file</w:t>
      </w:r>
    </w:p>
    <w:p w14:paraId="457822BF" w14:textId="77777777" w:rsidR="00E56FD8" w:rsidRPr="007900F4" w:rsidRDefault="00E56FD8" w:rsidP="00B0260E">
      <w:pPr>
        <w:rPr>
          <w:rFonts w:eastAsiaTheme="minorHAnsi"/>
          <w:b/>
          <w:lang w:eastAsia="zh-CN"/>
        </w:rPr>
      </w:pPr>
      <w:r w:rsidRPr="007900F4">
        <w:rPr>
          <w:rFonts w:eastAsiaTheme="minorHAnsi"/>
          <w:b/>
          <w:lang w:eastAsia="zh-CN"/>
        </w:rPr>
        <w:t>Bước 3: Đọc dữ liệu vừa kết nối</w:t>
      </w:r>
    </w:p>
    <w:p w14:paraId="2CD9CBA9" w14:textId="77777777" w:rsidR="00E56FD8" w:rsidRPr="007900F4" w:rsidRDefault="00E56FD8" w:rsidP="00B0260E">
      <w:pPr>
        <w:rPr>
          <w:rFonts w:eastAsiaTheme="minorHAnsi"/>
          <w:lang w:eastAsia="zh-CN"/>
        </w:rPr>
      </w:pPr>
      <w:r w:rsidRPr="007900F4">
        <w:rPr>
          <w:rFonts w:eastAsiaTheme="minorHAnsi"/>
          <w:lang w:eastAsia="zh-CN"/>
        </w:rPr>
        <w:t>Đọc dữ liệu theo cách 1:</w:t>
      </w:r>
    </w:p>
    <w:p w14:paraId="3A66D6CE"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Đọc dữ liệu cho cách 1</w:t>
      </w:r>
    </w:p>
    <w:p w14:paraId="164B7075"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AF00DB"/>
          <w:sz w:val="21"/>
          <w:szCs w:val="21"/>
        </w:rPr>
        <w:t>from</w:t>
      </w:r>
      <w:r w:rsidRPr="007900F4">
        <w:rPr>
          <w:rFonts w:ascii="Courier New" w:eastAsia="Times New Roman" w:hAnsi="Courier New" w:cs="Courier New"/>
          <w:color w:val="000000"/>
          <w:sz w:val="21"/>
          <w:szCs w:val="21"/>
        </w:rPr>
        <w:t> pandas </w:t>
      </w:r>
      <w:r w:rsidRPr="007900F4">
        <w:rPr>
          <w:rFonts w:ascii="Courier New" w:eastAsia="Times New Roman" w:hAnsi="Courier New" w:cs="Courier New"/>
          <w:color w:val="AF00DB"/>
          <w:sz w:val="21"/>
          <w:szCs w:val="21"/>
        </w:rPr>
        <w:t>import</w:t>
      </w:r>
      <w:r w:rsidRPr="007900F4">
        <w:rPr>
          <w:rFonts w:ascii="Courier New" w:eastAsia="Times New Roman" w:hAnsi="Courier New" w:cs="Courier New"/>
          <w:color w:val="000000"/>
          <w:sz w:val="21"/>
          <w:szCs w:val="21"/>
        </w:rPr>
        <w:t> read_csv</w:t>
      </w:r>
    </w:p>
    <w:p w14:paraId="67260740"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filename = path</w:t>
      </w:r>
    </w:p>
    <w:p w14:paraId="38F11EC8"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data = read_csv(filename, names=names)</w:t>
      </w:r>
    </w:p>
    <w:p w14:paraId="1536B427"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data = read_csv(filename)</w:t>
      </w:r>
    </w:p>
    <w:p w14:paraId="09CE2DEF" w14:textId="17DA224E" w:rsidR="00E56FD8" w:rsidRPr="00A06DA3"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peek = data.head(10)</w:t>
      </w:r>
    </w:p>
    <w:p w14:paraId="45C4E265" w14:textId="77777777" w:rsidR="00E56FD8" w:rsidRPr="007900F4" w:rsidRDefault="00E56FD8" w:rsidP="00B0260E">
      <w:pPr>
        <w:rPr>
          <w:rFonts w:eastAsiaTheme="minorHAnsi"/>
          <w:lang w:eastAsia="zh-CN"/>
        </w:rPr>
      </w:pPr>
      <w:r w:rsidRPr="007900F4">
        <w:rPr>
          <w:rFonts w:eastAsiaTheme="minorHAnsi"/>
          <w:lang w:eastAsia="zh-CN"/>
        </w:rPr>
        <w:t>Đọc dữ liệu theo cách 2:</w:t>
      </w:r>
    </w:p>
    <w:p w14:paraId="2D2E1BDA" w14:textId="77777777" w:rsidR="00E56FD8" w:rsidRPr="007900F4"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8000"/>
          <w:sz w:val="21"/>
          <w:szCs w:val="21"/>
        </w:rPr>
        <w:t># Đọc dữ liệu cho cách 2:</w:t>
      </w:r>
    </w:p>
    <w:p w14:paraId="62A603E4" w14:textId="52F751CA" w:rsidR="00E56FD8" w:rsidRPr="00A06DA3" w:rsidRDefault="00E56FD8" w:rsidP="00B0260E">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data = pd.read_csv(</w:t>
      </w:r>
      <w:r w:rsidRPr="007900F4">
        <w:rPr>
          <w:rFonts w:ascii="Courier New" w:eastAsia="Times New Roman" w:hAnsi="Courier New" w:cs="Courier New"/>
          <w:color w:val="A31515"/>
          <w:sz w:val="21"/>
          <w:szCs w:val="21"/>
        </w:rPr>
        <w:t>'creditcard.csv'</w:t>
      </w:r>
      <w:r w:rsidRPr="007900F4">
        <w:rPr>
          <w:rFonts w:ascii="Courier New" w:eastAsia="Times New Roman" w:hAnsi="Courier New" w:cs="Courier New"/>
          <w:color w:val="000000"/>
          <w:sz w:val="21"/>
          <w:szCs w:val="21"/>
        </w:rPr>
        <w:t>)</w:t>
      </w:r>
    </w:p>
    <w:p w14:paraId="15F02AA8" w14:textId="77777777" w:rsidR="00E56FD8" w:rsidRPr="007900F4" w:rsidRDefault="00E56FD8" w:rsidP="00B0260E">
      <w:pPr>
        <w:rPr>
          <w:rFonts w:eastAsiaTheme="minorHAnsi"/>
          <w:lang w:eastAsia="zh-CN"/>
        </w:rPr>
      </w:pPr>
      <w:r w:rsidRPr="007900F4">
        <w:rPr>
          <w:rFonts w:eastAsiaTheme="minorHAnsi"/>
          <w:lang w:eastAsia="zh-CN"/>
        </w:rPr>
        <w:t>Hiển thị 5 dòng đầu tiên trong bộ dữ liệu, tiến hành chạy lệnh:</w:t>
      </w:r>
    </w:p>
    <w:p w14:paraId="4E7361B5" w14:textId="77777777" w:rsidR="003B0D0C" w:rsidRDefault="00E56FD8" w:rsidP="003B0D0C">
      <w:pPr>
        <w:shd w:val="clear" w:color="auto" w:fill="FFFFFE"/>
        <w:rPr>
          <w:rFonts w:ascii="Courier New" w:eastAsia="Times New Roman" w:hAnsi="Courier New" w:cs="Courier New"/>
          <w:color w:val="000000"/>
          <w:sz w:val="21"/>
          <w:szCs w:val="21"/>
        </w:rPr>
      </w:pPr>
      <w:r w:rsidRPr="007900F4">
        <w:rPr>
          <w:rFonts w:ascii="Courier New" w:eastAsia="Times New Roman" w:hAnsi="Courier New" w:cs="Courier New"/>
          <w:color w:val="000000"/>
          <w:sz w:val="21"/>
          <w:szCs w:val="21"/>
        </w:rPr>
        <w:t>data.head(</w:t>
      </w:r>
      <w:r w:rsidRPr="007900F4">
        <w:rPr>
          <w:rFonts w:ascii="Courier New" w:eastAsia="Times New Roman" w:hAnsi="Courier New" w:cs="Courier New"/>
          <w:color w:val="09885A"/>
          <w:sz w:val="21"/>
          <w:szCs w:val="21"/>
        </w:rPr>
        <w:t>5</w:t>
      </w:r>
      <w:r w:rsidRPr="007900F4">
        <w:rPr>
          <w:rFonts w:ascii="Courier New" w:eastAsia="Times New Roman" w:hAnsi="Courier New" w:cs="Courier New"/>
          <w:color w:val="000000"/>
          <w:sz w:val="21"/>
          <w:szCs w:val="21"/>
        </w:rPr>
        <w:t>)</w:t>
      </w:r>
    </w:p>
    <w:p w14:paraId="765F3F44" w14:textId="61A9E998" w:rsidR="00E56FD8" w:rsidRPr="003B0D0C" w:rsidRDefault="003B0D0C" w:rsidP="003B0D0C">
      <w:pPr>
        <w:shd w:val="clear" w:color="auto" w:fill="FFFFFE"/>
        <w:rPr>
          <w:rFonts w:ascii="Courier New" w:eastAsia="Times New Roman" w:hAnsi="Courier New" w:cs="Courier New"/>
          <w:color w:val="000000"/>
          <w:sz w:val="21"/>
          <w:szCs w:val="21"/>
        </w:rPr>
      </w:pPr>
      <w:r>
        <w:rPr>
          <w:rFonts w:eastAsiaTheme="minorHAnsi"/>
          <w:lang w:eastAsia="zh-CN"/>
        </w:rPr>
        <w:t>T</w:t>
      </w:r>
      <w:r w:rsidR="00E56FD8" w:rsidRPr="007900F4">
        <w:rPr>
          <w:rFonts w:eastAsiaTheme="minorHAnsi"/>
          <w:lang w:eastAsia="zh-CN"/>
        </w:rPr>
        <w:t>a được kết quả như sau:</w:t>
      </w:r>
    </w:p>
    <w:p w14:paraId="3F0B067E" w14:textId="77777777" w:rsidR="00E56FD8" w:rsidRPr="007900F4" w:rsidRDefault="00E56FD8" w:rsidP="00B0260E">
      <w:pPr>
        <w:spacing w:before="240"/>
        <w:rPr>
          <w:rFonts w:eastAsiaTheme="minorHAnsi"/>
          <w:lang w:eastAsia="zh-CN"/>
        </w:rPr>
      </w:pPr>
      <w:r>
        <w:rPr>
          <w:noProof/>
        </w:rPr>
        <w:drawing>
          <wp:inline distT="0" distB="0" distL="0" distR="0" wp14:anchorId="68A3B3BA" wp14:editId="6B32DAC8">
            <wp:extent cx="5580382" cy="994410"/>
            <wp:effectExtent l="0" t="0" r="127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580382" cy="994410"/>
                    </a:xfrm>
                    <a:prstGeom prst="rect">
                      <a:avLst/>
                    </a:prstGeom>
                  </pic:spPr>
                </pic:pic>
              </a:graphicData>
            </a:graphic>
          </wp:inline>
        </w:drawing>
      </w:r>
    </w:p>
    <w:p w14:paraId="00ACE278" w14:textId="6878D52F" w:rsidR="000F59A3" w:rsidRDefault="00C75C0B" w:rsidP="00B0260E">
      <w:pPr>
        <w:rPr>
          <w:rFonts w:cs="Times New Roman"/>
          <w:szCs w:val="26"/>
        </w:rPr>
      </w:pPr>
      <w:r>
        <w:rPr>
          <w:rFonts w:cs="Times New Roman"/>
          <w:szCs w:val="26"/>
        </w:rPr>
        <w:t xml:space="preserve">4.1.6. </w:t>
      </w:r>
      <w:r w:rsidR="00E20C05">
        <w:rPr>
          <w:rFonts w:cs="Times New Roman"/>
          <w:szCs w:val="26"/>
        </w:rPr>
        <w:t>Xử lý dữ liệu mất cân bằng</w:t>
      </w:r>
    </w:p>
    <w:p w14:paraId="02FE2A3D" w14:textId="77777777" w:rsidR="00DA707F" w:rsidRPr="00DA707F" w:rsidRDefault="00DA707F" w:rsidP="00B0260E">
      <w:pPr>
        <w:shd w:val="clear" w:color="auto" w:fill="FFFFFE"/>
        <w:rPr>
          <w:rFonts w:ascii="Courier New" w:eastAsia="Times New Roman" w:hAnsi="Courier New" w:cs="Courier New"/>
          <w:color w:val="000000"/>
          <w:sz w:val="21"/>
          <w:szCs w:val="21"/>
          <w:lang w:eastAsia="ja-JP"/>
        </w:rPr>
      </w:pPr>
      <w:r w:rsidRPr="00DA707F">
        <w:rPr>
          <w:rFonts w:ascii="Courier New" w:eastAsia="Times New Roman" w:hAnsi="Courier New" w:cs="Courier New"/>
          <w:color w:val="000000"/>
          <w:sz w:val="21"/>
          <w:szCs w:val="21"/>
          <w:lang w:eastAsia="ja-JP"/>
        </w:rPr>
        <w:t>X = data_clean</w:t>
      </w:r>
    </w:p>
    <w:p w14:paraId="6D400426" w14:textId="77777777" w:rsidR="00686741" w:rsidRPr="00686741" w:rsidRDefault="00686741" w:rsidP="00B0260E">
      <w:pPr>
        <w:shd w:val="clear" w:color="auto" w:fill="FFFFFE"/>
        <w:rPr>
          <w:rFonts w:ascii="Courier New" w:eastAsia="Times New Roman" w:hAnsi="Courier New" w:cs="Courier New"/>
          <w:color w:val="000000"/>
          <w:sz w:val="21"/>
          <w:szCs w:val="21"/>
          <w:lang w:eastAsia="ja-JP"/>
        </w:rPr>
      </w:pPr>
      <w:r w:rsidRPr="00686741">
        <w:rPr>
          <w:rFonts w:ascii="Courier New" w:eastAsia="Times New Roman" w:hAnsi="Courier New" w:cs="Courier New"/>
          <w:color w:val="008000"/>
          <w:sz w:val="21"/>
          <w:szCs w:val="21"/>
          <w:lang w:eastAsia="ja-JP"/>
        </w:rPr>
        <w:lastRenderedPageBreak/>
        <w:t># ***</w:t>
      </w:r>
    </w:p>
    <w:p w14:paraId="4BEC2389" w14:textId="77777777" w:rsidR="00686741" w:rsidRPr="00686741" w:rsidRDefault="00686741" w:rsidP="00B0260E">
      <w:pPr>
        <w:shd w:val="clear" w:color="auto" w:fill="FFFFFE"/>
        <w:rPr>
          <w:rFonts w:ascii="Courier New" w:eastAsia="Times New Roman" w:hAnsi="Courier New" w:cs="Courier New"/>
          <w:color w:val="000000"/>
          <w:sz w:val="21"/>
          <w:szCs w:val="21"/>
          <w:lang w:eastAsia="ja-JP"/>
        </w:rPr>
      </w:pPr>
      <w:r w:rsidRPr="00686741">
        <w:rPr>
          <w:rFonts w:ascii="Courier New" w:eastAsia="Times New Roman" w:hAnsi="Courier New" w:cs="Courier New"/>
          <w:color w:val="008000"/>
          <w:sz w:val="21"/>
          <w:szCs w:val="21"/>
          <w:lang w:eastAsia="ja-JP"/>
        </w:rPr>
        <w:t># Tách dữ liệu giao dịch bình thường và giao dịch bất thường</w:t>
      </w:r>
    </w:p>
    <w:p w14:paraId="3D1C10D1" w14:textId="77777777" w:rsidR="00686741" w:rsidRPr="00686741" w:rsidRDefault="00686741" w:rsidP="00B0260E">
      <w:pPr>
        <w:shd w:val="clear" w:color="auto" w:fill="FFFFFE"/>
        <w:rPr>
          <w:rFonts w:ascii="Courier New" w:eastAsia="Times New Roman" w:hAnsi="Courier New" w:cs="Courier New"/>
          <w:color w:val="000000"/>
          <w:sz w:val="21"/>
          <w:szCs w:val="21"/>
          <w:lang w:eastAsia="ja-JP"/>
        </w:rPr>
      </w:pPr>
      <w:r w:rsidRPr="00686741">
        <w:rPr>
          <w:rFonts w:ascii="Courier New" w:eastAsia="Times New Roman" w:hAnsi="Courier New" w:cs="Courier New"/>
          <w:color w:val="000000"/>
          <w:sz w:val="21"/>
          <w:szCs w:val="21"/>
          <w:lang w:eastAsia="ja-JP"/>
        </w:rPr>
        <w:t>Xfraud = X.loc[X.isFraud == </w:t>
      </w:r>
      <w:r w:rsidRPr="00686741">
        <w:rPr>
          <w:rFonts w:ascii="Courier New" w:eastAsia="Times New Roman" w:hAnsi="Courier New" w:cs="Courier New"/>
          <w:color w:val="09885A"/>
          <w:sz w:val="21"/>
          <w:szCs w:val="21"/>
          <w:lang w:eastAsia="ja-JP"/>
        </w:rPr>
        <w:t>1</w:t>
      </w:r>
      <w:r w:rsidRPr="00686741">
        <w:rPr>
          <w:rFonts w:ascii="Courier New" w:eastAsia="Times New Roman" w:hAnsi="Courier New" w:cs="Courier New"/>
          <w:color w:val="000000"/>
          <w:sz w:val="21"/>
          <w:szCs w:val="21"/>
          <w:lang w:eastAsia="ja-JP"/>
        </w:rPr>
        <w:t>]</w:t>
      </w:r>
    </w:p>
    <w:p w14:paraId="78BDF7CA" w14:textId="77777777" w:rsidR="00686741" w:rsidRPr="00686741" w:rsidRDefault="00686741" w:rsidP="00B0260E">
      <w:pPr>
        <w:shd w:val="clear" w:color="auto" w:fill="FFFFFE"/>
        <w:rPr>
          <w:rFonts w:ascii="Courier New" w:eastAsia="Times New Roman" w:hAnsi="Courier New" w:cs="Courier New"/>
          <w:color w:val="000000"/>
          <w:sz w:val="21"/>
          <w:szCs w:val="21"/>
          <w:lang w:eastAsia="ja-JP"/>
        </w:rPr>
      </w:pPr>
      <w:r w:rsidRPr="00686741">
        <w:rPr>
          <w:rFonts w:ascii="Courier New" w:eastAsia="Times New Roman" w:hAnsi="Courier New" w:cs="Courier New"/>
          <w:color w:val="008000"/>
          <w:sz w:val="21"/>
          <w:szCs w:val="21"/>
          <w:lang w:eastAsia="ja-JP"/>
        </w:rPr>
        <w:t># Lấy ra các dòng là giao dịch không gian lận</w:t>
      </w:r>
    </w:p>
    <w:p w14:paraId="2AD806BB" w14:textId="77777777" w:rsidR="00686741" w:rsidRPr="00686741" w:rsidRDefault="00686741" w:rsidP="00B0260E">
      <w:pPr>
        <w:shd w:val="clear" w:color="auto" w:fill="FFFFFE"/>
        <w:rPr>
          <w:rFonts w:ascii="Courier New" w:eastAsia="Times New Roman" w:hAnsi="Courier New" w:cs="Courier New"/>
          <w:color w:val="000000"/>
          <w:sz w:val="21"/>
          <w:szCs w:val="21"/>
          <w:lang w:eastAsia="ja-JP"/>
        </w:rPr>
      </w:pPr>
      <w:r w:rsidRPr="00686741">
        <w:rPr>
          <w:rFonts w:ascii="Courier New" w:eastAsia="Times New Roman" w:hAnsi="Courier New" w:cs="Courier New"/>
          <w:color w:val="000000"/>
          <w:sz w:val="21"/>
          <w:szCs w:val="21"/>
          <w:lang w:eastAsia="ja-JP"/>
        </w:rPr>
        <w:t>XnonFraud = X.loc[X.isFraud == </w:t>
      </w:r>
      <w:r w:rsidRPr="00686741">
        <w:rPr>
          <w:rFonts w:ascii="Courier New" w:eastAsia="Times New Roman" w:hAnsi="Courier New" w:cs="Courier New"/>
          <w:color w:val="09885A"/>
          <w:sz w:val="21"/>
          <w:szCs w:val="21"/>
          <w:lang w:eastAsia="ja-JP"/>
        </w:rPr>
        <w:t>0</w:t>
      </w:r>
      <w:r w:rsidRPr="00686741">
        <w:rPr>
          <w:rFonts w:ascii="Courier New" w:eastAsia="Times New Roman" w:hAnsi="Courier New" w:cs="Courier New"/>
          <w:color w:val="000000"/>
          <w:sz w:val="21"/>
          <w:szCs w:val="21"/>
          <w:lang w:eastAsia="ja-JP"/>
        </w:rPr>
        <w:t>]</w:t>
      </w:r>
    </w:p>
    <w:p w14:paraId="3C8701A3" w14:textId="77777777" w:rsidR="00686741" w:rsidRPr="00686741" w:rsidRDefault="00686741" w:rsidP="00B0260E">
      <w:pPr>
        <w:shd w:val="clear" w:color="auto" w:fill="FFFFFE"/>
        <w:rPr>
          <w:rFonts w:ascii="Courier New" w:eastAsia="Times New Roman" w:hAnsi="Courier New" w:cs="Courier New"/>
          <w:color w:val="000000"/>
          <w:sz w:val="21"/>
          <w:szCs w:val="21"/>
          <w:lang w:eastAsia="ja-JP"/>
        </w:rPr>
      </w:pPr>
      <w:r w:rsidRPr="00686741">
        <w:rPr>
          <w:rFonts w:ascii="Courier New" w:eastAsia="Times New Roman" w:hAnsi="Courier New" w:cs="Courier New"/>
          <w:color w:val="000000"/>
          <w:sz w:val="21"/>
          <w:szCs w:val="21"/>
          <w:lang w:eastAsia="ja-JP"/>
        </w:rPr>
        <w:t>XnonFraud = XnonFraud.sample(frac=</w:t>
      </w:r>
      <w:r w:rsidRPr="00686741">
        <w:rPr>
          <w:rFonts w:ascii="Courier New" w:eastAsia="Times New Roman" w:hAnsi="Courier New" w:cs="Courier New"/>
          <w:color w:val="09885A"/>
          <w:sz w:val="21"/>
          <w:szCs w:val="21"/>
          <w:lang w:eastAsia="ja-JP"/>
        </w:rPr>
        <w:t>1</w:t>
      </w:r>
      <w:r w:rsidRPr="00686741">
        <w:rPr>
          <w:rFonts w:ascii="Courier New" w:eastAsia="Times New Roman" w:hAnsi="Courier New" w:cs="Courier New"/>
          <w:color w:val="000000"/>
          <w:sz w:val="21"/>
          <w:szCs w:val="21"/>
          <w:lang w:eastAsia="ja-JP"/>
        </w:rPr>
        <w:t>, random_state=</w:t>
      </w:r>
      <w:r w:rsidRPr="00686741">
        <w:rPr>
          <w:rFonts w:ascii="Courier New" w:eastAsia="Times New Roman" w:hAnsi="Courier New" w:cs="Courier New"/>
          <w:color w:val="09885A"/>
          <w:sz w:val="21"/>
          <w:szCs w:val="21"/>
          <w:lang w:eastAsia="ja-JP"/>
        </w:rPr>
        <w:t>42</w:t>
      </w:r>
      <w:r w:rsidRPr="00686741">
        <w:rPr>
          <w:rFonts w:ascii="Courier New" w:eastAsia="Times New Roman" w:hAnsi="Courier New" w:cs="Courier New"/>
          <w:color w:val="000000"/>
          <w:sz w:val="21"/>
          <w:szCs w:val="21"/>
          <w:lang w:eastAsia="ja-JP"/>
        </w:rPr>
        <w:t>)</w:t>
      </w:r>
    </w:p>
    <w:p w14:paraId="1DF8262F" w14:textId="77777777" w:rsidR="002F48EB" w:rsidRPr="002F48EB" w:rsidRDefault="002F48EB" w:rsidP="00B0260E">
      <w:pPr>
        <w:shd w:val="clear" w:color="auto" w:fill="FFFFFE"/>
        <w:rPr>
          <w:rFonts w:ascii="Courier New" w:eastAsia="Times New Roman" w:hAnsi="Courier New" w:cs="Courier New"/>
          <w:color w:val="000000"/>
          <w:sz w:val="21"/>
          <w:szCs w:val="21"/>
          <w:lang w:eastAsia="ja-JP"/>
        </w:rPr>
      </w:pPr>
      <w:r w:rsidRPr="002F48EB">
        <w:rPr>
          <w:rFonts w:ascii="Courier New" w:eastAsia="Times New Roman" w:hAnsi="Courier New" w:cs="Courier New"/>
          <w:color w:val="795E26"/>
          <w:sz w:val="21"/>
          <w:szCs w:val="21"/>
          <w:lang w:eastAsia="ja-JP"/>
        </w:rPr>
        <w:t>print</w:t>
      </w:r>
      <w:r w:rsidRPr="002F48EB">
        <w:rPr>
          <w:rFonts w:ascii="Courier New" w:eastAsia="Times New Roman" w:hAnsi="Courier New" w:cs="Courier New"/>
          <w:color w:val="000000"/>
          <w:sz w:val="21"/>
          <w:szCs w:val="21"/>
          <w:lang w:eastAsia="ja-JP"/>
        </w:rPr>
        <w:t>(</w:t>
      </w:r>
      <w:r w:rsidRPr="002F48EB">
        <w:rPr>
          <w:rFonts w:ascii="Courier New" w:eastAsia="Times New Roman" w:hAnsi="Courier New" w:cs="Courier New"/>
          <w:color w:val="A31515"/>
          <w:sz w:val="21"/>
          <w:szCs w:val="21"/>
          <w:lang w:eastAsia="ja-JP"/>
        </w:rPr>
        <w:t>'Số giao dịch bất thường'</w:t>
      </w:r>
      <w:r w:rsidRPr="002F48EB">
        <w:rPr>
          <w:rFonts w:ascii="Courier New" w:eastAsia="Times New Roman" w:hAnsi="Courier New" w:cs="Courier New"/>
          <w:color w:val="000000"/>
          <w:sz w:val="21"/>
          <w:szCs w:val="21"/>
          <w:lang w:eastAsia="ja-JP"/>
        </w:rPr>
        <w:t>, </w:t>
      </w:r>
      <w:r w:rsidRPr="002F48EB">
        <w:rPr>
          <w:rFonts w:ascii="Courier New" w:eastAsia="Times New Roman" w:hAnsi="Courier New" w:cs="Courier New"/>
          <w:color w:val="795E26"/>
          <w:sz w:val="21"/>
          <w:szCs w:val="21"/>
          <w:lang w:eastAsia="ja-JP"/>
        </w:rPr>
        <w:t>len</w:t>
      </w:r>
      <w:r w:rsidRPr="002F48EB">
        <w:rPr>
          <w:rFonts w:ascii="Courier New" w:eastAsia="Times New Roman" w:hAnsi="Courier New" w:cs="Courier New"/>
          <w:color w:val="000000"/>
          <w:sz w:val="21"/>
          <w:szCs w:val="21"/>
          <w:lang w:eastAsia="ja-JP"/>
        </w:rPr>
        <w:t>(Xfraud))</w:t>
      </w:r>
    </w:p>
    <w:p w14:paraId="53DD8C53" w14:textId="77777777" w:rsidR="002F48EB" w:rsidRPr="002F48EB" w:rsidRDefault="002F48EB" w:rsidP="00B0260E">
      <w:pPr>
        <w:shd w:val="clear" w:color="auto" w:fill="FFFFFE"/>
        <w:rPr>
          <w:rFonts w:ascii="Courier New" w:eastAsia="Times New Roman" w:hAnsi="Courier New" w:cs="Courier New"/>
          <w:color w:val="000000"/>
          <w:sz w:val="21"/>
          <w:szCs w:val="21"/>
          <w:lang w:eastAsia="ja-JP"/>
        </w:rPr>
      </w:pPr>
      <w:r w:rsidRPr="002F48EB">
        <w:rPr>
          <w:rFonts w:ascii="Courier New" w:eastAsia="Times New Roman" w:hAnsi="Courier New" w:cs="Courier New"/>
          <w:color w:val="008000"/>
          <w:sz w:val="21"/>
          <w:szCs w:val="21"/>
          <w:lang w:eastAsia="ja-JP"/>
        </w:rPr>
        <w:t># Tỷ lệ giao dịch bất thường trên tổng số lượng sao dịch</w:t>
      </w:r>
    </w:p>
    <w:p w14:paraId="755D2F48" w14:textId="77777777" w:rsidR="002F48EB" w:rsidRPr="002F48EB" w:rsidRDefault="002F48EB" w:rsidP="00B0260E">
      <w:pPr>
        <w:shd w:val="clear" w:color="auto" w:fill="FFFFFE"/>
        <w:rPr>
          <w:rFonts w:ascii="Courier New" w:eastAsia="Times New Roman" w:hAnsi="Courier New" w:cs="Courier New"/>
          <w:color w:val="000000"/>
          <w:sz w:val="21"/>
          <w:szCs w:val="21"/>
          <w:lang w:eastAsia="ja-JP"/>
        </w:rPr>
      </w:pPr>
      <w:r w:rsidRPr="002F48EB">
        <w:rPr>
          <w:rFonts w:ascii="Courier New" w:eastAsia="Times New Roman" w:hAnsi="Courier New" w:cs="Courier New"/>
          <w:color w:val="795E26"/>
          <w:sz w:val="21"/>
          <w:szCs w:val="21"/>
          <w:lang w:eastAsia="ja-JP"/>
        </w:rPr>
        <w:t>print</w:t>
      </w:r>
      <w:r w:rsidRPr="002F48EB">
        <w:rPr>
          <w:rFonts w:ascii="Courier New" w:eastAsia="Times New Roman" w:hAnsi="Courier New" w:cs="Courier New"/>
          <w:color w:val="000000"/>
          <w:sz w:val="21"/>
          <w:szCs w:val="21"/>
          <w:lang w:eastAsia="ja-JP"/>
        </w:rPr>
        <w:t>(</w:t>
      </w:r>
      <w:r w:rsidRPr="002F48EB">
        <w:rPr>
          <w:rFonts w:ascii="Courier New" w:eastAsia="Times New Roman" w:hAnsi="Courier New" w:cs="Courier New"/>
          <w:color w:val="A31515"/>
          <w:sz w:val="21"/>
          <w:szCs w:val="21"/>
          <w:lang w:eastAsia="ja-JP"/>
        </w:rPr>
        <w:t>'Mất cân bằng = {}%'</w:t>
      </w:r>
      <w:r w:rsidRPr="002F48EB">
        <w:rPr>
          <w:rFonts w:ascii="Courier New" w:eastAsia="Times New Roman" w:hAnsi="Courier New" w:cs="Courier New"/>
          <w:color w:val="000000"/>
          <w:sz w:val="21"/>
          <w:szCs w:val="21"/>
          <w:lang w:eastAsia="ja-JP"/>
        </w:rPr>
        <w:t>.</w:t>
      </w:r>
      <w:r w:rsidRPr="002F48EB">
        <w:rPr>
          <w:rFonts w:ascii="Courier New" w:eastAsia="Times New Roman" w:hAnsi="Courier New" w:cs="Courier New"/>
          <w:color w:val="795E26"/>
          <w:sz w:val="21"/>
          <w:szCs w:val="21"/>
          <w:lang w:eastAsia="ja-JP"/>
        </w:rPr>
        <w:t>format</w:t>
      </w:r>
      <w:r w:rsidRPr="002F48EB">
        <w:rPr>
          <w:rFonts w:ascii="Courier New" w:eastAsia="Times New Roman" w:hAnsi="Courier New" w:cs="Courier New"/>
          <w:color w:val="000000"/>
          <w:sz w:val="21"/>
          <w:szCs w:val="21"/>
          <w:lang w:eastAsia="ja-JP"/>
        </w:rPr>
        <w:t>(</w:t>
      </w:r>
    </w:p>
    <w:p w14:paraId="4F6715C6" w14:textId="7D9BB3B8" w:rsidR="006B2094" w:rsidRPr="002F48EB" w:rsidRDefault="002F48EB" w:rsidP="00B0260E">
      <w:pPr>
        <w:shd w:val="clear" w:color="auto" w:fill="FFFFFE"/>
        <w:rPr>
          <w:rFonts w:ascii="Courier New" w:eastAsia="Times New Roman" w:hAnsi="Courier New" w:cs="Courier New"/>
          <w:color w:val="000000"/>
          <w:sz w:val="21"/>
          <w:szCs w:val="21"/>
          <w:lang w:eastAsia="ja-JP"/>
        </w:rPr>
      </w:pPr>
      <w:r w:rsidRPr="002F48EB">
        <w:rPr>
          <w:rFonts w:ascii="Courier New" w:eastAsia="Times New Roman" w:hAnsi="Courier New" w:cs="Courier New"/>
          <w:color w:val="000000"/>
          <w:sz w:val="21"/>
          <w:szCs w:val="21"/>
          <w:lang w:eastAsia="ja-JP"/>
        </w:rPr>
        <w:t>    </w:t>
      </w:r>
      <w:r w:rsidRPr="002F48EB">
        <w:rPr>
          <w:rFonts w:ascii="Courier New" w:eastAsia="Times New Roman" w:hAnsi="Courier New" w:cs="Courier New"/>
          <w:color w:val="795E26"/>
          <w:sz w:val="21"/>
          <w:szCs w:val="21"/>
          <w:lang w:eastAsia="ja-JP"/>
        </w:rPr>
        <w:t>round</w:t>
      </w:r>
      <w:r w:rsidRPr="002F48EB">
        <w:rPr>
          <w:rFonts w:ascii="Courier New" w:eastAsia="Times New Roman" w:hAnsi="Courier New" w:cs="Courier New"/>
          <w:color w:val="000000"/>
          <w:sz w:val="21"/>
          <w:szCs w:val="21"/>
          <w:lang w:eastAsia="ja-JP"/>
        </w:rPr>
        <w:t>(</w:t>
      </w:r>
      <w:r w:rsidRPr="002F48EB">
        <w:rPr>
          <w:rFonts w:ascii="Courier New" w:eastAsia="Times New Roman" w:hAnsi="Courier New" w:cs="Courier New"/>
          <w:color w:val="795E26"/>
          <w:sz w:val="21"/>
          <w:szCs w:val="21"/>
          <w:lang w:eastAsia="ja-JP"/>
        </w:rPr>
        <w:t>len</w:t>
      </w:r>
      <w:r w:rsidRPr="002F48EB">
        <w:rPr>
          <w:rFonts w:ascii="Courier New" w:eastAsia="Times New Roman" w:hAnsi="Courier New" w:cs="Courier New"/>
          <w:color w:val="000000"/>
          <w:sz w:val="21"/>
          <w:szCs w:val="21"/>
          <w:lang w:eastAsia="ja-JP"/>
        </w:rPr>
        <w:t>(Xfraud) / </w:t>
      </w:r>
      <w:r w:rsidRPr="002F48EB">
        <w:rPr>
          <w:rFonts w:ascii="Courier New" w:eastAsia="Times New Roman" w:hAnsi="Courier New" w:cs="Courier New"/>
          <w:color w:val="267F99"/>
          <w:sz w:val="21"/>
          <w:szCs w:val="21"/>
          <w:lang w:eastAsia="ja-JP"/>
        </w:rPr>
        <w:t>float</w:t>
      </w:r>
      <w:r w:rsidRPr="002F48EB">
        <w:rPr>
          <w:rFonts w:ascii="Courier New" w:eastAsia="Times New Roman" w:hAnsi="Courier New" w:cs="Courier New"/>
          <w:color w:val="000000"/>
          <w:sz w:val="21"/>
          <w:szCs w:val="21"/>
          <w:lang w:eastAsia="ja-JP"/>
        </w:rPr>
        <w:t>(</w:t>
      </w:r>
      <w:r w:rsidRPr="002F48EB">
        <w:rPr>
          <w:rFonts w:ascii="Courier New" w:eastAsia="Times New Roman" w:hAnsi="Courier New" w:cs="Courier New"/>
          <w:color w:val="795E26"/>
          <w:sz w:val="21"/>
          <w:szCs w:val="21"/>
          <w:lang w:eastAsia="ja-JP"/>
        </w:rPr>
        <w:t>len</w:t>
      </w:r>
      <w:r w:rsidRPr="002F48EB">
        <w:rPr>
          <w:rFonts w:ascii="Courier New" w:eastAsia="Times New Roman" w:hAnsi="Courier New" w:cs="Courier New"/>
          <w:color w:val="000000"/>
          <w:sz w:val="21"/>
          <w:szCs w:val="21"/>
          <w:lang w:eastAsia="ja-JP"/>
        </w:rPr>
        <w:t>(X)), </w:t>
      </w:r>
      <w:r w:rsidRPr="002F48EB">
        <w:rPr>
          <w:rFonts w:ascii="Courier New" w:eastAsia="Times New Roman" w:hAnsi="Courier New" w:cs="Courier New"/>
          <w:color w:val="09885A"/>
          <w:sz w:val="21"/>
          <w:szCs w:val="21"/>
          <w:lang w:eastAsia="ja-JP"/>
        </w:rPr>
        <w:t>5</w:t>
      </w:r>
      <w:r w:rsidRPr="002F48EB">
        <w:rPr>
          <w:rFonts w:ascii="Courier New" w:eastAsia="Times New Roman" w:hAnsi="Courier New" w:cs="Courier New"/>
          <w:color w:val="000000"/>
          <w:sz w:val="21"/>
          <w:szCs w:val="21"/>
          <w:lang w:eastAsia="ja-JP"/>
        </w:rPr>
        <w:t>)*</w:t>
      </w:r>
      <w:r w:rsidRPr="002F48EB">
        <w:rPr>
          <w:rFonts w:ascii="Courier New" w:eastAsia="Times New Roman" w:hAnsi="Courier New" w:cs="Courier New"/>
          <w:color w:val="09885A"/>
          <w:sz w:val="21"/>
          <w:szCs w:val="21"/>
          <w:lang w:eastAsia="ja-JP"/>
        </w:rPr>
        <w:t>100</w:t>
      </w:r>
      <w:r w:rsidRPr="002F48EB">
        <w:rPr>
          <w:rFonts w:ascii="Courier New" w:eastAsia="Times New Roman" w:hAnsi="Courier New" w:cs="Courier New"/>
          <w:color w:val="000000"/>
          <w:sz w:val="21"/>
          <w:szCs w:val="21"/>
          <w:lang w:eastAsia="ja-JP"/>
        </w:rPr>
        <w:t>))</w:t>
      </w:r>
    </w:p>
    <w:p w14:paraId="07FA069D" w14:textId="5B025710" w:rsidR="002135EA" w:rsidRDefault="002135EA" w:rsidP="00B0260E">
      <w:r>
        <w:t xml:space="preserve">4.1.6.1. </w:t>
      </w:r>
      <w:r w:rsidRPr="00C53BC5">
        <w:t>Random UnderSampling</w:t>
      </w:r>
    </w:p>
    <w:p w14:paraId="00F93A7E" w14:textId="77777777"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8000"/>
          <w:sz w:val="21"/>
          <w:szCs w:val="21"/>
          <w:lang w:eastAsia="ja-JP"/>
        </w:rPr>
        <w:t># ***</w:t>
      </w:r>
    </w:p>
    <w:p w14:paraId="7445A48D" w14:textId="77777777"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8000"/>
          <w:sz w:val="21"/>
          <w:szCs w:val="21"/>
          <w:lang w:eastAsia="ja-JP"/>
        </w:rPr>
        <w:t># lấy ra 8213 giao dịch bình thường</w:t>
      </w:r>
    </w:p>
    <w:p w14:paraId="13D8459A" w14:textId="060BD6D0"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0000"/>
          <w:sz w:val="21"/>
          <w:szCs w:val="21"/>
          <w:lang w:eastAsia="ja-JP"/>
        </w:rPr>
        <w:t>non_fraud_df = XnonFraud[:</w:t>
      </w:r>
      <w:r w:rsidRPr="00DE419E">
        <w:rPr>
          <w:rFonts w:ascii="Courier New" w:eastAsia="Times New Roman" w:hAnsi="Courier New" w:cs="Courier New"/>
          <w:color w:val="09885A"/>
          <w:sz w:val="21"/>
          <w:szCs w:val="21"/>
          <w:lang w:eastAsia="ja-JP"/>
        </w:rPr>
        <w:t>8213</w:t>
      </w:r>
      <w:r w:rsidRPr="00DE419E">
        <w:rPr>
          <w:rFonts w:ascii="Courier New" w:eastAsia="Times New Roman" w:hAnsi="Courier New" w:cs="Courier New"/>
          <w:color w:val="000000"/>
          <w:sz w:val="21"/>
          <w:szCs w:val="21"/>
          <w:lang w:eastAsia="ja-JP"/>
        </w:rPr>
        <w:t>]</w:t>
      </w:r>
    </w:p>
    <w:p w14:paraId="6AF2E4A2" w14:textId="77777777"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8000"/>
          <w:sz w:val="21"/>
          <w:szCs w:val="21"/>
          <w:lang w:eastAsia="ja-JP"/>
        </w:rPr>
        <w:t># Gộp dữ liệu bất thường là bình thường</w:t>
      </w:r>
    </w:p>
    <w:p w14:paraId="63B1A1EC" w14:textId="558F18DF"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0000"/>
          <w:sz w:val="21"/>
          <w:szCs w:val="21"/>
          <w:lang w:eastAsia="ja-JP"/>
        </w:rPr>
        <w:t>normal_distributed_df = pd.concat([Xfraud, non_fraud_df])</w:t>
      </w:r>
    </w:p>
    <w:p w14:paraId="309DC6A2" w14:textId="77777777"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8000"/>
          <w:sz w:val="21"/>
          <w:szCs w:val="21"/>
          <w:lang w:eastAsia="ja-JP"/>
        </w:rPr>
        <w:t># xáo trộn dữ liệu</w:t>
      </w:r>
    </w:p>
    <w:p w14:paraId="2FDA14E9" w14:textId="77777777"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0000"/>
          <w:sz w:val="21"/>
          <w:szCs w:val="21"/>
          <w:lang w:eastAsia="ja-JP"/>
        </w:rPr>
        <w:t>df_with_underspampling = normal_distributed_df.sample(frac=</w:t>
      </w:r>
      <w:r w:rsidRPr="00DE419E">
        <w:rPr>
          <w:rFonts w:ascii="Courier New" w:eastAsia="Times New Roman" w:hAnsi="Courier New" w:cs="Courier New"/>
          <w:color w:val="09885A"/>
          <w:sz w:val="21"/>
          <w:szCs w:val="21"/>
          <w:lang w:eastAsia="ja-JP"/>
        </w:rPr>
        <w:t>1</w:t>
      </w:r>
      <w:r w:rsidRPr="00DE419E">
        <w:rPr>
          <w:rFonts w:ascii="Courier New" w:eastAsia="Times New Roman" w:hAnsi="Courier New" w:cs="Courier New"/>
          <w:color w:val="000000"/>
          <w:sz w:val="21"/>
          <w:szCs w:val="21"/>
          <w:lang w:eastAsia="ja-JP"/>
        </w:rPr>
        <w:t>, random_state=</w:t>
      </w:r>
      <w:r w:rsidRPr="00DE419E">
        <w:rPr>
          <w:rFonts w:ascii="Courier New" w:eastAsia="Times New Roman" w:hAnsi="Courier New" w:cs="Courier New"/>
          <w:color w:val="09885A"/>
          <w:sz w:val="21"/>
          <w:szCs w:val="21"/>
          <w:lang w:eastAsia="ja-JP"/>
        </w:rPr>
        <w:t>42</w:t>
      </w:r>
      <w:r w:rsidRPr="00DE419E">
        <w:rPr>
          <w:rFonts w:ascii="Courier New" w:eastAsia="Times New Roman" w:hAnsi="Courier New" w:cs="Courier New"/>
          <w:color w:val="000000"/>
          <w:sz w:val="21"/>
          <w:szCs w:val="21"/>
          <w:lang w:eastAsia="ja-JP"/>
        </w:rPr>
        <w:t>)</w:t>
      </w:r>
    </w:p>
    <w:p w14:paraId="10C617C6" w14:textId="36B892DB"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0000"/>
          <w:sz w:val="21"/>
          <w:szCs w:val="21"/>
          <w:lang w:eastAsia="ja-JP"/>
        </w:rPr>
        <w:t>df_with_underspampling = df_with_underspampling.iloc[:,</w:t>
      </w:r>
      <w:r w:rsidRPr="00DE419E">
        <w:rPr>
          <w:rFonts w:ascii="Courier New" w:eastAsia="Times New Roman" w:hAnsi="Courier New" w:cs="Courier New"/>
          <w:color w:val="09885A"/>
          <w:sz w:val="21"/>
          <w:szCs w:val="21"/>
          <w:lang w:eastAsia="ja-JP"/>
        </w:rPr>
        <w:t>1</w:t>
      </w:r>
      <w:r w:rsidRPr="00DE419E">
        <w:rPr>
          <w:rFonts w:ascii="Courier New" w:eastAsia="Times New Roman" w:hAnsi="Courier New" w:cs="Courier New"/>
          <w:color w:val="000000"/>
          <w:sz w:val="21"/>
          <w:szCs w:val="21"/>
          <w:lang w:eastAsia="ja-JP"/>
        </w:rPr>
        <w:t>:]</w:t>
      </w:r>
    </w:p>
    <w:p w14:paraId="1A8ACDE4" w14:textId="77777777"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795E26"/>
          <w:sz w:val="21"/>
          <w:szCs w:val="21"/>
          <w:lang w:eastAsia="ja-JP"/>
        </w:rPr>
        <w:t>print</w:t>
      </w:r>
      <w:r w:rsidRPr="00DE419E">
        <w:rPr>
          <w:rFonts w:ascii="Courier New" w:eastAsia="Times New Roman" w:hAnsi="Courier New" w:cs="Courier New"/>
          <w:color w:val="000000"/>
          <w:sz w:val="21"/>
          <w:szCs w:val="21"/>
          <w:lang w:eastAsia="ja-JP"/>
        </w:rPr>
        <w:t>(</w:t>
      </w:r>
      <w:r w:rsidRPr="00DE419E">
        <w:rPr>
          <w:rFonts w:ascii="Courier New" w:eastAsia="Times New Roman" w:hAnsi="Courier New" w:cs="Courier New"/>
          <w:color w:val="A31515"/>
          <w:sz w:val="21"/>
          <w:szCs w:val="21"/>
          <w:lang w:eastAsia="ja-JP"/>
        </w:rPr>
        <w:t>'Số giao dịch còn lại: {}'</w:t>
      </w:r>
      <w:r w:rsidRPr="00DE419E">
        <w:rPr>
          <w:rFonts w:ascii="Courier New" w:eastAsia="Times New Roman" w:hAnsi="Courier New" w:cs="Courier New"/>
          <w:color w:val="000000"/>
          <w:sz w:val="21"/>
          <w:szCs w:val="21"/>
          <w:lang w:eastAsia="ja-JP"/>
        </w:rPr>
        <w:t>.</w:t>
      </w:r>
      <w:r w:rsidRPr="00DE419E">
        <w:rPr>
          <w:rFonts w:ascii="Courier New" w:eastAsia="Times New Roman" w:hAnsi="Courier New" w:cs="Courier New"/>
          <w:color w:val="795E26"/>
          <w:sz w:val="21"/>
          <w:szCs w:val="21"/>
          <w:lang w:eastAsia="ja-JP"/>
        </w:rPr>
        <w:t>format</w:t>
      </w:r>
      <w:r w:rsidRPr="00DE419E">
        <w:rPr>
          <w:rFonts w:ascii="Courier New" w:eastAsia="Times New Roman" w:hAnsi="Courier New" w:cs="Courier New"/>
          <w:color w:val="000000"/>
          <w:sz w:val="21"/>
          <w:szCs w:val="21"/>
          <w:lang w:eastAsia="ja-JP"/>
        </w:rPr>
        <w:t>(</w:t>
      </w:r>
      <w:r w:rsidRPr="00DE419E">
        <w:rPr>
          <w:rFonts w:ascii="Courier New" w:eastAsia="Times New Roman" w:hAnsi="Courier New" w:cs="Courier New"/>
          <w:color w:val="795E26"/>
          <w:sz w:val="21"/>
          <w:szCs w:val="21"/>
          <w:lang w:eastAsia="ja-JP"/>
        </w:rPr>
        <w:t>len</w:t>
      </w:r>
      <w:r w:rsidRPr="00DE419E">
        <w:rPr>
          <w:rFonts w:ascii="Courier New" w:eastAsia="Times New Roman" w:hAnsi="Courier New" w:cs="Courier New"/>
          <w:color w:val="000000"/>
          <w:sz w:val="21"/>
          <w:szCs w:val="21"/>
          <w:lang w:eastAsia="ja-JP"/>
        </w:rPr>
        <w:t>(df_with_underspampling)))</w:t>
      </w:r>
    </w:p>
    <w:p w14:paraId="5A0957D4" w14:textId="77777777" w:rsidR="00D423A1" w:rsidRPr="00DE419E" w:rsidRDefault="00D423A1" w:rsidP="00B0260E">
      <w:pPr>
        <w:shd w:val="clear" w:color="auto" w:fill="FFFFFE"/>
        <w:rPr>
          <w:rFonts w:ascii="Courier New" w:eastAsia="Times New Roman" w:hAnsi="Courier New" w:cs="Courier New"/>
          <w:color w:val="000000"/>
          <w:sz w:val="21"/>
          <w:szCs w:val="21"/>
          <w:lang w:eastAsia="ja-JP"/>
        </w:rPr>
      </w:pPr>
      <w:r w:rsidRPr="00DE419E">
        <w:rPr>
          <w:rFonts w:ascii="Courier New" w:eastAsia="Times New Roman" w:hAnsi="Courier New" w:cs="Courier New"/>
          <w:color w:val="000000"/>
          <w:sz w:val="21"/>
          <w:szCs w:val="21"/>
          <w:lang w:eastAsia="ja-JP"/>
        </w:rPr>
        <w:t>df_with_underspampling.head()</w:t>
      </w:r>
    </w:p>
    <w:p w14:paraId="4EBCCB06" w14:textId="200906AD" w:rsidR="0057720B" w:rsidRDefault="0057720B" w:rsidP="00B0260E">
      <w:r>
        <w:t xml:space="preserve">4.1.6.2. </w:t>
      </w:r>
      <w:r w:rsidRPr="00C53BC5">
        <w:t>Random OverSampling</w:t>
      </w:r>
    </w:p>
    <w:p w14:paraId="0C73D109" w14:textId="042B3642" w:rsidR="00E407FA" w:rsidRDefault="006C0A89" w:rsidP="00B0260E">
      <w:r>
        <w:t xml:space="preserve">Thực hiện các bước </w:t>
      </w:r>
      <w:r w:rsidR="00157549">
        <w:t>theo thứ tự để chạy thuật toán Random oversampling:</w:t>
      </w:r>
    </w:p>
    <w:p w14:paraId="42C7EFCE" w14:textId="77777777" w:rsidR="00F373D6" w:rsidRPr="00F373D6" w:rsidRDefault="00F373D6" w:rsidP="00B0260E">
      <w:pPr>
        <w:shd w:val="clear" w:color="auto" w:fill="FFFFFE"/>
        <w:rPr>
          <w:rFonts w:ascii="Courier New" w:eastAsia="Times New Roman" w:hAnsi="Courier New" w:cs="Courier New"/>
          <w:color w:val="000000"/>
          <w:sz w:val="21"/>
          <w:szCs w:val="21"/>
          <w:lang w:eastAsia="ja-JP"/>
        </w:rPr>
      </w:pPr>
      <w:r w:rsidRPr="00F373D6">
        <w:rPr>
          <w:rFonts w:ascii="Courier New" w:eastAsia="Times New Roman" w:hAnsi="Courier New" w:cs="Courier New"/>
          <w:color w:val="008000"/>
          <w:sz w:val="21"/>
          <w:szCs w:val="21"/>
          <w:lang w:eastAsia="ja-JP"/>
        </w:rPr>
        <w:t># ***</w:t>
      </w:r>
    </w:p>
    <w:p w14:paraId="0B479259" w14:textId="77777777" w:rsidR="00F373D6" w:rsidRPr="00F373D6" w:rsidRDefault="00F373D6" w:rsidP="00B0260E">
      <w:pPr>
        <w:shd w:val="clear" w:color="auto" w:fill="FFFFFE"/>
        <w:rPr>
          <w:rFonts w:ascii="Courier New" w:eastAsia="Times New Roman" w:hAnsi="Courier New" w:cs="Courier New"/>
          <w:color w:val="000000"/>
          <w:sz w:val="21"/>
          <w:szCs w:val="21"/>
          <w:lang w:eastAsia="ja-JP"/>
        </w:rPr>
      </w:pPr>
      <w:r w:rsidRPr="00F373D6">
        <w:rPr>
          <w:rFonts w:ascii="Courier New" w:eastAsia="Times New Roman" w:hAnsi="Courier New" w:cs="Courier New"/>
          <w:color w:val="008000"/>
          <w:sz w:val="21"/>
          <w:szCs w:val="21"/>
          <w:lang w:eastAsia="ja-JP"/>
        </w:rPr>
        <w:t># Dữ liệu đã làm sạch: data_clean</w:t>
      </w:r>
    </w:p>
    <w:p w14:paraId="53C61202" w14:textId="77777777" w:rsidR="00F373D6" w:rsidRPr="00F373D6" w:rsidRDefault="00F373D6" w:rsidP="00B0260E">
      <w:pPr>
        <w:shd w:val="clear" w:color="auto" w:fill="FFFFFE"/>
        <w:rPr>
          <w:rFonts w:ascii="Courier New" w:eastAsia="Times New Roman" w:hAnsi="Courier New" w:cs="Courier New"/>
          <w:color w:val="000000"/>
          <w:sz w:val="21"/>
          <w:szCs w:val="21"/>
          <w:lang w:eastAsia="ja-JP"/>
        </w:rPr>
      </w:pPr>
      <w:r w:rsidRPr="00F373D6">
        <w:rPr>
          <w:rFonts w:ascii="Courier New" w:eastAsia="Times New Roman" w:hAnsi="Courier New" w:cs="Courier New"/>
          <w:color w:val="008000"/>
          <w:sz w:val="21"/>
          <w:szCs w:val="21"/>
          <w:lang w:eastAsia="ja-JP"/>
        </w:rPr>
        <w:t># Tách dữ liệu giao dịch bình thường và giao dịch bất thường</w:t>
      </w:r>
    </w:p>
    <w:p w14:paraId="70ADC0F9" w14:textId="77777777" w:rsidR="00F373D6" w:rsidRPr="00F373D6" w:rsidRDefault="00F373D6" w:rsidP="00B0260E">
      <w:pPr>
        <w:shd w:val="clear" w:color="auto" w:fill="FFFFFE"/>
        <w:rPr>
          <w:rFonts w:ascii="Courier New" w:eastAsia="Times New Roman" w:hAnsi="Courier New" w:cs="Courier New"/>
          <w:color w:val="000000"/>
          <w:sz w:val="21"/>
          <w:szCs w:val="21"/>
          <w:lang w:eastAsia="ja-JP"/>
        </w:rPr>
      </w:pPr>
      <w:r w:rsidRPr="00F373D6">
        <w:rPr>
          <w:rFonts w:ascii="Courier New" w:eastAsia="Times New Roman" w:hAnsi="Courier New" w:cs="Courier New"/>
          <w:color w:val="000000"/>
          <w:sz w:val="21"/>
          <w:szCs w:val="21"/>
          <w:lang w:eastAsia="ja-JP"/>
        </w:rPr>
        <w:t>y_rs = data_clean[</w:t>
      </w:r>
      <w:r w:rsidRPr="00F373D6">
        <w:rPr>
          <w:rFonts w:ascii="Courier New" w:eastAsia="Times New Roman" w:hAnsi="Courier New" w:cs="Courier New"/>
          <w:color w:val="A31515"/>
          <w:sz w:val="21"/>
          <w:szCs w:val="21"/>
          <w:lang w:eastAsia="ja-JP"/>
        </w:rPr>
        <w:t>'isFraud'</w:t>
      </w:r>
      <w:r w:rsidRPr="00F373D6">
        <w:rPr>
          <w:rFonts w:ascii="Courier New" w:eastAsia="Times New Roman" w:hAnsi="Courier New" w:cs="Courier New"/>
          <w:color w:val="000000"/>
          <w:sz w:val="21"/>
          <w:szCs w:val="21"/>
          <w:lang w:eastAsia="ja-JP"/>
        </w:rPr>
        <w:t>]</w:t>
      </w:r>
    </w:p>
    <w:p w14:paraId="54D10006" w14:textId="77777777" w:rsidR="00F373D6" w:rsidRPr="00F373D6" w:rsidRDefault="00F373D6" w:rsidP="00B0260E">
      <w:pPr>
        <w:shd w:val="clear" w:color="auto" w:fill="FFFFFE"/>
        <w:rPr>
          <w:rFonts w:ascii="Courier New" w:eastAsia="Times New Roman" w:hAnsi="Courier New" w:cs="Courier New"/>
          <w:color w:val="000000"/>
          <w:sz w:val="21"/>
          <w:szCs w:val="21"/>
          <w:lang w:eastAsia="ja-JP"/>
        </w:rPr>
      </w:pPr>
      <w:r w:rsidRPr="00F373D6">
        <w:rPr>
          <w:rFonts w:ascii="Courier New" w:eastAsia="Times New Roman" w:hAnsi="Courier New" w:cs="Courier New"/>
          <w:color w:val="008000"/>
          <w:sz w:val="21"/>
          <w:szCs w:val="21"/>
          <w:lang w:eastAsia="ja-JP"/>
        </w:rPr>
        <w:t># Lấy ra các dòng là giao dịch bình thường</w:t>
      </w:r>
    </w:p>
    <w:p w14:paraId="70FAD1D9" w14:textId="77777777" w:rsidR="00F373D6" w:rsidRPr="00F373D6" w:rsidRDefault="00F373D6" w:rsidP="00B0260E">
      <w:pPr>
        <w:shd w:val="clear" w:color="auto" w:fill="FFFFFE"/>
        <w:rPr>
          <w:rFonts w:ascii="Courier New" w:eastAsia="Times New Roman" w:hAnsi="Courier New" w:cs="Courier New"/>
          <w:color w:val="000000"/>
          <w:sz w:val="21"/>
          <w:szCs w:val="21"/>
          <w:lang w:eastAsia="ja-JP"/>
        </w:rPr>
      </w:pPr>
      <w:r w:rsidRPr="00F373D6">
        <w:rPr>
          <w:rFonts w:ascii="Courier New" w:eastAsia="Times New Roman" w:hAnsi="Courier New" w:cs="Courier New"/>
          <w:color w:val="000000"/>
          <w:sz w:val="21"/>
          <w:szCs w:val="21"/>
          <w:lang w:eastAsia="ja-JP"/>
        </w:rPr>
        <w:t>X_rs = data_clean.drop([</w:t>
      </w:r>
      <w:r w:rsidRPr="00F373D6">
        <w:rPr>
          <w:rFonts w:ascii="Courier New" w:eastAsia="Times New Roman" w:hAnsi="Courier New" w:cs="Courier New"/>
          <w:color w:val="A31515"/>
          <w:sz w:val="21"/>
          <w:szCs w:val="21"/>
          <w:lang w:eastAsia="ja-JP"/>
        </w:rPr>
        <w:t>'isFraud'</w:t>
      </w:r>
      <w:r w:rsidRPr="00F373D6">
        <w:rPr>
          <w:rFonts w:ascii="Courier New" w:eastAsia="Times New Roman" w:hAnsi="Courier New" w:cs="Courier New"/>
          <w:color w:val="000000"/>
          <w:sz w:val="21"/>
          <w:szCs w:val="21"/>
          <w:lang w:eastAsia="ja-JP"/>
        </w:rPr>
        <w:t>], axis = </w:t>
      </w:r>
      <w:r w:rsidRPr="00F373D6">
        <w:rPr>
          <w:rFonts w:ascii="Courier New" w:eastAsia="Times New Roman" w:hAnsi="Courier New" w:cs="Courier New"/>
          <w:color w:val="09885A"/>
          <w:sz w:val="21"/>
          <w:szCs w:val="21"/>
          <w:lang w:eastAsia="ja-JP"/>
        </w:rPr>
        <w:t>1</w:t>
      </w:r>
      <w:r w:rsidRPr="00F373D6">
        <w:rPr>
          <w:rFonts w:ascii="Courier New" w:eastAsia="Times New Roman" w:hAnsi="Courier New" w:cs="Courier New"/>
          <w:color w:val="000000"/>
          <w:sz w:val="21"/>
          <w:szCs w:val="21"/>
          <w:lang w:eastAsia="ja-JP"/>
        </w:rPr>
        <w:t>)</w:t>
      </w:r>
    </w:p>
    <w:p w14:paraId="615172B5" w14:textId="77777777" w:rsidR="00F373D6" w:rsidRPr="00F373D6" w:rsidRDefault="00F373D6" w:rsidP="00B0260E">
      <w:pPr>
        <w:shd w:val="clear" w:color="auto" w:fill="FFFFFE"/>
        <w:rPr>
          <w:rFonts w:ascii="Courier New" w:eastAsia="Times New Roman" w:hAnsi="Courier New" w:cs="Courier New"/>
          <w:color w:val="000000"/>
          <w:sz w:val="21"/>
          <w:szCs w:val="21"/>
          <w:lang w:eastAsia="ja-JP"/>
        </w:rPr>
      </w:pPr>
      <w:r w:rsidRPr="00F373D6">
        <w:rPr>
          <w:rFonts w:ascii="Courier New" w:eastAsia="Times New Roman" w:hAnsi="Courier New" w:cs="Courier New"/>
          <w:color w:val="000000"/>
          <w:sz w:val="21"/>
          <w:szCs w:val="21"/>
          <w:lang w:eastAsia="ja-JP"/>
        </w:rPr>
        <w:t>name_x = X_rs.columns</w:t>
      </w:r>
    </w:p>
    <w:p w14:paraId="139C1AFD" w14:textId="77777777" w:rsidR="00712275" w:rsidRPr="00712275" w:rsidRDefault="00712275" w:rsidP="00B0260E">
      <w:pPr>
        <w:shd w:val="clear" w:color="auto" w:fill="FFFFFE"/>
        <w:rPr>
          <w:rFonts w:ascii="Courier New" w:eastAsia="Times New Roman" w:hAnsi="Courier New" w:cs="Courier New"/>
          <w:color w:val="000000"/>
          <w:sz w:val="21"/>
          <w:szCs w:val="21"/>
          <w:lang w:eastAsia="ja-JP"/>
        </w:rPr>
      </w:pPr>
      <w:r w:rsidRPr="00712275">
        <w:rPr>
          <w:rFonts w:ascii="Courier New" w:eastAsia="Times New Roman" w:hAnsi="Courier New" w:cs="Courier New"/>
          <w:color w:val="008000"/>
          <w:sz w:val="21"/>
          <w:szCs w:val="21"/>
          <w:lang w:eastAsia="ja-JP"/>
        </w:rPr>
        <w:t># RandomOverSampler: reference https://imbalanced-learn.readthedocs.io/en/stable/generated/imblearn.over_sampling.RandomOverSampler.html</w:t>
      </w:r>
    </w:p>
    <w:p w14:paraId="66C41621" w14:textId="77777777" w:rsidR="00712275" w:rsidRPr="00712275" w:rsidRDefault="00712275" w:rsidP="00B0260E">
      <w:pPr>
        <w:shd w:val="clear" w:color="auto" w:fill="FFFFFE"/>
        <w:rPr>
          <w:rFonts w:ascii="Courier New" w:eastAsia="Times New Roman" w:hAnsi="Courier New" w:cs="Courier New"/>
          <w:color w:val="000000"/>
          <w:sz w:val="21"/>
          <w:szCs w:val="21"/>
          <w:lang w:eastAsia="ja-JP"/>
        </w:rPr>
      </w:pPr>
      <w:r w:rsidRPr="00712275">
        <w:rPr>
          <w:rFonts w:ascii="Courier New" w:eastAsia="Times New Roman" w:hAnsi="Courier New" w:cs="Courier New"/>
          <w:color w:val="000000"/>
          <w:sz w:val="21"/>
          <w:szCs w:val="21"/>
          <w:lang w:eastAsia="ja-JP"/>
        </w:rPr>
        <w:t>sampler = RandomOverSampler(random_state=</w:t>
      </w:r>
      <w:r w:rsidRPr="00712275">
        <w:rPr>
          <w:rFonts w:ascii="Courier New" w:eastAsia="Times New Roman" w:hAnsi="Courier New" w:cs="Courier New"/>
          <w:color w:val="09885A"/>
          <w:sz w:val="21"/>
          <w:szCs w:val="21"/>
          <w:lang w:eastAsia="ja-JP"/>
        </w:rPr>
        <w:t>42</w:t>
      </w:r>
      <w:r w:rsidRPr="00712275">
        <w:rPr>
          <w:rFonts w:ascii="Courier New" w:eastAsia="Times New Roman" w:hAnsi="Courier New" w:cs="Courier New"/>
          <w:color w:val="000000"/>
          <w:sz w:val="21"/>
          <w:szCs w:val="21"/>
          <w:lang w:eastAsia="ja-JP"/>
        </w:rPr>
        <w:t>)</w:t>
      </w:r>
    </w:p>
    <w:p w14:paraId="0B91CF00" w14:textId="77777777" w:rsidR="00712275" w:rsidRPr="00712275" w:rsidRDefault="00712275" w:rsidP="00B0260E">
      <w:pPr>
        <w:shd w:val="clear" w:color="auto" w:fill="FFFFFE"/>
        <w:rPr>
          <w:rFonts w:ascii="Courier New" w:eastAsia="Times New Roman" w:hAnsi="Courier New" w:cs="Courier New"/>
          <w:color w:val="000000"/>
          <w:sz w:val="21"/>
          <w:szCs w:val="21"/>
          <w:lang w:eastAsia="ja-JP"/>
        </w:rPr>
      </w:pPr>
      <w:r w:rsidRPr="00712275">
        <w:rPr>
          <w:rFonts w:ascii="Courier New" w:eastAsia="Times New Roman" w:hAnsi="Courier New" w:cs="Courier New"/>
          <w:color w:val="000000"/>
          <w:sz w:val="21"/>
          <w:szCs w:val="21"/>
          <w:lang w:eastAsia="ja-JP"/>
        </w:rPr>
        <w:t>X_rs, y_rs = sampler.fit_sample(X_rs, y_rs)</w:t>
      </w:r>
    </w:p>
    <w:p w14:paraId="73BEF2C3" w14:textId="77777777" w:rsidR="00712275" w:rsidRPr="00712275" w:rsidRDefault="00712275" w:rsidP="00B0260E">
      <w:pPr>
        <w:shd w:val="clear" w:color="auto" w:fill="FFFFFE"/>
        <w:rPr>
          <w:rFonts w:ascii="Courier New" w:eastAsia="Times New Roman" w:hAnsi="Courier New" w:cs="Courier New"/>
          <w:color w:val="000000"/>
          <w:sz w:val="21"/>
          <w:szCs w:val="21"/>
          <w:lang w:eastAsia="ja-JP"/>
        </w:rPr>
      </w:pPr>
      <w:r w:rsidRPr="00712275">
        <w:rPr>
          <w:rFonts w:ascii="Courier New" w:eastAsia="Times New Roman" w:hAnsi="Courier New" w:cs="Courier New"/>
          <w:color w:val="795E26"/>
          <w:sz w:val="21"/>
          <w:szCs w:val="21"/>
          <w:lang w:eastAsia="ja-JP"/>
        </w:rPr>
        <w:lastRenderedPageBreak/>
        <w:t>print</w:t>
      </w:r>
      <w:r w:rsidRPr="00712275">
        <w:rPr>
          <w:rFonts w:ascii="Courier New" w:eastAsia="Times New Roman" w:hAnsi="Courier New" w:cs="Courier New"/>
          <w:color w:val="000000"/>
          <w:sz w:val="21"/>
          <w:szCs w:val="21"/>
          <w:lang w:eastAsia="ja-JP"/>
        </w:rPr>
        <w:t>(</w:t>
      </w:r>
      <w:r w:rsidRPr="00712275">
        <w:rPr>
          <w:rFonts w:ascii="Courier New" w:eastAsia="Times New Roman" w:hAnsi="Courier New" w:cs="Courier New"/>
          <w:color w:val="A31515"/>
          <w:sz w:val="21"/>
          <w:szCs w:val="21"/>
          <w:lang w:eastAsia="ja-JP"/>
        </w:rPr>
        <w:t>'RandomOverSampler {}'</w:t>
      </w:r>
      <w:r w:rsidRPr="00712275">
        <w:rPr>
          <w:rFonts w:ascii="Courier New" w:eastAsia="Times New Roman" w:hAnsi="Courier New" w:cs="Courier New"/>
          <w:color w:val="000000"/>
          <w:sz w:val="21"/>
          <w:szCs w:val="21"/>
          <w:lang w:eastAsia="ja-JP"/>
        </w:rPr>
        <w:t>.</w:t>
      </w:r>
      <w:r w:rsidRPr="00712275">
        <w:rPr>
          <w:rFonts w:ascii="Courier New" w:eastAsia="Times New Roman" w:hAnsi="Courier New" w:cs="Courier New"/>
          <w:color w:val="795E26"/>
          <w:sz w:val="21"/>
          <w:szCs w:val="21"/>
          <w:lang w:eastAsia="ja-JP"/>
        </w:rPr>
        <w:t>format</w:t>
      </w:r>
      <w:r w:rsidRPr="00712275">
        <w:rPr>
          <w:rFonts w:ascii="Courier New" w:eastAsia="Times New Roman" w:hAnsi="Courier New" w:cs="Courier New"/>
          <w:color w:val="000000"/>
          <w:sz w:val="21"/>
          <w:szCs w:val="21"/>
          <w:lang w:eastAsia="ja-JP"/>
        </w:rPr>
        <w:t>(Counter(y_rs)))</w:t>
      </w:r>
    </w:p>
    <w:p w14:paraId="1262DC23" w14:textId="77777777" w:rsidR="00B27454" w:rsidRPr="00B27454" w:rsidRDefault="00B27454" w:rsidP="00B0260E">
      <w:pPr>
        <w:shd w:val="clear" w:color="auto" w:fill="FFFFFE"/>
        <w:rPr>
          <w:rFonts w:ascii="Courier New" w:eastAsia="Times New Roman" w:hAnsi="Courier New" w:cs="Courier New"/>
          <w:color w:val="000000"/>
          <w:sz w:val="21"/>
          <w:szCs w:val="21"/>
          <w:lang w:eastAsia="ja-JP"/>
        </w:rPr>
      </w:pPr>
      <w:r w:rsidRPr="00B27454">
        <w:rPr>
          <w:rFonts w:ascii="Courier New" w:eastAsia="Times New Roman" w:hAnsi="Courier New" w:cs="Courier New"/>
          <w:color w:val="008000"/>
          <w:sz w:val="21"/>
          <w:szCs w:val="21"/>
          <w:lang w:eastAsia="ja-JP"/>
        </w:rPr>
        <w:t># Chuyển dữ liệu ndarray to DataFrame</w:t>
      </w:r>
    </w:p>
    <w:p w14:paraId="75A3DBA4" w14:textId="77777777" w:rsidR="00B27454" w:rsidRPr="00B27454" w:rsidRDefault="00B27454" w:rsidP="00B0260E">
      <w:pPr>
        <w:shd w:val="clear" w:color="auto" w:fill="FFFFFE"/>
        <w:rPr>
          <w:rFonts w:ascii="Courier New" w:eastAsia="Times New Roman" w:hAnsi="Courier New" w:cs="Courier New"/>
          <w:color w:val="000000"/>
          <w:sz w:val="21"/>
          <w:szCs w:val="21"/>
          <w:lang w:eastAsia="ja-JP"/>
        </w:rPr>
      </w:pPr>
      <w:r w:rsidRPr="00B27454">
        <w:rPr>
          <w:rFonts w:ascii="Courier New" w:eastAsia="Times New Roman" w:hAnsi="Courier New" w:cs="Courier New"/>
          <w:color w:val="000000"/>
          <w:sz w:val="21"/>
          <w:szCs w:val="21"/>
          <w:lang w:eastAsia="ja-JP"/>
        </w:rPr>
        <w:t>X_rs = pd.DataFrame(X_rs)</w:t>
      </w:r>
    </w:p>
    <w:p w14:paraId="2A2E13DF" w14:textId="77777777" w:rsidR="00B27454" w:rsidRPr="00B27454" w:rsidRDefault="00B27454" w:rsidP="00B0260E">
      <w:pPr>
        <w:shd w:val="clear" w:color="auto" w:fill="FFFFFE"/>
        <w:rPr>
          <w:rFonts w:ascii="Courier New" w:eastAsia="Times New Roman" w:hAnsi="Courier New" w:cs="Courier New"/>
          <w:color w:val="000000"/>
          <w:sz w:val="21"/>
          <w:szCs w:val="21"/>
          <w:lang w:eastAsia="ja-JP"/>
        </w:rPr>
      </w:pPr>
      <w:r w:rsidRPr="00B27454">
        <w:rPr>
          <w:rFonts w:ascii="Courier New" w:eastAsia="Times New Roman" w:hAnsi="Courier New" w:cs="Courier New"/>
          <w:color w:val="000000"/>
          <w:sz w:val="21"/>
          <w:szCs w:val="21"/>
          <w:lang w:eastAsia="ja-JP"/>
        </w:rPr>
        <w:t>y_rs = pd.DataFrame(y_rs)</w:t>
      </w:r>
    </w:p>
    <w:p w14:paraId="44BD1E10" w14:textId="77777777" w:rsidR="00B27454" w:rsidRPr="00B27454" w:rsidRDefault="00B27454" w:rsidP="00B0260E">
      <w:pPr>
        <w:shd w:val="clear" w:color="auto" w:fill="FFFFFE"/>
        <w:rPr>
          <w:rFonts w:ascii="Courier New" w:eastAsia="Times New Roman" w:hAnsi="Courier New" w:cs="Courier New"/>
          <w:color w:val="000000"/>
          <w:sz w:val="21"/>
          <w:szCs w:val="21"/>
          <w:lang w:eastAsia="ja-JP"/>
        </w:rPr>
      </w:pPr>
      <w:r w:rsidRPr="00B27454">
        <w:rPr>
          <w:rFonts w:ascii="Courier New" w:eastAsia="Times New Roman" w:hAnsi="Courier New" w:cs="Courier New"/>
          <w:color w:val="000000"/>
          <w:sz w:val="21"/>
          <w:szCs w:val="21"/>
          <w:lang w:eastAsia="ja-JP"/>
        </w:rPr>
        <w:t>X_rs = X_rs.iloc[:,</w:t>
      </w:r>
      <w:r w:rsidRPr="00B27454">
        <w:rPr>
          <w:rFonts w:ascii="Courier New" w:eastAsia="Times New Roman" w:hAnsi="Courier New" w:cs="Courier New"/>
          <w:color w:val="09885A"/>
          <w:sz w:val="21"/>
          <w:szCs w:val="21"/>
          <w:lang w:eastAsia="ja-JP"/>
        </w:rPr>
        <w:t>1</w:t>
      </w:r>
      <w:r w:rsidRPr="00B27454">
        <w:rPr>
          <w:rFonts w:ascii="Courier New" w:eastAsia="Times New Roman" w:hAnsi="Courier New" w:cs="Courier New"/>
          <w:color w:val="000000"/>
          <w:sz w:val="21"/>
          <w:szCs w:val="21"/>
          <w:lang w:eastAsia="ja-JP"/>
        </w:rPr>
        <w:t>:]</w:t>
      </w:r>
    </w:p>
    <w:p w14:paraId="263733AA" w14:textId="77777777" w:rsidR="00B27454" w:rsidRPr="00B27454" w:rsidRDefault="00B27454" w:rsidP="00B0260E">
      <w:pPr>
        <w:shd w:val="clear" w:color="auto" w:fill="FFFFFE"/>
        <w:rPr>
          <w:rFonts w:ascii="Courier New" w:eastAsia="Times New Roman" w:hAnsi="Courier New" w:cs="Courier New"/>
          <w:color w:val="000000"/>
          <w:sz w:val="21"/>
          <w:szCs w:val="21"/>
          <w:lang w:eastAsia="ja-JP"/>
        </w:rPr>
      </w:pPr>
      <w:r w:rsidRPr="00B27454">
        <w:rPr>
          <w:rFonts w:ascii="Courier New" w:eastAsia="Times New Roman" w:hAnsi="Courier New" w:cs="Courier New"/>
          <w:color w:val="000000"/>
          <w:sz w:val="21"/>
          <w:szCs w:val="21"/>
          <w:lang w:eastAsia="ja-JP"/>
        </w:rPr>
        <w:t>X_rs.columns = name_x[</w:t>
      </w:r>
      <w:r w:rsidRPr="00B27454">
        <w:rPr>
          <w:rFonts w:ascii="Courier New" w:eastAsia="Times New Roman" w:hAnsi="Courier New" w:cs="Courier New"/>
          <w:color w:val="09885A"/>
          <w:sz w:val="21"/>
          <w:szCs w:val="21"/>
          <w:lang w:eastAsia="ja-JP"/>
        </w:rPr>
        <w:t>1</w:t>
      </w:r>
      <w:r w:rsidRPr="00B27454">
        <w:rPr>
          <w:rFonts w:ascii="Courier New" w:eastAsia="Times New Roman" w:hAnsi="Courier New" w:cs="Courier New"/>
          <w:color w:val="000000"/>
          <w:sz w:val="21"/>
          <w:szCs w:val="21"/>
          <w:lang w:eastAsia="ja-JP"/>
        </w:rPr>
        <w:t>:]</w:t>
      </w:r>
    </w:p>
    <w:p w14:paraId="2EC5D128" w14:textId="77777777" w:rsidR="00B27454" w:rsidRPr="00B27454" w:rsidRDefault="00B27454" w:rsidP="00B0260E">
      <w:pPr>
        <w:shd w:val="clear" w:color="auto" w:fill="FFFFFE"/>
        <w:rPr>
          <w:rFonts w:ascii="Courier New" w:eastAsia="Times New Roman" w:hAnsi="Courier New" w:cs="Courier New"/>
          <w:color w:val="000000"/>
          <w:sz w:val="21"/>
          <w:szCs w:val="21"/>
          <w:lang w:eastAsia="ja-JP"/>
        </w:rPr>
      </w:pPr>
      <w:r w:rsidRPr="00B27454">
        <w:rPr>
          <w:rFonts w:ascii="Courier New" w:eastAsia="Times New Roman" w:hAnsi="Courier New" w:cs="Courier New"/>
          <w:color w:val="000000"/>
          <w:sz w:val="21"/>
          <w:szCs w:val="21"/>
          <w:lang w:eastAsia="ja-JP"/>
        </w:rPr>
        <w:t>y_rs.columns = [</w:t>
      </w:r>
      <w:r w:rsidRPr="00B27454">
        <w:rPr>
          <w:rFonts w:ascii="Courier New" w:eastAsia="Times New Roman" w:hAnsi="Courier New" w:cs="Courier New"/>
          <w:color w:val="A31515"/>
          <w:sz w:val="21"/>
          <w:szCs w:val="21"/>
          <w:lang w:eastAsia="ja-JP"/>
        </w:rPr>
        <w:t>'isFraud'</w:t>
      </w:r>
      <w:r w:rsidRPr="00B27454">
        <w:rPr>
          <w:rFonts w:ascii="Courier New" w:eastAsia="Times New Roman" w:hAnsi="Courier New" w:cs="Courier New"/>
          <w:color w:val="000000"/>
          <w:sz w:val="21"/>
          <w:szCs w:val="21"/>
          <w:lang w:eastAsia="ja-JP"/>
        </w:rPr>
        <w:t>]</w:t>
      </w:r>
    </w:p>
    <w:p w14:paraId="19E9CF88" w14:textId="77777777" w:rsidR="003B6B0D" w:rsidRPr="003B6B0D" w:rsidRDefault="003B6B0D" w:rsidP="00B0260E">
      <w:pPr>
        <w:shd w:val="clear" w:color="auto" w:fill="FFFFFE"/>
        <w:rPr>
          <w:rFonts w:ascii="Courier New" w:eastAsia="Times New Roman" w:hAnsi="Courier New" w:cs="Courier New"/>
          <w:color w:val="000000"/>
          <w:sz w:val="21"/>
          <w:szCs w:val="21"/>
          <w:lang w:eastAsia="ja-JP"/>
        </w:rPr>
      </w:pPr>
      <w:r w:rsidRPr="003B6B0D">
        <w:rPr>
          <w:rFonts w:ascii="Courier New" w:eastAsia="Times New Roman" w:hAnsi="Courier New" w:cs="Courier New"/>
          <w:color w:val="008000"/>
          <w:sz w:val="21"/>
          <w:szCs w:val="21"/>
          <w:lang w:eastAsia="ja-JP"/>
        </w:rPr>
        <w:t># Gộp dữ liệu bất thường và bình thường</w:t>
      </w:r>
    </w:p>
    <w:p w14:paraId="39CB5692" w14:textId="77777777" w:rsidR="003B6B0D" w:rsidRPr="003B6B0D" w:rsidRDefault="003B6B0D" w:rsidP="00B0260E">
      <w:pPr>
        <w:shd w:val="clear" w:color="auto" w:fill="FFFFFE"/>
        <w:rPr>
          <w:rFonts w:ascii="Courier New" w:eastAsia="Times New Roman" w:hAnsi="Courier New" w:cs="Courier New"/>
          <w:color w:val="000000"/>
          <w:sz w:val="21"/>
          <w:szCs w:val="21"/>
          <w:lang w:eastAsia="ja-JP"/>
        </w:rPr>
      </w:pPr>
      <w:r w:rsidRPr="003B6B0D">
        <w:rPr>
          <w:rFonts w:ascii="Courier New" w:eastAsia="Times New Roman" w:hAnsi="Courier New" w:cs="Courier New"/>
          <w:color w:val="000000"/>
          <w:sz w:val="21"/>
          <w:szCs w:val="21"/>
          <w:lang w:eastAsia="ja-JP"/>
        </w:rPr>
        <w:t>normal_distributed_df = pd.concat([X_rs, y_rs], axis=</w:t>
      </w:r>
      <w:r w:rsidRPr="003B6B0D">
        <w:rPr>
          <w:rFonts w:ascii="Courier New" w:eastAsia="Times New Roman" w:hAnsi="Courier New" w:cs="Courier New"/>
          <w:color w:val="09885A"/>
          <w:sz w:val="21"/>
          <w:szCs w:val="21"/>
          <w:lang w:eastAsia="ja-JP"/>
        </w:rPr>
        <w:t>1</w:t>
      </w:r>
      <w:r w:rsidRPr="003B6B0D">
        <w:rPr>
          <w:rFonts w:ascii="Courier New" w:eastAsia="Times New Roman" w:hAnsi="Courier New" w:cs="Courier New"/>
          <w:color w:val="000000"/>
          <w:sz w:val="21"/>
          <w:szCs w:val="21"/>
          <w:lang w:eastAsia="ja-JP"/>
        </w:rPr>
        <w:t>)</w:t>
      </w:r>
    </w:p>
    <w:p w14:paraId="48C4E16D" w14:textId="77777777" w:rsidR="003B6B0D" w:rsidRPr="003B6B0D" w:rsidRDefault="003B6B0D" w:rsidP="00B0260E">
      <w:pPr>
        <w:shd w:val="clear" w:color="auto" w:fill="FFFFFE"/>
        <w:rPr>
          <w:rFonts w:ascii="Courier New" w:eastAsia="Times New Roman" w:hAnsi="Courier New" w:cs="Courier New"/>
          <w:color w:val="000000"/>
          <w:sz w:val="21"/>
          <w:szCs w:val="21"/>
          <w:lang w:eastAsia="ja-JP"/>
        </w:rPr>
      </w:pPr>
      <w:r w:rsidRPr="003B6B0D">
        <w:rPr>
          <w:rFonts w:ascii="Courier New" w:eastAsia="Times New Roman" w:hAnsi="Courier New" w:cs="Courier New"/>
          <w:color w:val="008000"/>
          <w:sz w:val="21"/>
          <w:szCs w:val="21"/>
          <w:lang w:eastAsia="ja-JP"/>
        </w:rPr>
        <w:t># xáo trộn dữ liệu</w:t>
      </w:r>
    </w:p>
    <w:p w14:paraId="4408E9E4" w14:textId="77777777" w:rsidR="003B6B0D" w:rsidRPr="003B6B0D" w:rsidRDefault="003B6B0D" w:rsidP="00B0260E">
      <w:pPr>
        <w:shd w:val="clear" w:color="auto" w:fill="FFFFFE"/>
        <w:rPr>
          <w:rFonts w:ascii="Courier New" w:eastAsia="Times New Roman" w:hAnsi="Courier New" w:cs="Courier New"/>
          <w:color w:val="000000"/>
          <w:sz w:val="21"/>
          <w:szCs w:val="21"/>
          <w:lang w:eastAsia="ja-JP"/>
        </w:rPr>
      </w:pPr>
      <w:r w:rsidRPr="003B6B0D">
        <w:rPr>
          <w:rFonts w:ascii="Courier New" w:eastAsia="Times New Roman" w:hAnsi="Courier New" w:cs="Courier New"/>
          <w:color w:val="000000"/>
          <w:sz w:val="21"/>
          <w:szCs w:val="21"/>
          <w:lang w:eastAsia="ja-JP"/>
        </w:rPr>
        <w:t>df_with_overspampling = normal_distributed_df.sample(frac=</w:t>
      </w:r>
      <w:r w:rsidRPr="003B6B0D">
        <w:rPr>
          <w:rFonts w:ascii="Courier New" w:eastAsia="Times New Roman" w:hAnsi="Courier New" w:cs="Courier New"/>
          <w:color w:val="09885A"/>
          <w:sz w:val="21"/>
          <w:szCs w:val="21"/>
          <w:lang w:eastAsia="ja-JP"/>
        </w:rPr>
        <w:t>1</w:t>
      </w:r>
      <w:r w:rsidRPr="003B6B0D">
        <w:rPr>
          <w:rFonts w:ascii="Courier New" w:eastAsia="Times New Roman" w:hAnsi="Courier New" w:cs="Courier New"/>
          <w:color w:val="000000"/>
          <w:sz w:val="21"/>
          <w:szCs w:val="21"/>
          <w:lang w:eastAsia="ja-JP"/>
        </w:rPr>
        <w:t>, random_state=</w:t>
      </w:r>
      <w:r w:rsidRPr="003B6B0D">
        <w:rPr>
          <w:rFonts w:ascii="Courier New" w:eastAsia="Times New Roman" w:hAnsi="Courier New" w:cs="Courier New"/>
          <w:color w:val="09885A"/>
          <w:sz w:val="21"/>
          <w:szCs w:val="21"/>
          <w:lang w:eastAsia="ja-JP"/>
        </w:rPr>
        <w:t>42</w:t>
      </w:r>
      <w:r w:rsidRPr="003B6B0D">
        <w:rPr>
          <w:rFonts w:ascii="Courier New" w:eastAsia="Times New Roman" w:hAnsi="Courier New" w:cs="Courier New"/>
          <w:color w:val="000000"/>
          <w:sz w:val="21"/>
          <w:szCs w:val="21"/>
          <w:lang w:eastAsia="ja-JP"/>
        </w:rPr>
        <w:t>)</w:t>
      </w:r>
    </w:p>
    <w:p w14:paraId="4328B392" w14:textId="6A398DAC" w:rsidR="00B81ED0" w:rsidRPr="00B81ED0" w:rsidRDefault="00E407FA" w:rsidP="00B0260E">
      <w:pPr>
        <w:shd w:val="clear" w:color="auto" w:fill="FFFFFE"/>
        <w:rPr>
          <w:rFonts w:ascii="Courier New" w:eastAsia="Times New Roman" w:hAnsi="Courier New" w:cs="Courier New"/>
          <w:color w:val="000000"/>
          <w:sz w:val="21"/>
          <w:szCs w:val="21"/>
          <w:lang w:eastAsia="ja-JP"/>
        </w:rPr>
      </w:pPr>
      <w:r w:rsidRPr="00E407FA">
        <w:rPr>
          <w:rFonts w:ascii="Courier New" w:eastAsia="Times New Roman" w:hAnsi="Courier New" w:cs="Courier New"/>
          <w:color w:val="000000"/>
          <w:sz w:val="21"/>
          <w:szCs w:val="21"/>
          <w:lang w:eastAsia="ja-JP"/>
        </w:rPr>
        <w:t>df_with_overspampling.head(</w:t>
      </w:r>
      <w:r w:rsidRPr="00E407FA">
        <w:rPr>
          <w:rFonts w:ascii="Courier New" w:eastAsia="Times New Roman" w:hAnsi="Courier New" w:cs="Courier New"/>
          <w:color w:val="09885A"/>
          <w:sz w:val="21"/>
          <w:szCs w:val="21"/>
          <w:lang w:eastAsia="ja-JP"/>
        </w:rPr>
        <w:t>5</w:t>
      </w:r>
      <w:r w:rsidRPr="00E407FA">
        <w:rPr>
          <w:rFonts w:ascii="Courier New" w:eastAsia="Times New Roman" w:hAnsi="Courier New" w:cs="Courier New"/>
          <w:color w:val="000000"/>
          <w:sz w:val="21"/>
          <w:szCs w:val="21"/>
          <w:lang w:eastAsia="ja-JP"/>
        </w:rPr>
        <w:t>)</w:t>
      </w:r>
    </w:p>
    <w:p w14:paraId="747E3244" w14:textId="13275CA2" w:rsidR="00F67B2E" w:rsidRDefault="00F67B2E" w:rsidP="00B0260E">
      <w:pPr>
        <w:rPr>
          <w:rFonts w:cs="Times New Roman"/>
          <w:szCs w:val="26"/>
        </w:rPr>
      </w:pPr>
      <w:r>
        <w:rPr>
          <w:rFonts w:cs="Times New Roman"/>
          <w:szCs w:val="26"/>
        </w:rPr>
        <w:t>4.1.9. Lưu dữ liệu sau khi thực hiện câng bằng</w:t>
      </w:r>
    </w:p>
    <w:p w14:paraId="43136AA7" w14:textId="77777777" w:rsidR="00B55EB6" w:rsidRPr="00B55EB6" w:rsidRDefault="00B55EB6" w:rsidP="00B55EB6">
      <w:pPr>
        <w:shd w:val="clear" w:color="auto" w:fill="FFFFFE"/>
        <w:spacing w:line="285" w:lineRule="atLeast"/>
        <w:jc w:val="left"/>
        <w:rPr>
          <w:rFonts w:ascii="Courier New" w:eastAsia="Times New Roman" w:hAnsi="Courier New" w:cs="Courier New"/>
          <w:color w:val="000000"/>
          <w:sz w:val="21"/>
          <w:szCs w:val="21"/>
          <w:lang w:eastAsia="ja-JP"/>
        </w:rPr>
      </w:pPr>
      <w:r w:rsidRPr="00B55EB6">
        <w:rPr>
          <w:rFonts w:ascii="Courier New" w:eastAsia="Times New Roman" w:hAnsi="Courier New" w:cs="Courier New"/>
          <w:color w:val="AF00DB"/>
          <w:sz w:val="21"/>
          <w:szCs w:val="21"/>
          <w:lang w:eastAsia="ja-JP"/>
        </w:rPr>
        <w:t>from</w:t>
      </w:r>
      <w:r w:rsidRPr="00B55EB6">
        <w:rPr>
          <w:rFonts w:ascii="Courier New" w:eastAsia="Times New Roman" w:hAnsi="Courier New" w:cs="Courier New"/>
          <w:color w:val="000000"/>
          <w:sz w:val="21"/>
          <w:szCs w:val="21"/>
          <w:lang w:eastAsia="ja-JP"/>
        </w:rPr>
        <w:t> google.colab </w:t>
      </w:r>
      <w:r w:rsidRPr="00B55EB6">
        <w:rPr>
          <w:rFonts w:ascii="Courier New" w:eastAsia="Times New Roman" w:hAnsi="Courier New" w:cs="Courier New"/>
          <w:color w:val="AF00DB"/>
          <w:sz w:val="21"/>
          <w:szCs w:val="21"/>
          <w:lang w:eastAsia="ja-JP"/>
        </w:rPr>
        <w:t>import</w:t>
      </w:r>
      <w:r w:rsidRPr="00B55EB6">
        <w:rPr>
          <w:rFonts w:ascii="Courier New" w:eastAsia="Times New Roman" w:hAnsi="Courier New" w:cs="Courier New"/>
          <w:color w:val="000000"/>
          <w:sz w:val="21"/>
          <w:szCs w:val="21"/>
          <w:lang w:eastAsia="ja-JP"/>
        </w:rPr>
        <w:t> drive</w:t>
      </w:r>
    </w:p>
    <w:p w14:paraId="5AEF60EF" w14:textId="77777777" w:rsidR="00B55EB6" w:rsidRPr="00B55EB6" w:rsidRDefault="00B55EB6" w:rsidP="00B55EB6">
      <w:pPr>
        <w:shd w:val="clear" w:color="auto" w:fill="FFFFFE"/>
        <w:spacing w:line="285" w:lineRule="atLeast"/>
        <w:jc w:val="left"/>
        <w:rPr>
          <w:rFonts w:ascii="Courier New" w:eastAsia="Times New Roman" w:hAnsi="Courier New" w:cs="Courier New"/>
          <w:color w:val="000000"/>
          <w:sz w:val="21"/>
          <w:szCs w:val="21"/>
          <w:lang w:eastAsia="ja-JP"/>
        </w:rPr>
      </w:pPr>
      <w:r w:rsidRPr="00B55EB6">
        <w:rPr>
          <w:rFonts w:ascii="Courier New" w:eastAsia="Times New Roman" w:hAnsi="Courier New" w:cs="Courier New"/>
          <w:color w:val="000000"/>
          <w:sz w:val="21"/>
          <w:szCs w:val="21"/>
          <w:lang w:eastAsia="ja-JP"/>
        </w:rPr>
        <w:t>drive.mount(</w:t>
      </w:r>
      <w:r w:rsidRPr="00B55EB6">
        <w:rPr>
          <w:rFonts w:ascii="Courier New" w:eastAsia="Times New Roman" w:hAnsi="Courier New" w:cs="Courier New"/>
          <w:color w:val="A31515"/>
          <w:sz w:val="21"/>
          <w:szCs w:val="21"/>
          <w:lang w:eastAsia="ja-JP"/>
        </w:rPr>
        <w:t>'drive'</w:t>
      </w:r>
      <w:r w:rsidRPr="00B55EB6">
        <w:rPr>
          <w:rFonts w:ascii="Courier New" w:eastAsia="Times New Roman" w:hAnsi="Courier New" w:cs="Courier New"/>
          <w:color w:val="000000"/>
          <w:sz w:val="21"/>
          <w:szCs w:val="21"/>
          <w:lang w:eastAsia="ja-JP"/>
        </w:rPr>
        <w:t>)</w:t>
      </w:r>
    </w:p>
    <w:p w14:paraId="46236D6F" w14:textId="77777777" w:rsidR="00B47B26" w:rsidRPr="00B47B26" w:rsidRDefault="00B47B26" w:rsidP="00B47B26">
      <w:pPr>
        <w:shd w:val="clear" w:color="auto" w:fill="FFFFFE"/>
        <w:spacing w:line="285" w:lineRule="atLeast"/>
        <w:jc w:val="left"/>
        <w:rPr>
          <w:rFonts w:ascii="Courier New" w:eastAsia="Times New Roman" w:hAnsi="Courier New" w:cs="Courier New"/>
          <w:color w:val="000000"/>
          <w:sz w:val="21"/>
          <w:szCs w:val="21"/>
          <w:lang w:eastAsia="ja-JP"/>
        </w:rPr>
      </w:pPr>
      <w:r w:rsidRPr="00B47B26">
        <w:rPr>
          <w:rFonts w:ascii="Courier New" w:eastAsia="Times New Roman" w:hAnsi="Courier New" w:cs="Courier New"/>
          <w:color w:val="008000"/>
          <w:sz w:val="21"/>
          <w:szCs w:val="21"/>
          <w:lang w:eastAsia="ja-JP"/>
        </w:rPr>
        <w:t># Dự liệu sau khi làm sạch bằng undersamping, dùng để train.</w:t>
      </w:r>
    </w:p>
    <w:p w14:paraId="582A1935" w14:textId="77777777" w:rsidR="00B47B26" w:rsidRPr="00B47B26" w:rsidRDefault="00B47B26" w:rsidP="00B47B26">
      <w:pPr>
        <w:shd w:val="clear" w:color="auto" w:fill="FFFFFE"/>
        <w:spacing w:line="285" w:lineRule="atLeast"/>
        <w:jc w:val="left"/>
        <w:rPr>
          <w:rFonts w:ascii="Courier New" w:eastAsia="Times New Roman" w:hAnsi="Courier New" w:cs="Courier New"/>
          <w:color w:val="000000"/>
          <w:sz w:val="21"/>
          <w:szCs w:val="21"/>
          <w:lang w:eastAsia="ja-JP"/>
        </w:rPr>
      </w:pPr>
      <w:r w:rsidRPr="00B47B26">
        <w:rPr>
          <w:rFonts w:ascii="Courier New" w:eastAsia="Times New Roman" w:hAnsi="Courier New" w:cs="Courier New"/>
          <w:color w:val="000000"/>
          <w:sz w:val="21"/>
          <w:szCs w:val="21"/>
          <w:lang w:eastAsia="ja-JP"/>
        </w:rPr>
        <w:t>new_df.to_csv(</w:t>
      </w:r>
      <w:r w:rsidRPr="00B47B26">
        <w:rPr>
          <w:rFonts w:ascii="Courier New" w:eastAsia="Times New Roman" w:hAnsi="Courier New" w:cs="Courier New"/>
          <w:color w:val="A31515"/>
          <w:sz w:val="21"/>
          <w:szCs w:val="21"/>
          <w:lang w:eastAsia="ja-JP"/>
        </w:rPr>
        <w:t>'/content/drive/My Drive/Colab Notebooks/Graduation Thesis/Data/data_under_sampling.csv'</w:t>
      </w:r>
      <w:r w:rsidRPr="00B47B26">
        <w:rPr>
          <w:rFonts w:ascii="Courier New" w:eastAsia="Times New Roman" w:hAnsi="Courier New" w:cs="Courier New"/>
          <w:color w:val="000000"/>
          <w:sz w:val="21"/>
          <w:szCs w:val="21"/>
          <w:lang w:eastAsia="ja-JP"/>
        </w:rPr>
        <w:t>)</w:t>
      </w:r>
    </w:p>
    <w:p w14:paraId="6215F6F2" w14:textId="77777777" w:rsidR="00B47B26" w:rsidRPr="00B47B26" w:rsidRDefault="00B47B26" w:rsidP="00B47B26">
      <w:pPr>
        <w:shd w:val="clear" w:color="auto" w:fill="FFFFFE"/>
        <w:spacing w:line="285" w:lineRule="atLeast"/>
        <w:jc w:val="left"/>
        <w:rPr>
          <w:rFonts w:ascii="Courier New" w:eastAsia="Times New Roman" w:hAnsi="Courier New" w:cs="Courier New"/>
          <w:color w:val="000000"/>
          <w:sz w:val="21"/>
          <w:szCs w:val="21"/>
          <w:lang w:eastAsia="ja-JP"/>
        </w:rPr>
      </w:pPr>
      <w:r w:rsidRPr="00B47B26">
        <w:rPr>
          <w:rFonts w:ascii="Courier New" w:eastAsia="Times New Roman" w:hAnsi="Courier New" w:cs="Courier New"/>
          <w:color w:val="795E26"/>
          <w:sz w:val="21"/>
          <w:szCs w:val="21"/>
          <w:lang w:eastAsia="ja-JP"/>
        </w:rPr>
        <w:t>print</w:t>
      </w:r>
      <w:r w:rsidRPr="00B47B26">
        <w:rPr>
          <w:rFonts w:ascii="Courier New" w:eastAsia="Times New Roman" w:hAnsi="Courier New" w:cs="Courier New"/>
          <w:color w:val="000000"/>
          <w:sz w:val="21"/>
          <w:szCs w:val="21"/>
          <w:lang w:eastAsia="ja-JP"/>
        </w:rPr>
        <w:t>(</w:t>
      </w:r>
      <w:r w:rsidRPr="00B47B26">
        <w:rPr>
          <w:rFonts w:ascii="Courier New" w:eastAsia="Times New Roman" w:hAnsi="Courier New" w:cs="Courier New"/>
          <w:color w:val="A31515"/>
          <w:sz w:val="21"/>
          <w:szCs w:val="21"/>
          <w:lang w:eastAsia="ja-JP"/>
        </w:rPr>
        <w:t>'=====DONE====='</w:t>
      </w:r>
      <w:r w:rsidRPr="00B47B26">
        <w:rPr>
          <w:rFonts w:ascii="Courier New" w:eastAsia="Times New Roman" w:hAnsi="Courier New" w:cs="Courier New"/>
          <w:color w:val="000000"/>
          <w:sz w:val="21"/>
          <w:szCs w:val="21"/>
          <w:lang w:eastAsia="ja-JP"/>
        </w:rPr>
        <w:t>)</w:t>
      </w:r>
    </w:p>
    <w:p w14:paraId="740DE5E5" w14:textId="77777777" w:rsidR="00B47B26" w:rsidRPr="00B47B26" w:rsidRDefault="00B47B26" w:rsidP="00B47B26">
      <w:pPr>
        <w:shd w:val="clear" w:color="auto" w:fill="FFFFFE"/>
        <w:spacing w:line="285" w:lineRule="atLeast"/>
        <w:jc w:val="left"/>
        <w:rPr>
          <w:rFonts w:ascii="Courier New" w:eastAsia="Times New Roman" w:hAnsi="Courier New" w:cs="Courier New"/>
          <w:color w:val="000000"/>
          <w:sz w:val="21"/>
          <w:szCs w:val="21"/>
          <w:lang w:eastAsia="ja-JP"/>
        </w:rPr>
      </w:pPr>
      <w:r w:rsidRPr="00B47B26">
        <w:rPr>
          <w:rFonts w:ascii="Courier New" w:eastAsia="Times New Roman" w:hAnsi="Courier New" w:cs="Courier New"/>
          <w:color w:val="008000"/>
          <w:sz w:val="21"/>
          <w:szCs w:val="21"/>
          <w:lang w:eastAsia="ja-JP"/>
        </w:rPr>
        <w:t># Dự liệu sau khi làm sạch bằng oversamping, dùng để train.</w:t>
      </w:r>
    </w:p>
    <w:p w14:paraId="5439750E" w14:textId="77777777" w:rsidR="00B47B26" w:rsidRPr="00B47B26" w:rsidRDefault="00B47B26" w:rsidP="00B47B26">
      <w:pPr>
        <w:shd w:val="clear" w:color="auto" w:fill="FFFFFE"/>
        <w:spacing w:line="285" w:lineRule="atLeast"/>
        <w:jc w:val="left"/>
        <w:rPr>
          <w:rFonts w:ascii="Courier New" w:eastAsia="Times New Roman" w:hAnsi="Courier New" w:cs="Courier New"/>
          <w:color w:val="000000"/>
          <w:sz w:val="21"/>
          <w:szCs w:val="21"/>
          <w:lang w:eastAsia="ja-JP"/>
        </w:rPr>
      </w:pPr>
      <w:r w:rsidRPr="00B47B26">
        <w:rPr>
          <w:rFonts w:ascii="Courier New" w:eastAsia="Times New Roman" w:hAnsi="Courier New" w:cs="Courier New"/>
          <w:color w:val="000000"/>
          <w:sz w:val="21"/>
          <w:szCs w:val="21"/>
          <w:lang w:eastAsia="ja-JP"/>
        </w:rPr>
        <w:t>df_with_overspampling.to_csv(</w:t>
      </w:r>
      <w:r w:rsidRPr="00B47B26">
        <w:rPr>
          <w:rFonts w:ascii="Courier New" w:eastAsia="Times New Roman" w:hAnsi="Courier New" w:cs="Courier New"/>
          <w:color w:val="A31515"/>
          <w:sz w:val="21"/>
          <w:szCs w:val="21"/>
          <w:lang w:eastAsia="ja-JP"/>
        </w:rPr>
        <w:t>'/content/drive/My Drive/Colab Notebooks/Graduation Thesis/Data/data_over_sampling.csv'</w:t>
      </w:r>
      <w:r w:rsidRPr="00B47B26">
        <w:rPr>
          <w:rFonts w:ascii="Courier New" w:eastAsia="Times New Roman" w:hAnsi="Courier New" w:cs="Courier New"/>
          <w:color w:val="000000"/>
          <w:sz w:val="21"/>
          <w:szCs w:val="21"/>
          <w:lang w:eastAsia="ja-JP"/>
        </w:rPr>
        <w:t>)</w:t>
      </w:r>
    </w:p>
    <w:p w14:paraId="68196666" w14:textId="0F8C47BD" w:rsidR="00ED61D6" w:rsidRPr="00B47B26" w:rsidRDefault="00B47B26" w:rsidP="00B47B26">
      <w:pPr>
        <w:shd w:val="clear" w:color="auto" w:fill="FFFFFE"/>
        <w:spacing w:line="285" w:lineRule="atLeast"/>
        <w:jc w:val="left"/>
        <w:rPr>
          <w:rFonts w:ascii="Courier New" w:eastAsia="Times New Roman" w:hAnsi="Courier New" w:cs="Courier New"/>
          <w:color w:val="000000"/>
          <w:sz w:val="21"/>
          <w:szCs w:val="21"/>
          <w:lang w:eastAsia="ja-JP"/>
        </w:rPr>
      </w:pPr>
      <w:r w:rsidRPr="00B47B26">
        <w:rPr>
          <w:rFonts w:ascii="Courier New" w:eastAsia="Times New Roman" w:hAnsi="Courier New" w:cs="Courier New"/>
          <w:color w:val="795E26"/>
          <w:sz w:val="21"/>
          <w:szCs w:val="21"/>
          <w:lang w:eastAsia="ja-JP"/>
        </w:rPr>
        <w:t>print</w:t>
      </w:r>
      <w:r w:rsidRPr="00B47B26">
        <w:rPr>
          <w:rFonts w:ascii="Courier New" w:eastAsia="Times New Roman" w:hAnsi="Courier New" w:cs="Courier New"/>
          <w:color w:val="000000"/>
          <w:sz w:val="21"/>
          <w:szCs w:val="21"/>
          <w:lang w:eastAsia="ja-JP"/>
        </w:rPr>
        <w:t>(</w:t>
      </w:r>
      <w:r w:rsidRPr="00B47B26">
        <w:rPr>
          <w:rFonts w:ascii="Courier New" w:eastAsia="Times New Roman" w:hAnsi="Courier New" w:cs="Courier New"/>
          <w:color w:val="A31515"/>
          <w:sz w:val="21"/>
          <w:szCs w:val="21"/>
          <w:lang w:eastAsia="ja-JP"/>
        </w:rPr>
        <w:t>'=====DONE====='</w:t>
      </w:r>
      <w:r w:rsidRPr="00B47B26">
        <w:rPr>
          <w:rFonts w:ascii="Courier New" w:eastAsia="Times New Roman" w:hAnsi="Courier New" w:cs="Courier New"/>
          <w:color w:val="000000"/>
          <w:sz w:val="21"/>
          <w:szCs w:val="21"/>
          <w:lang w:eastAsia="ja-JP"/>
        </w:rPr>
        <w:t>)</w:t>
      </w:r>
    </w:p>
    <w:p w14:paraId="41024DF8" w14:textId="06AB4B8E" w:rsidR="00510730" w:rsidRDefault="00510730" w:rsidP="00B0260E">
      <w:pPr>
        <w:rPr>
          <w:rFonts w:cs="Times New Roman"/>
          <w:szCs w:val="26"/>
        </w:rPr>
      </w:pPr>
      <w:r>
        <w:rPr>
          <w:rFonts w:cs="Times New Roman"/>
          <w:szCs w:val="26"/>
        </w:rPr>
        <w:t>4.</w:t>
      </w:r>
      <w:r w:rsidR="00F67B2E">
        <w:rPr>
          <w:rFonts w:cs="Times New Roman"/>
          <w:szCs w:val="26"/>
        </w:rPr>
        <w:t>1</w:t>
      </w:r>
      <w:r>
        <w:rPr>
          <w:rFonts w:cs="Times New Roman"/>
          <w:szCs w:val="26"/>
        </w:rPr>
        <w:t>.10. Mô hình phát hiện bất thường sử dụng thuật toán Random forest</w:t>
      </w:r>
    </w:p>
    <w:p w14:paraId="47E4FEDA" w14:textId="6994A5D8" w:rsidR="00510730" w:rsidRDefault="00510730" w:rsidP="00B0260E">
      <w:pPr>
        <w:rPr>
          <w:rFonts w:cs="Times New Roman"/>
          <w:szCs w:val="26"/>
        </w:rPr>
      </w:pPr>
      <w:r>
        <w:rPr>
          <w:rFonts w:cs="Times New Roman"/>
          <w:szCs w:val="26"/>
        </w:rPr>
        <w:t>4.</w:t>
      </w:r>
      <w:r w:rsidR="00F67B2E">
        <w:rPr>
          <w:rFonts w:cs="Times New Roman"/>
          <w:szCs w:val="26"/>
        </w:rPr>
        <w:t>1</w:t>
      </w:r>
      <w:r>
        <w:rPr>
          <w:rFonts w:cs="Times New Roman"/>
          <w:szCs w:val="26"/>
        </w:rPr>
        <w:t>.10.1. Với bộ dữ liệu chưa xử lý mất cân bằng</w:t>
      </w:r>
    </w:p>
    <w:p w14:paraId="4CE78B0F" w14:textId="371C7064" w:rsidR="00227F5B" w:rsidRDefault="00227F5B" w:rsidP="00B0260E">
      <w:pPr>
        <w:rPr>
          <w:rFonts w:cs="Times New Roman"/>
        </w:rPr>
      </w:pPr>
      <w:r w:rsidRPr="00142412">
        <w:rPr>
          <w:rFonts w:cs="Times New Roman"/>
        </w:rPr>
        <w:t>Ta tiến hành chạy mô hình bằng thuật toán Random forest cho bộ dữ liệu, sử dụng 3 fold-cross validation</w:t>
      </w:r>
      <w:r>
        <w:rPr>
          <w:rFonts w:cs="Times New Roman"/>
        </w:rPr>
        <w:t>:</w:t>
      </w:r>
    </w:p>
    <w:p w14:paraId="7760C04D" w14:textId="77777777" w:rsidR="00F57435" w:rsidRPr="00F57435" w:rsidRDefault="00F57435" w:rsidP="00B0260E">
      <w:pPr>
        <w:shd w:val="clear" w:color="auto" w:fill="FFFFFE"/>
        <w:rPr>
          <w:rFonts w:ascii="Courier New" w:eastAsia="Times New Roman" w:hAnsi="Courier New" w:cs="Courier New"/>
          <w:color w:val="000000"/>
          <w:sz w:val="21"/>
          <w:szCs w:val="21"/>
          <w:lang w:eastAsia="ja-JP"/>
        </w:rPr>
      </w:pPr>
      <w:r w:rsidRPr="00F57435">
        <w:rPr>
          <w:rFonts w:ascii="Courier New" w:eastAsia="Times New Roman" w:hAnsi="Courier New" w:cs="Courier New"/>
          <w:color w:val="008000"/>
          <w:sz w:val="21"/>
          <w:szCs w:val="21"/>
          <w:lang w:eastAsia="ja-JP"/>
        </w:rPr>
        <w:t># Load data</w:t>
      </w:r>
    </w:p>
    <w:p w14:paraId="55BE46BA" w14:textId="77777777" w:rsidR="00F57435" w:rsidRPr="00F57435" w:rsidRDefault="00F57435" w:rsidP="00B0260E">
      <w:pPr>
        <w:shd w:val="clear" w:color="auto" w:fill="FFFFFE"/>
        <w:rPr>
          <w:rFonts w:ascii="Courier New" w:eastAsia="Times New Roman" w:hAnsi="Courier New" w:cs="Courier New"/>
          <w:color w:val="000000"/>
          <w:sz w:val="21"/>
          <w:szCs w:val="21"/>
          <w:lang w:eastAsia="ja-JP"/>
        </w:rPr>
      </w:pPr>
      <w:r w:rsidRPr="00F57435">
        <w:rPr>
          <w:rFonts w:ascii="Courier New" w:eastAsia="Times New Roman" w:hAnsi="Courier New" w:cs="Courier New"/>
          <w:color w:val="008000"/>
          <w:sz w:val="21"/>
          <w:szCs w:val="21"/>
          <w:lang w:eastAsia="ja-JP"/>
        </w:rPr>
        <w:t># data = pd.read_csv('data_name.csv', index_col=0)</w:t>
      </w:r>
    </w:p>
    <w:p w14:paraId="7FAC380A" w14:textId="77777777" w:rsidR="00F57435" w:rsidRPr="00F57435" w:rsidRDefault="00F57435" w:rsidP="00B0260E">
      <w:pPr>
        <w:shd w:val="clear" w:color="auto" w:fill="FFFFFE"/>
        <w:rPr>
          <w:rFonts w:ascii="Courier New" w:eastAsia="Times New Roman" w:hAnsi="Courier New" w:cs="Courier New"/>
          <w:color w:val="000000"/>
          <w:sz w:val="21"/>
          <w:szCs w:val="21"/>
          <w:lang w:eastAsia="ja-JP"/>
        </w:rPr>
      </w:pPr>
      <w:r w:rsidRPr="00F57435">
        <w:rPr>
          <w:rFonts w:ascii="Courier New" w:eastAsia="Times New Roman" w:hAnsi="Courier New" w:cs="Courier New"/>
          <w:color w:val="000000"/>
          <w:sz w:val="21"/>
          <w:szCs w:val="21"/>
          <w:lang w:eastAsia="ja-JP"/>
        </w:rPr>
        <w:t>data_clean = data_clean.iloc[:, </w:t>
      </w:r>
      <w:r w:rsidRPr="00F57435">
        <w:rPr>
          <w:rFonts w:ascii="Courier New" w:eastAsia="Times New Roman" w:hAnsi="Courier New" w:cs="Courier New"/>
          <w:color w:val="09885A"/>
          <w:sz w:val="21"/>
          <w:szCs w:val="21"/>
          <w:lang w:eastAsia="ja-JP"/>
        </w:rPr>
        <w:t>1</w:t>
      </w:r>
      <w:r w:rsidRPr="00F57435">
        <w:rPr>
          <w:rFonts w:ascii="Courier New" w:eastAsia="Times New Roman" w:hAnsi="Courier New" w:cs="Courier New"/>
          <w:color w:val="000000"/>
          <w:sz w:val="21"/>
          <w:szCs w:val="21"/>
          <w:lang w:eastAsia="ja-JP"/>
        </w:rPr>
        <w:t>:]</w:t>
      </w:r>
    </w:p>
    <w:p w14:paraId="0CEEDC1C" w14:textId="77777777" w:rsidR="00F57435" w:rsidRPr="00F57435" w:rsidRDefault="00F57435" w:rsidP="00B0260E">
      <w:pPr>
        <w:shd w:val="clear" w:color="auto" w:fill="FFFFFE"/>
        <w:rPr>
          <w:rFonts w:ascii="Courier New" w:eastAsia="Times New Roman" w:hAnsi="Courier New" w:cs="Courier New"/>
          <w:color w:val="000000"/>
          <w:sz w:val="21"/>
          <w:szCs w:val="21"/>
          <w:lang w:eastAsia="ja-JP"/>
        </w:rPr>
      </w:pPr>
      <w:r w:rsidRPr="00F57435">
        <w:rPr>
          <w:rFonts w:ascii="Courier New" w:eastAsia="Times New Roman" w:hAnsi="Courier New" w:cs="Courier New"/>
          <w:color w:val="000000"/>
          <w:sz w:val="21"/>
          <w:szCs w:val="21"/>
          <w:lang w:eastAsia="ja-JP"/>
        </w:rPr>
        <w:t>X = data_clean.drop(</w:t>
      </w:r>
      <w:r w:rsidRPr="00F57435">
        <w:rPr>
          <w:rFonts w:ascii="Courier New" w:eastAsia="Times New Roman" w:hAnsi="Courier New" w:cs="Courier New"/>
          <w:color w:val="A31515"/>
          <w:sz w:val="21"/>
          <w:szCs w:val="21"/>
          <w:lang w:eastAsia="ja-JP"/>
        </w:rPr>
        <w:t>'isFraud'</w:t>
      </w:r>
      <w:r w:rsidRPr="00F57435">
        <w:rPr>
          <w:rFonts w:ascii="Courier New" w:eastAsia="Times New Roman" w:hAnsi="Courier New" w:cs="Courier New"/>
          <w:color w:val="000000"/>
          <w:sz w:val="21"/>
          <w:szCs w:val="21"/>
          <w:lang w:eastAsia="ja-JP"/>
        </w:rPr>
        <w:t>, axis=</w:t>
      </w:r>
      <w:r w:rsidRPr="00F57435">
        <w:rPr>
          <w:rFonts w:ascii="Courier New" w:eastAsia="Times New Roman" w:hAnsi="Courier New" w:cs="Courier New"/>
          <w:color w:val="09885A"/>
          <w:sz w:val="21"/>
          <w:szCs w:val="21"/>
          <w:lang w:eastAsia="ja-JP"/>
        </w:rPr>
        <w:t>1</w:t>
      </w:r>
      <w:r w:rsidRPr="00F57435">
        <w:rPr>
          <w:rFonts w:ascii="Courier New" w:eastAsia="Times New Roman" w:hAnsi="Courier New" w:cs="Courier New"/>
          <w:color w:val="000000"/>
          <w:sz w:val="21"/>
          <w:szCs w:val="21"/>
          <w:lang w:eastAsia="ja-JP"/>
        </w:rPr>
        <w:t>)</w:t>
      </w:r>
    </w:p>
    <w:p w14:paraId="427ED70B" w14:textId="77777777" w:rsidR="00F57435" w:rsidRPr="00F57435" w:rsidRDefault="00F57435" w:rsidP="00B0260E">
      <w:pPr>
        <w:shd w:val="clear" w:color="auto" w:fill="FFFFFE"/>
        <w:rPr>
          <w:rFonts w:ascii="Courier New" w:eastAsia="Times New Roman" w:hAnsi="Courier New" w:cs="Courier New"/>
          <w:color w:val="000000"/>
          <w:sz w:val="21"/>
          <w:szCs w:val="21"/>
          <w:lang w:eastAsia="ja-JP"/>
        </w:rPr>
      </w:pPr>
      <w:r w:rsidRPr="00F57435">
        <w:rPr>
          <w:rFonts w:ascii="Courier New" w:eastAsia="Times New Roman" w:hAnsi="Courier New" w:cs="Courier New"/>
          <w:color w:val="000000"/>
          <w:sz w:val="21"/>
          <w:szCs w:val="21"/>
          <w:lang w:eastAsia="ja-JP"/>
        </w:rPr>
        <w:t>y = data_clean[</w:t>
      </w:r>
      <w:r w:rsidRPr="00F57435">
        <w:rPr>
          <w:rFonts w:ascii="Courier New" w:eastAsia="Times New Roman" w:hAnsi="Courier New" w:cs="Courier New"/>
          <w:color w:val="A31515"/>
          <w:sz w:val="21"/>
          <w:szCs w:val="21"/>
          <w:lang w:eastAsia="ja-JP"/>
        </w:rPr>
        <w:t>'isFraud'</w:t>
      </w:r>
      <w:r w:rsidRPr="00F57435">
        <w:rPr>
          <w:rFonts w:ascii="Courier New" w:eastAsia="Times New Roman" w:hAnsi="Courier New" w:cs="Courier New"/>
          <w:color w:val="000000"/>
          <w:sz w:val="21"/>
          <w:szCs w:val="21"/>
          <w:lang w:eastAsia="ja-JP"/>
        </w:rPr>
        <w:t>]</w:t>
      </w:r>
    </w:p>
    <w:p w14:paraId="26CA3736"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Tách dữ liệu thành train set và test set</w:t>
      </w:r>
    </w:p>
    <w:p w14:paraId="36B4C831"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Chúng tôi sẽ sử dụng xác thực chéo trên tập huấn luyện để điều chỉnh các tham số, sau đó kiểm tra dữ liệu chưa xem</w:t>
      </w:r>
    </w:p>
    <w:p w14:paraId="5070D4C5"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lastRenderedPageBreak/>
        <w:t>X_train, X_test, y_train, y_test = train_test_split(X, y, test_size=</w:t>
      </w:r>
      <w:r w:rsidRPr="008B6DB9">
        <w:rPr>
          <w:rFonts w:ascii="Courier New" w:eastAsia="Times New Roman" w:hAnsi="Courier New" w:cs="Courier New"/>
          <w:color w:val="09885A"/>
          <w:sz w:val="21"/>
          <w:szCs w:val="21"/>
          <w:lang w:eastAsia="ja-JP"/>
        </w:rPr>
        <w:t>0.5</w:t>
      </w:r>
      <w:r w:rsidRPr="008B6DB9">
        <w:rPr>
          <w:rFonts w:ascii="Courier New" w:eastAsia="Times New Roman" w:hAnsi="Courier New" w:cs="Courier New"/>
          <w:color w:val="000000"/>
          <w:sz w:val="21"/>
          <w:szCs w:val="21"/>
          <w:lang w:eastAsia="ja-JP"/>
        </w:rPr>
        <w:t>, shuffle=</w:t>
      </w:r>
      <w:r w:rsidRPr="008B6DB9">
        <w:rPr>
          <w:rFonts w:ascii="Courier New" w:eastAsia="Times New Roman" w:hAnsi="Courier New" w:cs="Courier New"/>
          <w:color w:val="0000FF"/>
          <w:sz w:val="21"/>
          <w:szCs w:val="21"/>
          <w:lang w:eastAsia="ja-JP"/>
        </w:rPr>
        <w:t>True</w:t>
      </w:r>
      <w:r w:rsidRPr="008B6DB9">
        <w:rPr>
          <w:rFonts w:ascii="Courier New" w:eastAsia="Times New Roman" w:hAnsi="Courier New" w:cs="Courier New"/>
          <w:color w:val="000000"/>
          <w:sz w:val="21"/>
          <w:szCs w:val="21"/>
          <w:lang w:eastAsia="ja-JP"/>
        </w:rPr>
        <w:t>, stratify=y, random_state=</w:t>
      </w:r>
      <w:r w:rsidRPr="008B6DB9">
        <w:rPr>
          <w:rFonts w:ascii="Courier New" w:eastAsia="Times New Roman" w:hAnsi="Courier New" w:cs="Courier New"/>
          <w:color w:val="09885A"/>
          <w:sz w:val="21"/>
          <w:szCs w:val="21"/>
          <w:lang w:eastAsia="ja-JP"/>
        </w:rPr>
        <w:t>42</w:t>
      </w:r>
      <w:r w:rsidRPr="008B6DB9">
        <w:rPr>
          <w:rFonts w:ascii="Courier New" w:eastAsia="Times New Roman" w:hAnsi="Courier New" w:cs="Courier New"/>
          <w:color w:val="000000"/>
          <w:sz w:val="21"/>
          <w:szCs w:val="21"/>
          <w:lang w:eastAsia="ja-JP"/>
        </w:rPr>
        <w:t>)</w:t>
      </w:r>
    </w:p>
    <w:p w14:paraId="1E290852"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y_test.value_counts()</w:t>
      </w:r>
    </w:p>
    <w:p w14:paraId="2E2D2E6B"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Mô hình</w:t>
      </w:r>
    </w:p>
    <w:p w14:paraId="165A938B"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model = RandomForestClassifier(n_estimators=</w:t>
      </w:r>
      <w:r w:rsidRPr="008B6DB9">
        <w:rPr>
          <w:rFonts w:ascii="Courier New" w:eastAsia="Times New Roman" w:hAnsi="Courier New" w:cs="Courier New"/>
          <w:color w:val="09885A"/>
          <w:sz w:val="21"/>
          <w:szCs w:val="21"/>
          <w:lang w:eastAsia="ja-JP"/>
        </w:rPr>
        <w:t>50</w:t>
      </w:r>
      <w:r w:rsidRPr="008B6DB9">
        <w:rPr>
          <w:rFonts w:ascii="Courier New" w:eastAsia="Times New Roman" w:hAnsi="Courier New" w:cs="Courier New"/>
          <w:color w:val="000000"/>
          <w:sz w:val="21"/>
          <w:szCs w:val="21"/>
          <w:lang w:eastAsia="ja-JP"/>
        </w:rPr>
        <w:t>, n_jobs=</w:t>
      </w:r>
      <w:r w:rsidRPr="008B6DB9">
        <w:rPr>
          <w:rFonts w:ascii="Courier New" w:eastAsia="Times New Roman" w:hAnsi="Courier New" w:cs="Courier New"/>
          <w:color w:val="09885A"/>
          <w:sz w:val="21"/>
          <w:szCs w:val="21"/>
          <w:lang w:eastAsia="ja-JP"/>
        </w:rPr>
        <w:t>-1</w:t>
      </w:r>
      <w:r w:rsidRPr="008B6DB9">
        <w:rPr>
          <w:rFonts w:ascii="Courier New" w:eastAsia="Times New Roman" w:hAnsi="Courier New" w:cs="Courier New"/>
          <w:color w:val="000000"/>
          <w:sz w:val="21"/>
          <w:szCs w:val="21"/>
          <w:lang w:eastAsia="ja-JP"/>
        </w:rPr>
        <w:t>, max_features=</w:t>
      </w:r>
      <w:r w:rsidRPr="008B6DB9">
        <w:rPr>
          <w:rFonts w:ascii="Courier New" w:eastAsia="Times New Roman" w:hAnsi="Courier New" w:cs="Courier New"/>
          <w:color w:val="A31515"/>
          <w:sz w:val="21"/>
          <w:szCs w:val="21"/>
          <w:lang w:eastAsia="ja-JP"/>
        </w:rPr>
        <w:t>'sqrt'</w:t>
      </w:r>
      <w:r w:rsidRPr="008B6DB9">
        <w:rPr>
          <w:rFonts w:ascii="Courier New" w:eastAsia="Times New Roman" w:hAnsi="Courier New" w:cs="Courier New"/>
          <w:color w:val="000000"/>
          <w:sz w:val="21"/>
          <w:szCs w:val="21"/>
          <w:lang w:eastAsia="ja-JP"/>
        </w:rPr>
        <w:t>, random_state=</w:t>
      </w:r>
      <w:r w:rsidRPr="008B6DB9">
        <w:rPr>
          <w:rFonts w:ascii="Courier New" w:eastAsia="Times New Roman" w:hAnsi="Courier New" w:cs="Courier New"/>
          <w:color w:val="09885A"/>
          <w:sz w:val="21"/>
          <w:szCs w:val="21"/>
          <w:lang w:eastAsia="ja-JP"/>
        </w:rPr>
        <w:t>42</w:t>
      </w:r>
      <w:r w:rsidRPr="008B6DB9">
        <w:rPr>
          <w:rFonts w:ascii="Courier New" w:eastAsia="Times New Roman" w:hAnsi="Courier New" w:cs="Courier New"/>
          <w:color w:val="000000"/>
          <w:sz w:val="21"/>
          <w:szCs w:val="21"/>
          <w:lang w:eastAsia="ja-JP"/>
        </w:rPr>
        <w:t>)</w:t>
      </w:r>
    </w:p>
    <w:p w14:paraId="2BDAF8B7"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Danh sách confusion matrix của từng lần KFold</w:t>
      </w:r>
    </w:p>
    <w:p w14:paraId="0A844752"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conf_matrix_list_of_arrays = []</w:t>
      </w:r>
    </w:p>
    <w:p w14:paraId="0FB0C92B"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conf_matrix_list_of_arrays_test_set = []</w:t>
      </w:r>
    </w:p>
    <w:p w14:paraId="0C2228D4"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Danh sách độ chính xác của từng lần KFold trên dữ liệu test</w:t>
      </w:r>
    </w:p>
    <w:p w14:paraId="1584F4F5"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accuracy_models = []</w:t>
      </w:r>
    </w:p>
    <w:p w14:paraId="28B6075D"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accuracy_test_set = []</w:t>
      </w:r>
    </w:p>
    <w:p w14:paraId="6A4542A4"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f1_score_train = []</w:t>
      </w:r>
    </w:p>
    <w:p w14:paraId="7E1A6ED5"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f1_score_test = []</w:t>
      </w:r>
    </w:p>
    <w:p w14:paraId="571AD8BD"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KFold = 3</w:t>
      </w:r>
    </w:p>
    <w:p w14:paraId="3BF9B223"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kf = StratifiedKFold(n_splits=</w:t>
      </w:r>
      <w:r w:rsidRPr="008B6DB9">
        <w:rPr>
          <w:rFonts w:ascii="Courier New" w:eastAsia="Times New Roman" w:hAnsi="Courier New" w:cs="Courier New"/>
          <w:color w:val="09885A"/>
          <w:sz w:val="21"/>
          <w:szCs w:val="21"/>
          <w:lang w:eastAsia="ja-JP"/>
        </w:rPr>
        <w:t>3</w:t>
      </w:r>
      <w:r w:rsidRPr="008B6DB9">
        <w:rPr>
          <w:rFonts w:ascii="Courier New" w:eastAsia="Times New Roman" w:hAnsi="Courier New" w:cs="Courier New"/>
          <w:color w:val="000000"/>
          <w:sz w:val="21"/>
          <w:szCs w:val="21"/>
          <w:lang w:eastAsia="ja-JP"/>
        </w:rPr>
        <w:t>)</w:t>
      </w:r>
    </w:p>
    <w:p w14:paraId="7533BCA2"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kf.get_n_splits(X_train, y_train)</w:t>
      </w:r>
    </w:p>
    <w:p w14:paraId="5CD87D79"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Thời gian bắt đầu train</w:t>
      </w:r>
    </w:p>
    <w:p w14:paraId="78527713"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start_ho = timer()</w:t>
      </w:r>
    </w:p>
    <w:p w14:paraId="0EAF183B"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AF00DB"/>
          <w:sz w:val="21"/>
          <w:szCs w:val="21"/>
          <w:lang w:eastAsia="ja-JP"/>
        </w:rPr>
        <w:t>for</w:t>
      </w:r>
      <w:r w:rsidRPr="008B6DB9">
        <w:rPr>
          <w:rFonts w:ascii="Courier New" w:eastAsia="Times New Roman" w:hAnsi="Courier New" w:cs="Courier New"/>
          <w:color w:val="000000"/>
          <w:sz w:val="21"/>
          <w:szCs w:val="21"/>
          <w:lang w:eastAsia="ja-JP"/>
        </w:rPr>
        <w:t> train_index, test_index </w:t>
      </w:r>
      <w:r w:rsidRPr="008B6DB9">
        <w:rPr>
          <w:rFonts w:ascii="Courier New" w:eastAsia="Times New Roman" w:hAnsi="Courier New" w:cs="Courier New"/>
          <w:color w:val="0000FF"/>
          <w:sz w:val="21"/>
          <w:szCs w:val="21"/>
          <w:lang w:eastAsia="ja-JP"/>
        </w:rPr>
        <w:t>in</w:t>
      </w:r>
      <w:r w:rsidRPr="008B6DB9">
        <w:rPr>
          <w:rFonts w:ascii="Courier New" w:eastAsia="Times New Roman" w:hAnsi="Courier New" w:cs="Courier New"/>
          <w:color w:val="000000"/>
          <w:sz w:val="21"/>
          <w:szCs w:val="21"/>
          <w:lang w:eastAsia="ja-JP"/>
        </w:rPr>
        <w:t> kf.split(X_train, y_train):</w:t>
      </w:r>
    </w:p>
    <w:p w14:paraId="6E413A84"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X_tr, X_te = X_train.iloc[train_index], X_train.iloc[test_index]</w:t>
      </w:r>
    </w:p>
    <w:p w14:paraId="4F80C736" w14:textId="08ABDA04"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y_tr, y_te = y_train.iloc[train_index], y_train.iloc[test_index]</w:t>
      </w:r>
    </w:p>
    <w:p w14:paraId="1A673B2F"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model.fit(X_tr, y_tr)</w:t>
      </w:r>
    </w:p>
    <w:p w14:paraId="05564861"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y_pre_train = model.predict(X_te)</w:t>
      </w:r>
    </w:p>
    <w:p w14:paraId="5A235D98"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y_pre_test = model.predict(X_test)</w:t>
      </w:r>
    </w:p>
    <w:p w14:paraId="19CA7E71"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w:t>
      </w:r>
      <w:r w:rsidRPr="008B6DB9">
        <w:rPr>
          <w:rFonts w:ascii="Courier New" w:eastAsia="Times New Roman" w:hAnsi="Courier New" w:cs="Courier New"/>
          <w:color w:val="008000"/>
          <w:sz w:val="21"/>
          <w:szCs w:val="21"/>
          <w:lang w:eastAsia="ja-JP"/>
        </w:rPr>
        <w:t># Print the accuracy</w:t>
      </w:r>
    </w:p>
    <w:p w14:paraId="08616FF3"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accuracy_models.append(</w:t>
      </w:r>
    </w:p>
    <w:p w14:paraId="1D1067EA"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accuracy_score(y_te, y_pre_train, normalize=</w:t>
      </w:r>
      <w:r w:rsidRPr="008B6DB9">
        <w:rPr>
          <w:rFonts w:ascii="Courier New" w:eastAsia="Times New Roman" w:hAnsi="Courier New" w:cs="Courier New"/>
          <w:color w:val="0000FF"/>
          <w:sz w:val="21"/>
          <w:szCs w:val="21"/>
          <w:lang w:eastAsia="ja-JP"/>
        </w:rPr>
        <w:t>True</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09885A"/>
          <w:sz w:val="21"/>
          <w:szCs w:val="21"/>
          <w:lang w:eastAsia="ja-JP"/>
        </w:rPr>
        <w:t>100</w:t>
      </w:r>
      <w:r w:rsidRPr="008B6DB9">
        <w:rPr>
          <w:rFonts w:ascii="Courier New" w:eastAsia="Times New Roman" w:hAnsi="Courier New" w:cs="Courier New"/>
          <w:color w:val="000000"/>
          <w:sz w:val="21"/>
          <w:szCs w:val="21"/>
          <w:lang w:eastAsia="ja-JP"/>
        </w:rPr>
        <w:t>)</w:t>
      </w:r>
    </w:p>
    <w:p w14:paraId="196F3D0C"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accuracy_test_set.append(</w:t>
      </w:r>
    </w:p>
    <w:p w14:paraId="5B85C24F"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accuracy_score(y_test, y_pre_test, normalize=</w:t>
      </w:r>
      <w:r w:rsidRPr="008B6DB9">
        <w:rPr>
          <w:rFonts w:ascii="Courier New" w:eastAsia="Times New Roman" w:hAnsi="Courier New" w:cs="Courier New"/>
          <w:color w:val="0000FF"/>
          <w:sz w:val="21"/>
          <w:szCs w:val="21"/>
          <w:lang w:eastAsia="ja-JP"/>
        </w:rPr>
        <w:t>True</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09885A"/>
          <w:sz w:val="21"/>
          <w:szCs w:val="21"/>
          <w:lang w:eastAsia="ja-JP"/>
        </w:rPr>
        <w:t>100</w:t>
      </w:r>
      <w:r w:rsidRPr="008B6DB9">
        <w:rPr>
          <w:rFonts w:ascii="Courier New" w:eastAsia="Times New Roman" w:hAnsi="Courier New" w:cs="Courier New"/>
          <w:color w:val="000000"/>
          <w:sz w:val="21"/>
          <w:szCs w:val="21"/>
          <w:lang w:eastAsia="ja-JP"/>
        </w:rPr>
        <w:t>)</w:t>
      </w:r>
    </w:p>
    <w:p w14:paraId="357C3F72"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w:t>
      </w:r>
      <w:r w:rsidRPr="008B6DB9">
        <w:rPr>
          <w:rFonts w:ascii="Courier New" w:eastAsia="Times New Roman" w:hAnsi="Courier New" w:cs="Courier New"/>
          <w:color w:val="008000"/>
          <w:sz w:val="21"/>
          <w:szCs w:val="21"/>
          <w:lang w:eastAsia="ja-JP"/>
        </w:rPr>
        <w:t># Confusion matrix</w:t>
      </w:r>
    </w:p>
    <w:p w14:paraId="7A9ABDB8"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conf_matrix = confusion_matrix(y_te, y_pre_train)</w:t>
      </w:r>
    </w:p>
    <w:p w14:paraId="1D6D3CB9"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conf_matrix_list_of_arrays.append(conf_matrix)</w:t>
      </w:r>
    </w:p>
    <w:p w14:paraId="02BF48DF"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conf_matrix_2 = confusion_matrix(y_test, y_pre_test)</w:t>
      </w:r>
    </w:p>
    <w:p w14:paraId="7F5B474F"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conf_matrix_list_of_arrays_test_set.append(conf_matrix_2)</w:t>
      </w:r>
    </w:p>
    <w:p w14:paraId="6BCB99A9"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w:t>
      </w:r>
      <w:r w:rsidRPr="008B6DB9">
        <w:rPr>
          <w:rFonts w:ascii="Courier New" w:eastAsia="Times New Roman" w:hAnsi="Courier New" w:cs="Courier New"/>
          <w:color w:val="008000"/>
          <w:sz w:val="21"/>
          <w:szCs w:val="21"/>
          <w:lang w:eastAsia="ja-JP"/>
        </w:rPr>
        <w:t># F1 score</w:t>
      </w:r>
    </w:p>
    <w:p w14:paraId="7CD2D1D1"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    f1_score_train.append(f1_score(y_te, y_pre_train))</w:t>
      </w:r>
    </w:p>
    <w:p w14:paraId="3EC82EA5"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lastRenderedPageBreak/>
        <w:t>    f1_score_test.append(f1_score(y_test, y_pre_test))</w:t>
      </w:r>
    </w:p>
    <w:p w14:paraId="20B24330"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Độ chính xác của mô hình</w:t>
      </w:r>
    </w:p>
    <w:p w14:paraId="71C85AB5"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795E26"/>
          <w:sz w:val="21"/>
          <w:szCs w:val="21"/>
          <w:lang w:eastAsia="ja-JP"/>
        </w:rPr>
        <w:t>print</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A31515"/>
          <w:sz w:val="21"/>
          <w:szCs w:val="21"/>
          <w:lang w:eastAsia="ja-JP"/>
        </w:rPr>
        <w:t>'Độ chính xác của mô hình trên dữ liệu train: '</w:t>
      </w:r>
      <w:r w:rsidRPr="008B6DB9">
        <w:rPr>
          <w:rFonts w:ascii="Courier New" w:eastAsia="Times New Roman" w:hAnsi="Courier New" w:cs="Courier New"/>
          <w:color w:val="000000"/>
          <w:sz w:val="21"/>
          <w:szCs w:val="21"/>
          <w:lang w:eastAsia="ja-JP"/>
        </w:rPr>
        <w:t>, accuracy_models)</w:t>
      </w:r>
    </w:p>
    <w:p w14:paraId="2E4CBC87"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795E26"/>
          <w:sz w:val="21"/>
          <w:szCs w:val="21"/>
          <w:lang w:eastAsia="ja-JP"/>
        </w:rPr>
        <w:t>print</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A31515"/>
          <w:sz w:val="21"/>
          <w:szCs w:val="21"/>
          <w:lang w:eastAsia="ja-JP"/>
        </w:rPr>
        <w:t>'Độ chính xác của mô hình trên dữ liệu test: '</w:t>
      </w:r>
      <w:r w:rsidRPr="008B6DB9">
        <w:rPr>
          <w:rFonts w:ascii="Courier New" w:eastAsia="Times New Roman" w:hAnsi="Courier New" w:cs="Courier New"/>
          <w:color w:val="000000"/>
          <w:sz w:val="21"/>
          <w:szCs w:val="21"/>
          <w:lang w:eastAsia="ja-JP"/>
        </w:rPr>
        <w:t>, accuracy_test_set)</w:t>
      </w:r>
    </w:p>
    <w:p w14:paraId="50E95ABD"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795E26"/>
          <w:sz w:val="21"/>
          <w:szCs w:val="21"/>
          <w:lang w:eastAsia="ja-JP"/>
        </w:rPr>
        <w:t>print</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A31515"/>
          <w:sz w:val="21"/>
          <w:szCs w:val="21"/>
          <w:lang w:eastAsia="ja-JP"/>
        </w:rPr>
        <w:t>'Độ chính xác trung bình dữ liệu train:'</w:t>
      </w:r>
      <w:r w:rsidRPr="008B6DB9">
        <w:rPr>
          <w:rFonts w:ascii="Courier New" w:eastAsia="Times New Roman" w:hAnsi="Courier New" w:cs="Courier New"/>
          <w:color w:val="000000"/>
          <w:sz w:val="21"/>
          <w:szCs w:val="21"/>
          <w:lang w:eastAsia="ja-JP"/>
        </w:rPr>
        <w:t>, np.mean(accuracy_models))</w:t>
      </w:r>
    </w:p>
    <w:p w14:paraId="234ADA61"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795E26"/>
          <w:sz w:val="21"/>
          <w:szCs w:val="21"/>
          <w:lang w:eastAsia="ja-JP"/>
        </w:rPr>
        <w:t>print</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A31515"/>
          <w:sz w:val="21"/>
          <w:szCs w:val="21"/>
          <w:lang w:eastAsia="ja-JP"/>
        </w:rPr>
        <w:t>'Độ chính xác trung bình dữ liệu test:'</w:t>
      </w:r>
      <w:r w:rsidRPr="008B6DB9">
        <w:rPr>
          <w:rFonts w:ascii="Courier New" w:eastAsia="Times New Roman" w:hAnsi="Courier New" w:cs="Courier New"/>
          <w:color w:val="000000"/>
          <w:sz w:val="21"/>
          <w:szCs w:val="21"/>
          <w:lang w:eastAsia="ja-JP"/>
        </w:rPr>
        <w:t>, np.mean(accuracy_test_set))</w:t>
      </w:r>
    </w:p>
    <w:p w14:paraId="09A88D4A"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795E26"/>
          <w:sz w:val="21"/>
          <w:szCs w:val="21"/>
          <w:lang w:eastAsia="ja-JP"/>
        </w:rPr>
        <w:t>print</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A31515"/>
          <w:sz w:val="21"/>
          <w:szCs w:val="21"/>
          <w:lang w:eastAsia="ja-JP"/>
        </w:rPr>
        <w:t>'F1 score trung bình trên dữ liệu train:'</w:t>
      </w:r>
      <w:r w:rsidRPr="008B6DB9">
        <w:rPr>
          <w:rFonts w:ascii="Courier New" w:eastAsia="Times New Roman" w:hAnsi="Courier New" w:cs="Courier New"/>
          <w:color w:val="000000"/>
          <w:sz w:val="21"/>
          <w:szCs w:val="21"/>
          <w:lang w:eastAsia="ja-JP"/>
        </w:rPr>
        <w:t>, np.mean(f1_score_train))</w:t>
      </w:r>
    </w:p>
    <w:p w14:paraId="2240FF64"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795E26"/>
          <w:sz w:val="21"/>
          <w:szCs w:val="21"/>
          <w:lang w:eastAsia="ja-JP"/>
        </w:rPr>
        <w:t>print</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A31515"/>
          <w:sz w:val="21"/>
          <w:szCs w:val="21"/>
          <w:lang w:eastAsia="ja-JP"/>
        </w:rPr>
        <w:t>'F1 score trung bình trên dữ liệu test:'</w:t>
      </w:r>
      <w:r w:rsidRPr="008B6DB9">
        <w:rPr>
          <w:rFonts w:ascii="Courier New" w:eastAsia="Times New Roman" w:hAnsi="Courier New" w:cs="Courier New"/>
          <w:color w:val="000000"/>
          <w:sz w:val="21"/>
          <w:szCs w:val="21"/>
          <w:lang w:eastAsia="ja-JP"/>
        </w:rPr>
        <w:t>, np.mean(f1_score_test))</w:t>
      </w:r>
    </w:p>
    <w:p w14:paraId="329258F3"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Thời gian kết thúc train</w:t>
      </w:r>
    </w:p>
    <w:p w14:paraId="336B2FE7"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end_ho = timer()</w:t>
      </w:r>
    </w:p>
    <w:p w14:paraId="321991A7"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8000"/>
          <w:sz w:val="21"/>
          <w:szCs w:val="21"/>
          <w:lang w:eastAsia="ja-JP"/>
        </w:rPr>
        <w:t># Tổng thời thực hiện</w:t>
      </w:r>
    </w:p>
    <w:p w14:paraId="19F57A41" w14:textId="77777777" w:rsidR="008B6DB9" w:rsidRPr="008B6DB9"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000000"/>
          <w:sz w:val="21"/>
          <w:szCs w:val="21"/>
          <w:lang w:eastAsia="ja-JP"/>
        </w:rPr>
        <w:t>time_ho = (end_ho - start_ho)</w:t>
      </w:r>
    </w:p>
    <w:p w14:paraId="67712E64" w14:textId="447C923F" w:rsidR="00227F5B" w:rsidRDefault="008B6DB9" w:rsidP="00B0260E">
      <w:pPr>
        <w:shd w:val="clear" w:color="auto" w:fill="FFFFFE"/>
        <w:rPr>
          <w:rFonts w:ascii="Courier New" w:eastAsia="Times New Roman" w:hAnsi="Courier New" w:cs="Courier New"/>
          <w:color w:val="000000"/>
          <w:sz w:val="21"/>
          <w:szCs w:val="21"/>
          <w:lang w:eastAsia="ja-JP"/>
        </w:rPr>
      </w:pPr>
      <w:r w:rsidRPr="008B6DB9">
        <w:rPr>
          <w:rFonts w:ascii="Courier New" w:eastAsia="Times New Roman" w:hAnsi="Courier New" w:cs="Courier New"/>
          <w:color w:val="795E26"/>
          <w:sz w:val="21"/>
          <w:szCs w:val="21"/>
          <w:lang w:eastAsia="ja-JP"/>
        </w:rPr>
        <w:t>print</w:t>
      </w:r>
      <w:r w:rsidRPr="008B6DB9">
        <w:rPr>
          <w:rFonts w:ascii="Courier New" w:eastAsia="Times New Roman" w:hAnsi="Courier New" w:cs="Courier New"/>
          <w:color w:val="000000"/>
          <w:sz w:val="21"/>
          <w:szCs w:val="21"/>
          <w:lang w:eastAsia="ja-JP"/>
        </w:rPr>
        <w:t>(</w:t>
      </w:r>
      <w:r w:rsidRPr="008B6DB9">
        <w:rPr>
          <w:rFonts w:ascii="Courier New" w:eastAsia="Times New Roman" w:hAnsi="Courier New" w:cs="Courier New"/>
          <w:color w:val="A31515"/>
          <w:sz w:val="21"/>
          <w:szCs w:val="21"/>
          <w:lang w:eastAsia="ja-JP"/>
        </w:rPr>
        <w:t>'Thời gian thực hiện: '</w:t>
      </w:r>
      <w:r w:rsidRPr="008B6DB9">
        <w:rPr>
          <w:rFonts w:ascii="Courier New" w:eastAsia="Times New Roman" w:hAnsi="Courier New" w:cs="Courier New"/>
          <w:color w:val="000000"/>
          <w:sz w:val="21"/>
          <w:szCs w:val="21"/>
          <w:lang w:eastAsia="ja-JP"/>
        </w:rPr>
        <w:t>, time_ho, </w:t>
      </w:r>
      <w:r w:rsidRPr="008B6DB9">
        <w:rPr>
          <w:rFonts w:ascii="Courier New" w:eastAsia="Times New Roman" w:hAnsi="Courier New" w:cs="Courier New"/>
          <w:color w:val="A31515"/>
          <w:sz w:val="21"/>
          <w:szCs w:val="21"/>
          <w:lang w:eastAsia="ja-JP"/>
        </w:rPr>
        <w:t>' giây'</w:t>
      </w:r>
      <w:r w:rsidRPr="008B6DB9">
        <w:rPr>
          <w:rFonts w:ascii="Courier New" w:eastAsia="Times New Roman" w:hAnsi="Courier New" w:cs="Courier New"/>
          <w:color w:val="000000"/>
          <w:sz w:val="21"/>
          <w:szCs w:val="21"/>
          <w:lang w:eastAsia="ja-JP"/>
        </w:rPr>
        <w:t>)</w:t>
      </w:r>
    </w:p>
    <w:p w14:paraId="73718AFD" w14:textId="21061C63" w:rsidR="00510730" w:rsidRDefault="00510730" w:rsidP="00B0260E">
      <w:pPr>
        <w:rPr>
          <w:rFonts w:cs="Times New Roman"/>
          <w:szCs w:val="26"/>
        </w:rPr>
      </w:pPr>
      <w:r>
        <w:rPr>
          <w:rFonts w:cs="Times New Roman"/>
          <w:szCs w:val="26"/>
        </w:rPr>
        <w:t>4.</w:t>
      </w:r>
      <w:r w:rsidR="00F67B2E">
        <w:rPr>
          <w:rFonts w:cs="Times New Roman"/>
          <w:szCs w:val="26"/>
        </w:rPr>
        <w:t>1</w:t>
      </w:r>
      <w:r>
        <w:rPr>
          <w:rFonts w:cs="Times New Roman"/>
          <w:szCs w:val="26"/>
        </w:rPr>
        <w:t>.10.2. Với b</w:t>
      </w:r>
      <w:r w:rsidR="002717CF">
        <w:rPr>
          <w:rFonts w:cs="Times New Roman"/>
          <w:szCs w:val="26"/>
        </w:rPr>
        <w:t>ộ</w:t>
      </w:r>
      <w:r>
        <w:rPr>
          <w:rFonts w:cs="Times New Roman"/>
          <w:szCs w:val="26"/>
        </w:rPr>
        <w:t xml:space="preserve"> dữ liệu đã xử lý mất cân bằng</w:t>
      </w:r>
    </w:p>
    <w:p w14:paraId="0481AFE7" w14:textId="7136DB58" w:rsidR="00620213" w:rsidRPr="00C50132" w:rsidRDefault="00620213" w:rsidP="00B0260E">
      <w:pPr>
        <w:rPr>
          <w:rFonts w:cs="Times New Roman"/>
        </w:rPr>
      </w:pPr>
      <w:r>
        <w:t xml:space="preserve">Với dữ liệu đã xử lý mất cân bằng </w:t>
      </w:r>
      <w:r w:rsidR="00C50132">
        <w:t>–</w:t>
      </w:r>
      <w:r>
        <w:t xml:space="preserve"> overfiting</w:t>
      </w:r>
      <w:r w:rsidR="00C50132">
        <w:t xml:space="preserve">. </w:t>
      </w:r>
      <w:r w:rsidR="00C50132" w:rsidRPr="00142412">
        <w:rPr>
          <w:rFonts w:cs="Times New Roman"/>
        </w:rPr>
        <w:t>Ta tiến hành chạy mô hình bằng thuật toán Random forest cho bộ dữ liệu, sử dụng 3 fold-cross validation</w:t>
      </w:r>
      <w:r w:rsidR="00C50132">
        <w:rPr>
          <w:rFonts w:cs="Times New Roman"/>
        </w:rPr>
        <w:t>:</w:t>
      </w:r>
    </w:p>
    <w:p w14:paraId="16F5F091"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t>print</w:t>
      </w:r>
      <w:r w:rsidRPr="00C50132">
        <w:rPr>
          <w:rFonts w:ascii="Courier New" w:eastAsia="Times New Roman" w:hAnsi="Courier New" w:cs="Courier New"/>
          <w:color w:val="000000"/>
          <w:sz w:val="21"/>
          <w:szCs w:val="21"/>
          <w:lang w:eastAsia="ja-JP"/>
        </w:rPr>
        <w:t>(df_with_overspampling[</w:t>
      </w:r>
      <w:r w:rsidRPr="00C50132">
        <w:rPr>
          <w:rFonts w:ascii="Courier New" w:eastAsia="Times New Roman" w:hAnsi="Courier New" w:cs="Courier New"/>
          <w:color w:val="A31515"/>
          <w:sz w:val="21"/>
          <w:szCs w:val="21"/>
          <w:lang w:eastAsia="ja-JP"/>
        </w:rPr>
        <w:t>'isFraud'</w:t>
      </w:r>
      <w:r w:rsidRPr="00C50132">
        <w:rPr>
          <w:rFonts w:ascii="Courier New" w:eastAsia="Times New Roman" w:hAnsi="Courier New" w:cs="Courier New"/>
          <w:color w:val="000000"/>
          <w:sz w:val="21"/>
          <w:szCs w:val="21"/>
          <w:lang w:eastAsia="ja-JP"/>
        </w:rPr>
        <w:t>].value_counts())</w:t>
      </w:r>
    </w:p>
    <w:p w14:paraId="741AB2C1"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df_with_overspampling.head()</w:t>
      </w:r>
    </w:p>
    <w:p w14:paraId="16F8B6AF"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df_with_overspampling = df_with_overspampling.iloc[:, 1:]</w:t>
      </w:r>
    </w:p>
    <w:p w14:paraId="5E851B75"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Tách các thuộc tính độc lập và thuộc tính phụ thuộc</w:t>
      </w:r>
    </w:p>
    <w:p w14:paraId="337B4713"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y = df_with_overspampling[</w:t>
      </w:r>
      <w:r w:rsidRPr="00C50132">
        <w:rPr>
          <w:rFonts w:ascii="Courier New" w:eastAsia="Times New Roman" w:hAnsi="Courier New" w:cs="Courier New"/>
          <w:color w:val="A31515"/>
          <w:sz w:val="21"/>
          <w:szCs w:val="21"/>
          <w:lang w:eastAsia="ja-JP"/>
        </w:rPr>
        <w:t>'isFraud'</w:t>
      </w:r>
      <w:r w:rsidRPr="00C50132">
        <w:rPr>
          <w:rFonts w:ascii="Courier New" w:eastAsia="Times New Roman" w:hAnsi="Courier New" w:cs="Courier New"/>
          <w:color w:val="000000"/>
          <w:sz w:val="21"/>
          <w:szCs w:val="21"/>
          <w:lang w:eastAsia="ja-JP"/>
        </w:rPr>
        <w:t>]</w:t>
      </w:r>
    </w:p>
    <w:p w14:paraId="29683743" w14:textId="212224E0"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X = df_with_overspampling.drop(</w:t>
      </w:r>
      <w:r w:rsidRPr="00C50132">
        <w:rPr>
          <w:rFonts w:ascii="Courier New" w:eastAsia="Times New Roman" w:hAnsi="Courier New" w:cs="Courier New"/>
          <w:color w:val="A31515"/>
          <w:sz w:val="21"/>
          <w:szCs w:val="21"/>
          <w:lang w:eastAsia="ja-JP"/>
        </w:rPr>
        <w:t>'isFraud'</w:t>
      </w:r>
      <w:r w:rsidRPr="00C50132">
        <w:rPr>
          <w:rFonts w:ascii="Courier New" w:eastAsia="Times New Roman" w:hAnsi="Courier New" w:cs="Courier New"/>
          <w:color w:val="000000"/>
          <w:sz w:val="21"/>
          <w:szCs w:val="21"/>
          <w:lang w:eastAsia="ja-JP"/>
        </w:rPr>
        <w:t>, axis=</w:t>
      </w:r>
      <w:r w:rsidRPr="00C50132">
        <w:rPr>
          <w:rFonts w:ascii="Courier New" w:eastAsia="Times New Roman" w:hAnsi="Courier New" w:cs="Courier New"/>
          <w:color w:val="09885A"/>
          <w:sz w:val="21"/>
          <w:szCs w:val="21"/>
          <w:lang w:eastAsia="ja-JP"/>
        </w:rPr>
        <w:t>1</w:t>
      </w:r>
      <w:r w:rsidRPr="00C50132">
        <w:rPr>
          <w:rFonts w:ascii="Courier New" w:eastAsia="Times New Roman" w:hAnsi="Courier New" w:cs="Courier New"/>
          <w:color w:val="000000"/>
          <w:sz w:val="21"/>
          <w:szCs w:val="21"/>
          <w:lang w:eastAsia="ja-JP"/>
        </w:rPr>
        <w:t>)</w:t>
      </w:r>
    </w:p>
    <w:p w14:paraId="1E1CCD20"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Chia tập dữ liệu 2 phân: tập huấn luyện và tập kiểm thử </w:t>
      </w:r>
    </w:p>
    <w:p w14:paraId="51F5F88D"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Tỷ lệ: train 60%, test 40%</w:t>
      </w:r>
    </w:p>
    <w:p w14:paraId="644D0E57"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X_train, X_test, y_train, y_test = train_test_split(X, y, test_size=</w:t>
      </w:r>
      <w:r w:rsidRPr="00C50132">
        <w:rPr>
          <w:rFonts w:ascii="Courier New" w:eastAsia="Times New Roman" w:hAnsi="Courier New" w:cs="Courier New"/>
          <w:color w:val="09885A"/>
          <w:sz w:val="21"/>
          <w:szCs w:val="21"/>
          <w:lang w:eastAsia="ja-JP"/>
        </w:rPr>
        <w:t>0.4</w:t>
      </w:r>
      <w:r w:rsidRPr="00C50132">
        <w:rPr>
          <w:rFonts w:ascii="Courier New" w:eastAsia="Times New Roman" w:hAnsi="Courier New" w:cs="Courier New"/>
          <w:color w:val="000000"/>
          <w:sz w:val="21"/>
          <w:szCs w:val="21"/>
          <w:lang w:eastAsia="ja-JP"/>
        </w:rPr>
        <w:t>, random_state=</w:t>
      </w:r>
      <w:r w:rsidRPr="00C50132">
        <w:rPr>
          <w:rFonts w:ascii="Courier New" w:eastAsia="Times New Roman" w:hAnsi="Courier New" w:cs="Courier New"/>
          <w:color w:val="09885A"/>
          <w:sz w:val="21"/>
          <w:szCs w:val="21"/>
          <w:lang w:eastAsia="ja-JP"/>
        </w:rPr>
        <w:t>42</w:t>
      </w:r>
      <w:r w:rsidRPr="00C50132">
        <w:rPr>
          <w:rFonts w:ascii="Courier New" w:eastAsia="Times New Roman" w:hAnsi="Courier New" w:cs="Courier New"/>
          <w:color w:val="000000"/>
          <w:sz w:val="21"/>
          <w:szCs w:val="21"/>
          <w:lang w:eastAsia="ja-JP"/>
        </w:rPr>
        <w:t>)</w:t>
      </w:r>
    </w:p>
    <w:p w14:paraId="1C5796F2"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Mô hình</w:t>
      </w:r>
    </w:p>
    <w:p w14:paraId="674673E4"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model = RandomForestClassifier(n_estimators=</w:t>
      </w:r>
      <w:r w:rsidRPr="00C50132">
        <w:rPr>
          <w:rFonts w:ascii="Courier New" w:eastAsia="Times New Roman" w:hAnsi="Courier New" w:cs="Courier New"/>
          <w:color w:val="09885A"/>
          <w:sz w:val="21"/>
          <w:szCs w:val="21"/>
          <w:lang w:eastAsia="ja-JP"/>
        </w:rPr>
        <w:t>50</w:t>
      </w:r>
      <w:r w:rsidRPr="00C50132">
        <w:rPr>
          <w:rFonts w:ascii="Courier New" w:eastAsia="Times New Roman" w:hAnsi="Courier New" w:cs="Courier New"/>
          <w:color w:val="000000"/>
          <w:sz w:val="21"/>
          <w:szCs w:val="21"/>
          <w:lang w:eastAsia="ja-JP"/>
        </w:rPr>
        <w:t>, n_jobs=</w:t>
      </w:r>
      <w:r w:rsidRPr="00C50132">
        <w:rPr>
          <w:rFonts w:ascii="Courier New" w:eastAsia="Times New Roman" w:hAnsi="Courier New" w:cs="Courier New"/>
          <w:color w:val="09885A"/>
          <w:sz w:val="21"/>
          <w:szCs w:val="21"/>
          <w:lang w:eastAsia="ja-JP"/>
        </w:rPr>
        <w:t>-1</w:t>
      </w:r>
      <w:r w:rsidRPr="00C50132">
        <w:rPr>
          <w:rFonts w:ascii="Courier New" w:eastAsia="Times New Roman" w:hAnsi="Courier New" w:cs="Courier New"/>
          <w:color w:val="000000"/>
          <w:sz w:val="21"/>
          <w:szCs w:val="21"/>
          <w:lang w:eastAsia="ja-JP"/>
        </w:rPr>
        <w:t>, max_features=</w:t>
      </w:r>
      <w:r w:rsidRPr="00C50132">
        <w:rPr>
          <w:rFonts w:ascii="Courier New" w:eastAsia="Times New Roman" w:hAnsi="Courier New" w:cs="Courier New"/>
          <w:color w:val="A31515"/>
          <w:sz w:val="21"/>
          <w:szCs w:val="21"/>
          <w:lang w:eastAsia="ja-JP"/>
        </w:rPr>
        <w:t>'sqrt'</w:t>
      </w:r>
      <w:r w:rsidRPr="00C50132">
        <w:rPr>
          <w:rFonts w:ascii="Courier New" w:eastAsia="Times New Roman" w:hAnsi="Courier New" w:cs="Courier New"/>
          <w:color w:val="000000"/>
          <w:sz w:val="21"/>
          <w:szCs w:val="21"/>
          <w:lang w:eastAsia="ja-JP"/>
        </w:rPr>
        <w:t>, random_state=</w:t>
      </w:r>
      <w:r w:rsidRPr="00C50132">
        <w:rPr>
          <w:rFonts w:ascii="Courier New" w:eastAsia="Times New Roman" w:hAnsi="Courier New" w:cs="Courier New"/>
          <w:color w:val="09885A"/>
          <w:sz w:val="21"/>
          <w:szCs w:val="21"/>
          <w:lang w:eastAsia="ja-JP"/>
        </w:rPr>
        <w:t>42</w:t>
      </w:r>
      <w:r w:rsidRPr="00C50132">
        <w:rPr>
          <w:rFonts w:ascii="Courier New" w:eastAsia="Times New Roman" w:hAnsi="Courier New" w:cs="Courier New"/>
          <w:color w:val="000000"/>
          <w:sz w:val="21"/>
          <w:szCs w:val="21"/>
          <w:lang w:eastAsia="ja-JP"/>
        </w:rPr>
        <w:t>)</w:t>
      </w:r>
    </w:p>
    <w:p w14:paraId="14D8D197"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Danh sách confusion matrix của từng lần KFold</w:t>
      </w:r>
    </w:p>
    <w:p w14:paraId="5CED4693"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lastRenderedPageBreak/>
        <w:t>conf_matrix_list_of_arrays = []</w:t>
      </w:r>
    </w:p>
    <w:p w14:paraId="15B96280"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conf_matrix_list_of_arrays_test_set = []</w:t>
      </w:r>
    </w:p>
    <w:p w14:paraId="04048DF6"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Danh sách độ chính xác của từng lần KFold trên dữ liệu test</w:t>
      </w:r>
    </w:p>
    <w:p w14:paraId="3DC6D874"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accuracy_models = []</w:t>
      </w:r>
    </w:p>
    <w:p w14:paraId="106ABBED"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accuracy_test_set = []</w:t>
      </w:r>
    </w:p>
    <w:p w14:paraId="69B82825"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f1_score_train = []</w:t>
      </w:r>
    </w:p>
    <w:p w14:paraId="58E9045B"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f1_score_test = []</w:t>
      </w:r>
    </w:p>
    <w:p w14:paraId="7E590CFE"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KFold = 3</w:t>
      </w:r>
    </w:p>
    <w:p w14:paraId="395468BB"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kf = KFold(n_splits=</w:t>
      </w:r>
      <w:r w:rsidRPr="00C50132">
        <w:rPr>
          <w:rFonts w:ascii="Courier New" w:eastAsia="Times New Roman" w:hAnsi="Courier New" w:cs="Courier New"/>
          <w:color w:val="09885A"/>
          <w:sz w:val="21"/>
          <w:szCs w:val="21"/>
          <w:lang w:eastAsia="ja-JP"/>
        </w:rPr>
        <w:t>3</w:t>
      </w:r>
      <w:r w:rsidRPr="00C50132">
        <w:rPr>
          <w:rFonts w:ascii="Courier New" w:eastAsia="Times New Roman" w:hAnsi="Courier New" w:cs="Courier New"/>
          <w:color w:val="000000"/>
          <w:sz w:val="21"/>
          <w:szCs w:val="21"/>
          <w:lang w:eastAsia="ja-JP"/>
        </w:rPr>
        <w:t>)</w:t>
      </w:r>
    </w:p>
    <w:p w14:paraId="76429C88"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kf.get_n_splits(X_train)</w:t>
      </w:r>
    </w:p>
    <w:p w14:paraId="747BFBFF"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Thời gian bắt đầu train</w:t>
      </w:r>
    </w:p>
    <w:p w14:paraId="537F69BC"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start_ho = timer()</w:t>
      </w:r>
    </w:p>
    <w:p w14:paraId="5A083420"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AF00DB"/>
          <w:sz w:val="21"/>
          <w:szCs w:val="21"/>
          <w:lang w:eastAsia="ja-JP"/>
        </w:rPr>
        <w:t>for</w:t>
      </w:r>
      <w:r w:rsidRPr="00C50132">
        <w:rPr>
          <w:rFonts w:ascii="Courier New" w:eastAsia="Times New Roman" w:hAnsi="Courier New" w:cs="Courier New"/>
          <w:color w:val="000000"/>
          <w:sz w:val="21"/>
          <w:szCs w:val="21"/>
          <w:lang w:eastAsia="ja-JP"/>
        </w:rPr>
        <w:t> train_index, test_index </w:t>
      </w:r>
      <w:r w:rsidRPr="00C50132">
        <w:rPr>
          <w:rFonts w:ascii="Courier New" w:eastAsia="Times New Roman" w:hAnsi="Courier New" w:cs="Courier New"/>
          <w:color w:val="0000FF"/>
          <w:sz w:val="21"/>
          <w:szCs w:val="21"/>
          <w:lang w:eastAsia="ja-JP"/>
        </w:rPr>
        <w:t>in</w:t>
      </w:r>
      <w:r w:rsidRPr="00C50132">
        <w:rPr>
          <w:rFonts w:ascii="Courier New" w:eastAsia="Times New Roman" w:hAnsi="Courier New" w:cs="Courier New"/>
          <w:color w:val="000000"/>
          <w:sz w:val="21"/>
          <w:szCs w:val="21"/>
          <w:lang w:eastAsia="ja-JP"/>
        </w:rPr>
        <w:t> kf.split(X_train):</w:t>
      </w:r>
    </w:p>
    <w:p w14:paraId="07C49FDF"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X_tr, X_te = X_train.iloc[train_index], X_train.iloc[test_index]</w:t>
      </w:r>
    </w:p>
    <w:p w14:paraId="37A8039E" w14:textId="3E67B3F6"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y_tr, y_te = y_train.iloc[train_index], y_train.iloc[test_index]</w:t>
      </w:r>
    </w:p>
    <w:p w14:paraId="439F8F8D"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model.fit(X_tr, y_tr)</w:t>
      </w:r>
    </w:p>
    <w:p w14:paraId="5B52F52E"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w:t>
      </w:r>
      <w:r w:rsidRPr="00C50132">
        <w:rPr>
          <w:rFonts w:ascii="Courier New" w:eastAsia="Times New Roman" w:hAnsi="Courier New" w:cs="Courier New"/>
          <w:color w:val="008000"/>
          <w:sz w:val="21"/>
          <w:szCs w:val="21"/>
          <w:lang w:eastAsia="ja-JP"/>
        </w:rPr>
        <w:t># Print the accuracy</w:t>
      </w:r>
    </w:p>
    <w:p w14:paraId="1894C133"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y_pre_train = model.predict(X_te)</w:t>
      </w:r>
    </w:p>
    <w:p w14:paraId="1DC4930D"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y_pre_test = model.predict(X_test)</w:t>
      </w:r>
    </w:p>
    <w:p w14:paraId="194A252E"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accuracy_models.append(</w:t>
      </w:r>
    </w:p>
    <w:p w14:paraId="4C8105D1"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accuracy_score(y_te, y_pre_train, normalize=</w:t>
      </w:r>
      <w:r w:rsidRPr="00C50132">
        <w:rPr>
          <w:rFonts w:ascii="Courier New" w:eastAsia="Times New Roman" w:hAnsi="Courier New" w:cs="Courier New"/>
          <w:color w:val="0000FF"/>
          <w:sz w:val="21"/>
          <w:szCs w:val="21"/>
          <w:lang w:eastAsia="ja-JP"/>
        </w:rPr>
        <w:t>True</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09885A"/>
          <w:sz w:val="21"/>
          <w:szCs w:val="21"/>
          <w:lang w:eastAsia="ja-JP"/>
        </w:rPr>
        <w:t>100</w:t>
      </w:r>
      <w:r w:rsidRPr="00C50132">
        <w:rPr>
          <w:rFonts w:ascii="Courier New" w:eastAsia="Times New Roman" w:hAnsi="Courier New" w:cs="Courier New"/>
          <w:color w:val="000000"/>
          <w:sz w:val="21"/>
          <w:szCs w:val="21"/>
          <w:lang w:eastAsia="ja-JP"/>
        </w:rPr>
        <w:t>)</w:t>
      </w:r>
    </w:p>
    <w:p w14:paraId="0CC8EDEF"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accuracy_test_set.append(</w:t>
      </w:r>
    </w:p>
    <w:p w14:paraId="135C967C"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accuracy_score(y_test, y_pre_test, normalize=</w:t>
      </w:r>
      <w:r w:rsidRPr="00C50132">
        <w:rPr>
          <w:rFonts w:ascii="Courier New" w:eastAsia="Times New Roman" w:hAnsi="Courier New" w:cs="Courier New"/>
          <w:color w:val="0000FF"/>
          <w:sz w:val="21"/>
          <w:szCs w:val="21"/>
          <w:lang w:eastAsia="ja-JP"/>
        </w:rPr>
        <w:t>True</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09885A"/>
          <w:sz w:val="21"/>
          <w:szCs w:val="21"/>
          <w:lang w:eastAsia="ja-JP"/>
        </w:rPr>
        <w:t>100</w:t>
      </w:r>
      <w:r w:rsidRPr="00C50132">
        <w:rPr>
          <w:rFonts w:ascii="Courier New" w:eastAsia="Times New Roman" w:hAnsi="Courier New" w:cs="Courier New"/>
          <w:color w:val="000000"/>
          <w:sz w:val="21"/>
          <w:szCs w:val="21"/>
          <w:lang w:eastAsia="ja-JP"/>
        </w:rPr>
        <w:t>)</w:t>
      </w:r>
    </w:p>
    <w:p w14:paraId="6205D069"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w:t>
      </w:r>
      <w:r w:rsidRPr="00C50132">
        <w:rPr>
          <w:rFonts w:ascii="Courier New" w:eastAsia="Times New Roman" w:hAnsi="Courier New" w:cs="Courier New"/>
          <w:color w:val="008000"/>
          <w:sz w:val="21"/>
          <w:szCs w:val="21"/>
          <w:lang w:eastAsia="ja-JP"/>
        </w:rPr>
        <w:t># Confusion matrix</w:t>
      </w:r>
    </w:p>
    <w:p w14:paraId="14194349"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conf_matrix = confusion_matrix(y_te, y_pre_train)</w:t>
      </w:r>
    </w:p>
    <w:p w14:paraId="2836F3A7"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conf_matrix_list_of_arrays.append(conf_matrix)</w:t>
      </w:r>
    </w:p>
    <w:p w14:paraId="5F2E26FB"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conf_matrix_2 = confusion_matrix(y_test, y_pre_test)</w:t>
      </w:r>
    </w:p>
    <w:p w14:paraId="089A58CF"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conf_matrix_list_of_arrays_test_set.append(conf_matrix_2)</w:t>
      </w:r>
    </w:p>
    <w:p w14:paraId="244DA6B6"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w:t>
      </w:r>
      <w:r w:rsidRPr="00C50132">
        <w:rPr>
          <w:rFonts w:ascii="Courier New" w:eastAsia="Times New Roman" w:hAnsi="Courier New" w:cs="Courier New"/>
          <w:color w:val="008000"/>
          <w:sz w:val="21"/>
          <w:szCs w:val="21"/>
          <w:lang w:eastAsia="ja-JP"/>
        </w:rPr>
        <w:t># F1 score</w:t>
      </w:r>
    </w:p>
    <w:p w14:paraId="52015FB8"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f1_score_train.append(f1_score(y_te, y_pre_train))</w:t>
      </w:r>
    </w:p>
    <w:p w14:paraId="19C1FA40"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    f1_score_test.append(f1_score(y_test, y_pre_test))</w:t>
      </w:r>
    </w:p>
    <w:p w14:paraId="41AA2C03"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Độ chính xác của mô hình</w:t>
      </w:r>
    </w:p>
    <w:p w14:paraId="386742DC"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t>print</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A31515"/>
          <w:sz w:val="21"/>
          <w:szCs w:val="21"/>
          <w:lang w:eastAsia="ja-JP"/>
        </w:rPr>
        <w:t>'Độ chính xác của mô hình trên dữ liệu train: '</w:t>
      </w:r>
      <w:r w:rsidRPr="00C50132">
        <w:rPr>
          <w:rFonts w:ascii="Courier New" w:eastAsia="Times New Roman" w:hAnsi="Courier New" w:cs="Courier New"/>
          <w:color w:val="000000"/>
          <w:sz w:val="21"/>
          <w:szCs w:val="21"/>
          <w:lang w:eastAsia="ja-JP"/>
        </w:rPr>
        <w:t>, accuracy_models)</w:t>
      </w:r>
    </w:p>
    <w:p w14:paraId="6C7CCE9B"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t>print</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A31515"/>
          <w:sz w:val="21"/>
          <w:szCs w:val="21"/>
          <w:lang w:eastAsia="ja-JP"/>
        </w:rPr>
        <w:t>'Độ chính xác của mô hình trên dữ liệu test: '</w:t>
      </w:r>
      <w:r w:rsidRPr="00C50132">
        <w:rPr>
          <w:rFonts w:ascii="Courier New" w:eastAsia="Times New Roman" w:hAnsi="Courier New" w:cs="Courier New"/>
          <w:color w:val="000000"/>
          <w:sz w:val="21"/>
          <w:szCs w:val="21"/>
          <w:lang w:eastAsia="ja-JP"/>
        </w:rPr>
        <w:t>, accuracy_test_set)</w:t>
      </w:r>
    </w:p>
    <w:p w14:paraId="0B0F049A"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lastRenderedPageBreak/>
        <w:t>print</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A31515"/>
          <w:sz w:val="21"/>
          <w:szCs w:val="21"/>
          <w:lang w:eastAsia="ja-JP"/>
        </w:rPr>
        <w:t>'Độ chính xác trung bình dữ liệu train:'</w:t>
      </w:r>
      <w:r w:rsidRPr="00C50132">
        <w:rPr>
          <w:rFonts w:ascii="Courier New" w:eastAsia="Times New Roman" w:hAnsi="Courier New" w:cs="Courier New"/>
          <w:color w:val="000000"/>
          <w:sz w:val="21"/>
          <w:szCs w:val="21"/>
          <w:lang w:eastAsia="ja-JP"/>
        </w:rPr>
        <w:t>, np.mean(accuracy_models))</w:t>
      </w:r>
    </w:p>
    <w:p w14:paraId="5A3037D3"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t>print</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A31515"/>
          <w:sz w:val="21"/>
          <w:szCs w:val="21"/>
          <w:lang w:eastAsia="ja-JP"/>
        </w:rPr>
        <w:t>'Độ chính xác trung bình dữ liệu test:'</w:t>
      </w:r>
      <w:r w:rsidRPr="00C50132">
        <w:rPr>
          <w:rFonts w:ascii="Courier New" w:eastAsia="Times New Roman" w:hAnsi="Courier New" w:cs="Courier New"/>
          <w:color w:val="000000"/>
          <w:sz w:val="21"/>
          <w:szCs w:val="21"/>
          <w:lang w:eastAsia="ja-JP"/>
        </w:rPr>
        <w:t>, np.mean(accuracy_test_set))</w:t>
      </w:r>
    </w:p>
    <w:p w14:paraId="06DA761E"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t>print</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A31515"/>
          <w:sz w:val="21"/>
          <w:szCs w:val="21"/>
          <w:lang w:eastAsia="ja-JP"/>
        </w:rPr>
        <w:t>'F1 score trung bình trên dữ liệu train:'</w:t>
      </w:r>
      <w:r w:rsidRPr="00C50132">
        <w:rPr>
          <w:rFonts w:ascii="Courier New" w:eastAsia="Times New Roman" w:hAnsi="Courier New" w:cs="Courier New"/>
          <w:color w:val="000000"/>
          <w:sz w:val="21"/>
          <w:szCs w:val="21"/>
          <w:lang w:eastAsia="ja-JP"/>
        </w:rPr>
        <w:t>, np.mean(f1_score_train))</w:t>
      </w:r>
    </w:p>
    <w:p w14:paraId="05F215EC"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t>print</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A31515"/>
          <w:sz w:val="21"/>
          <w:szCs w:val="21"/>
          <w:lang w:eastAsia="ja-JP"/>
        </w:rPr>
        <w:t>'F1 score trung bình trên dữ liệu test:'</w:t>
      </w:r>
      <w:r w:rsidRPr="00C50132">
        <w:rPr>
          <w:rFonts w:ascii="Courier New" w:eastAsia="Times New Roman" w:hAnsi="Courier New" w:cs="Courier New"/>
          <w:color w:val="000000"/>
          <w:sz w:val="21"/>
          <w:szCs w:val="21"/>
          <w:lang w:eastAsia="ja-JP"/>
        </w:rPr>
        <w:t>, np.mean(f1_score_test))</w:t>
      </w:r>
    </w:p>
    <w:p w14:paraId="333FBAFA"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Thời gian kết thúc train</w:t>
      </w:r>
    </w:p>
    <w:p w14:paraId="2EF4E429"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end_ho = timer()</w:t>
      </w:r>
    </w:p>
    <w:p w14:paraId="03E1BC7C"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8000"/>
          <w:sz w:val="21"/>
          <w:szCs w:val="21"/>
          <w:lang w:eastAsia="ja-JP"/>
        </w:rPr>
        <w:t># Tổng thời thực hiện</w:t>
      </w:r>
    </w:p>
    <w:p w14:paraId="06088E62"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000000"/>
          <w:sz w:val="21"/>
          <w:szCs w:val="21"/>
          <w:lang w:eastAsia="ja-JP"/>
        </w:rPr>
        <w:t>time_ho = (end_ho - start_ho)</w:t>
      </w:r>
    </w:p>
    <w:p w14:paraId="114AF4F6" w14:textId="77777777" w:rsidR="00C50132" w:rsidRPr="00C50132" w:rsidRDefault="00C50132" w:rsidP="00B0260E">
      <w:pPr>
        <w:shd w:val="clear" w:color="auto" w:fill="FFFFFE"/>
        <w:rPr>
          <w:rFonts w:ascii="Courier New" w:eastAsia="Times New Roman" w:hAnsi="Courier New" w:cs="Courier New"/>
          <w:color w:val="000000"/>
          <w:sz w:val="21"/>
          <w:szCs w:val="21"/>
          <w:lang w:eastAsia="ja-JP"/>
        </w:rPr>
      </w:pPr>
      <w:r w:rsidRPr="00C50132">
        <w:rPr>
          <w:rFonts w:ascii="Courier New" w:eastAsia="Times New Roman" w:hAnsi="Courier New" w:cs="Courier New"/>
          <w:color w:val="795E26"/>
          <w:sz w:val="21"/>
          <w:szCs w:val="21"/>
          <w:lang w:eastAsia="ja-JP"/>
        </w:rPr>
        <w:t>print</w:t>
      </w:r>
      <w:r w:rsidRPr="00C50132">
        <w:rPr>
          <w:rFonts w:ascii="Courier New" w:eastAsia="Times New Roman" w:hAnsi="Courier New" w:cs="Courier New"/>
          <w:color w:val="000000"/>
          <w:sz w:val="21"/>
          <w:szCs w:val="21"/>
          <w:lang w:eastAsia="ja-JP"/>
        </w:rPr>
        <w:t>(</w:t>
      </w:r>
      <w:r w:rsidRPr="00C50132">
        <w:rPr>
          <w:rFonts w:ascii="Courier New" w:eastAsia="Times New Roman" w:hAnsi="Courier New" w:cs="Courier New"/>
          <w:color w:val="A31515"/>
          <w:sz w:val="21"/>
          <w:szCs w:val="21"/>
          <w:lang w:eastAsia="ja-JP"/>
        </w:rPr>
        <w:t>'Thời gian thực hiện: '</w:t>
      </w:r>
      <w:r w:rsidRPr="00C50132">
        <w:rPr>
          <w:rFonts w:ascii="Courier New" w:eastAsia="Times New Roman" w:hAnsi="Courier New" w:cs="Courier New"/>
          <w:color w:val="000000"/>
          <w:sz w:val="21"/>
          <w:szCs w:val="21"/>
          <w:lang w:eastAsia="ja-JP"/>
        </w:rPr>
        <w:t>, time_ho, </w:t>
      </w:r>
      <w:r w:rsidRPr="00C50132">
        <w:rPr>
          <w:rFonts w:ascii="Courier New" w:eastAsia="Times New Roman" w:hAnsi="Courier New" w:cs="Courier New"/>
          <w:color w:val="A31515"/>
          <w:sz w:val="21"/>
          <w:szCs w:val="21"/>
          <w:lang w:eastAsia="ja-JP"/>
        </w:rPr>
        <w:t>' giây'</w:t>
      </w:r>
      <w:r w:rsidRPr="00C50132">
        <w:rPr>
          <w:rFonts w:ascii="Courier New" w:eastAsia="Times New Roman" w:hAnsi="Courier New" w:cs="Courier New"/>
          <w:color w:val="000000"/>
          <w:sz w:val="21"/>
          <w:szCs w:val="21"/>
          <w:lang w:eastAsia="ja-JP"/>
        </w:rPr>
        <w:t>)</w:t>
      </w:r>
    </w:p>
    <w:p w14:paraId="6B67AA26" w14:textId="77777777" w:rsidR="003B6806" w:rsidRPr="00C50132" w:rsidRDefault="00611008" w:rsidP="00B0260E">
      <w:pPr>
        <w:rPr>
          <w:rFonts w:cs="Times New Roman"/>
        </w:rPr>
      </w:pPr>
      <w:r>
        <w:t xml:space="preserve">Với dữ liệu đã xử lý mất cân bằng – underfitting: </w:t>
      </w:r>
      <w:r w:rsidR="003B6806" w:rsidRPr="00142412">
        <w:rPr>
          <w:rFonts w:cs="Times New Roman"/>
        </w:rPr>
        <w:t>Ta tiến hành chạy mô hình bằng thuật toán Random forest cho bộ dữ liệu, sử dụng 3 fold-cross validation</w:t>
      </w:r>
      <w:r w:rsidR="003B6806">
        <w:rPr>
          <w:rFonts w:cs="Times New Roman"/>
        </w:rPr>
        <w:t>:</w:t>
      </w:r>
    </w:p>
    <w:p w14:paraId="07AB0385" w14:textId="77777777" w:rsidR="00BA2E29" w:rsidRPr="00BA2E29" w:rsidRDefault="00BA2E29" w:rsidP="00B0260E">
      <w:pPr>
        <w:shd w:val="clear" w:color="auto" w:fill="FFFFFE"/>
        <w:rPr>
          <w:rFonts w:ascii="Courier New" w:eastAsia="Times New Roman" w:hAnsi="Courier New" w:cs="Courier New"/>
          <w:color w:val="000000"/>
          <w:sz w:val="21"/>
          <w:szCs w:val="21"/>
          <w:lang w:eastAsia="ja-JP"/>
        </w:rPr>
      </w:pPr>
      <w:r w:rsidRPr="00BA2E29">
        <w:rPr>
          <w:rFonts w:ascii="Courier New" w:eastAsia="Times New Roman" w:hAnsi="Courier New" w:cs="Courier New"/>
          <w:color w:val="795E26"/>
          <w:sz w:val="21"/>
          <w:szCs w:val="21"/>
          <w:lang w:eastAsia="ja-JP"/>
        </w:rPr>
        <w:t>print</w:t>
      </w:r>
      <w:r w:rsidRPr="00BA2E29">
        <w:rPr>
          <w:rFonts w:ascii="Courier New" w:eastAsia="Times New Roman" w:hAnsi="Courier New" w:cs="Courier New"/>
          <w:color w:val="000000"/>
          <w:sz w:val="21"/>
          <w:szCs w:val="21"/>
          <w:lang w:eastAsia="ja-JP"/>
        </w:rPr>
        <w:t>(data_under_sampling[</w:t>
      </w:r>
      <w:r w:rsidRPr="00BA2E29">
        <w:rPr>
          <w:rFonts w:ascii="Courier New" w:eastAsia="Times New Roman" w:hAnsi="Courier New" w:cs="Courier New"/>
          <w:color w:val="A31515"/>
          <w:sz w:val="21"/>
          <w:szCs w:val="21"/>
          <w:lang w:eastAsia="ja-JP"/>
        </w:rPr>
        <w:t>'isFraud'</w:t>
      </w:r>
      <w:r w:rsidRPr="00BA2E29">
        <w:rPr>
          <w:rFonts w:ascii="Courier New" w:eastAsia="Times New Roman" w:hAnsi="Courier New" w:cs="Courier New"/>
          <w:color w:val="000000"/>
          <w:sz w:val="21"/>
          <w:szCs w:val="21"/>
          <w:lang w:eastAsia="ja-JP"/>
        </w:rPr>
        <w:t>].value_counts())</w:t>
      </w:r>
    </w:p>
    <w:p w14:paraId="46B2BF9C" w14:textId="77777777" w:rsidR="00BA2E29" w:rsidRPr="00BA2E29" w:rsidRDefault="00BA2E29" w:rsidP="00B0260E">
      <w:pPr>
        <w:shd w:val="clear" w:color="auto" w:fill="FFFFFE"/>
        <w:rPr>
          <w:rFonts w:ascii="Courier New" w:eastAsia="Times New Roman" w:hAnsi="Courier New" w:cs="Courier New"/>
          <w:color w:val="000000"/>
          <w:sz w:val="21"/>
          <w:szCs w:val="21"/>
          <w:lang w:eastAsia="ja-JP"/>
        </w:rPr>
      </w:pPr>
      <w:r w:rsidRPr="00BA2E29">
        <w:rPr>
          <w:rFonts w:ascii="Courier New" w:eastAsia="Times New Roman" w:hAnsi="Courier New" w:cs="Courier New"/>
          <w:color w:val="000000"/>
          <w:sz w:val="21"/>
          <w:szCs w:val="21"/>
          <w:lang w:eastAsia="ja-JP"/>
        </w:rPr>
        <w:t>data_under_sampling.head()</w:t>
      </w:r>
    </w:p>
    <w:p w14:paraId="60CC2254" w14:textId="77777777" w:rsidR="00D06CDE" w:rsidRPr="00D06CDE" w:rsidRDefault="00D06CDE" w:rsidP="00B0260E">
      <w:pPr>
        <w:shd w:val="clear" w:color="auto" w:fill="FFFFFE"/>
        <w:rPr>
          <w:rFonts w:ascii="Courier New" w:eastAsia="Times New Roman" w:hAnsi="Courier New" w:cs="Courier New"/>
          <w:color w:val="000000"/>
          <w:sz w:val="21"/>
          <w:szCs w:val="21"/>
          <w:lang w:eastAsia="ja-JP"/>
        </w:rPr>
      </w:pPr>
      <w:r w:rsidRPr="00D06CDE">
        <w:rPr>
          <w:rFonts w:ascii="Courier New" w:eastAsia="Times New Roman" w:hAnsi="Courier New" w:cs="Courier New"/>
          <w:color w:val="008000"/>
          <w:sz w:val="21"/>
          <w:szCs w:val="21"/>
          <w:lang w:eastAsia="ja-JP"/>
        </w:rPr>
        <w:t># data_under_sampling = data_under_sampling.iloc[:, 1:]</w:t>
      </w:r>
    </w:p>
    <w:p w14:paraId="124DE03D" w14:textId="77777777" w:rsidR="00D06CDE" w:rsidRPr="00D06CDE" w:rsidRDefault="00D06CDE" w:rsidP="00B0260E">
      <w:pPr>
        <w:shd w:val="clear" w:color="auto" w:fill="FFFFFE"/>
        <w:rPr>
          <w:rFonts w:ascii="Courier New" w:eastAsia="Times New Roman" w:hAnsi="Courier New" w:cs="Courier New"/>
          <w:color w:val="000000"/>
          <w:sz w:val="21"/>
          <w:szCs w:val="21"/>
          <w:lang w:eastAsia="ja-JP"/>
        </w:rPr>
      </w:pPr>
      <w:r w:rsidRPr="00D06CDE">
        <w:rPr>
          <w:rFonts w:ascii="Courier New" w:eastAsia="Times New Roman" w:hAnsi="Courier New" w:cs="Courier New"/>
          <w:color w:val="008000"/>
          <w:sz w:val="21"/>
          <w:szCs w:val="21"/>
          <w:lang w:eastAsia="ja-JP"/>
        </w:rPr>
        <w:t># Tách các thuộc tính độc lập và thuộc tính phụ thuộc</w:t>
      </w:r>
    </w:p>
    <w:p w14:paraId="50A030F7" w14:textId="77777777" w:rsidR="00D06CDE" w:rsidRPr="00D06CDE" w:rsidRDefault="00D06CDE" w:rsidP="00B0260E">
      <w:pPr>
        <w:shd w:val="clear" w:color="auto" w:fill="FFFFFE"/>
        <w:rPr>
          <w:rFonts w:ascii="Courier New" w:eastAsia="Times New Roman" w:hAnsi="Courier New" w:cs="Courier New"/>
          <w:color w:val="000000"/>
          <w:sz w:val="21"/>
          <w:szCs w:val="21"/>
          <w:lang w:eastAsia="ja-JP"/>
        </w:rPr>
      </w:pPr>
      <w:r w:rsidRPr="00D06CDE">
        <w:rPr>
          <w:rFonts w:ascii="Courier New" w:eastAsia="Times New Roman" w:hAnsi="Courier New" w:cs="Courier New"/>
          <w:color w:val="000000"/>
          <w:sz w:val="21"/>
          <w:szCs w:val="21"/>
          <w:lang w:eastAsia="ja-JP"/>
        </w:rPr>
        <w:t>y = data_under_sampling[</w:t>
      </w:r>
      <w:r w:rsidRPr="00D06CDE">
        <w:rPr>
          <w:rFonts w:ascii="Courier New" w:eastAsia="Times New Roman" w:hAnsi="Courier New" w:cs="Courier New"/>
          <w:color w:val="A31515"/>
          <w:sz w:val="21"/>
          <w:szCs w:val="21"/>
          <w:lang w:eastAsia="ja-JP"/>
        </w:rPr>
        <w:t>'isFraud'</w:t>
      </w:r>
      <w:r w:rsidRPr="00D06CDE">
        <w:rPr>
          <w:rFonts w:ascii="Courier New" w:eastAsia="Times New Roman" w:hAnsi="Courier New" w:cs="Courier New"/>
          <w:color w:val="000000"/>
          <w:sz w:val="21"/>
          <w:szCs w:val="21"/>
          <w:lang w:eastAsia="ja-JP"/>
        </w:rPr>
        <w:t>]</w:t>
      </w:r>
    </w:p>
    <w:p w14:paraId="47D5C296" w14:textId="4ABD6BDD" w:rsidR="00D06CDE" w:rsidRPr="00D06CDE" w:rsidRDefault="00D06CDE" w:rsidP="00B0260E">
      <w:pPr>
        <w:shd w:val="clear" w:color="auto" w:fill="FFFFFE"/>
        <w:rPr>
          <w:rFonts w:ascii="Courier New" w:eastAsia="Times New Roman" w:hAnsi="Courier New" w:cs="Courier New"/>
          <w:color w:val="000000"/>
          <w:sz w:val="21"/>
          <w:szCs w:val="21"/>
          <w:lang w:eastAsia="ja-JP"/>
        </w:rPr>
      </w:pPr>
      <w:r w:rsidRPr="00D06CDE">
        <w:rPr>
          <w:rFonts w:ascii="Courier New" w:eastAsia="Times New Roman" w:hAnsi="Courier New" w:cs="Courier New"/>
          <w:color w:val="000000"/>
          <w:sz w:val="21"/>
          <w:szCs w:val="21"/>
          <w:lang w:eastAsia="ja-JP"/>
        </w:rPr>
        <w:t>X = data_under_sampling.drop(</w:t>
      </w:r>
      <w:r w:rsidRPr="00D06CDE">
        <w:rPr>
          <w:rFonts w:ascii="Courier New" w:eastAsia="Times New Roman" w:hAnsi="Courier New" w:cs="Courier New"/>
          <w:color w:val="A31515"/>
          <w:sz w:val="21"/>
          <w:szCs w:val="21"/>
          <w:lang w:eastAsia="ja-JP"/>
        </w:rPr>
        <w:t>'isFraud'</w:t>
      </w:r>
      <w:r w:rsidRPr="00D06CDE">
        <w:rPr>
          <w:rFonts w:ascii="Courier New" w:eastAsia="Times New Roman" w:hAnsi="Courier New" w:cs="Courier New"/>
          <w:color w:val="000000"/>
          <w:sz w:val="21"/>
          <w:szCs w:val="21"/>
          <w:lang w:eastAsia="ja-JP"/>
        </w:rPr>
        <w:t>, axis=</w:t>
      </w:r>
      <w:r w:rsidRPr="00D06CDE">
        <w:rPr>
          <w:rFonts w:ascii="Courier New" w:eastAsia="Times New Roman" w:hAnsi="Courier New" w:cs="Courier New"/>
          <w:color w:val="09885A"/>
          <w:sz w:val="21"/>
          <w:szCs w:val="21"/>
          <w:lang w:eastAsia="ja-JP"/>
        </w:rPr>
        <w:t>1</w:t>
      </w:r>
      <w:r w:rsidRPr="00D06CDE">
        <w:rPr>
          <w:rFonts w:ascii="Courier New" w:eastAsia="Times New Roman" w:hAnsi="Courier New" w:cs="Courier New"/>
          <w:color w:val="000000"/>
          <w:sz w:val="21"/>
          <w:szCs w:val="21"/>
          <w:lang w:eastAsia="ja-JP"/>
        </w:rPr>
        <w:t>)</w:t>
      </w:r>
    </w:p>
    <w:p w14:paraId="6E96C7BC" w14:textId="77777777" w:rsidR="00D06CDE" w:rsidRPr="00D06CDE" w:rsidRDefault="00D06CDE" w:rsidP="00B0260E">
      <w:pPr>
        <w:shd w:val="clear" w:color="auto" w:fill="FFFFFE"/>
        <w:rPr>
          <w:rFonts w:ascii="Courier New" w:eastAsia="Times New Roman" w:hAnsi="Courier New" w:cs="Courier New"/>
          <w:color w:val="000000"/>
          <w:sz w:val="21"/>
          <w:szCs w:val="21"/>
          <w:lang w:eastAsia="ja-JP"/>
        </w:rPr>
      </w:pPr>
      <w:r w:rsidRPr="00D06CDE">
        <w:rPr>
          <w:rFonts w:ascii="Courier New" w:eastAsia="Times New Roman" w:hAnsi="Courier New" w:cs="Courier New"/>
          <w:color w:val="008000"/>
          <w:sz w:val="21"/>
          <w:szCs w:val="21"/>
          <w:lang w:eastAsia="ja-JP"/>
        </w:rPr>
        <w:t># Chia tập dữ liệu 2 phân: tập huấn luyện và tập kiểm thử </w:t>
      </w:r>
    </w:p>
    <w:p w14:paraId="29796FEF" w14:textId="77777777" w:rsidR="00D06CDE" w:rsidRPr="00D06CDE" w:rsidRDefault="00D06CDE" w:rsidP="00B0260E">
      <w:pPr>
        <w:shd w:val="clear" w:color="auto" w:fill="FFFFFE"/>
        <w:rPr>
          <w:rFonts w:ascii="Courier New" w:eastAsia="Times New Roman" w:hAnsi="Courier New" w:cs="Courier New"/>
          <w:color w:val="000000"/>
          <w:sz w:val="21"/>
          <w:szCs w:val="21"/>
          <w:lang w:eastAsia="ja-JP"/>
        </w:rPr>
      </w:pPr>
      <w:r w:rsidRPr="00D06CDE">
        <w:rPr>
          <w:rFonts w:ascii="Courier New" w:eastAsia="Times New Roman" w:hAnsi="Courier New" w:cs="Courier New"/>
          <w:color w:val="008000"/>
          <w:sz w:val="21"/>
          <w:szCs w:val="21"/>
          <w:lang w:eastAsia="ja-JP"/>
        </w:rPr>
        <w:t># Tỷ lệ: train 70%, test 30%</w:t>
      </w:r>
    </w:p>
    <w:p w14:paraId="32C7E862" w14:textId="77777777" w:rsidR="00D06CDE" w:rsidRPr="00D06CDE" w:rsidRDefault="00D06CDE" w:rsidP="00B0260E">
      <w:pPr>
        <w:shd w:val="clear" w:color="auto" w:fill="FFFFFE"/>
        <w:rPr>
          <w:rFonts w:ascii="Courier New" w:eastAsia="Times New Roman" w:hAnsi="Courier New" w:cs="Courier New"/>
          <w:color w:val="000000"/>
          <w:sz w:val="21"/>
          <w:szCs w:val="21"/>
          <w:lang w:eastAsia="ja-JP"/>
        </w:rPr>
      </w:pPr>
      <w:r w:rsidRPr="00D06CDE">
        <w:rPr>
          <w:rFonts w:ascii="Courier New" w:eastAsia="Times New Roman" w:hAnsi="Courier New" w:cs="Courier New"/>
          <w:color w:val="000000"/>
          <w:sz w:val="21"/>
          <w:szCs w:val="21"/>
          <w:lang w:eastAsia="ja-JP"/>
        </w:rPr>
        <w:t>X_train, X_test, y_train, y_test = train_test_split(X, y, test_size=</w:t>
      </w:r>
      <w:r w:rsidRPr="00D06CDE">
        <w:rPr>
          <w:rFonts w:ascii="Courier New" w:eastAsia="Times New Roman" w:hAnsi="Courier New" w:cs="Courier New"/>
          <w:color w:val="09885A"/>
          <w:sz w:val="21"/>
          <w:szCs w:val="21"/>
          <w:lang w:eastAsia="ja-JP"/>
        </w:rPr>
        <w:t>0.3</w:t>
      </w:r>
      <w:r w:rsidRPr="00D06CDE">
        <w:rPr>
          <w:rFonts w:ascii="Courier New" w:eastAsia="Times New Roman" w:hAnsi="Courier New" w:cs="Courier New"/>
          <w:color w:val="000000"/>
          <w:sz w:val="21"/>
          <w:szCs w:val="21"/>
          <w:lang w:eastAsia="ja-JP"/>
        </w:rPr>
        <w:t>, random_state=</w:t>
      </w:r>
      <w:r w:rsidRPr="00D06CDE">
        <w:rPr>
          <w:rFonts w:ascii="Courier New" w:eastAsia="Times New Roman" w:hAnsi="Courier New" w:cs="Courier New"/>
          <w:color w:val="09885A"/>
          <w:sz w:val="21"/>
          <w:szCs w:val="21"/>
          <w:lang w:eastAsia="ja-JP"/>
        </w:rPr>
        <w:t>42</w:t>
      </w:r>
      <w:r w:rsidRPr="00D06CDE">
        <w:rPr>
          <w:rFonts w:ascii="Courier New" w:eastAsia="Times New Roman" w:hAnsi="Courier New" w:cs="Courier New"/>
          <w:color w:val="000000"/>
          <w:sz w:val="21"/>
          <w:szCs w:val="21"/>
          <w:lang w:eastAsia="ja-JP"/>
        </w:rPr>
        <w:t>)</w:t>
      </w:r>
    </w:p>
    <w:p w14:paraId="4C09FFAC" w14:textId="77777777" w:rsidR="006B7E91" w:rsidRPr="006B7E91" w:rsidRDefault="006B7E91" w:rsidP="00B0260E">
      <w:pPr>
        <w:shd w:val="clear" w:color="auto" w:fill="FFFFFE"/>
        <w:rPr>
          <w:rFonts w:ascii="Courier New" w:eastAsia="Times New Roman" w:hAnsi="Courier New" w:cs="Courier New"/>
          <w:color w:val="000000"/>
          <w:sz w:val="21"/>
          <w:szCs w:val="21"/>
          <w:lang w:eastAsia="ja-JP"/>
        </w:rPr>
      </w:pPr>
      <w:r w:rsidRPr="006B7E91">
        <w:rPr>
          <w:rFonts w:ascii="Courier New" w:eastAsia="Times New Roman" w:hAnsi="Courier New" w:cs="Courier New"/>
          <w:color w:val="795E26"/>
          <w:sz w:val="21"/>
          <w:szCs w:val="21"/>
          <w:lang w:eastAsia="ja-JP"/>
        </w:rPr>
        <w:t>print</w:t>
      </w:r>
      <w:r w:rsidRPr="006B7E91">
        <w:rPr>
          <w:rFonts w:ascii="Courier New" w:eastAsia="Times New Roman" w:hAnsi="Courier New" w:cs="Courier New"/>
          <w:color w:val="000000"/>
          <w:sz w:val="21"/>
          <w:szCs w:val="21"/>
          <w:lang w:eastAsia="ja-JP"/>
        </w:rPr>
        <w:t>(y_train.value_counts())</w:t>
      </w:r>
    </w:p>
    <w:p w14:paraId="36A24160" w14:textId="77777777" w:rsidR="006B7E91" w:rsidRPr="006B7E91" w:rsidRDefault="006B7E91" w:rsidP="00B0260E">
      <w:pPr>
        <w:shd w:val="clear" w:color="auto" w:fill="FFFFFE"/>
        <w:rPr>
          <w:rFonts w:ascii="Courier New" w:eastAsia="Times New Roman" w:hAnsi="Courier New" w:cs="Courier New"/>
          <w:color w:val="000000"/>
          <w:sz w:val="21"/>
          <w:szCs w:val="21"/>
          <w:lang w:eastAsia="ja-JP"/>
        </w:rPr>
      </w:pPr>
      <w:r w:rsidRPr="006B7E91">
        <w:rPr>
          <w:rFonts w:ascii="Courier New" w:eastAsia="Times New Roman" w:hAnsi="Courier New" w:cs="Courier New"/>
          <w:color w:val="795E26"/>
          <w:sz w:val="21"/>
          <w:szCs w:val="21"/>
          <w:lang w:eastAsia="ja-JP"/>
        </w:rPr>
        <w:t>print</w:t>
      </w:r>
      <w:r w:rsidRPr="006B7E91">
        <w:rPr>
          <w:rFonts w:ascii="Courier New" w:eastAsia="Times New Roman" w:hAnsi="Courier New" w:cs="Courier New"/>
          <w:color w:val="000000"/>
          <w:sz w:val="21"/>
          <w:szCs w:val="21"/>
          <w:lang w:eastAsia="ja-JP"/>
        </w:rPr>
        <w:t>(y_test.value_counts())</w:t>
      </w:r>
    </w:p>
    <w:p w14:paraId="2382C403"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Mô hình</w:t>
      </w:r>
    </w:p>
    <w:p w14:paraId="6AA65F82"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model = RandomForestClassifier(n_estimators=</w:t>
      </w:r>
      <w:r w:rsidRPr="008F2E76">
        <w:rPr>
          <w:rFonts w:ascii="Courier New" w:eastAsia="Times New Roman" w:hAnsi="Courier New" w:cs="Courier New"/>
          <w:color w:val="09885A"/>
          <w:sz w:val="21"/>
          <w:szCs w:val="21"/>
          <w:lang w:eastAsia="ja-JP"/>
        </w:rPr>
        <w:t>50</w:t>
      </w:r>
      <w:r w:rsidRPr="008F2E76">
        <w:rPr>
          <w:rFonts w:ascii="Courier New" w:eastAsia="Times New Roman" w:hAnsi="Courier New" w:cs="Courier New"/>
          <w:color w:val="000000"/>
          <w:sz w:val="21"/>
          <w:szCs w:val="21"/>
          <w:lang w:eastAsia="ja-JP"/>
        </w:rPr>
        <w:t>, n_jobs=</w:t>
      </w:r>
      <w:r w:rsidRPr="008F2E76">
        <w:rPr>
          <w:rFonts w:ascii="Courier New" w:eastAsia="Times New Roman" w:hAnsi="Courier New" w:cs="Courier New"/>
          <w:color w:val="09885A"/>
          <w:sz w:val="21"/>
          <w:szCs w:val="21"/>
          <w:lang w:eastAsia="ja-JP"/>
        </w:rPr>
        <w:t>-1</w:t>
      </w:r>
      <w:r w:rsidRPr="008F2E76">
        <w:rPr>
          <w:rFonts w:ascii="Courier New" w:eastAsia="Times New Roman" w:hAnsi="Courier New" w:cs="Courier New"/>
          <w:color w:val="000000"/>
          <w:sz w:val="21"/>
          <w:szCs w:val="21"/>
          <w:lang w:eastAsia="ja-JP"/>
        </w:rPr>
        <w:t>, max_features=</w:t>
      </w:r>
      <w:r w:rsidRPr="008F2E76">
        <w:rPr>
          <w:rFonts w:ascii="Courier New" w:eastAsia="Times New Roman" w:hAnsi="Courier New" w:cs="Courier New"/>
          <w:color w:val="A31515"/>
          <w:sz w:val="21"/>
          <w:szCs w:val="21"/>
          <w:lang w:eastAsia="ja-JP"/>
        </w:rPr>
        <w:t>'sqrt'</w:t>
      </w:r>
      <w:r w:rsidRPr="008F2E76">
        <w:rPr>
          <w:rFonts w:ascii="Courier New" w:eastAsia="Times New Roman" w:hAnsi="Courier New" w:cs="Courier New"/>
          <w:color w:val="000000"/>
          <w:sz w:val="21"/>
          <w:szCs w:val="21"/>
          <w:lang w:eastAsia="ja-JP"/>
        </w:rPr>
        <w:t>, random_state=</w:t>
      </w:r>
      <w:r w:rsidRPr="008F2E76">
        <w:rPr>
          <w:rFonts w:ascii="Courier New" w:eastAsia="Times New Roman" w:hAnsi="Courier New" w:cs="Courier New"/>
          <w:color w:val="09885A"/>
          <w:sz w:val="21"/>
          <w:szCs w:val="21"/>
          <w:lang w:eastAsia="ja-JP"/>
        </w:rPr>
        <w:t>42</w:t>
      </w:r>
      <w:r w:rsidRPr="008F2E76">
        <w:rPr>
          <w:rFonts w:ascii="Courier New" w:eastAsia="Times New Roman" w:hAnsi="Courier New" w:cs="Courier New"/>
          <w:color w:val="000000"/>
          <w:sz w:val="21"/>
          <w:szCs w:val="21"/>
          <w:lang w:eastAsia="ja-JP"/>
        </w:rPr>
        <w:t>)</w:t>
      </w:r>
    </w:p>
    <w:p w14:paraId="0BAAF5D1"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Danh sách confusion matrix của từng lần KFold</w:t>
      </w:r>
    </w:p>
    <w:p w14:paraId="38A50282"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conf_matrix_list_of_arrays = []</w:t>
      </w:r>
    </w:p>
    <w:p w14:paraId="2D5DF5D1"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conf_matrix_list_of_arrays_test_set = []</w:t>
      </w:r>
    </w:p>
    <w:p w14:paraId="08AC1C6F"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Danh sách độ chính xác của từng lần KFold trên dữ liệu test</w:t>
      </w:r>
    </w:p>
    <w:p w14:paraId="4DCB8911"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accuracy_models = []</w:t>
      </w:r>
    </w:p>
    <w:p w14:paraId="14563A9A"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accuracy_test_set = []</w:t>
      </w:r>
    </w:p>
    <w:p w14:paraId="4B12EF3A"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lastRenderedPageBreak/>
        <w:t>f1_score_train = []</w:t>
      </w:r>
    </w:p>
    <w:p w14:paraId="30705046"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f1_score_test = []</w:t>
      </w:r>
    </w:p>
    <w:p w14:paraId="5FC45CDA"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KFold = 3</w:t>
      </w:r>
    </w:p>
    <w:p w14:paraId="0B2B05B8"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kf = KFold(n_splits=</w:t>
      </w:r>
      <w:r w:rsidRPr="008F2E76">
        <w:rPr>
          <w:rFonts w:ascii="Courier New" w:eastAsia="Times New Roman" w:hAnsi="Courier New" w:cs="Courier New"/>
          <w:color w:val="09885A"/>
          <w:sz w:val="21"/>
          <w:szCs w:val="21"/>
          <w:lang w:eastAsia="ja-JP"/>
        </w:rPr>
        <w:t>3</w:t>
      </w:r>
      <w:r w:rsidRPr="008F2E76">
        <w:rPr>
          <w:rFonts w:ascii="Courier New" w:eastAsia="Times New Roman" w:hAnsi="Courier New" w:cs="Courier New"/>
          <w:color w:val="000000"/>
          <w:sz w:val="21"/>
          <w:szCs w:val="21"/>
          <w:lang w:eastAsia="ja-JP"/>
        </w:rPr>
        <w:t>)</w:t>
      </w:r>
    </w:p>
    <w:p w14:paraId="0C871440"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kf.get_n_splits(X_train)</w:t>
      </w:r>
    </w:p>
    <w:p w14:paraId="35209BC4"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Thời gian bắt đầu train</w:t>
      </w:r>
    </w:p>
    <w:p w14:paraId="3F0470BD"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start_ho = timer()</w:t>
      </w:r>
    </w:p>
    <w:p w14:paraId="2865E7E4"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AF00DB"/>
          <w:sz w:val="21"/>
          <w:szCs w:val="21"/>
          <w:lang w:eastAsia="ja-JP"/>
        </w:rPr>
        <w:t>for</w:t>
      </w:r>
      <w:r w:rsidRPr="008F2E76">
        <w:rPr>
          <w:rFonts w:ascii="Courier New" w:eastAsia="Times New Roman" w:hAnsi="Courier New" w:cs="Courier New"/>
          <w:color w:val="000000"/>
          <w:sz w:val="21"/>
          <w:szCs w:val="21"/>
          <w:lang w:eastAsia="ja-JP"/>
        </w:rPr>
        <w:t> train_index, test_index </w:t>
      </w:r>
      <w:r w:rsidRPr="008F2E76">
        <w:rPr>
          <w:rFonts w:ascii="Courier New" w:eastAsia="Times New Roman" w:hAnsi="Courier New" w:cs="Courier New"/>
          <w:color w:val="0000FF"/>
          <w:sz w:val="21"/>
          <w:szCs w:val="21"/>
          <w:lang w:eastAsia="ja-JP"/>
        </w:rPr>
        <w:t>in</w:t>
      </w:r>
      <w:r w:rsidRPr="008F2E76">
        <w:rPr>
          <w:rFonts w:ascii="Courier New" w:eastAsia="Times New Roman" w:hAnsi="Courier New" w:cs="Courier New"/>
          <w:color w:val="000000"/>
          <w:sz w:val="21"/>
          <w:szCs w:val="21"/>
          <w:lang w:eastAsia="ja-JP"/>
        </w:rPr>
        <w:t> kf.split(X_train):</w:t>
      </w:r>
    </w:p>
    <w:p w14:paraId="687DD883"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X_tr, X_te = X_train.iloc[train_index], X_train.iloc[test_index]</w:t>
      </w:r>
    </w:p>
    <w:p w14:paraId="673E28EB" w14:textId="43DF0690"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y_tr, y_te = y_train.iloc[train_index], y_train.iloc[test_index]</w:t>
      </w:r>
    </w:p>
    <w:p w14:paraId="56B4B349"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model.fit(X_tr, y_tr)</w:t>
      </w:r>
    </w:p>
    <w:p w14:paraId="6D4ED148"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w:t>
      </w:r>
      <w:r w:rsidRPr="008F2E76">
        <w:rPr>
          <w:rFonts w:ascii="Courier New" w:eastAsia="Times New Roman" w:hAnsi="Courier New" w:cs="Courier New"/>
          <w:color w:val="008000"/>
          <w:sz w:val="21"/>
          <w:szCs w:val="21"/>
          <w:lang w:eastAsia="ja-JP"/>
        </w:rPr>
        <w:t># Print the accuracy</w:t>
      </w:r>
    </w:p>
    <w:p w14:paraId="03BFA83A"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y_pre_train = model.predict(X_te)</w:t>
      </w:r>
    </w:p>
    <w:p w14:paraId="6AA5704A"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y_pre_test = model.predict(X_test)</w:t>
      </w:r>
    </w:p>
    <w:p w14:paraId="67D1C210"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accuracy_models.append(</w:t>
      </w:r>
    </w:p>
    <w:p w14:paraId="750ED153"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accuracy_score(y_te, y_pre_train, normalize=</w:t>
      </w:r>
      <w:r w:rsidRPr="008F2E76">
        <w:rPr>
          <w:rFonts w:ascii="Courier New" w:eastAsia="Times New Roman" w:hAnsi="Courier New" w:cs="Courier New"/>
          <w:color w:val="0000FF"/>
          <w:sz w:val="21"/>
          <w:szCs w:val="21"/>
          <w:lang w:eastAsia="ja-JP"/>
        </w:rPr>
        <w:t>True</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09885A"/>
          <w:sz w:val="21"/>
          <w:szCs w:val="21"/>
          <w:lang w:eastAsia="ja-JP"/>
        </w:rPr>
        <w:t>100</w:t>
      </w:r>
      <w:r w:rsidRPr="008F2E76">
        <w:rPr>
          <w:rFonts w:ascii="Courier New" w:eastAsia="Times New Roman" w:hAnsi="Courier New" w:cs="Courier New"/>
          <w:color w:val="000000"/>
          <w:sz w:val="21"/>
          <w:szCs w:val="21"/>
          <w:lang w:eastAsia="ja-JP"/>
        </w:rPr>
        <w:t>)</w:t>
      </w:r>
    </w:p>
    <w:p w14:paraId="54816479"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accuracy_test_set.append(</w:t>
      </w:r>
    </w:p>
    <w:p w14:paraId="02F85199"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accuracy_score(y_test, y_pre_test, normalize=</w:t>
      </w:r>
      <w:r w:rsidRPr="008F2E76">
        <w:rPr>
          <w:rFonts w:ascii="Courier New" w:eastAsia="Times New Roman" w:hAnsi="Courier New" w:cs="Courier New"/>
          <w:color w:val="0000FF"/>
          <w:sz w:val="21"/>
          <w:szCs w:val="21"/>
          <w:lang w:eastAsia="ja-JP"/>
        </w:rPr>
        <w:t>True</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09885A"/>
          <w:sz w:val="21"/>
          <w:szCs w:val="21"/>
          <w:lang w:eastAsia="ja-JP"/>
        </w:rPr>
        <w:t>100</w:t>
      </w:r>
      <w:r w:rsidRPr="008F2E76">
        <w:rPr>
          <w:rFonts w:ascii="Courier New" w:eastAsia="Times New Roman" w:hAnsi="Courier New" w:cs="Courier New"/>
          <w:color w:val="000000"/>
          <w:sz w:val="21"/>
          <w:szCs w:val="21"/>
          <w:lang w:eastAsia="ja-JP"/>
        </w:rPr>
        <w:t>)</w:t>
      </w:r>
    </w:p>
    <w:p w14:paraId="0B5F13AE"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w:t>
      </w:r>
      <w:r w:rsidRPr="008F2E76">
        <w:rPr>
          <w:rFonts w:ascii="Courier New" w:eastAsia="Times New Roman" w:hAnsi="Courier New" w:cs="Courier New"/>
          <w:color w:val="008000"/>
          <w:sz w:val="21"/>
          <w:szCs w:val="21"/>
          <w:lang w:eastAsia="ja-JP"/>
        </w:rPr>
        <w:t># Confusion matrix</w:t>
      </w:r>
    </w:p>
    <w:p w14:paraId="5982BD6C"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conf_matrix = confusion_matrix(y_te, y_pre_train)</w:t>
      </w:r>
    </w:p>
    <w:p w14:paraId="07A9C673"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conf_matrix_list_of_arrays.append(conf_matrix)</w:t>
      </w:r>
    </w:p>
    <w:p w14:paraId="172ED563"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conf_matrix_2 = confusion_matrix(y_test, y_pre_test)</w:t>
      </w:r>
    </w:p>
    <w:p w14:paraId="7ABD05DC"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conf_matrix_list_of_arrays_test_set.append(conf_matrix_2)</w:t>
      </w:r>
    </w:p>
    <w:p w14:paraId="4096D364"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w:t>
      </w:r>
      <w:r w:rsidRPr="008F2E76">
        <w:rPr>
          <w:rFonts w:ascii="Courier New" w:eastAsia="Times New Roman" w:hAnsi="Courier New" w:cs="Courier New"/>
          <w:color w:val="008000"/>
          <w:sz w:val="21"/>
          <w:szCs w:val="21"/>
          <w:lang w:eastAsia="ja-JP"/>
        </w:rPr>
        <w:t># F1 score</w:t>
      </w:r>
    </w:p>
    <w:p w14:paraId="75387094"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f1_score_train.append(f1_score(y_te, y_pre_train))</w:t>
      </w:r>
    </w:p>
    <w:p w14:paraId="1143C206"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    f1_score_test.append(f1_score(y_test, y_pre_test))</w:t>
      </w:r>
    </w:p>
    <w:p w14:paraId="6F771527"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Độ chính xác của mô hình</w:t>
      </w:r>
    </w:p>
    <w:p w14:paraId="4673631E"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795E26"/>
          <w:sz w:val="21"/>
          <w:szCs w:val="21"/>
          <w:lang w:eastAsia="ja-JP"/>
        </w:rPr>
        <w:t>print</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A31515"/>
          <w:sz w:val="21"/>
          <w:szCs w:val="21"/>
          <w:lang w:eastAsia="ja-JP"/>
        </w:rPr>
        <w:t>'Độ chính xác của mô hình trên dữ liệu train: '</w:t>
      </w:r>
      <w:r w:rsidRPr="008F2E76">
        <w:rPr>
          <w:rFonts w:ascii="Courier New" w:eastAsia="Times New Roman" w:hAnsi="Courier New" w:cs="Courier New"/>
          <w:color w:val="000000"/>
          <w:sz w:val="21"/>
          <w:szCs w:val="21"/>
          <w:lang w:eastAsia="ja-JP"/>
        </w:rPr>
        <w:t>, accuracy_models)</w:t>
      </w:r>
    </w:p>
    <w:p w14:paraId="53AE49BE"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795E26"/>
          <w:sz w:val="21"/>
          <w:szCs w:val="21"/>
          <w:lang w:eastAsia="ja-JP"/>
        </w:rPr>
        <w:t>print</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A31515"/>
          <w:sz w:val="21"/>
          <w:szCs w:val="21"/>
          <w:lang w:eastAsia="ja-JP"/>
        </w:rPr>
        <w:t>'Độ chính xác của mô hình trên dữ liệu test: '</w:t>
      </w:r>
      <w:r w:rsidRPr="008F2E76">
        <w:rPr>
          <w:rFonts w:ascii="Courier New" w:eastAsia="Times New Roman" w:hAnsi="Courier New" w:cs="Courier New"/>
          <w:color w:val="000000"/>
          <w:sz w:val="21"/>
          <w:szCs w:val="21"/>
          <w:lang w:eastAsia="ja-JP"/>
        </w:rPr>
        <w:t>, accuracy_test_set)</w:t>
      </w:r>
    </w:p>
    <w:p w14:paraId="604FE1AD"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795E26"/>
          <w:sz w:val="21"/>
          <w:szCs w:val="21"/>
          <w:lang w:eastAsia="ja-JP"/>
        </w:rPr>
        <w:t>print</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A31515"/>
          <w:sz w:val="21"/>
          <w:szCs w:val="21"/>
          <w:lang w:eastAsia="ja-JP"/>
        </w:rPr>
        <w:t>'Độ chính xác trung bình dữ liệu train:'</w:t>
      </w:r>
      <w:r w:rsidRPr="008F2E76">
        <w:rPr>
          <w:rFonts w:ascii="Courier New" w:eastAsia="Times New Roman" w:hAnsi="Courier New" w:cs="Courier New"/>
          <w:color w:val="000000"/>
          <w:sz w:val="21"/>
          <w:szCs w:val="21"/>
          <w:lang w:eastAsia="ja-JP"/>
        </w:rPr>
        <w:t>, np.mean(accuracy_models))</w:t>
      </w:r>
    </w:p>
    <w:p w14:paraId="73919A03"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795E26"/>
          <w:sz w:val="21"/>
          <w:szCs w:val="21"/>
          <w:lang w:eastAsia="ja-JP"/>
        </w:rPr>
        <w:t>print</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A31515"/>
          <w:sz w:val="21"/>
          <w:szCs w:val="21"/>
          <w:lang w:eastAsia="ja-JP"/>
        </w:rPr>
        <w:t>'Độ chính xác trung bình dữ liệu test:'</w:t>
      </w:r>
      <w:r w:rsidRPr="008F2E76">
        <w:rPr>
          <w:rFonts w:ascii="Courier New" w:eastAsia="Times New Roman" w:hAnsi="Courier New" w:cs="Courier New"/>
          <w:color w:val="000000"/>
          <w:sz w:val="21"/>
          <w:szCs w:val="21"/>
          <w:lang w:eastAsia="ja-JP"/>
        </w:rPr>
        <w:t>, np.mean(accuracy_test_set))</w:t>
      </w:r>
    </w:p>
    <w:p w14:paraId="33CE6212"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795E26"/>
          <w:sz w:val="21"/>
          <w:szCs w:val="21"/>
          <w:lang w:eastAsia="ja-JP"/>
        </w:rPr>
        <w:t>print</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A31515"/>
          <w:sz w:val="21"/>
          <w:szCs w:val="21"/>
          <w:lang w:eastAsia="ja-JP"/>
        </w:rPr>
        <w:t>'F1 score trung bình trên dữ liệu train:'</w:t>
      </w:r>
      <w:r w:rsidRPr="008F2E76">
        <w:rPr>
          <w:rFonts w:ascii="Courier New" w:eastAsia="Times New Roman" w:hAnsi="Courier New" w:cs="Courier New"/>
          <w:color w:val="000000"/>
          <w:sz w:val="21"/>
          <w:szCs w:val="21"/>
          <w:lang w:eastAsia="ja-JP"/>
        </w:rPr>
        <w:t>, np.mean(f1_score_train))</w:t>
      </w:r>
    </w:p>
    <w:p w14:paraId="0F95257B"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795E26"/>
          <w:sz w:val="21"/>
          <w:szCs w:val="21"/>
          <w:lang w:eastAsia="ja-JP"/>
        </w:rPr>
        <w:lastRenderedPageBreak/>
        <w:t>print</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A31515"/>
          <w:sz w:val="21"/>
          <w:szCs w:val="21"/>
          <w:lang w:eastAsia="ja-JP"/>
        </w:rPr>
        <w:t>'F1 score trung bình trên dữ liệu test:'</w:t>
      </w:r>
      <w:r w:rsidRPr="008F2E76">
        <w:rPr>
          <w:rFonts w:ascii="Courier New" w:eastAsia="Times New Roman" w:hAnsi="Courier New" w:cs="Courier New"/>
          <w:color w:val="000000"/>
          <w:sz w:val="21"/>
          <w:szCs w:val="21"/>
          <w:lang w:eastAsia="ja-JP"/>
        </w:rPr>
        <w:t>, np.mean(f1_score_test))</w:t>
      </w:r>
    </w:p>
    <w:p w14:paraId="67CBAA76"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Thời gian kết thúc train</w:t>
      </w:r>
    </w:p>
    <w:p w14:paraId="0B575559"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end_ho = timer()</w:t>
      </w:r>
    </w:p>
    <w:p w14:paraId="30720110"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8000"/>
          <w:sz w:val="21"/>
          <w:szCs w:val="21"/>
          <w:lang w:eastAsia="ja-JP"/>
        </w:rPr>
        <w:t># Tổng thời thực hiện</w:t>
      </w:r>
    </w:p>
    <w:p w14:paraId="209F9277" w14:textId="77777777" w:rsidR="008F2E76" w:rsidRPr="008F2E76"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000000"/>
          <w:sz w:val="21"/>
          <w:szCs w:val="21"/>
          <w:lang w:eastAsia="ja-JP"/>
        </w:rPr>
        <w:t>time_ho = (end_ho - start_ho)</w:t>
      </w:r>
    </w:p>
    <w:p w14:paraId="2A89E50D" w14:textId="1E6DEF8D" w:rsidR="00611008" w:rsidRDefault="008F2E76" w:rsidP="00B0260E">
      <w:pPr>
        <w:shd w:val="clear" w:color="auto" w:fill="FFFFFE"/>
        <w:rPr>
          <w:rFonts w:ascii="Courier New" w:eastAsia="Times New Roman" w:hAnsi="Courier New" w:cs="Courier New"/>
          <w:color w:val="000000"/>
          <w:sz w:val="21"/>
          <w:szCs w:val="21"/>
          <w:lang w:eastAsia="ja-JP"/>
        </w:rPr>
      </w:pPr>
      <w:r w:rsidRPr="008F2E76">
        <w:rPr>
          <w:rFonts w:ascii="Courier New" w:eastAsia="Times New Roman" w:hAnsi="Courier New" w:cs="Courier New"/>
          <w:color w:val="795E26"/>
          <w:sz w:val="21"/>
          <w:szCs w:val="21"/>
          <w:lang w:eastAsia="ja-JP"/>
        </w:rPr>
        <w:t>print</w:t>
      </w:r>
      <w:r w:rsidRPr="008F2E76">
        <w:rPr>
          <w:rFonts w:ascii="Courier New" w:eastAsia="Times New Roman" w:hAnsi="Courier New" w:cs="Courier New"/>
          <w:color w:val="000000"/>
          <w:sz w:val="21"/>
          <w:szCs w:val="21"/>
          <w:lang w:eastAsia="ja-JP"/>
        </w:rPr>
        <w:t>(</w:t>
      </w:r>
      <w:r w:rsidRPr="008F2E76">
        <w:rPr>
          <w:rFonts w:ascii="Courier New" w:eastAsia="Times New Roman" w:hAnsi="Courier New" w:cs="Courier New"/>
          <w:color w:val="A31515"/>
          <w:sz w:val="21"/>
          <w:szCs w:val="21"/>
          <w:lang w:eastAsia="ja-JP"/>
        </w:rPr>
        <w:t>'Thời gian thực hiện: '</w:t>
      </w:r>
      <w:r w:rsidRPr="008F2E76">
        <w:rPr>
          <w:rFonts w:ascii="Courier New" w:eastAsia="Times New Roman" w:hAnsi="Courier New" w:cs="Courier New"/>
          <w:color w:val="000000"/>
          <w:sz w:val="21"/>
          <w:szCs w:val="21"/>
          <w:lang w:eastAsia="ja-JP"/>
        </w:rPr>
        <w:t>, time_ho, </w:t>
      </w:r>
      <w:r w:rsidRPr="008F2E76">
        <w:rPr>
          <w:rFonts w:ascii="Courier New" w:eastAsia="Times New Roman" w:hAnsi="Courier New" w:cs="Courier New"/>
          <w:color w:val="A31515"/>
          <w:sz w:val="21"/>
          <w:szCs w:val="21"/>
          <w:lang w:eastAsia="ja-JP"/>
        </w:rPr>
        <w:t>' giây'</w:t>
      </w:r>
      <w:r w:rsidRPr="008F2E76">
        <w:rPr>
          <w:rFonts w:ascii="Courier New" w:eastAsia="Times New Roman" w:hAnsi="Courier New" w:cs="Courier New"/>
          <w:color w:val="000000"/>
          <w:sz w:val="21"/>
          <w:szCs w:val="21"/>
          <w:lang w:eastAsia="ja-JP"/>
        </w:rPr>
        <w:t>)</w:t>
      </w:r>
    </w:p>
    <w:p w14:paraId="770CE796" w14:textId="6FD6F4BA" w:rsidR="00510730" w:rsidRDefault="00510730" w:rsidP="00B0260E">
      <w:pPr>
        <w:rPr>
          <w:rFonts w:cs="Times New Roman"/>
          <w:szCs w:val="26"/>
        </w:rPr>
      </w:pPr>
      <w:r>
        <w:rPr>
          <w:rFonts w:cs="Times New Roman"/>
          <w:szCs w:val="26"/>
        </w:rPr>
        <w:t>4.</w:t>
      </w:r>
      <w:r w:rsidR="00F67B2E">
        <w:rPr>
          <w:rFonts w:cs="Times New Roman"/>
          <w:szCs w:val="26"/>
        </w:rPr>
        <w:t>1</w:t>
      </w:r>
      <w:r>
        <w:rPr>
          <w:rFonts w:cs="Times New Roman"/>
          <w:szCs w:val="26"/>
        </w:rPr>
        <w:t>.</w:t>
      </w:r>
      <w:r w:rsidR="00FA3E29">
        <w:rPr>
          <w:rFonts w:cs="Times New Roman"/>
          <w:szCs w:val="26"/>
        </w:rPr>
        <w:t>1</w:t>
      </w:r>
      <w:r>
        <w:rPr>
          <w:rFonts w:cs="Times New Roman"/>
          <w:szCs w:val="26"/>
        </w:rPr>
        <w:t xml:space="preserve">1. Mô hình phát hiện bất thường sử dụng thuật toán </w:t>
      </w:r>
      <w:r w:rsidR="00227F5B">
        <w:rPr>
          <w:rFonts w:cs="Times New Roman"/>
          <w:szCs w:val="26"/>
        </w:rPr>
        <w:t>Extreme gradient boosting (EGB)</w:t>
      </w:r>
    </w:p>
    <w:p w14:paraId="2103DDE7" w14:textId="1541148C" w:rsidR="00227F5B" w:rsidRDefault="00227F5B" w:rsidP="00B0260E">
      <w:pPr>
        <w:rPr>
          <w:rFonts w:cs="Times New Roman"/>
          <w:szCs w:val="26"/>
        </w:rPr>
      </w:pPr>
      <w:r>
        <w:rPr>
          <w:rFonts w:cs="Times New Roman"/>
          <w:szCs w:val="26"/>
        </w:rPr>
        <w:t>4.</w:t>
      </w:r>
      <w:r w:rsidR="00F67B2E">
        <w:rPr>
          <w:rFonts w:cs="Times New Roman"/>
          <w:szCs w:val="26"/>
        </w:rPr>
        <w:t>1</w:t>
      </w:r>
      <w:r>
        <w:rPr>
          <w:rFonts w:cs="Times New Roman"/>
          <w:szCs w:val="26"/>
        </w:rPr>
        <w:t>.11.</w:t>
      </w:r>
      <w:r w:rsidR="001D1B4F">
        <w:rPr>
          <w:rFonts w:cs="Times New Roman"/>
          <w:szCs w:val="26"/>
        </w:rPr>
        <w:t>1.</w:t>
      </w:r>
      <w:r>
        <w:rPr>
          <w:rFonts w:cs="Times New Roman"/>
          <w:szCs w:val="26"/>
        </w:rPr>
        <w:t xml:space="preserve"> Với bộ dữ liệu chưa xử lý mất cân bằng</w:t>
      </w:r>
    </w:p>
    <w:p w14:paraId="2E8EA59B" w14:textId="5DEA37AD" w:rsidR="00C84B10" w:rsidRDefault="00C84B10" w:rsidP="00B0260E">
      <w:pPr>
        <w:rPr>
          <w:rFonts w:cs="Times New Roman"/>
        </w:rPr>
      </w:pPr>
      <w:r w:rsidRPr="00E25EA1">
        <w:rPr>
          <w:rFonts w:cs="Times New Roman"/>
        </w:rPr>
        <w:t>Ta tiến hành chạy mô hình bằng thuật toán EGB cho bộ dữ liệu, sử dụng 3 fold-cross validation</w:t>
      </w:r>
      <w:r>
        <w:rPr>
          <w:rFonts w:cs="Times New Roman"/>
        </w:rPr>
        <w:t>:</w:t>
      </w:r>
    </w:p>
    <w:p w14:paraId="6A48C9C3"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data_clean[</w:t>
      </w:r>
      <w:r w:rsidRPr="00651FEC">
        <w:rPr>
          <w:rFonts w:ascii="Courier New" w:eastAsia="Times New Roman" w:hAnsi="Courier New" w:cs="Courier New"/>
          <w:color w:val="A31515"/>
          <w:sz w:val="21"/>
          <w:szCs w:val="21"/>
          <w:lang w:eastAsia="ja-JP"/>
        </w:rPr>
        <w:t>'isFraud'</w:t>
      </w:r>
      <w:r w:rsidRPr="00651FEC">
        <w:rPr>
          <w:rFonts w:ascii="Courier New" w:eastAsia="Times New Roman" w:hAnsi="Courier New" w:cs="Courier New"/>
          <w:color w:val="000000"/>
          <w:sz w:val="21"/>
          <w:szCs w:val="21"/>
          <w:lang w:eastAsia="ja-JP"/>
        </w:rPr>
        <w:t>].value_counts()</w:t>
      </w:r>
    </w:p>
    <w:p w14:paraId="747E126C"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Load data</w:t>
      </w:r>
    </w:p>
    <w:p w14:paraId="2395B6AB"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data_clean = data_clean.iloc[:, </w:t>
      </w:r>
      <w:r w:rsidRPr="00651FEC">
        <w:rPr>
          <w:rFonts w:ascii="Courier New" w:eastAsia="Times New Roman" w:hAnsi="Courier New" w:cs="Courier New"/>
          <w:color w:val="09885A"/>
          <w:sz w:val="21"/>
          <w:szCs w:val="21"/>
          <w:lang w:eastAsia="ja-JP"/>
        </w:rPr>
        <w:t>1</w:t>
      </w:r>
      <w:r w:rsidRPr="00651FEC">
        <w:rPr>
          <w:rFonts w:ascii="Courier New" w:eastAsia="Times New Roman" w:hAnsi="Courier New" w:cs="Courier New"/>
          <w:color w:val="000000"/>
          <w:sz w:val="21"/>
          <w:szCs w:val="21"/>
          <w:lang w:eastAsia="ja-JP"/>
        </w:rPr>
        <w:t>:]</w:t>
      </w:r>
    </w:p>
    <w:p w14:paraId="418D744B"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X = data_clean.drop(</w:t>
      </w:r>
      <w:r w:rsidRPr="00651FEC">
        <w:rPr>
          <w:rFonts w:ascii="Courier New" w:eastAsia="Times New Roman" w:hAnsi="Courier New" w:cs="Courier New"/>
          <w:color w:val="A31515"/>
          <w:sz w:val="21"/>
          <w:szCs w:val="21"/>
          <w:lang w:eastAsia="ja-JP"/>
        </w:rPr>
        <w:t>'isFraud'</w:t>
      </w:r>
      <w:r w:rsidRPr="00651FEC">
        <w:rPr>
          <w:rFonts w:ascii="Courier New" w:eastAsia="Times New Roman" w:hAnsi="Courier New" w:cs="Courier New"/>
          <w:color w:val="000000"/>
          <w:sz w:val="21"/>
          <w:szCs w:val="21"/>
          <w:lang w:eastAsia="ja-JP"/>
        </w:rPr>
        <w:t>, axis=</w:t>
      </w:r>
      <w:r w:rsidRPr="00651FEC">
        <w:rPr>
          <w:rFonts w:ascii="Courier New" w:eastAsia="Times New Roman" w:hAnsi="Courier New" w:cs="Courier New"/>
          <w:color w:val="09885A"/>
          <w:sz w:val="21"/>
          <w:szCs w:val="21"/>
          <w:lang w:eastAsia="ja-JP"/>
        </w:rPr>
        <w:t>1</w:t>
      </w:r>
      <w:r w:rsidRPr="00651FEC">
        <w:rPr>
          <w:rFonts w:ascii="Courier New" w:eastAsia="Times New Roman" w:hAnsi="Courier New" w:cs="Courier New"/>
          <w:color w:val="000000"/>
          <w:sz w:val="21"/>
          <w:szCs w:val="21"/>
          <w:lang w:eastAsia="ja-JP"/>
        </w:rPr>
        <w:t>)</w:t>
      </w:r>
    </w:p>
    <w:p w14:paraId="6AB34799"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y = data_clean[</w:t>
      </w:r>
      <w:r w:rsidRPr="00651FEC">
        <w:rPr>
          <w:rFonts w:ascii="Courier New" w:eastAsia="Times New Roman" w:hAnsi="Courier New" w:cs="Courier New"/>
          <w:color w:val="A31515"/>
          <w:sz w:val="21"/>
          <w:szCs w:val="21"/>
          <w:lang w:eastAsia="ja-JP"/>
        </w:rPr>
        <w:t>'isFraud'</w:t>
      </w:r>
      <w:r w:rsidRPr="00651FEC">
        <w:rPr>
          <w:rFonts w:ascii="Courier New" w:eastAsia="Times New Roman" w:hAnsi="Courier New" w:cs="Courier New"/>
          <w:color w:val="000000"/>
          <w:sz w:val="21"/>
          <w:szCs w:val="21"/>
          <w:lang w:eastAsia="ja-JP"/>
        </w:rPr>
        <w:t>]</w:t>
      </w:r>
    </w:p>
    <w:p w14:paraId="067F47D5"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Tách dữ liệu thành train set và test set</w:t>
      </w:r>
    </w:p>
    <w:p w14:paraId="5BF36A9A"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Chúng tôi sẽ sử dụng xác thực chéo trên tập huấn luyện để điều chỉnh các tham số, sau đó kiểm tra dữ liệu chưa xem</w:t>
      </w:r>
    </w:p>
    <w:p w14:paraId="244D86F0"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X_train, X_test, y_train, y_test = train_test_split(X, y, test_size=</w:t>
      </w:r>
      <w:r w:rsidRPr="00651FEC">
        <w:rPr>
          <w:rFonts w:ascii="Courier New" w:eastAsia="Times New Roman" w:hAnsi="Courier New" w:cs="Courier New"/>
          <w:color w:val="09885A"/>
          <w:sz w:val="21"/>
          <w:szCs w:val="21"/>
          <w:lang w:eastAsia="ja-JP"/>
        </w:rPr>
        <w:t>0.3</w:t>
      </w:r>
      <w:r w:rsidRPr="00651FEC">
        <w:rPr>
          <w:rFonts w:ascii="Courier New" w:eastAsia="Times New Roman" w:hAnsi="Courier New" w:cs="Courier New"/>
          <w:color w:val="000000"/>
          <w:sz w:val="21"/>
          <w:szCs w:val="21"/>
          <w:lang w:eastAsia="ja-JP"/>
        </w:rPr>
        <w:t>, shuffle=</w:t>
      </w:r>
      <w:r w:rsidRPr="00651FEC">
        <w:rPr>
          <w:rFonts w:ascii="Courier New" w:eastAsia="Times New Roman" w:hAnsi="Courier New" w:cs="Courier New"/>
          <w:color w:val="0000FF"/>
          <w:sz w:val="21"/>
          <w:szCs w:val="21"/>
          <w:lang w:eastAsia="ja-JP"/>
        </w:rPr>
        <w:t>True</w:t>
      </w:r>
      <w:r w:rsidRPr="00651FEC">
        <w:rPr>
          <w:rFonts w:ascii="Courier New" w:eastAsia="Times New Roman" w:hAnsi="Courier New" w:cs="Courier New"/>
          <w:color w:val="000000"/>
          <w:sz w:val="21"/>
          <w:szCs w:val="21"/>
          <w:lang w:eastAsia="ja-JP"/>
        </w:rPr>
        <w:t>, stratify=y, random_state=</w:t>
      </w:r>
      <w:r w:rsidRPr="00651FEC">
        <w:rPr>
          <w:rFonts w:ascii="Courier New" w:eastAsia="Times New Roman" w:hAnsi="Courier New" w:cs="Courier New"/>
          <w:color w:val="09885A"/>
          <w:sz w:val="21"/>
          <w:szCs w:val="21"/>
          <w:lang w:eastAsia="ja-JP"/>
        </w:rPr>
        <w:t>42</w:t>
      </w:r>
      <w:r w:rsidRPr="00651FEC">
        <w:rPr>
          <w:rFonts w:ascii="Courier New" w:eastAsia="Times New Roman" w:hAnsi="Courier New" w:cs="Courier New"/>
          <w:color w:val="000000"/>
          <w:sz w:val="21"/>
          <w:szCs w:val="21"/>
          <w:lang w:eastAsia="ja-JP"/>
        </w:rPr>
        <w:t>)</w:t>
      </w:r>
    </w:p>
    <w:p w14:paraId="160FC5F3"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Mô hình</w:t>
      </w:r>
    </w:p>
    <w:p w14:paraId="7629B977"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model = XGBClassifier(objective=</w:t>
      </w:r>
      <w:r w:rsidRPr="00651FEC">
        <w:rPr>
          <w:rFonts w:ascii="Courier New" w:eastAsia="Times New Roman" w:hAnsi="Courier New" w:cs="Courier New"/>
          <w:color w:val="A31515"/>
          <w:sz w:val="21"/>
          <w:szCs w:val="21"/>
          <w:lang w:eastAsia="ja-JP"/>
        </w:rPr>
        <w:t>"binary:logistic"</w:t>
      </w:r>
      <w:r w:rsidRPr="00651FEC">
        <w:rPr>
          <w:rFonts w:ascii="Courier New" w:eastAsia="Times New Roman" w:hAnsi="Courier New" w:cs="Courier New"/>
          <w:color w:val="000000"/>
          <w:sz w:val="21"/>
          <w:szCs w:val="21"/>
          <w:lang w:eastAsia="ja-JP"/>
        </w:rPr>
        <w:t>, random_state=</w:t>
      </w:r>
      <w:r w:rsidRPr="00651FEC">
        <w:rPr>
          <w:rFonts w:ascii="Courier New" w:eastAsia="Times New Roman" w:hAnsi="Courier New" w:cs="Courier New"/>
          <w:color w:val="09885A"/>
          <w:sz w:val="21"/>
          <w:szCs w:val="21"/>
          <w:lang w:eastAsia="ja-JP"/>
        </w:rPr>
        <w:t>42</w:t>
      </w:r>
      <w:r w:rsidRPr="00651FEC">
        <w:rPr>
          <w:rFonts w:ascii="Courier New" w:eastAsia="Times New Roman" w:hAnsi="Courier New" w:cs="Courier New"/>
          <w:color w:val="000000"/>
          <w:sz w:val="21"/>
          <w:szCs w:val="21"/>
          <w:lang w:eastAsia="ja-JP"/>
        </w:rPr>
        <w:t>)</w:t>
      </w:r>
    </w:p>
    <w:p w14:paraId="39BD014B"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Danh sách confusion matrix của từng lần KFold</w:t>
      </w:r>
    </w:p>
    <w:p w14:paraId="22E765DA"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conf_matrix_list_of_arrays = []</w:t>
      </w:r>
    </w:p>
    <w:p w14:paraId="223B1A3D"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conf_matrix_list_of_arrays_test_set = []</w:t>
      </w:r>
    </w:p>
    <w:p w14:paraId="506A58EC"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Danh sách độ chính xác của từng lần KFold trên dữ liệu test</w:t>
      </w:r>
    </w:p>
    <w:p w14:paraId="1AE22982"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accuracy_models = []</w:t>
      </w:r>
    </w:p>
    <w:p w14:paraId="715F168C"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accuracy_test_set = []</w:t>
      </w:r>
    </w:p>
    <w:p w14:paraId="67F0ED25"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f1_score_train = []</w:t>
      </w:r>
    </w:p>
    <w:p w14:paraId="20C6A10D"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f1_score_test = []</w:t>
      </w:r>
    </w:p>
    <w:p w14:paraId="7F1D25D1"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KFold = 3</w:t>
      </w:r>
    </w:p>
    <w:p w14:paraId="1C40C8AD"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kf = StratifiedKFold(n_splits=</w:t>
      </w:r>
      <w:r w:rsidRPr="00651FEC">
        <w:rPr>
          <w:rFonts w:ascii="Courier New" w:eastAsia="Times New Roman" w:hAnsi="Courier New" w:cs="Courier New"/>
          <w:color w:val="09885A"/>
          <w:sz w:val="21"/>
          <w:szCs w:val="21"/>
          <w:lang w:eastAsia="ja-JP"/>
        </w:rPr>
        <w:t>3</w:t>
      </w:r>
      <w:r w:rsidRPr="00651FEC">
        <w:rPr>
          <w:rFonts w:ascii="Courier New" w:eastAsia="Times New Roman" w:hAnsi="Courier New" w:cs="Courier New"/>
          <w:color w:val="000000"/>
          <w:sz w:val="21"/>
          <w:szCs w:val="21"/>
          <w:lang w:eastAsia="ja-JP"/>
        </w:rPr>
        <w:t>)</w:t>
      </w:r>
    </w:p>
    <w:p w14:paraId="7C5F5129"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kf.get_n_splits(X_train, y_train)</w:t>
      </w:r>
    </w:p>
    <w:p w14:paraId="6FB99A90"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lastRenderedPageBreak/>
        <w:t># Thời gian bắt đầu train</w:t>
      </w:r>
    </w:p>
    <w:p w14:paraId="3E6B6C24"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start_ho = timer()</w:t>
      </w:r>
    </w:p>
    <w:p w14:paraId="3A207539"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AF00DB"/>
          <w:sz w:val="21"/>
          <w:szCs w:val="21"/>
          <w:lang w:eastAsia="ja-JP"/>
        </w:rPr>
        <w:t>for</w:t>
      </w:r>
      <w:r w:rsidRPr="00651FEC">
        <w:rPr>
          <w:rFonts w:ascii="Courier New" w:eastAsia="Times New Roman" w:hAnsi="Courier New" w:cs="Courier New"/>
          <w:color w:val="000000"/>
          <w:sz w:val="21"/>
          <w:szCs w:val="21"/>
          <w:lang w:eastAsia="ja-JP"/>
        </w:rPr>
        <w:t> train_index, test_index </w:t>
      </w:r>
      <w:r w:rsidRPr="00651FEC">
        <w:rPr>
          <w:rFonts w:ascii="Courier New" w:eastAsia="Times New Roman" w:hAnsi="Courier New" w:cs="Courier New"/>
          <w:color w:val="0000FF"/>
          <w:sz w:val="21"/>
          <w:szCs w:val="21"/>
          <w:lang w:eastAsia="ja-JP"/>
        </w:rPr>
        <w:t>in</w:t>
      </w:r>
      <w:r w:rsidRPr="00651FEC">
        <w:rPr>
          <w:rFonts w:ascii="Courier New" w:eastAsia="Times New Roman" w:hAnsi="Courier New" w:cs="Courier New"/>
          <w:color w:val="000000"/>
          <w:sz w:val="21"/>
          <w:szCs w:val="21"/>
          <w:lang w:eastAsia="ja-JP"/>
        </w:rPr>
        <w:t> kf.split(X_train, y_train):</w:t>
      </w:r>
    </w:p>
    <w:p w14:paraId="0A3DE4E0"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X_tr, X_te = X_train.iloc[train_index], X_train.iloc[test_index]</w:t>
      </w:r>
    </w:p>
    <w:p w14:paraId="31E06AC8" w14:textId="6E29EB93"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y_tr, y_te = y_train.iloc[train_index], y_train.iloc[test_index]</w:t>
      </w:r>
    </w:p>
    <w:p w14:paraId="096D4583"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model.fit(X_tr, y_tr)</w:t>
      </w:r>
    </w:p>
    <w:p w14:paraId="401077AD"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y_pre_train = model.predict(X_te)</w:t>
      </w:r>
    </w:p>
    <w:p w14:paraId="52CBED75"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y_pre_test = model.predict(X_test)</w:t>
      </w:r>
    </w:p>
    <w:p w14:paraId="74617186"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w:t>
      </w:r>
      <w:r w:rsidRPr="00651FEC">
        <w:rPr>
          <w:rFonts w:ascii="Courier New" w:eastAsia="Times New Roman" w:hAnsi="Courier New" w:cs="Courier New"/>
          <w:color w:val="008000"/>
          <w:sz w:val="21"/>
          <w:szCs w:val="21"/>
          <w:lang w:eastAsia="ja-JP"/>
        </w:rPr>
        <w:t># Print the accuracy</w:t>
      </w:r>
    </w:p>
    <w:p w14:paraId="594D2195"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accuracy_models.append(</w:t>
      </w:r>
    </w:p>
    <w:p w14:paraId="7F0E2D5D"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accuracy_score(y_te, y_pre_train, normalize=</w:t>
      </w:r>
      <w:r w:rsidRPr="00651FEC">
        <w:rPr>
          <w:rFonts w:ascii="Courier New" w:eastAsia="Times New Roman" w:hAnsi="Courier New" w:cs="Courier New"/>
          <w:color w:val="0000FF"/>
          <w:sz w:val="21"/>
          <w:szCs w:val="21"/>
          <w:lang w:eastAsia="ja-JP"/>
        </w:rPr>
        <w:t>True</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09885A"/>
          <w:sz w:val="21"/>
          <w:szCs w:val="21"/>
          <w:lang w:eastAsia="ja-JP"/>
        </w:rPr>
        <w:t>100</w:t>
      </w:r>
      <w:r w:rsidRPr="00651FEC">
        <w:rPr>
          <w:rFonts w:ascii="Courier New" w:eastAsia="Times New Roman" w:hAnsi="Courier New" w:cs="Courier New"/>
          <w:color w:val="000000"/>
          <w:sz w:val="21"/>
          <w:szCs w:val="21"/>
          <w:lang w:eastAsia="ja-JP"/>
        </w:rPr>
        <w:t>)</w:t>
      </w:r>
    </w:p>
    <w:p w14:paraId="5DEF39A0"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accuracy_test_set.append(</w:t>
      </w:r>
    </w:p>
    <w:p w14:paraId="3D829E3E"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accuracy_score(y_test, y_pre_test, normalize=</w:t>
      </w:r>
      <w:r w:rsidRPr="00651FEC">
        <w:rPr>
          <w:rFonts w:ascii="Courier New" w:eastAsia="Times New Roman" w:hAnsi="Courier New" w:cs="Courier New"/>
          <w:color w:val="0000FF"/>
          <w:sz w:val="21"/>
          <w:szCs w:val="21"/>
          <w:lang w:eastAsia="ja-JP"/>
        </w:rPr>
        <w:t>True</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09885A"/>
          <w:sz w:val="21"/>
          <w:szCs w:val="21"/>
          <w:lang w:eastAsia="ja-JP"/>
        </w:rPr>
        <w:t>100</w:t>
      </w:r>
      <w:r w:rsidRPr="00651FEC">
        <w:rPr>
          <w:rFonts w:ascii="Courier New" w:eastAsia="Times New Roman" w:hAnsi="Courier New" w:cs="Courier New"/>
          <w:color w:val="000000"/>
          <w:sz w:val="21"/>
          <w:szCs w:val="21"/>
          <w:lang w:eastAsia="ja-JP"/>
        </w:rPr>
        <w:t>)</w:t>
      </w:r>
    </w:p>
    <w:p w14:paraId="56FD98AC"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w:t>
      </w:r>
      <w:r w:rsidRPr="00651FEC">
        <w:rPr>
          <w:rFonts w:ascii="Courier New" w:eastAsia="Times New Roman" w:hAnsi="Courier New" w:cs="Courier New"/>
          <w:color w:val="008000"/>
          <w:sz w:val="21"/>
          <w:szCs w:val="21"/>
          <w:lang w:eastAsia="ja-JP"/>
        </w:rPr>
        <w:t># Confusion matrix</w:t>
      </w:r>
    </w:p>
    <w:p w14:paraId="59D6EAC1"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conf_matrix = confusion_matrix(y_te, y_pre_train)</w:t>
      </w:r>
    </w:p>
    <w:p w14:paraId="24F8DA03"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conf_matrix_list_of_arrays.append(conf_matrix)</w:t>
      </w:r>
    </w:p>
    <w:p w14:paraId="79D06E24"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conf_matrix_2 = confusion_matrix(y_test, y_pre_test)</w:t>
      </w:r>
    </w:p>
    <w:p w14:paraId="4C1E5F1A"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conf_matrix_list_of_arrays_test_set.append(conf_matrix_2)</w:t>
      </w:r>
    </w:p>
    <w:p w14:paraId="44334462"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w:t>
      </w:r>
      <w:r w:rsidRPr="00651FEC">
        <w:rPr>
          <w:rFonts w:ascii="Courier New" w:eastAsia="Times New Roman" w:hAnsi="Courier New" w:cs="Courier New"/>
          <w:color w:val="008000"/>
          <w:sz w:val="21"/>
          <w:szCs w:val="21"/>
          <w:lang w:eastAsia="ja-JP"/>
        </w:rPr>
        <w:t># F1 score</w:t>
      </w:r>
    </w:p>
    <w:p w14:paraId="7DD33891"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f1_score_train.append(f1_score(y_te, y_pre_train))</w:t>
      </w:r>
    </w:p>
    <w:p w14:paraId="2B2E1221"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    f1_score_test.append(f1_score(y_test, y_pre_test))</w:t>
      </w:r>
    </w:p>
    <w:p w14:paraId="217A54C8"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Độ chính xác của mô hình</w:t>
      </w:r>
    </w:p>
    <w:p w14:paraId="6D13397F"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795E26"/>
          <w:sz w:val="21"/>
          <w:szCs w:val="21"/>
          <w:lang w:eastAsia="ja-JP"/>
        </w:rPr>
        <w:t>print</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A31515"/>
          <w:sz w:val="21"/>
          <w:szCs w:val="21"/>
          <w:lang w:eastAsia="ja-JP"/>
        </w:rPr>
        <w:t>'Độ chính xác của mô hình trên dữ liệu train: '</w:t>
      </w:r>
      <w:r w:rsidRPr="00651FEC">
        <w:rPr>
          <w:rFonts w:ascii="Courier New" w:eastAsia="Times New Roman" w:hAnsi="Courier New" w:cs="Courier New"/>
          <w:color w:val="000000"/>
          <w:sz w:val="21"/>
          <w:szCs w:val="21"/>
          <w:lang w:eastAsia="ja-JP"/>
        </w:rPr>
        <w:t>, accuracy_models)</w:t>
      </w:r>
    </w:p>
    <w:p w14:paraId="1591A9DC"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795E26"/>
          <w:sz w:val="21"/>
          <w:szCs w:val="21"/>
          <w:lang w:eastAsia="ja-JP"/>
        </w:rPr>
        <w:t>print</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A31515"/>
          <w:sz w:val="21"/>
          <w:szCs w:val="21"/>
          <w:lang w:eastAsia="ja-JP"/>
        </w:rPr>
        <w:t>'Độ chính xác của mô hình trên dữ liệu test: '</w:t>
      </w:r>
      <w:r w:rsidRPr="00651FEC">
        <w:rPr>
          <w:rFonts w:ascii="Courier New" w:eastAsia="Times New Roman" w:hAnsi="Courier New" w:cs="Courier New"/>
          <w:color w:val="000000"/>
          <w:sz w:val="21"/>
          <w:szCs w:val="21"/>
          <w:lang w:eastAsia="ja-JP"/>
        </w:rPr>
        <w:t>, accuracy_test_set)</w:t>
      </w:r>
    </w:p>
    <w:p w14:paraId="102E25FB"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795E26"/>
          <w:sz w:val="21"/>
          <w:szCs w:val="21"/>
          <w:lang w:eastAsia="ja-JP"/>
        </w:rPr>
        <w:t>print</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A31515"/>
          <w:sz w:val="21"/>
          <w:szCs w:val="21"/>
          <w:lang w:eastAsia="ja-JP"/>
        </w:rPr>
        <w:t>'Độ chính xác trung bình dữ liệu train:'</w:t>
      </w:r>
      <w:r w:rsidRPr="00651FEC">
        <w:rPr>
          <w:rFonts w:ascii="Courier New" w:eastAsia="Times New Roman" w:hAnsi="Courier New" w:cs="Courier New"/>
          <w:color w:val="000000"/>
          <w:sz w:val="21"/>
          <w:szCs w:val="21"/>
          <w:lang w:eastAsia="ja-JP"/>
        </w:rPr>
        <w:t>, np.mean(accuracy_models))</w:t>
      </w:r>
    </w:p>
    <w:p w14:paraId="5573C57B"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795E26"/>
          <w:sz w:val="21"/>
          <w:szCs w:val="21"/>
          <w:lang w:eastAsia="ja-JP"/>
        </w:rPr>
        <w:t>print</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A31515"/>
          <w:sz w:val="21"/>
          <w:szCs w:val="21"/>
          <w:lang w:eastAsia="ja-JP"/>
        </w:rPr>
        <w:t>'Độ chính xác trung bình dữ liệu test:'</w:t>
      </w:r>
      <w:r w:rsidRPr="00651FEC">
        <w:rPr>
          <w:rFonts w:ascii="Courier New" w:eastAsia="Times New Roman" w:hAnsi="Courier New" w:cs="Courier New"/>
          <w:color w:val="000000"/>
          <w:sz w:val="21"/>
          <w:szCs w:val="21"/>
          <w:lang w:eastAsia="ja-JP"/>
        </w:rPr>
        <w:t>, np.mean(accuracy_test_set))</w:t>
      </w:r>
    </w:p>
    <w:p w14:paraId="556BDB78"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795E26"/>
          <w:sz w:val="21"/>
          <w:szCs w:val="21"/>
          <w:lang w:eastAsia="ja-JP"/>
        </w:rPr>
        <w:t>print</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A31515"/>
          <w:sz w:val="21"/>
          <w:szCs w:val="21"/>
          <w:lang w:eastAsia="ja-JP"/>
        </w:rPr>
        <w:t>'F1 score trung bình trên dữ liệu train:'</w:t>
      </w:r>
      <w:r w:rsidRPr="00651FEC">
        <w:rPr>
          <w:rFonts w:ascii="Courier New" w:eastAsia="Times New Roman" w:hAnsi="Courier New" w:cs="Courier New"/>
          <w:color w:val="000000"/>
          <w:sz w:val="21"/>
          <w:szCs w:val="21"/>
          <w:lang w:eastAsia="ja-JP"/>
        </w:rPr>
        <w:t>, np.mean(f1_score_train))</w:t>
      </w:r>
    </w:p>
    <w:p w14:paraId="25CF77FE"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795E26"/>
          <w:sz w:val="21"/>
          <w:szCs w:val="21"/>
          <w:lang w:eastAsia="ja-JP"/>
        </w:rPr>
        <w:t>print</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A31515"/>
          <w:sz w:val="21"/>
          <w:szCs w:val="21"/>
          <w:lang w:eastAsia="ja-JP"/>
        </w:rPr>
        <w:t>'F1 score trung bình trên dữ liệu test:'</w:t>
      </w:r>
      <w:r w:rsidRPr="00651FEC">
        <w:rPr>
          <w:rFonts w:ascii="Courier New" w:eastAsia="Times New Roman" w:hAnsi="Courier New" w:cs="Courier New"/>
          <w:color w:val="000000"/>
          <w:sz w:val="21"/>
          <w:szCs w:val="21"/>
          <w:lang w:eastAsia="ja-JP"/>
        </w:rPr>
        <w:t>, np.mean(f1_score_test))</w:t>
      </w:r>
    </w:p>
    <w:p w14:paraId="233B063E"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Thời gian kết thúc train</w:t>
      </w:r>
    </w:p>
    <w:p w14:paraId="2A6B507E"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t>end_ho = timer()</w:t>
      </w:r>
    </w:p>
    <w:p w14:paraId="71FBAEB0"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8000"/>
          <w:sz w:val="21"/>
          <w:szCs w:val="21"/>
          <w:lang w:eastAsia="ja-JP"/>
        </w:rPr>
        <w:t># Tổng thời thực hiện</w:t>
      </w:r>
    </w:p>
    <w:p w14:paraId="5F6989A0" w14:textId="77777777" w:rsidR="00651FEC" w:rsidRPr="00651FEC"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000000"/>
          <w:sz w:val="21"/>
          <w:szCs w:val="21"/>
          <w:lang w:eastAsia="ja-JP"/>
        </w:rPr>
        <w:lastRenderedPageBreak/>
        <w:t>time_ho = (end_ho - start_ho)</w:t>
      </w:r>
    </w:p>
    <w:p w14:paraId="6CB950BC" w14:textId="222C8223" w:rsidR="00C84B10" w:rsidRDefault="00651FEC" w:rsidP="00B0260E">
      <w:pPr>
        <w:shd w:val="clear" w:color="auto" w:fill="FFFFFE"/>
        <w:rPr>
          <w:rFonts w:ascii="Courier New" w:eastAsia="Times New Roman" w:hAnsi="Courier New" w:cs="Courier New"/>
          <w:color w:val="000000"/>
          <w:sz w:val="21"/>
          <w:szCs w:val="21"/>
          <w:lang w:eastAsia="ja-JP"/>
        </w:rPr>
      </w:pPr>
      <w:r w:rsidRPr="00651FEC">
        <w:rPr>
          <w:rFonts w:ascii="Courier New" w:eastAsia="Times New Roman" w:hAnsi="Courier New" w:cs="Courier New"/>
          <w:color w:val="795E26"/>
          <w:sz w:val="21"/>
          <w:szCs w:val="21"/>
          <w:lang w:eastAsia="ja-JP"/>
        </w:rPr>
        <w:t>print</w:t>
      </w:r>
      <w:r w:rsidRPr="00651FEC">
        <w:rPr>
          <w:rFonts w:ascii="Courier New" w:eastAsia="Times New Roman" w:hAnsi="Courier New" w:cs="Courier New"/>
          <w:color w:val="000000"/>
          <w:sz w:val="21"/>
          <w:szCs w:val="21"/>
          <w:lang w:eastAsia="ja-JP"/>
        </w:rPr>
        <w:t>(</w:t>
      </w:r>
      <w:r w:rsidRPr="00651FEC">
        <w:rPr>
          <w:rFonts w:ascii="Courier New" w:eastAsia="Times New Roman" w:hAnsi="Courier New" w:cs="Courier New"/>
          <w:color w:val="A31515"/>
          <w:sz w:val="21"/>
          <w:szCs w:val="21"/>
          <w:lang w:eastAsia="ja-JP"/>
        </w:rPr>
        <w:t>'Thời gian thực hiện: '</w:t>
      </w:r>
      <w:r w:rsidRPr="00651FEC">
        <w:rPr>
          <w:rFonts w:ascii="Courier New" w:eastAsia="Times New Roman" w:hAnsi="Courier New" w:cs="Courier New"/>
          <w:color w:val="000000"/>
          <w:sz w:val="21"/>
          <w:szCs w:val="21"/>
          <w:lang w:eastAsia="ja-JP"/>
        </w:rPr>
        <w:t>, time_ho, </w:t>
      </w:r>
      <w:r w:rsidRPr="00651FEC">
        <w:rPr>
          <w:rFonts w:ascii="Courier New" w:eastAsia="Times New Roman" w:hAnsi="Courier New" w:cs="Courier New"/>
          <w:color w:val="A31515"/>
          <w:sz w:val="21"/>
          <w:szCs w:val="21"/>
          <w:lang w:eastAsia="ja-JP"/>
        </w:rPr>
        <w:t>' giây'</w:t>
      </w:r>
      <w:r w:rsidRPr="00651FEC">
        <w:rPr>
          <w:rFonts w:ascii="Courier New" w:eastAsia="Times New Roman" w:hAnsi="Courier New" w:cs="Courier New"/>
          <w:color w:val="000000"/>
          <w:sz w:val="21"/>
          <w:szCs w:val="21"/>
          <w:lang w:eastAsia="ja-JP"/>
        </w:rPr>
        <w:t>)</w:t>
      </w:r>
    </w:p>
    <w:p w14:paraId="2C64BC0A" w14:textId="08582406" w:rsidR="00227F5B" w:rsidRDefault="00227F5B" w:rsidP="00B0260E">
      <w:pPr>
        <w:rPr>
          <w:rFonts w:cs="Times New Roman"/>
          <w:szCs w:val="26"/>
        </w:rPr>
      </w:pPr>
      <w:r>
        <w:rPr>
          <w:rFonts w:cs="Times New Roman"/>
          <w:szCs w:val="26"/>
        </w:rPr>
        <w:t>4.</w:t>
      </w:r>
      <w:r w:rsidR="00F67B2E">
        <w:rPr>
          <w:rFonts w:cs="Times New Roman"/>
          <w:szCs w:val="26"/>
        </w:rPr>
        <w:t>1</w:t>
      </w:r>
      <w:r>
        <w:rPr>
          <w:rFonts w:cs="Times New Roman"/>
          <w:szCs w:val="26"/>
        </w:rPr>
        <w:t>.11.2. Với b</w:t>
      </w:r>
      <w:r w:rsidR="00C6209E">
        <w:rPr>
          <w:rFonts w:cs="Times New Roman"/>
          <w:szCs w:val="26"/>
        </w:rPr>
        <w:t>ộ</w:t>
      </w:r>
      <w:r>
        <w:rPr>
          <w:rFonts w:cs="Times New Roman"/>
          <w:szCs w:val="26"/>
        </w:rPr>
        <w:t xml:space="preserve"> dữ liệu đã xử lý mất cân bằng</w:t>
      </w:r>
    </w:p>
    <w:p w14:paraId="6E5D32A0" w14:textId="77777777" w:rsidR="00651FEC" w:rsidRPr="00651FEC" w:rsidRDefault="00651FEC" w:rsidP="00B0260E">
      <w:pPr>
        <w:rPr>
          <w:rFonts w:cs="Times New Roman"/>
        </w:rPr>
      </w:pPr>
      <w:r w:rsidRPr="00651FEC">
        <w:rPr>
          <w:rFonts w:cs="Times New Roman"/>
        </w:rPr>
        <w:t>a. Đối với bộ dữ liệu xử lý cân bằng dùng phương pháp Oversampling</w:t>
      </w:r>
    </w:p>
    <w:p w14:paraId="20F5FA35" w14:textId="33F1F17C" w:rsidR="00227F5B" w:rsidRDefault="00796F76" w:rsidP="00B0260E">
      <w:pPr>
        <w:rPr>
          <w:rFonts w:cs="Times New Roman"/>
        </w:rPr>
      </w:pPr>
      <w:r w:rsidRPr="00E25EA1">
        <w:rPr>
          <w:rFonts w:cs="Times New Roman"/>
        </w:rPr>
        <w:t>Ta tiến hành chạy mô hình bằng thuật toán EGB cho bộ dữ liệu cân bằng theo phương pháp Oversampling, sử dụng 3 fold-cross validation</w:t>
      </w:r>
      <w:r>
        <w:rPr>
          <w:rFonts w:cs="Times New Roman"/>
        </w:rPr>
        <w:t>:</w:t>
      </w:r>
    </w:p>
    <w:p w14:paraId="199C03A4" w14:textId="77777777" w:rsidR="00F31367" w:rsidRPr="00F31367" w:rsidRDefault="00F31367" w:rsidP="00B0260E">
      <w:pPr>
        <w:shd w:val="clear" w:color="auto" w:fill="FFFFFE"/>
        <w:rPr>
          <w:rFonts w:ascii="Courier New" w:eastAsia="Times New Roman" w:hAnsi="Courier New" w:cs="Courier New"/>
          <w:color w:val="000000"/>
          <w:sz w:val="21"/>
          <w:szCs w:val="21"/>
          <w:lang w:eastAsia="ja-JP"/>
        </w:rPr>
      </w:pPr>
      <w:r w:rsidRPr="00F31367">
        <w:rPr>
          <w:rFonts w:ascii="Courier New" w:eastAsia="Times New Roman" w:hAnsi="Courier New" w:cs="Courier New"/>
          <w:color w:val="795E26"/>
          <w:sz w:val="21"/>
          <w:szCs w:val="21"/>
          <w:lang w:eastAsia="ja-JP"/>
        </w:rPr>
        <w:t>print</w:t>
      </w:r>
      <w:r w:rsidRPr="00F31367">
        <w:rPr>
          <w:rFonts w:ascii="Courier New" w:eastAsia="Times New Roman" w:hAnsi="Courier New" w:cs="Courier New"/>
          <w:color w:val="000000"/>
          <w:sz w:val="21"/>
          <w:szCs w:val="21"/>
          <w:lang w:eastAsia="ja-JP"/>
        </w:rPr>
        <w:t>(df_with_overspampling[</w:t>
      </w:r>
      <w:r w:rsidRPr="00F31367">
        <w:rPr>
          <w:rFonts w:ascii="Courier New" w:eastAsia="Times New Roman" w:hAnsi="Courier New" w:cs="Courier New"/>
          <w:color w:val="A31515"/>
          <w:sz w:val="21"/>
          <w:szCs w:val="21"/>
          <w:lang w:eastAsia="ja-JP"/>
        </w:rPr>
        <w:t>'isFraud'</w:t>
      </w:r>
      <w:r w:rsidRPr="00F31367">
        <w:rPr>
          <w:rFonts w:ascii="Courier New" w:eastAsia="Times New Roman" w:hAnsi="Courier New" w:cs="Courier New"/>
          <w:color w:val="000000"/>
          <w:sz w:val="21"/>
          <w:szCs w:val="21"/>
          <w:lang w:eastAsia="ja-JP"/>
        </w:rPr>
        <w:t>].value_counts())</w:t>
      </w:r>
    </w:p>
    <w:p w14:paraId="114462B4" w14:textId="77777777" w:rsidR="00F31367" w:rsidRPr="00F31367" w:rsidRDefault="00F31367" w:rsidP="00B0260E">
      <w:pPr>
        <w:shd w:val="clear" w:color="auto" w:fill="FFFFFE"/>
        <w:rPr>
          <w:rFonts w:ascii="Courier New" w:eastAsia="Times New Roman" w:hAnsi="Courier New" w:cs="Courier New"/>
          <w:color w:val="000000"/>
          <w:sz w:val="21"/>
          <w:szCs w:val="21"/>
          <w:lang w:eastAsia="ja-JP"/>
        </w:rPr>
      </w:pPr>
      <w:r w:rsidRPr="00F31367">
        <w:rPr>
          <w:rFonts w:ascii="Courier New" w:eastAsia="Times New Roman" w:hAnsi="Courier New" w:cs="Courier New"/>
          <w:color w:val="000000"/>
          <w:sz w:val="21"/>
          <w:szCs w:val="21"/>
          <w:lang w:eastAsia="ja-JP"/>
        </w:rPr>
        <w:t>df_with_overspampling.head()</w:t>
      </w:r>
    </w:p>
    <w:p w14:paraId="19A28D04" w14:textId="77777777" w:rsidR="00B5741F" w:rsidRPr="00B5741F" w:rsidRDefault="00B5741F" w:rsidP="00B0260E">
      <w:pPr>
        <w:shd w:val="clear" w:color="auto" w:fill="FFFFFE"/>
        <w:rPr>
          <w:rFonts w:ascii="Courier New" w:eastAsia="Times New Roman" w:hAnsi="Courier New" w:cs="Courier New"/>
          <w:color w:val="000000"/>
          <w:sz w:val="21"/>
          <w:szCs w:val="21"/>
          <w:lang w:eastAsia="ja-JP"/>
        </w:rPr>
      </w:pPr>
      <w:r w:rsidRPr="00B5741F">
        <w:rPr>
          <w:rFonts w:ascii="Courier New" w:eastAsia="Times New Roman" w:hAnsi="Courier New" w:cs="Courier New"/>
          <w:color w:val="008000"/>
          <w:sz w:val="21"/>
          <w:szCs w:val="21"/>
          <w:lang w:eastAsia="ja-JP"/>
        </w:rPr>
        <w:t># Load data</w:t>
      </w:r>
    </w:p>
    <w:p w14:paraId="0C089392" w14:textId="77777777" w:rsidR="00B5741F" w:rsidRPr="00B5741F" w:rsidRDefault="00B5741F" w:rsidP="00B0260E">
      <w:pPr>
        <w:shd w:val="clear" w:color="auto" w:fill="FFFFFE"/>
        <w:rPr>
          <w:rFonts w:ascii="Courier New" w:eastAsia="Times New Roman" w:hAnsi="Courier New" w:cs="Courier New"/>
          <w:color w:val="000000"/>
          <w:sz w:val="21"/>
          <w:szCs w:val="21"/>
          <w:lang w:eastAsia="ja-JP"/>
        </w:rPr>
      </w:pPr>
      <w:r w:rsidRPr="00B5741F">
        <w:rPr>
          <w:rFonts w:ascii="Courier New" w:eastAsia="Times New Roman" w:hAnsi="Courier New" w:cs="Courier New"/>
          <w:color w:val="008000"/>
          <w:sz w:val="21"/>
          <w:szCs w:val="21"/>
          <w:lang w:eastAsia="ja-JP"/>
        </w:rPr>
        <w:t># df_with_overspampling = df_with_overspampling.iloc[:, 1:]</w:t>
      </w:r>
    </w:p>
    <w:p w14:paraId="4011F599" w14:textId="77777777" w:rsidR="00B5741F" w:rsidRPr="00B5741F" w:rsidRDefault="00B5741F" w:rsidP="00B0260E">
      <w:pPr>
        <w:shd w:val="clear" w:color="auto" w:fill="FFFFFE"/>
        <w:rPr>
          <w:rFonts w:ascii="Courier New" w:eastAsia="Times New Roman" w:hAnsi="Courier New" w:cs="Courier New"/>
          <w:color w:val="000000"/>
          <w:sz w:val="21"/>
          <w:szCs w:val="21"/>
          <w:lang w:eastAsia="ja-JP"/>
        </w:rPr>
      </w:pPr>
      <w:r w:rsidRPr="00B5741F">
        <w:rPr>
          <w:rFonts w:ascii="Courier New" w:eastAsia="Times New Roman" w:hAnsi="Courier New" w:cs="Courier New"/>
          <w:color w:val="000000"/>
          <w:sz w:val="21"/>
          <w:szCs w:val="21"/>
          <w:lang w:eastAsia="ja-JP"/>
        </w:rPr>
        <w:t>X = df_with_overspampling.drop(</w:t>
      </w:r>
      <w:r w:rsidRPr="00B5741F">
        <w:rPr>
          <w:rFonts w:ascii="Courier New" w:eastAsia="Times New Roman" w:hAnsi="Courier New" w:cs="Courier New"/>
          <w:color w:val="A31515"/>
          <w:sz w:val="21"/>
          <w:szCs w:val="21"/>
          <w:lang w:eastAsia="ja-JP"/>
        </w:rPr>
        <w:t>'isFraud'</w:t>
      </w:r>
      <w:r w:rsidRPr="00B5741F">
        <w:rPr>
          <w:rFonts w:ascii="Courier New" w:eastAsia="Times New Roman" w:hAnsi="Courier New" w:cs="Courier New"/>
          <w:color w:val="000000"/>
          <w:sz w:val="21"/>
          <w:szCs w:val="21"/>
          <w:lang w:eastAsia="ja-JP"/>
        </w:rPr>
        <w:t>, axis=</w:t>
      </w:r>
      <w:r w:rsidRPr="00B5741F">
        <w:rPr>
          <w:rFonts w:ascii="Courier New" w:eastAsia="Times New Roman" w:hAnsi="Courier New" w:cs="Courier New"/>
          <w:color w:val="09885A"/>
          <w:sz w:val="21"/>
          <w:szCs w:val="21"/>
          <w:lang w:eastAsia="ja-JP"/>
        </w:rPr>
        <w:t>1</w:t>
      </w:r>
      <w:r w:rsidRPr="00B5741F">
        <w:rPr>
          <w:rFonts w:ascii="Courier New" w:eastAsia="Times New Roman" w:hAnsi="Courier New" w:cs="Courier New"/>
          <w:color w:val="000000"/>
          <w:sz w:val="21"/>
          <w:szCs w:val="21"/>
          <w:lang w:eastAsia="ja-JP"/>
        </w:rPr>
        <w:t>)</w:t>
      </w:r>
    </w:p>
    <w:p w14:paraId="0C07B2D8" w14:textId="77777777" w:rsidR="00B5741F" w:rsidRPr="00B5741F" w:rsidRDefault="00B5741F" w:rsidP="00B0260E">
      <w:pPr>
        <w:shd w:val="clear" w:color="auto" w:fill="FFFFFE"/>
        <w:rPr>
          <w:rFonts w:ascii="Courier New" w:eastAsia="Times New Roman" w:hAnsi="Courier New" w:cs="Courier New"/>
          <w:color w:val="000000"/>
          <w:sz w:val="21"/>
          <w:szCs w:val="21"/>
          <w:lang w:eastAsia="ja-JP"/>
        </w:rPr>
      </w:pPr>
      <w:r w:rsidRPr="00B5741F">
        <w:rPr>
          <w:rFonts w:ascii="Courier New" w:eastAsia="Times New Roman" w:hAnsi="Courier New" w:cs="Courier New"/>
          <w:color w:val="000000"/>
          <w:sz w:val="21"/>
          <w:szCs w:val="21"/>
          <w:lang w:eastAsia="ja-JP"/>
        </w:rPr>
        <w:t>y = df_with_overspampling[</w:t>
      </w:r>
      <w:r w:rsidRPr="00B5741F">
        <w:rPr>
          <w:rFonts w:ascii="Courier New" w:eastAsia="Times New Roman" w:hAnsi="Courier New" w:cs="Courier New"/>
          <w:color w:val="A31515"/>
          <w:sz w:val="21"/>
          <w:szCs w:val="21"/>
          <w:lang w:eastAsia="ja-JP"/>
        </w:rPr>
        <w:t>'isFraud'</w:t>
      </w:r>
      <w:r w:rsidRPr="00B5741F">
        <w:rPr>
          <w:rFonts w:ascii="Courier New" w:eastAsia="Times New Roman" w:hAnsi="Courier New" w:cs="Courier New"/>
          <w:color w:val="000000"/>
          <w:sz w:val="21"/>
          <w:szCs w:val="21"/>
          <w:lang w:eastAsia="ja-JP"/>
        </w:rPr>
        <w:t>]</w:t>
      </w:r>
    </w:p>
    <w:p w14:paraId="4068E4CE" w14:textId="77777777" w:rsidR="0001594E" w:rsidRPr="0001594E" w:rsidRDefault="0001594E" w:rsidP="00B0260E">
      <w:pPr>
        <w:shd w:val="clear" w:color="auto" w:fill="FFFFFE"/>
        <w:rPr>
          <w:rFonts w:ascii="Courier New" w:eastAsia="Times New Roman" w:hAnsi="Courier New" w:cs="Courier New"/>
          <w:color w:val="000000"/>
          <w:sz w:val="21"/>
          <w:szCs w:val="21"/>
          <w:lang w:eastAsia="ja-JP"/>
        </w:rPr>
      </w:pPr>
      <w:r w:rsidRPr="0001594E">
        <w:rPr>
          <w:rFonts w:ascii="Courier New" w:eastAsia="Times New Roman" w:hAnsi="Courier New" w:cs="Courier New"/>
          <w:color w:val="008000"/>
          <w:sz w:val="21"/>
          <w:szCs w:val="21"/>
          <w:lang w:eastAsia="ja-JP"/>
        </w:rPr>
        <w:t># Tách dữ liệu thành train set và test set</w:t>
      </w:r>
    </w:p>
    <w:p w14:paraId="131E9632" w14:textId="77777777" w:rsidR="0001594E" w:rsidRPr="0001594E" w:rsidRDefault="0001594E" w:rsidP="00B0260E">
      <w:pPr>
        <w:shd w:val="clear" w:color="auto" w:fill="FFFFFE"/>
        <w:rPr>
          <w:rFonts w:ascii="Courier New" w:eastAsia="Times New Roman" w:hAnsi="Courier New" w:cs="Courier New"/>
          <w:color w:val="000000"/>
          <w:sz w:val="21"/>
          <w:szCs w:val="21"/>
          <w:lang w:eastAsia="ja-JP"/>
        </w:rPr>
      </w:pPr>
      <w:r w:rsidRPr="0001594E">
        <w:rPr>
          <w:rFonts w:ascii="Courier New" w:eastAsia="Times New Roman" w:hAnsi="Courier New" w:cs="Courier New"/>
          <w:color w:val="008000"/>
          <w:sz w:val="21"/>
          <w:szCs w:val="21"/>
          <w:lang w:eastAsia="ja-JP"/>
        </w:rPr>
        <w:t># Chúng tôi sẽ sử dụng xác thực chéo trên tập huấn luyện để điều chỉnh các tham số, sau đó kiểm tra dữ liệu chưa xem</w:t>
      </w:r>
    </w:p>
    <w:p w14:paraId="1774AA19" w14:textId="77777777" w:rsidR="0001594E" w:rsidRPr="0001594E" w:rsidRDefault="0001594E" w:rsidP="00B0260E">
      <w:pPr>
        <w:shd w:val="clear" w:color="auto" w:fill="FFFFFE"/>
        <w:rPr>
          <w:rFonts w:ascii="Courier New" w:eastAsia="Times New Roman" w:hAnsi="Courier New" w:cs="Courier New"/>
          <w:color w:val="000000"/>
          <w:sz w:val="21"/>
          <w:szCs w:val="21"/>
          <w:lang w:eastAsia="ja-JP"/>
        </w:rPr>
      </w:pPr>
      <w:r w:rsidRPr="0001594E">
        <w:rPr>
          <w:rFonts w:ascii="Courier New" w:eastAsia="Times New Roman" w:hAnsi="Courier New" w:cs="Courier New"/>
          <w:color w:val="000000"/>
          <w:sz w:val="21"/>
          <w:szCs w:val="21"/>
          <w:lang w:eastAsia="ja-JP"/>
        </w:rPr>
        <w:t>X_train, X_test, y_train, y_test = train_test_split(X, y, test_size=</w:t>
      </w:r>
      <w:r w:rsidRPr="0001594E">
        <w:rPr>
          <w:rFonts w:ascii="Courier New" w:eastAsia="Times New Roman" w:hAnsi="Courier New" w:cs="Courier New"/>
          <w:color w:val="09885A"/>
          <w:sz w:val="21"/>
          <w:szCs w:val="21"/>
          <w:lang w:eastAsia="ja-JP"/>
        </w:rPr>
        <w:t>0.2</w:t>
      </w:r>
      <w:r w:rsidRPr="0001594E">
        <w:rPr>
          <w:rFonts w:ascii="Courier New" w:eastAsia="Times New Roman" w:hAnsi="Courier New" w:cs="Courier New"/>
          <w:color w:val="000000"/>
          <w:sz w:val="21"/>
          <w:szCs w:val="21"/>
          <w:lang w:eastAsia="ja-JP"/>
        </w:rPr>
        <w:t>, shuffle=</w:t>
      </w:r>
      <w:r w:rsidRPr="0001594E">
        <w:rPr>
          <w:rFonts w:ascii="Courier New" w:eastAsia="Times New Roman" w:hAnsi="Courier New" w:cs="Courier New"/>
          <w:color w:val="0000FF"/>
          <w:sz w:val="21"/>
          <w:szCs w:val="21"/>
          <w:lang w:eastAsia="ja-JP"/>
        </w:rPr>
        <w:t>True</w:t>
      </w:r>
      <w:r w:rsidRPr="0001594E">
        <w:rPr>
          <w:rFonts w:ascii="Courier New" w:eastAsia="Times New Roman" w:hAnsi="Courier New" w:cs="Courier New"/>
          <w:color w:val="000000"/>
          <w:sz w:val="21"/>
          <w:szCs w:val="21"/>
          <w:lang w:eastAsia="ja-JP"/>
        </w:rPr>
        <w:t>, stratify=y, random_state=</w:t>
      </w:r>
      <w:r w:rsidRPr="0001594E">
        <w:rPr>
          <w:rFonts w:ascii="Courier New" w:eastAsia="Times New Roman" w:hAnsi="Courier New" w:cs="Courier New"/>
          <w:color w:val="09885A"/>
          <w:sz w:val="21"/>
          <w:szCs w:val="21"/>
          <w:lang w:eastAsia="ja-JP"/>
        </w:rPr>
        <w:t>42</w:t>
      </w:r>
      <w:r w:rsidRPr="0001594E">
        <w:rPr>
          <w:rFonts w:ascii="Courier New" w:eastAsia="Times New Roman" w:hAnsi="Courier New" w:cs="Courier New"/>
          <w:color w:val="000000"/>
          <w:sz w:val="21"/>
          <w:szCs w:val="21"/>
          <w:lang w:eastAsia="ja-JP"/>
        </w:rPr>
        <w:t>)</w:t>
      </w:r>
    </w:p>
    <w:p w14:paraId="589D43A2"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Mô hình</w:t>
      </w:r>
    </w:p>
    <w:p w14:paraId="24387B10"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model = XGBClassifier(objective=</w:t>
      </w:r>
      <w:r w:rsidRPr="00D30A2F">
        <w:rPr>
          <w:rFonts w:ascii="Courier New" w:eastAsia="Times New Roman" w:hAnsi="Courier New" w:cs="Courier New"/>
          <w:color w:val="A31515"/>
          <w:sz w:val="21"/>
          <w:szCs w:val="21"/>
          <w:lang w:eastAsia="ja-JP"/>
        </w:rPr>
        <w:t>"binary:logistic"</w:t>
      </w:r>
      <w:r w:rsidRPr="00D30A2F">
        <w:rPr>
          <w:rFonts w:ascii="Courier New" w:eastAsia="Times New Roman" w:hAnsi="Courier New" w:cs="Courier New"/>
          <w:color w:val="000000"/>
          <w:sz w:val="21"/>
          <w:szCs w:val="21"/>
          <w:lang w:eastAsia="ja-JP"/>
        </w:rPr>
        <w:t>, random_state=</w:t>
      </w:r>
      <w:r w:rsidRPr="00D30A2F">
        <w:rPr>
          <w:rFonts w:ascii="Courier New" w:eastAsia="Times New Roman" w:hAnsi="Courier New" w:cs="Courier New"/>
          <w:color w:val="09885A"/>
          <w:sz w:val="21"/>
          <w:szCs w:val="21"/>
          <w:lang w:eastAsia="ja-JP"/>
        </w:rPr>
        <w:t>42</w:t>
      </w:r>
      <w:r w:rsidRPr="00D30A2F">
        <w:rPr>
          <w:rFonts w:ascii="Courier New" w:eastAsia="Times New Roman" w:hAnsi="Courier New" w:cs="Courier New"/>
          <w:color w:val="000000"/>
          <w:sz w:val="21"/>
          <w:szCs w:val="21"/>
          <w:lang w:eastAsia="ja-JP"/>
        </w:rPr>
        <w:t>)</w:t>
      </w:r>
    </w:p>
    <w:p w14:paraId="25D5ED28"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Danh sách confusion matrix của từng lần KFold</w:t>
      </w:r>
    </w:p>
    <w:p w14:paraId="1AF7D0EE"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conf_matrix_list_of_arrays = []</w:t>
      </w:r>
    </w:p>
    <w:p w14:paraId="3016F32F"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conf_matrix_list_of_arrays_test_set = []</w:t>
      </w:r>
    </w:p>
    <w:p w14:paraId="7B7C18CE"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Danh sách độ chính xác của từng lần KFold trên dữ liệu test</w:t>
      </w:r>
    </w:p>
    <w:p w14:paraId="62D082A8"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accuracy_models = []</w:t>
      </w:r>
    </w:p>
    <w:p w14:paraId="74314F8E"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accuracy_test_set = []</w:t>
      </w:r>
    </w:p>
    <w:p w14:paraId="22C5E356"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f1_score_train = []</w:t>
      </w:r>
    </w:p>
    <w:p w14:paraId="1CAF31B0"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f1_score_test = []</w:t>
      </w:r>
    </w:p>
    <w:p w14:paraId="0811DF71"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KFold = 3</w:t>
      </w:r>
    </w:p>
    <w:p w14:paraId="30B5B5DD"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kf = StratifiedKFold(n_splits=</w:t>
      </w:r>
      <w:r w:rsidRPr="00D30A2F">
        <w:rPr>
          <w:rFonts w:ascii="Courier New" w:eastAsia="Times New Roman" w:hAnsi="Courier New" w:cs="Courier New"/>
          <w:color w:val="09885A"/>
          <w:sz w:val="21"/>
          <w:szCs w:val="21"/>
          <w:lang w:eastAsia="ja-JP"/>
        </w:rPr>
        <w:t>3</w:t>
      </w:r>
      <w:r w:rsidRPr="00D30A2F">
        <w:rPr>
          <w:rFonts w:ascii="Courier New" w:eastAsia="Times New Roman" w:hAnsi="Courier New" w:cs="Courier New"/>
          <w:color w:val="000000"/>
          <w:sz w:val="21"/>
          <w:szCs w:val="21"/>
          <w:lang w:eastAsia="ja-JP"/>
        </w:rPr>
        <w:t>)</w:t>
      </w:r>
    </w:p>
    <w:p w14:paraId="460EA186"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kf.get_n_splits(X_train, y_train)</w:t>
      </w:r>
    </w:p>
    <w:p w14:paraId="3A575B09"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Thời gian bắt đầu train</w:t>
      </w:r>
    </w:p>
    <w:p w14:paraId="444C3B71"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start_ho = timer()</w:t>
      </w:r>
    </w:p>
    <w:p w14:paraId="3B91295B"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AF00DB"/>
          <w:sz w:val="21"/>
          <w:szCs w:val="21"/>
          <w:lang w:eastAsia="ja-JP"/>
        </w:rPr>
        <w:t>for</w:t>
      </w:r>
      <w:r w:rsidRPr="00D30A2F">
        <w:rPr>
          <w:rFonts w:ascii="Courier New" w:eastAsia="Times New Roman" w:hAnsi="Courier New" w:cs="Courier New"/>
          <w:color w:val="000000"/>
          <w:sz w:val="21"/>
          <w:szCs w:val="21"/>
          <w:lang w:eastAsia="ja-JP"/>
        </w:rPr>
        <w:t> train_index, test_index </w:t>
      </w:r>
      <w:r w:rsidRPr="00D30A2F">
        <w:rPr>
          <w:rFonts w:ascii="Courier New" w:eastAsia="Times New Roman" w:hAnsi="Courier New" w:cs="Courier New"/>
          <w:color w:val="0000FF"/>
          <w:sz w:val="21"/>
          <w:szCs w:val="21"/>
          <w:lang w:eastAsia="ja-JP"/>
        </w:rPr>
        <w:t>in</w:t>
      </w:r>
      <w:r w:rsidRPr="00D30A2F">
        <w:rPr>
          <w:rFonts w:ascii="Courier New" w:eastAsia="Times New Roman" w:hAnsi="Courier New" w:cs="Courier New"/>
          <w:color w:val="000000"/>
          <w:sz w:val="21"/>
          <w:szCs w:val="21"/>
          <w:lang w:eastAsia="ja-JP"/>
        </w:rPr>
        <w:t> kf.split(X_train, y_train):</w:t>
      </w:r>
    </w:p>
    <w:p w14:paraId="4AEC5097"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X_tr, X_te = X_train.iloc[train_index], X_train.iloc[test_index]</w:t>
      </w:r>
    </w:p>
    <w:p w14:paraId="34C4ABB8" w14:textId="3251EDC2"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y_tr, y_te = y_train.iloc[train_index], y_train.iloc[test_index]</w:t>
      </w:r>
    </w:p>
    <w:p w14:paraId="77FC7640"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model.fit(X_tr, y_tr)</w:t>
      </w:r>
    </w:p>
    <w:p w14:paraId="2B516F3C"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lastRenderedPageBreak/>
        <w:t>    y_pre_train = model.predict(X_te)</w:t>
      </w:r>
    </w:p>
    <w:p w14:paraId="6E251F8B"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y_pre_test = model.predict(X_test)</w:t>
      </w:r>
    </w:p>
    <w:p w14:paraId="21381407"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w:t>
      </w:r>
      <w:r w:rsidRPr="00D30A2F">
        <w:rPr>
          <w:rFonts w:ascii="Courier New" w:eastAsia="Times New Roman" w:hAnsi="Courier New" w:cs="Courier New"/>
          <w:color w:val="008000"/>
          <w:sz w:val="21"/>
          <w:szCs w:val="21"/>
          <w:lang w:eastAsia="ja-JP"/>
        </w:rPr>
        <w:t># Print the accuracy</w:t>
      </w:r>
    </w:p>
    <w:p w14:paraId="7F65262F"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accuracy_models.append(</w:t>
      </w:r>
    </w:p>
    <w:p w14:paraId="6676CA83"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accuracy_score(y_te, y_pre_train, normalize=</w:t>
      </w:r>
      <w:r w:rsidRPr="00D30A2F">
        <w:rPr>
          <w:rFonts w:ascii="Courier New" w:eastAsia="Times New Roman" w:hAnsi="Courier New" w:cs="Courier New"/>
          <w:color w:val="0000FF"/>
          <w:sz w:val="21"/>
          <w:szCs w:val="21"/>
          <w:lang w:eastAsia="ja-JP"/>
        </w:rPr>
        <w:t>True</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09885A"/>
          <w:sz w:val="21"/>
          <w:szCs w:val="21"/>
          <w:lang w:eastAsia="ja-JP"/>
        </w:rPr>
        <w:t>100</w:t>
      </w:r>
      <w:r w:rsidRPr="00D30A2F">
        <w:rPr>
          <w:rFonts w:ascii="Courier New" w:eastAsia="Times New Roman" w:hAnsi="Courier New" w:cs="Courier New"/>
          <w:color w:val="000000"/>
          <w:sz w:val="21"/>
          <w:szCs w:val="21"/>
          <w:lang w:eastAsia="ja-JP"/>
        </w:rPr>
        <w:t>)</w:t>
      </w:r>
    </w:p>
    <w:p w14:paraId="76440417"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accuracy_test_set.append(</w:t>
      </w:r>
    </w:p>
    <w:p w14:paraId="2A5DD3E7"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accuracy_score(y_test, y_pre_test, normalize=</w:t>
      </w:r>
      <w:r w:rsidRPr="00D30A2F">
        <w:rPr>
          <w:rFonts w:ascii="Courier New" w:eastAsia="Times New Roman" w:hAnsi="Courier New" w:cs="Courier New"/>
          <w:color w:val="0000FF"/>
          <w:sz w:val="21"/>
          <w:szCs w:val="21"/>
          <w:lang w:eastAsia="ja-JP"/>
        </w:rPr>
        <w:t>True</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09885A"/>
          <w:sz w:val="21"/>
          <w:szCs w:val="21"/>
          <w:lang w:eastAsia="ja-JP"/>
        </w:rPr>
        <w:t>100</w:t>
      </w:r>
      <w:r w:rsidRPr="00D30A2F">
        <w:rPr>
          <w:rFonts w:ascii="Courier New" w:eastAsia="Times New Roman" w:hAnsi="Courier New" w:cs="Courier New"/>
          <w:color w:val="000000"/>
          <w:sz w:val="21"/>
          <w:szCs w:val="21"/>
          <w:lang w:eastAsia="ja-JP"/>
        </w:rPr>
        <w:t>)</w:t>
      </w:r>
    </w:p>
    <w:p w14:paraId="6C970DF8"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w:t>
      </w:r>
      <w:r w:rsidRPr="00D30A2F">
        <w:rPr>
          <w:rFonts w:ascii="Courier New" w:eastAsia="Times New Roman" w:hAnsi="Courier New" w:cs="Courier New"/>
          <w:color w:val="008000"/>
          <w:sz w:val="21"/>
          <w:szCs w:val="21"/>
          <w:lang w:eastAsia="ja-JP"/>
        </w:rPr>
        <w:t># Confusion matrix</w:t>
      </w:r>
    </w:p>
    <w:p w14:paraId="79FFE71D"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conf_matrix = confusion_matrix(y_te, y_pre_train)</w:t>
      </w:r>
    </w:p>
    <w:p w14:paraId="695245D5"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conf_matrix_list_of_arrays.append(conf_matrix)</w:t>
      </w:r>
    </w:p>
    <w:p w14:paraId="144DF7CA"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conf_matrix_2 = confusion_matrix(y_test, y_pre_test)</w:t>
      </w:r>
    </w:p>
    <w:p w14:paraId="0E27BA15"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conf_matrix_list_of_arrays_test_set.append(conf_matrix_2)</w:t>
      </w:r>
    </w:p>
    <w:p w14:paraId="251A65DD"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w:t>
      </w:r>
      <w:r w:rsidRPr="00D30A2F">
        <w:rPr>
          <w:rFonts w:ascii="Courier New" w:eastAsia="Times New Roman" w:hAnsi="Courier New" w:cs="Courier New"/>
          <w:color w:val="008000"/>
          <w:sz w:val="21"/>
          <w:szCs w:val="21"/>
          <w:lang w:eastAsia="ja-JP"/>
        </w:rPr>
        <w:t># F1 score</w:t>
      </w:r>
    </w:p>
    <w:p w14:paraId="00C2858A"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f1_score_train.append(f1_score(y_te, y_pre_train))</w:t>
      </w:r>
    </w:p>
    <w:p w14:paraId="41899FBA"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    f1_score_test.append(f1_score(y_test, y_pre_test))</w:t>
      </w:r>
    </w:p>
    <w:p w14:paraId="57C17CEF"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Độ chính xác của mô hình</w:t>
      </w:r>
    </w:p>
    <w:p w14:paraId="34E2C460"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795E26"/>
          <w:sz w:val="21"/>
          <w:szCs w:val="21"/>
          <w:lang w:eastAsia="ja-JP"/>
        </w:rPr>
        <w:t>print</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A31515"/>
          <w:sz w:val="21"/>
          <w:szCs w:val="21"/>
          <w:lang w:eastAsia="ja-JP"/>
        </w:rPr>
        <w:t>'Độ chính xác của mô hình trên dữ liệu train: '</w:t>
      </w:r>
      <w:r w:rsidRPr="00D30A2F">
        <w:rPr>
          <w:rFonts w:ascii="Courier New" w:eastAsia="Times New Roman" w:hAnsi="Courier New" w:cs="Courier New"/>
          <w:color w:val="000000"/>
          <w:sz w:val="21"/>
          <w:szCs w:val="21"/>
          <w:lang w:eastAsia="ja-JP"/>
        </w:rPr>
        <w:t>, accuracy_models)</w:t>
      </w:r>
    </w:p>
    <w:p w14:paraId="7A9471C3"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795E26"/>
          <w:sz w:val="21"/>
          <w:szCs w:val="21"/>
          <w:lang w:eastAsia="ja-JP"/>
        </w:rPr>
        <w:t>print</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A31515"/>
          <w:sz w:val="21"/>
          <w:szCs w:val="21"/>
          <w:lang w:eastAsia="ja-JP"/>
        </w:rPr>
        <w:t>'Độ chính xác của mô hình trên dữ liệu test: '</w:t>
      </w:r>
      <w:r w:rsidRPr="00D30A2F">
        <w:rPr>
          <w:rFonts w:ascii="Courier New" w:eastAsia="Times New Roman" w:hAnsi="Courier New" w:cs="Courier New"/>
          <w:color w:val="000000"/>
          <w:sz w:val="21"/>
          <w:szCs w:val="21"/>
          <w:lang w:eastAsia="ja-JP"/>
        </w:rPr>
        <w:t>, accuracy_test_set)</w:t>
      </w:r>
    </w:p>
    <w:p w14:paraId="2BDD2C58"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795E26"/>
          <w:sz w:val="21"/>
          <w:szCs w:val="21"/>
          <w:lang w:eastAsia="ja-JP"/>
        </w:rPr>
        <w:t>print</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A31515"/>
          <w:sz w:val="21"/>
          <w:szCs w:val="21"/>
          <w:lang w:eastAsia="ja-JP"/>
        </w:rPr>
        <w:t>'Độ chính xác trung bình dữ liệu train:'</w:t>
      </w:r>
      <w:r w:rsidRPr="00D30A2F">
        <w:rPr>
          <w:rFonts w:ascii="Courier New" w:eastAsia="Times New Roman" w:hAnsi="Courier New" w:cs="Courier New"/>
          <w:color w:val="000000"/>
          <w:sz w:val="21"/>
          <w:szCs w:val="21"/>
          <w:lang w:eastAsia="ja-JP"/>
        </w:rPr>
        <w:t>, np.mean(accuracy_models))</w:t>
      </w:r>
    </w:p>
    <w:p w14:paraId="5EFAF206"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795E26"/>
          <w:sz w:val="21"/>
          <w:szCs w:val="21"/>
          <w:lang w:eastAsia="ja-JP"/>
        </w:rPr>
        <w:t>print</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A31515"/>
          <w:sz w:val="21"/>
          <w:szCs w:val="21"/>
          <w:lang w:eastAsia="ja-JP"/>
        </w:rPr>
        <w:t>'Độ chính xác trung bình dữ liệu test:'</w:t>
      </w:r>
      <w:r w:rsidRPr="00D30A2F">
        <w:rPr>
          <w:rFonts w:ascii="Courier New" w:eastAsia="Times New Roman" w:hAnsi="Courier New" w:cs="Courier New"/>
          <w:color w:val="000000"/>
          <w:sz w:val="21"/>
          <w:szCs w:val="21"/>
          <w:lang w:eastAsia="ja-JP"/>
        </w:rPr>
        <w:t>, np.mean(accuracy_test_set))</w:t>
      </w:r>
    </w:p>
    <w:p w14:paraId="5C23CA03"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795E26"/>
          <w:sz w:val="21"/>
          <w:szCs w:val="21"/>
          <w:lang w:eastAsia="ja-JP"/>
        </w:rPr>
        <w:t>print</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A31515"/>
          <w:sz w:val="21"/>
          <w:szCs w:val="21"/>
          <w:lang w:eastAsia="ja-JP"/>
        </w:rPr>
        <w:t>'F1 score trung bình trên dữ liệu train:'</w:t>
      </w:r>
      <w:r w:rsidRPr="00D30A2F">
        <w:rPr>
          <w:rFonts w:ascii="Courier New" w:eastAsia="Times New Roman" w:hAnsi="Courier New" w:cs="Courier New"/>
          <w:color w:val="000000"/>
          <w:sz w:val="21"/>
          <w:szCs w:val="21"/>
          <w:lang w:eastAsia="ja-JP"/>
        </w:rPr>
        <w:t>, np.mean(f1_score_train))</w:t>
      </w:r>
    </w:p>
    <w:p w14:paraId="6409BC44"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795E26"/>
          <w:sz w:val="21"/>
          <w:szCs w:val="21"/>
          <w:lang w:eastAsia="ja-JP"/>
        </w:rPr>
        <w:t>print</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A31515"/>
          <w:sz w:val="21"/>
          <w:szCs w:val="21"/>
          <w:lang w:eastAsia="ja-JP"/>
        </w:rPr>
        <w:t>'F1 score trung bình trên dữ liệu test:'</w:t>
      </w:r>
      <w:r w:rsidRPr="00D30A2F">
        <w:rPr>
          <w:rFonts w:ascii="Courier New" w:eastAsia="Times New Roman" w:hAnsi="Courier New" w:cs="Courier New"/>
          <w:color w:val="000000"/>
          <w:sz w:val="21"/>
          <w:szCs w:val="21"/>
          <w:lang w:eastAsia="ja-JP"/>
        </w:rPr>
        <w:t>, np.mean(f1_score_test))</w:t>
      </w:r>
    </w:p>
    <w:p w14:paraId="64885B1C"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Thời gian kết thúc train</w:t>
      </w:r>
    </w:p>
    <w:p w14:paraId="5E1C3C47"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end_ho = timer()</w:t>
      </w:r>
    </w:p>
    <w:p w14:paraId="7C415A56"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8000"/>
          <w:sz w:val="21"/>
          <w:szCs w:val="21"/>
          <w:lang w:eastAsia="ja-JP"/>
        </w:rPr>
        <w:t># Tổng thời thực hiện</w:t>
      </w:r>
    </w:p>
    <w:p w14:paraId="7233A0AE"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000000"/>
          <w:sz w:val="21"/>
          <w:szCs w:val="21"/>
          <w:lang w:eastAsia="ja-JP"/>
        </w:rPr>
        <w:t>time_ho = (end_ho - start_ho)</w:t>
      </w:r>
    </w:p>
    <w:p w14:paraId="41A834C3" w14:textId="77777777" w:rsidR="00D30A2F" w:rsidRPr="00D30A2F" w:rsidRDefault="00D30A2F" w:rsidP="00B0260E">
      <w:pPr>
        <w:shd w:val="clear" w:color="auto" w:fill="FFFFFE"/>
        <w:rPr>
          <w:rFonts w:ascii="Courier New" w:eastAsia="Times New Roman" w:hAnsi="Courier New" w:cs="Courier New"/>
          <w:color w:val="000000"/>
          <w:sz w:val="21"/>
          <w:szCs w:val="21"/>
          <w:lang w:eastAsia="ja-JP"/>
        </w:rPr>
      </w:pPr>
      <w:r w:rsidRPr="00D30A2F">
        <w:rPr>
          <w:rFonts w:ascii="Courier New" w:eastAsia="Times New Roman" w:hAnsi="Courier New" w:cs="Courier New"/>
          <w:color w:val="795E26"/>
          <w:sz w:val="21"/>
          <w:szCs w:val="21"/>
          <w:lang w:eastAsia="ja-JP"/>
        </w:rPr>
        <w:t>print</w:t>
      </w:r>
      <w:r w:rsidRPr="00D30A2F">
        <w:rPr>
          <w:rFonts w:ascii="Courier New" w:eastAsia="Times New Roman" w:hAnsi="Courier New" w:cs="Courier New"/>
          <w:color w:val="000000"/>
          <w:sz w:val="21"/>
          <w:szCs w:val="21"/>
          <w:lang w:eastAsia="ja-JP"/>
        </w:rPr>
        <w:t>(</w:t>
      </w:r>
      <w:r w:rsidRPr="00D30A2F">
        <w:rPr>
          <w:rFonts w:ascii="Courier New" w:eastAsia="Times New Roman" w:hAnsi="Courier New" w:cs="Courier New"/>
          <w:color w:val="A31515"/>
          <w:sz w:val="21"/>
          <w:szCs w:val="21"/>
          <w:lang w:eastAsia="ja-JP"/>
        </w:rPr>
        <w:t>'Thời gian thực hiện: '</w:t>
      </w:r>
      <w:r w:rsidRPr="00D30A2F">
        <w:rPr>
          <w:rFonts w:ascii="Courier New" w:eastAsia="Times New Roman" w:hAnsi="Courier New" w:cs="Courier New"/>
          <w:color w:val="000000"/>
          <w:sz w:val="21"/>
          <w:szCs w:val="21"/>
          <w:lang w:eastAsia="ja-JP"/>
        </w:rPr>
        <w:t>, time_ho, </w:t>
      </w:r>
      <w:r w:rsidRPr="00D30A2F">
        <w:rPr>
          <w:rFonts w:ascii="Courier New" w:eastAsia="Times New Roman" w:hAnsi="Courier New" w:cs="Courier New"/>
          <w:color w:val="A31515"/>
          <w:sz w:val="21"/>
          <w:szCs w:val="21"/>
          <w:lang w:eastAsia="ja-JP"/>
        </w:rPr>
        <w:t>' giây'</w:t>
      </w:r>
      <w:r w:rsidRPr="00D30A2F">
        <w:rPr>
          <w:rFonts w:ascii="Courier New" w:eastAsia="Times New Roman" w:hAnsi="Courier New" w:cs="Courier New"/>
          <w:color w:val="000000"/>
          <w:sz w:val="21"/>
          <w:szCs w:val="21"/>
          <w:lang w:eastAsia="ja-JP"/>
        </w:rPr>
        <w:t>)</w:t>
      </w:r>
    </w:p>
    <w:p w14:paraId="5327EF4C" w14:textId="20F8D108" w:rsidR="00796F76" w:rsidRDefault="004200F9" w:rsidP="00B0260E">
      <w:pPr>
        <w:rPr>
          <w:rFonts w:cs="Times New Roman"/>
          <w:szCs w:val="26"/>
        </w:rPr>
      </w:pPr>
      <w:r>
        <w:rPr>
          <w:rFonts w:cs="Times New Roman"/>
          <w:szCs w:val="26"/>
        </w:rPr>
        <w:t>4.2. Bộ dữ liệu Credit Card Fraud Detection</w:t>
      </w:r>
    </w:p>
    <w:p w14:paraId="0493412A" w14:textId="02415D9A" w:rsidR="004200F9" w:rsidRDefault="004200F9" w:rsidP="00B0260E">
      <w:pPr>
        <w:rPr>
          <w:rFonts w:cs="Times New Roman"/>
          <w:szCs w:val="26"/>
        </w:rPr>
      </w:pPr>
      <w:r>
        <w:rPr>
          <w:rFonts w:cs="Times New Roman"/>
          <w:szCs w:val="26"/>
        </w:rPr>
        <w:t>4.2.1. Các bước thực hiện</w:t>
      </w:r>
    </w:p>
    <w:p w14:paraId="324D9DA4" w14:textId="6D2DCD03" w:rsidR="004200F9" w:rsidRDefault="004461D8" w:rsidP="00B0260E">
      <w:pPr>
        <w:rPr>
          <w:rFonts w:cs="Times New Roman"/>
          <w:szCs w:val="26"/>
        </w:rPr>
      </w:pPr>
      <w:r>
        <w:rPr>
          <w:rFonts w:cs="Times New Roman"/>
          <w:szCs w:val="26"/>
        </w:rPr>
        <w:t>Tương tự như phụ lục 4.1.1</w:t>
      </w:r>
    </w:p>
    <w:p w14:paraId="46A018D6" w14:textId="364BFEE4" w:rsidR="00C14ED2" w:rsidRDefault="006115E2" w:rsidP="00B0260E">
      <w:pPr>
        <w:rPr>
          <w:rFonts w:cs="Times New Roman"/>
          <w:szCs w:val="26"/>
        </w:rPr>
      </w:pPr>
      <w:r>
        <w:rPr>
          <w:rFonts w:cs="Times New Roman"/>
          <w:szCs w:val="26"/>
        </w:rPr>
        <w:lastRenderedPageBreak/>
        <w:t>4</w:t>
      </w:r>
      <w:r w:rsidR="00FA7D20">
        <w:rPr>
          <w:rFonts w:cs="Times New Roman"/>
          <w:szCs w:val="26"/>
        </w:rPr>
        <w:t>.2.5. Xử lý dữ liệu mất cân bằng</w:t>
      </w:r>
    </w:p>
    <w:p w14:paraId="3079DC88" w14:textId="7A54F6DE" w:rsidR="00FA7D20" w:rsidRDefault="00FA7D20" w:rsidP="00B0260E">
      <w:pPr>
        <w:rPr>
          <w:rFonts w:cs="Times New Roman"/>
          <w:szCs w:val="26"/>
        </w:rPr>
      </w:pPr>
      <w:r>
        <w:rPr>
          <w:rFonts w:cs="Times New Roman"/>
          <w:szCs w:val="26"/>
        </w:rPr>
        <w:t>4.2.5.1. Random Undersampling</w:t>
      </w:r>
    </w:p>
    <w:p w14:paraId="0D744661"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8000"/>
          <w:sz w:val="21"/>
          <w:szCs w:val="21"/>
          <w:lang w:eastAsia="ja-JP"/>
        </w:rPr>
        <w:t># Xáo trộn dữ liệu</w:t>
      </w:r>
    </w:p>
    <w:p w14:paraId="40BCBCD9"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0000"/>
          <w:sz w:val="21"/>
          <w:szCs w:val="21"/>
          <w:lang w:eastAsia="ja-JP"/>
        </w:rPr>
        <w:t>data_raw = data_raw.sample(frac=</w:t>
      </w:r>
      <w:r w:rsidRPr="00B613F1">
        <w:rPr>
          <w:rFonts w:ascii="Courier New" w:eastAsia="Times New Roman" w:hAnsi="Courier New" w:cs="Courier New"/>
          <w:color w:val="09885A"/>
          <w:sz w:val="21"/>
          <w:szCs w:val="21"/>
          <w:lang w:eastAsia="ja-JP"/>
        </w:rPr>
        <w:t>1</w:t>
      </w:r>
      <w:r w:rsidRPr="00B613F1">
        <w:rPr>
          <w:rFonts w:ascii="Courier New" w:eastAsia="Times New Roman" w:hAnsi="Courier New" w:cs="Courier New"/>
          <w:color w:val="000000"/>
          <w:sz w:val="21"/>
          <w:szCs w:val="21"/>
          <w:lang w:eastAsia="ja-JP"/>
        </w:rPr>
        <w:t>)</w:t>
      </w:r>
    </w:p>
    <w:p w14:paraId="23A5A0DC"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8000"/>
          <w:sz w:val="21"/>
          <w:szCs w:val="21"/>
          <w:lang w:eastAsia="ja-JP"/>
        </w:rPr>
        <w:t># Số lượng giao dịch gian lận là 492 dòng.</w:t>
      </w:r>
    </w:p>
    <w:p w14:paraId="2418CB1A"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0000"/>
          <w:sz w:val="21"/>
          <w:szCs w:val="21"/>
          <w:lang w:eastAsia="ja-JP"/>
        </w:rPr>
        <w:t>fraud_df = data_raw.loc[data_raw[</w:t>
      </w:r>
      <w:r w:rsidRPr="00B613F1">
        <w:rPr>
          <w:rFonts w:ascii="Courier New" w:eastAsia="Times New Roman" w:hAnsi="Courier New" w:cs="Courier New"/>
          <w:color w:val="A31515"/>
          <w:sz w:val="21"/>
          <w:szCs w:val="21"/>
          <w:lang w:eastAsia="ja-JP"/>
        </w:rPr>
        <w:t>'Class'</w:t>
      </w:r>
      <w:r w:rsidRPr="00B613F1">
        <w:rPr>
          <w:rFonts w:ascii="Courier New" w:eastAsia="Times New Roman" w:hAnsi="Courier New" w:cs="Courier New"/>
          <w:color w:val="000000"/>
          <w:sz w:val="21"/>
          <w:szCs w:val="21"/>
          <w:lang w:eastAsia="ja-JP"/>
        </w:rPr>
        <w:t>] == </w:t>
      </w:r>
      <w:r w:rsidRPr="00B613F1">
        <w:rPr>
          <w:rFonts w:ascii="Courier New" w:eastAsia="Times New Roman" w:hAnsi="Courier New" w:cs="Courier New"/>
          <w:color w:val="09885A"/>
          <w:sz w:val="21"/>
          <w:szCs w:val="21"/>
          <w:lang w:eastAsia="ja-JP"/>
        </w:rPr>
        <w:t>1</w:t>
      </w:r>
      <w:r w:rsidRPr="00B613F1">
        <w:rPr>
          <w:rFonts w:ascii="Courier New" w:eastAsia="Times New Roman" w:hAnsi="Courier New" w:cs="Courier New"/>
          <w:color w:val="000000"/>
          <w:sz w:val="21"/>
          <w:szCs w:val="21"/>
          <w:lang w:eastAsia="ja-JP"/>
        </w:rPr>
        <w:t>]</w:t>
      </w:r>
    </w:p>
    <w:p w14:paraId="66345A3E"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0000"/>
          <w:sz w:val="21"/>
          <w:szCs w:val="21"/>
          <w:lang w:eastAsia="ja-JP"/>
        </w:rPr>
        <w:t>non_fraud_df = data_raw.loc[data_raw[</w:t>
      </w:r>
      <w:r w:rsidRPr="00B613F1">
        <w:rPr>
          <w:rFonts w:ascii="Courier New" w:eastAsia="Times New Roman" w:hAnsi="Courier New" w:cs="Courier New"/>
          <w:color w:val="A31515"/>
          <w:sz w:val="21"/>
          <w:szCs w:val="21"/>
          <w:lang w:eastAsia="ja-JP"/>
        </w:rPr>
        <w:t>'Class'</w:t>
      </w:r>
      <w:r w:rsidRPr="00B613F1">
        <w:rPr>
          <w:rFonts w:ascii="Courier New" w:eastAsia="Times New Roman" w:hAnsi="Courier New" w:cs="Courier New"/>
          <w:color w:val="000000"/>
          <w:sz w:val="21"/>
          <w:szCs w:val="21"/>
          <w:lang w:eastAsia="ja-JP"/>
        </w:rPr>
        <w:t>] == </w:t>
      </w:r>
      <w:r w:rsidRPr="00B613F1">
        <w:rPr>
          <w:rFonts w:ascii="Courier New" w:eastAsia="Times New Roman" w:hAnsi="Courier New" w:cs="Courier New"/>
          <w:color w:val="09885A"/>
          <w:sz w:val="21"/>
          <w:szCs w:val="21"/>
          <w:lang w:eastAsia="ja-JP"/>
        </w:rPr>
        <w:t>0</w:t>
      </w:r>
      <w:r w:rsidRPr="00B613F1">
        <w:rPr>
          <w:rFonts w:ascii="Courier New" w:eastAsia="Times New Roman" w:hAnsi="Courier New" w:cs="Courier New"/>
          <w:color w:val="000000"/>
          <w:sz w:val="21"/>
          <w:szCs w:val="21"/>
          <w:lang w:eastAsia="ja-JP"/>
        </w:rPr>
        <w:t>][:</w:t>
      </w:r>
      <w:r w:rsidRPr="00B613F1">
        <w:rPr>
          <w:rFonts w:ascii="Courier New" w:eastAsia="Times New Roman" w:hAnsi="Courier New" w:cs="Courier New"/>
          <w:color w:val="09885A"/>
          <w:sz w:val="21"/>
          <w:szCs w:val="21"/>
          <w:lang w:eastAsia="ja-JP"/>
        </w:rPr>
        <w:t>492</w:t>
      </w:r>
      <w:r w:rsidRPr="00B613F1">
        <w:rPr>
          <w:rFonts w:ascii="Courier New" w:eastAsia="Times New Roman" w:hAnsi="Courier New" w:cs="Courier New"/>
          <w:color w:val="000000"/>
          <w:sz w:val="21"/>
          <w:szCs w:val="21"/>
          <w:lang w:eastAsia="ja-JP"/>
        </w:rPr>
        <w:t>]</w:t>
      </w:r>
    </w:p>
    <w:p w14:paraId="0176E667"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0000"/>
          <w:sz w:val="21"/>
          <w:szCs w:val="21"/>
          <w:lang w:eastAsia="ja-JP"/>
        </w:rPr>
        <w:t>normal_distributed_df = pd.concat([fraud_df, non_fraud_df])</w:t>
      </w:r>
    </w:p>
    <w:p w14:paraId="4971A3C8"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8000"/>
          <w:sz w:val="21"/>
          <w:szCs w:val="21"/>
          <w:lang w:eastAsia="ja-JP"/>
        </w:rPr>
        <w:t># Xáo trộn dữ liệu một lần nữa</w:t>
      </w:r>
    </w:p>
    <w:p w14:paraId="27A50980" w14:textId="77777777" w:rsidR="00E26897" w:rsidRPr="00B613F1"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0000"/>
          <w:sz w:val="21"/>
          <w:szCs w:val="21"/>
          <w:lang w:eastAsia="ja-JP"/>
        </w:rPr>
        <w:t>new_df = normal_distributed_df.sample(frac=</w:t>
      </w:r>
      <w:r w:rsidRPr="00B613F1">
        <w:rPr>
          <w:rFonts w:ascii="Courier New" w:eastAsia="Times New Roman" w:hAnsi="Courier New" w:cs="Courier New"/>
          <w:color w:val="09885A"/>
          <w:sz w:val="21"/>
          <w:szCs w:val="21"/>
          <w:lang w:eastAsia="ja-JP"/>
        </w:rPr>
        <w:t>1</w:t>
      </w:r>
      <w:r w:rsidRPr="00B613F1">
        <w:rPr>
          <w:rFonts w:ascii="Courier New" w:eastAsia="Times New Roman" w:hAnsi="Courier New" w:cs="Courier New"/>
          <w:color w:val="000000"/>
          <w:sz w:val="21"/>
          <w:szCs w:val="21"/>
          <w:lang w:eastAsia="ja-JP"/>
        </w:rPr>
        <w:t>, random_state=</w:t>
      </w:r>
      <w:r w:rsidRPr="00B613F1">
        <w:rPr>
          <w:rFonts w:ascii="Courier New" w:eastAsia="Times New Roman" w:hAnsi="Courier New" w:cs="Courier New"/>
          <w:color w:val="09885A"/>
          <w:sz w:val="21"/>
          <w:szCs w:val="21"/>
          <w:lang w:eastAsia="ja-JP"/>
        </w:rPr>
        <w:t>42</w:t>
      </w:r>
      <w:r w:rsidRPr="00B613F1">
        <w:rPr>
          <w:rFonts w:ascii="Courier New" w:eastAsia="Times New Roman" w:hAnsi="Courier New" w:cs="Courier New"/>
          <w:color w:val="000000"/>
          <w:sz w:val="21"/>
          <w:szCs w:val="21"/>
          <w:lang w:eastAsia="ja-JP"/>
        </w:rPr>
        <w:t>)</w:t>
      </w:r>
    </w:p>
    <w:p w14:paraId="016A2A47" w14:textId="77777777" w:rsidR="00E26897" w:rsidRDefault="00E26897" w:rsidP="00B0260E">
      <w:pPr>
        <w:shd w:val="clear" w:color="auto" w:fill="FFFFFE"/>
        <w:rPr>
          <w:rFonts w:ascii="Courier New" w:eastAsia="Times New Roman" w:hAnsi="Courier New" w:cs="Courier New"/>
          <w:color w:val="000000"/>
          <w:sz w:val="21"/>
          <w:szCs w:val="21"/>
          <w:lang w:eastAsia="ja-JP"/>
        </w:rPr>
      </w:pPr>
      <w:r w:rsidRPr="00B613F1">
        <w:rPr>
          <w:rFonts w:ascii="Courier New" w:eastAsia="Times New Roman" w:hAnsi="Courier New" w:cs="Courier New"/>
          <w:color w:val="000000"/>
          <w:sz w:val="21"/>
          <w:szCs w:val="21"/>
          <w:lang w:eastAsia="ja-JP"/>
        </w:rPr>
        <w:t>new_df.head()</w:t>
      </w:r>
    </w:p>
    <w:p w14:paraId="2A392D6E" w14:textId="7CBCCEC8" w:rsidR="00FA7D20" w:rsidRDefault="00FA7D20" w:rsidP="00B0260E">
      <w:pPr>
        <w:rPr>
          <w:rFonts w:cs="Times New Roman"/>
          <w:szCs w:val="26"/>
        </w:rPr>
      </w:pPr>
      <w:r>
        <w:rPr>
          <w:rFonts w:cs="Times New Roman"/>
          <w:szCs w:val="26"/>
        </w:rPr>
        <w:t>4.2.5.2. Random Oversampling (SMOTE)</w:t>
      </w:r>
    </w:p>
    <w:p w14:paraId="4E365B21" w14:textId="77777777"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000000"/>
          <w:sz w:val="21"/>
          <w:szCs w:val="21"/>
          <w:lang w:eastAsia="ja-JP"/>
        </w:rPr>
        <w:t>X = data_raw.drop(</w:t>
      </w:r>
      <w:r w:rsidRPr="00150ECF">
        <w:rPr>
          <w:rFonts w:ascii="Courier New" w:eastAsia="Times New Roman" w:hAnsi="Courier New" w:cs="Courier New"/>
          <w:color w:val="A31515"/>
          <w:sz w:val="21"/>
          <w:szCs w:val="21"/>
          <w:lang w:eastAsia="ja-JP"/>
        </w:rPr>
        <w:t>'Class'</w:t>
      </w:r>
      <w:r w:rsidRPr="00150ECF">
        <w:rPr>
          <w:rFonts w:ascii="Courier New" w:eastAsia="Times New Roman" w:hAnsi="Courier New" w:cs="Courier New"/>
          <w:color w:val="000000"/>
          <w:sz w:val="21"/>
          <w:szCs w:val="21"/>
          <w:lang w:eastAsia="ja-JP"/>
        </w:rPr>
        <w:t>, axis=</w:t>
      </w:r>
      <w:r w:rsidRPr="00150ECF">
        <w:rPr>
          <w:rFonts w:ascii="Courier New" w:eastAsia="Times New Roman" w:hAnsi="Courier New" w:cs="Courier New"/>
          <w:color w:val="09885A"/>
          <w:sz w:val="21"/>
          <w:szCs w:val="21"/>
          <w:lang w:eastAsia="ja-JP"/>
        </w:rPr>
        <w:t>1</w:t>
      </w:r>
      <w:r w:rsidRPr="00150ECF">
        <w:rPr>
          <w:rFonts w:ascii="Courier New" w:eastAsia="Times New Roman" w:hAnsi="Courier New" w:cs="Courier New"/>
          <w:color w:val="000000"/>
          <w:sz w:val="21"/>
          <w:szCs w:val="21"/>
          <w:lang w:eastAsia="ja-JP"/>
        </w:rPr>
        <w:t>)</w:t>
      </w:r>
    </w:p>
    <w:p w14:paraId="1652D549" w14:textId="77777777"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000000"/>
          <w:sz w:val="21"/>
          <w:szCs w:val="21"/>
          <w:lang w:eastAsia="ja-JP"/>
        </w:rPr>
        <w:t>y = data_raw[</w:t>
      </w:r>
      <w:r w:rsidRPr="00150ECF">
        <w:rPr>
          <w:rFonts w:ascii="Courier New" w:eastAsia="Times New Roman" w:hAnsi="Courier New" w:cs="Courier New"/>
          <w:color w:val="A31515"/>
          <w:sz w:val="21"/>
          <w:szCs w:val="21"/>
          <w:lang w:eastAsia="ja-JP"/>
        </w:rPr>
        <w:t>'Class'</w:t>
      </w:r>
      <w:r w:rsidRPr="00150ECF">
        <w:rPr>
          <w:rFonts w:ascii="Courier New" w:eastAsia="Times New Roman" w:hAnsi="Courier New" w:cs="Courier New"/>
          <w:color w:val="000000"/>
          <w:sz w:val="21"/>
          <w:szCs w:val="21"/>
          <w:lang w:eastAsia="ja-JP"/>
        </w:rPr>
        <w:t>]</w:t>
      </w:r>
    </w:p>
    <w:p w14:paraId="20C783F1" w14:textId="77777777"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795E26"/>
          <w:sz w:val="21"/>
          <w:szCs w:val="21"/>
          <w:lang w:eastAsia="ja-JP"/>
        </w:rPr>
        <w:t>print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A31515"/>
          <w:sz w:val="21"/>
          <w:szCs w:val="21"/>
          <w:lang w:eastAsia="ja-JP"/>
        </w:rPr>
        <w:t>"Trước SMOTE, số lượng giao dịch gian lận là: {}"</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format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sum</w:t>
      </w:r>
      <w:r w:rsidRPr="00150ECF">
        <w:rPr>
          <w:rFonts w:ascii="Courier New" w:eastAsia="Times New Roman" w:hAnsi="Courier New" w:cs="Courier New"/>
          <w:color w:val="000000"/>
          <w:sz w:val="21"/>
          <w:szCs w:val="21"/>
          <w:lang w:eastAsia="ja-JP"/>
        </w:rPr>
        <w:t>(y==</w:t>
      </w:r>
      <w:r w:rsidRPr="00150ECF">
        <w:rPr>
          <w:rFonts w:ascii="Courier New" w:eastAsia="Times New Roman" w:hAnsi="Courier New" w:cs="Courier New"/>
          <w:color w:val="09885A"/>
          <w:sz w:val="21"/>
          <w:szCs w:val="21"/>
          <w:lang w:eastAsia="ja-JP"/>
        </w:rPr>
        <w:t>1</w:t>
      </w:r>
      <w:r w:rsidRPr="00150ECF">
        <w:rPr>
          <w:rFonts w:ascii="Courier New" w:eastAsia="Times New Roman" w:hAnsi="Courier New" w:cs="Courier New"/>
          <w:color w:val="000000"/>
          <w:sz w:val="21"/>
          <w:szCs w:val="21"/>
          <w:lang w:eastAsia="ja-JP"/>
        </w:rPr>
        <w:t>)))</w:t>
      </w:r>
    </w:p>
    <w:p w14:paraId="0514CDB4" w14:textId="35A5BF29"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795E26"/>
          <w:sz w:val="21"/>
          <w:szCs w:val="21"/>
          <w:lang w:eastAsia="ja-JP"/>
        </w:rPr>
        <w:t>print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A31515"/>
          <w:sz w:val="21"/>
          <w:szCs w:val="21"/>
          <w:lang w:eastAsia="ja-JP"/>
        </w:rPr>
        <w:t>"Trước SMOTE, số lượng giao dịch không gian lận là: {} \n"</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format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sum</w:t>
      </w:r>
      <w:r w:rsidRPr="00150ECF">
        <w:rPr>
          <w:rFonts w:ascii="Courier New" w:eastAsia="Times New Roman" w:hAnsi="Courier New" w:cs="Courier New"/>
          <w:color w:val="000000"/>
          <w:sz w:val="21"/>
          <w:szCs w:val="21"/>
          <w:lang w:eastAsia="ja-JP"/>
        </w:rPr>
        <w:t>(y==</w:t>
      </w:r>
      <w:r w:rsidRPr="00150ECF">
        <w:rPr>
          <w:rFonts w:ascii="Courier New" w:eastAsia="Times New Roman" w:hAnsi="Courier New" w:cs="Courier New"/>
          <w:color w:val="09885A"/>
          <w:sz w:val="21"/>
          <w:szCs w:val="21"/>
          <w:lang w:eastAsia="ja-JP"/>
        </w:rPr>
        <w:t>0</w:t>
      </w:r>
      <w:r w:rsidRPr="00150ECF">
        <w:rPr>
          <w:rFonts w:ascii="Courier New" w:eastAsia="Times New Roman" w:hAnsi="Courier New" w:cs="Courier New"/>
          <w:color w:val="000000"/>
          <w:sz w:val="21"/>
          <w:szCs w:val="21"/>
          <w:lang w:eastAsia="ja-JP"/>
        </w:rPr>
        <w:t>)))</w:t>
      </w:r>
    </w:p>
    <w:p w14:paraId="0A242798" w14:textId="77777777"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000000"/>
          <w:sz w:val="21"/>
          <w:szCs w:val="21"/>
          <w:lang w:eastAsia="ja-JP"/>
        </w:rPr>
        <w:t>sm = SMOTE(random_state=</w:t>
      </w:r>
      <w:r w:rsidRPr="00150ECF">
        <w:rPr>
          <w:rFonts w:ascii="Courier New" w:eastAsia="Times New Roman" w:hAnsi="Courier New" w:cs="Courier New"/>
          <w:color w:val="09885A"/>
          <w:sz w:val="21"/>
          <w:szCs w:val="21"/>
          <w:lang w:eastAsia="ja-JP"/>
        </w:rPr>
        <w:t>42</w:t>
      </w:r>
      <w:r w:rsidRPr="00150ECF">
        <w:rPr>
          <w:rFonts w:ascii="Courier New" w:eastAsia="Times New Roman" w:hAnsi="Courier New" w:cs="Courier New"/>
          <w:color w:val="000000"/>
          <w:sz w:val="21"/>
          <w:szCs w:val="21"/>
          <w:lang w:eastAsia="ja-JP"/>
        </w:rPr>
        <w:t>)</w:t>
      </w:r>
    </w:p>
    <w:p w14:paraId="7B20B1A9" w14:textId="74BE9290"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000000"/>
          <w:sz w:val="21"/>
          <w:szCs w:val="21"/>
          <w:lang w:eastAsia="ja-JP"/>
        </w:rPr>
        <w:t>X_res, y_res = sm.fit_sample(X, y.ravel())</w:t>
      </w:r>
    </w:p>
    <w:p w14:paraId="304C9D9A" w14:textId="77777777"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795E26"/>
          <w:sz w:val="21"/>
          <w:szCs w:val="21"/>
          <w:lang w:eastAsia="ja-JP"/>
        </w:rPr>
        <w:t>print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A31515"/>
          <w:sz w:val="21"/>
          <w:szCs w:val="21"/>
          <w:lang w:eastAsia="ja-JP"/>
        </w:rPr>
        <w:t>'Sau SMOTE, Kích thước của dữ liệu train_X: {}'</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format</w:t>
      </w:r>
      <w:r w:rsidRPr="00150ECF">
        <w:rPr>
          <w:rFonts w:ascii="Courier New" w:eastAsia="Times New Roman" w:hAnsi="Courier New" w:cs="Courier New"/>
          <w:color w:val="000000"/>
          <w:sz w:val="21"/>
          <w:szCs w:val="21"/>
          <w:lang w:eastAsia="ja-JP"/>
        </w:rPr>
        <w:t>(X_res.shape))</w:t>
      </w:r>
    </w:p>
    <w:p w14:paraId="68B8EE3F" w14:textId="7AA88D16"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795E26"/>
          <w:sz w:val="21"/>
          <w:szCs w:val="21"/>
          <w:lang w:eastAsia="ja-JP"/>
        </w:rPr>
        <w:t>print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A31515"/>
          <w:sz w:val="21"/>
          <w:szCs w:val="21"/>
          <w:lang w:eastAsia="ja-JP"/>
        </w:rPr>
        <w:t>'Sau SMOTE, Kích thước của dữ liệu train_y: {} \n'</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format</w:t>
      </w:r>
      <w:r w:rsidRPr="00150ECF">
        <w:rPr>
          <w:rFonts w:ascii="Courier New" w:eastAsia="Times New Roman" w:hAnsi="Courier New" w:cs="Courier New"/>
          <w:color w:val="000000"/>
          <w:sz w:val="21"/>
          <w:szCs w:val="21"/>
          <w:lang w:eastAsia="ja-JP"/>
        </w:rPr>
        <w:t>(y_res.shape))</w:t>
      </w:r>
    </w:p>
    <w:p w14:paraId="1998C85F" w14:textId="77777777"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795E26"/>
          <w:sz w:val="21"/>
          <w:szCs w:val="21"/>
          <w:lang w:eastAsia="ja-JP"/>
        </w:rPr>
        <w:t>print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A31515"/>
          <w:sz w:val="21"/>
          <w:szCs w:val="21"/>
          <w:lang w:eastAsia="ja-JP"/>
        </w:rPr>
        <w:t>"Sau SMOTE, Số lượng giao dịch gian lận là: {}"</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format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sum</w:t>
      </w:r>
      <w:r w:rsidRPr="00150ECF">
        <w:rPr>
          <w:rFonts w:ascii="Courier New" w:eastAsia="Times New Roman" w:hAnsi="Courier New" w:cs="Courier New"/>
          <w:color w:val="000000"/>
          <w:sz w:val="21"/>
          <w:szCs w:val="21"/>
          <w:lang w:eastAsia="ja-JP"/>
        </w:rPr>
        <w:t>(y_res==</w:t>
      </w:r>
      <w:r w:rsidRPr="00150ECF">
        <w:rPr>
          <w:rFonts w:ascii="Courier New" w:eastAsia="Times New Roman" w:hAnsi="Courier New" w:cs="Courier New"/>
          <w:color w:val="09885A"/>
          <w:sz w:val="21"/>
          <w:szCs w:val="21"/>
          <w:lang w:eastAsia="ja-JP"/>
        </w:rPr>
        <w:t>1</w:t>
      </w:r>
      <w:r w:rsidRPr="00150ECF">
        <w:rPr>
          <w:rFonts w:ascii="Courier New" w:eastAsia="Times New Roman" w:hAnsi="Courier New" w:cs="Courier New"/>
          <w:color w:val="000000"/>
          <w:sz w:val="21"/>
          <w:szCs w:val="21"/>
          <w:lang w:eastAsia="ja-JP"/>
        </w:rPr>
        <w:t>)))</w:t>
      </w:r>
    </w:p>
    <w:p w14:paraId="154BA40E" w14:textId="77777777" w:rsidR="00150ECF" w:rsidRPr="00150ECF" w:rsidRDefault="00150ECF" w:rsidP="00B0260E">
      <w:pPr>
        <w:shd w:val="clear" w:color="auto" w:fill="FFFFFE"/>
        <w:rPr>
          <w:rFonts w:ascii="Courier New" w:eastAsia="Times New Roman" w:hAnsi="Courier New" w:cs="Courier New"/>
          <w:color w:val="000000"/>
          <w:sz w:val="21"/>
          <w:szCs w:val="21"/>
          <w:lang w:eastAsia="ja-JP"/>
        </w:rPr>
      </w:pPr>
      <w:r w:rsidRPr="00150ECF">
        <w:rPr>
          <w:rFonts w:ascii="Courier New" w:eastAsia="Times New Roman" w:hAnsi="Courier New" w:cs="Courier New"/>
          <w:color w:val="795E26"/>
          <w:sz w:val="21"/>
          <w:szCs w:val="21"/>
          <w:lang w:eastAsia="ja-JP"/>
        </w:rPr>
        <w:t>print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A31515"/>
          <w:sz w:val="21"/>
          <w:szCs w:val="21"/>
          <w:lang w:eastAsia="ja-JP"/>
        </w:rPr>
        <w:t>"Sau SMOTE, Số lượng giao dịch không gian lận là: {}"</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format</w:t>
      </w:r>
      <w:r w:rsidRPr="00150ECF">
        <w:rPr>
          <w:rFonts w:ascii="Courier New" w:eastAsia="Times New Roman" w:hAnsi="Courier New" w:cs="Courier New"/>
          <w:color w:val="000000"/>
          <w:sz w:val="21"/>
          <w:szCs w:val="21"/>
          <w:lang w:eastAsia="ja-JP"/>
        </w:rPr>
        <w:t>(</w:t>
      </w:r>
      <w:r w:rsidRPr="00150ECF">
        <w:rPr>
          <w:rFonts w:ascii="Courier New" w:eastAsia="Times New Roman" w:hAnsi="Courier New" w:cs="Courier New"/>
          <w:color w:val="795E26"/>
          <w:sz w:val="21"/>
          <w:szCs w:val="21"/>
          <w:lang w:eastAsia="ja-JP"/>
        </w:rPr>
        <w:t>sum</w:t>
      </w:r>
      <w:r w:rsidRPr="00150ECF">
        <w:rPr>
          <w:rFonts w:ascii="Courier New" w:eastAsia="Times New Roman" w:hAnsi="Courier New" w:cs="Courier New"/>
          <w:color w:val="000000"/>
          <w:sz w:val="21"/>
          <w:szCs w:val="21"/>
          <w:lang w:eastAsia="ja-JP"/>
        </w:rPr>
        <w:t>(y_res==</w:t>
      </w:r>
      <w:r w:rsidRPr="00150ECF">
        <w:rPr>
          <w:rFonts w:ascii="Courier New" w:eastAsia="Times New Roman" w:hAnsi="Courier New" w:cs="Courier New"/>
          <w:color w:val="09885A"/>
          <w:sz w:val="21"/>
          <w:szCs w:val="21"/>
          <w:lang w:eastAsia="ja-JP"/>
        </w:rPr>
        <w:t>0</w:t>
      </w:r>
      <w:r w:rsidRPr="00150ECF">
        <w:rPr>
          <w:rFonts w:ascii="Courier New" w:eastAsia="Times New Roman" w:hAnsi="Courier New" w:cs="Courier New"/>
          <w:color w:val="000000"/>
          <w:sz w:val="21"/>
          <w:szCs w:val="21"/>
          <w:lang w:eastAsia="ja-JP"/>
        </w:rPr>
        <w:t>)))</w:t>
      </w:r>
    </w:p>
    <w:p w14:paraId="5AFD4180" w14:textId="77777777" w:rsidR="00D42D63" w:rsidRPr="00D42D63" w:rsidRDefault="00D42D63" w:rsidP="00B0260E">
      <w:pPr>
        <w:shd w:val="clear" w:color="auto" w:fill="FFFFFE"/>
        <w:rPr>
          <w:rFonts w:ascii="Courier New" w:eastAsia="Times New Roman" w:hAnsi="Courier New" w:cs="Courier New"/>
          <w:color w:val="000000"/>
          <w:sz w:val="21"/>
          <w:szCs w:val="21"/>
          <w:lang w:eastAsia="ja-JP"/>
        </w:rPr>
      </w:pPr>
      <w:r w:rsidRPr="00D42D63">
        <w:rPr>
          <w:rFonts w:ascii="Courier New" w:eastAsia="Times New Roman" w:hAnsi="Courier New" w:cs="Courier New"/>
          <w:color w:val="008000"/>
          <w:sz w:val="21"/>
          <w:szCs w:val="21"/>
          <w:lang w:eastAsia="ja-JP"/>
        </w:rPr>
        <w:t># Convert 'ndarray' to 'DataFrame'</w:t>
      </w:r>
    </w:p>
    <w:p w14:paraId="40C6B8BF" w14:textId="77777777" w:rsidR="00D42D63" w:rsidRPr="00D42D63" w:rsidRDefault="00D42D63" w:rsidP="00B0260E">
      <w:pPr>
        <w:shd w:val="clear" w:color="auto" w:fill="FFFFFE"/>
        <w:rPr>
          <w:rFonts w:ascii="Courier New" w:eastAsia="Times New Roman" w:hAnsi="Courier New" w:cs="Courier New"/>
          <w:color w:val="000000"/>
          <w:sz w:val="21"/>
          <w:szCs w:val="21"/>
          <w:lang w:eastAsia="ja-JP"/>
        </w:rPr>
      </w:pPr>
      <w:r w:rsidRPr="00D42D63">
        <w:rPr>
          <w:rFonts w:ascii="Courier New" w:eastAsia="Times New Roman" w:hAnsi="Courier New" w:cs="Courier New"/>
          <w:color w:val="000000"/>
          <w:sz w:val="21"/>
          <w:szCs w:val="21"/>
          <w:lang w:eastAsia="ja-JP"/>
        </w:rPr>
        <w:t>X_res = pd.DataFrame(X_res, columns=X.columns)</w:t>
      </w:r>
    </w:p>
    <w:p w14:paraId="22AA4AC9" w14:textId="77777777" w:rsidR="00D42D63" w:rsidRPr="00D42D63" w:rsidRDefault="00D42D63" w:rsidP="00B0260E">
      <w:pPr>
        <w:shd w:val="clear" w:color="auto" w:fill="FFFFFE"/>
        <w:rPr>
          <w:rFonts w:ascii="Courier New" w:eastAsia="Times New Roman" w:hAnsi="Courier New" w:cs="Courier New"/>
          <w:color w:val="000000"/>
          <w:sz w:val="21"/>
          <w:szCs w:val="21"/>
          <w:lang w:eastAsia="ja-JP"/>
        </w:rPr>
      </w:pPr>
      <w:r w:rsidRPr="00D42D63">
        <w:rPr>
          <w:rFonts w:ascii="Courier New" w:eastAsia="Times New Roman" w:hAnsi="Courier New" w:cs="Courier New"/>
          <w:color w:val="000000"/>
          <w:sz w:val="21"/>
          <w:szCs w:val="21"/>
          <w:lang w:eastAsia="ja-JP"/>
        </w:rPr>
        <w:t>y_res = pd.DataFrame(y_res, columns=[</w:t>
      </w:r>
      <w:r w:rsidRPr="00D42D63">
        <w:rPr>
          <w:rFonts w:ascii="Courier New" w:eastAsia="Times New Roman" w:hAnsi="Courier New" w:cs="Courier New"/>
          <w:color w:val="A31515"/>
          <w:sz w:val="21"/>
          <w:szCs w:val="21"/>
          <w:lang w:eastAsia="ja-JP"/>
        </w:rPr>
        <w:t>'Class'</w:t>
      </w:r>
      <w:r w:rsidRPr="00D42D63">
        <w:rPr>
          <w:rFonts w:ascii="Courier New" w:eastAsia="Times New Roman" w:hAnsi="Courier New" w:cs="Courier New"/>
          <w:color w:val="000000"/>
          <w:sz w:val="21"/>
          <w:szCs w:val="21"/>
          <w:lang w:eastAsia="ja-JP"/>
        </w:rPr>
        <w:t>])</w:t>
      </w:r>
    </w:p>
    <w:p w14:paraId="7A03BADC" w14:textId="77777777" w:rsidR="00D42D63" w:rsidRPr="00D42D63" w:rsidRDefault="00D42D63" w:rsidP="00B0260E">
      <w:pPr>
        <w:shd w:val="clear" w:color="auto" w:fill="FFFFFE"/>
        <w:rPr>
          <w:rFonts w:ascii="Courier New" w:eastAsia="Times New Roman" w:hAnsi="Courier New" w:cs="Courier New"/>
          <w:color w:val="000000"/>
          <w:sz w:val="21"/>
          <w:szCs w:val="21"/>
          <w:lang w:eastAsia="ja-JP"/>
        </w:rPr>
      </w:pPr>
      <w:r w:rsidRPr="00D42D63">
        <w:rPr>
          <w:rFonts w:ascii="Courier New" w:eastAsia="Times New Roman" w:hAnsi="Courier New" w:cs="Courier New"/>
          <w:color w:val="795E26"/>
          <w:sz w:val="21"/>
          <w:szCs w:val="21"/>
          <w:lang w:eastAsia="ja-JP"/>
        </w:rPr>
        <w:t>print</w:t>
      </w:r>
      <w:r w:rsidRPr="00D42D63">
        <w:rPr>
          <w:rFonts w:ascii="Courier New" w:eastAsia="Times New Roman" w:hAnsi="Courier New" w:cs="Courier New"/>
          <w:color w:val="000000"/>
          <w:sz w:val="21"/>
          <w:szCs w:val="21"/>
          <w:lang w:eastAsia="ja-JP"/>
        </w:rPr>
        <w:t>(X_train.shape)</w:t>
      </w:r>
    </w:p>
    <w:p w14:paraId="62F02898" w14:textId="391FD45B" w:rsidR="00E26897" w:rsidRDefault="00D42D63" w:rsidP="00B0260E">
      <w:pPr>
        <w:shd w:val="clear" w:color="auto" w:fill="FFFFFE"/>
        <w:rPr>
          <w:rFonts w:ascii="Courier New" w:eastAsia="Times New Roman" w:hAnsi="Courier New" w:cs="Courier New"/>
          <w:color w:val="000000"/>
          <w:sz w:val="21"/>
          <w:szCs w:val="21"/>
          <w:lang w:eastAsia="ja-JP"/>
        </w:rPr>
      </w:pPr>
      <w:r w:rsidRPr="00D42D63">
        <w:rPr>
          <w:rFonts w:ascii="Courier New" w:eastAsia="Times New Roman" w:hAnsi="Courier New" w:cs="Courier New"/>
          <w:color w:val="795E26"/>
          <w:sz w:val="21"/>
          <w:szCs w:val="21"/>
          <w:lang w:eastAsia="ja-JP"/>
        </w:rPr>
        <w:t>print</w:t>
      </w:r>
      <w:r w:rsidRPr="00D42D63">
        <w:rPr>
          <w:rFonts w:ascii="Courier New" w:eastAsia="Times New Roman" w:hAnsi="Courier New" w:cs="Courier New"/>
          <w:color w:val="000000"/>
          <w:sz w:val="21"/>
          <w:szCs w:val="21"/>
          <w:lang w:eastAsia="ja-JP"/>
        </w:rPr>
        <w:t>(y_train.shape)</w:t>
      </w:r>
    </w:p>
    <w:p w14:paraId="6C689EBC" w14:textId="77777777" w:rsidR="00013067" w:rsidRPr="00013067" w:rsidRDefault="00013067" w:rsidP="00B0260E">
      <w:pPr>
        <w:shd w:val="clear" w:color="auto" w:fill="FFFFFE"/>
        <w:rPr>
          <w:rFonts w:ascii="Courier New" w:eastAsia="Times New Roman" w:hAnsi="Courier New" w:cs="Courier New"/>
          <w:color w:val="000000"/>
          <w:sz w:val="21"/>
          <w:szCs w:val="21"/>
          <w:lang w:eastAsia="ja-JP"/>
        </w:rPr>
      </w:pPr>
      <w:r w:rsidRPr="00013067">
        <w:rPr>
          <w:rFonts w:ascii="Courier New" w:eastAsia="Times New Roman" w:hAnsi="Courier New" w:cs="Courier New"/>
          <w:color w:val="000000"/>
          <w:sz w:val="21"/>
          <w:szCs w:val="21"/>
          <w:lang w:eastAsia="ja-JP"/>
        </w:rPr>
        <w:t>data_smote = pd.concat([X_res, y_res], axis=</w:t>
      </w:r>
      <w:r w:rsidRPr="00013067">
        <w:rPr>
          <w:rFonts w:ascii="Courier New" w:eastAsia="Times New Roman" w:hAnsi="Courier New" w:cs="Courier New"/>
          <w:color w:val="09885A"/>
          <w:sz w:val="21"/>
          <w:szCs w:val="21"/>
          <w:lang w:eastAsia="ja-JP"/>
        </w:rPr>
        <w:t>1</w:t>
      </w:r>
      <w:r w:rsidRPr="00013067">
        <w:rPr>
          <w:rFonts w:ascii="Courier New" w:eastAsia="Times New Roman" w:hAnsi="Courier New" w:cs="Courier New"/>
          <w:color w:val="000000"/>
          <w:sz w:val="21"/>
          <w:szCs w:val="21"/>
          <w:lang w:eastAsia="ja-JP"/>
        </w:rPr>
        <w:t>)</w:t>
      </w:r>
    </w:p>
    <w:p w14:paraId="501CA4A1" w14:textId="77777777" w:rsidR="00013067" w:rsidRPr="00013067" w:rsidRDefault="00013067" w:rsidP="00B0260E">
      <w:pPr>
        <w:shd w:val="clear" w:color="auto" w:fill="FFFFFE"/>
        <w:rPr>
          <w:rFonts w:ascii="Courier New" w:eastAsia="Times New Roman" w:hAnsi="Courier New" w:cs="Courier New"/>
          <w:color w:val="000000"/>
          <w:sz w:val="21"/>
          <w:szCs w:val="21"/>
          <w:lang w:eastAsia="ja-JP"/>
        </w:rPr>
      </w:pPr>
      <w:r w:rsidRPr="00013067">
        <w:rPr>
          <w:rFonts w:ascii="Courier New" w:eastAsia="Times New Roman" w:hAnsi="Courier New" w:cs="Courier New"/>
          <w:color w:val="795E26"/>
          <w:sz w:val="21"/>
          <w:szCs w:val="21"/>
          <w:lang w:eastAsia="ja-JP"/>
        </w:rPr>
        <w:t>print</w:t>
      </w:r>
      <w:r w:rsidRPr="00013067">
        <w:rPr>
          <w:rFonts w:ascii="Courier New" w:eastAsia="Times New Roman" w:hAnsi="Courier New" w:cs="Courier New"/>
          <w:color w:val="000000"/>
          <w:sz w:val="21"/>
          <w:szCs w:val="21"/>
          <w:lang w:eastAsia="ja-JP"/>
        </w:rPr>
        <w:t>(data_smote.shape)</w:t>
      </w:r>
    </w:p>
    <w:p w14:paraId="3C733608" w14:textId="56AC33E2" w:rsidR="00FA7D20" w:rsidRDefault="00FA7D20" w:rsidP="00B0260E">
      <w:pPr>
        <w:rPr>
          <w:rFonts w:cs="Times New Roman"/>
          <w:szCs w:val="26"/>
        </w:rPr>
      </w:pPr>
      <w:r>
        <w:rPr>
          <w:rFonts w:cs="Times New Roman"/>
          <w:szCs w:val="26"/>
        </w:rPr>
        <w:t>4.2.5.3. Phương pháp kết hợp SMOTE + ENN</w:t>
      </w:r>
    </w:p>
    <w:p w14:paraId="1553E91A" w14:textId="77777777"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000000"/>
          <w:sz w:val="21"/>
          <w:szCs w:val="21"/>
          <w:lang w:eastAsia="ja-JP"/>
        </w:rPr>
        <w:lastRenderedPageBreak/>
        <w:t>X = data_raw.drop(</w:t>
      </w:r>
      <w:r w:rsidRPr="00C678BF">
        <w:rPr>
          <w:rFonts w:ascii="Courier New" w:eastAsia="Times New Roman" w:hAnsi="Courier New" w:cs="Courier New"/>
          <w:color w:val="A31515"/>
          <w:sz w:val="21"/>
          <w:szCs w:val="21"/>
          <w:lang w:eastAsia="ja-JP"/>
        </w:rPr>
        <w:t>'Class'</w:t>
      </w:r>
      <w:r w:rsidRPr="00C678BF">
        <w:rPr>
          <w:rFonts w:ascii="Courier New" w:eastAsia="Times New Roman" w:hAnsi="Courier New" w:cs="Courier New"/>
          <w:color w:val="000000"/>
          <w:sz w:val="21"/>
          <w:szCs w:val="21"/>
          <w:lang w:eastAsia="ja-JP"/>
        </w:rPr>
        <w:t>, axis=</w:t>
      </w:r>
      <w:r w:rsidRPr="00C678BF">
        <w:rPr>
          <w:rFonts w:ascii="Courier New" w:eastAsia="Times New Roman" w:hAnsi="Courier New" w:cs="Courier New"/>
          <w:color w:val="09885A"/>
          <w:sz w:val="21"/>
          <w:szCs w:val="21"/>
          <w:lang w:eastAsia="ja-JP"/>
        </w:rPr>
        <w:t>1</w:t>
      </w:r>
      <w:r w:rsidRPr="00C678BF">
        <w:rPr>
          <w:rFonts w:ascii="Courier New" w:eastAsia="Times New Roman" w:hAnsi="Courier New" w:cs="Courier New"/>
          <w:color w:val="000000"/>
          <w:sz w:val="21"/>
          <w:szCs w:val="21"/>
          <w:lang w:eastAsia="ja-JP"/>
        </w:rPr>
        <w:t>)</w:t>
      </w:r>
    </w:p>
    <w:p w14:paraId="4F2252E6" w14:textId="77777777"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000000"/>
          <w:sz w:val="21"/>
          <w:szCs w:val="21"/>
          <w:lang w:eastAsia="ja-JP"/>
        </w:rPr>
        <w:t>y = data_raw[</w:t>
      </w:r>
      <w:r w:rsidRPr="00C678BF">
        <w:rPr>
          <w:rFonts w:ascii="Courier New" w:eastAsia="Times New Roman" w:hAnsi="Courier New" w:cs="Courier New"/>
          <w:color w:val="A31515"/>
          <w:sz w:val="21"/>
          <w:szCs w:val="21"/>
          <w:lang w:eastAsia="ja-JP"/>
        </w:rPr>
        <w:t>'Class'</w:t>
      </w:r>
      <w:r w:rsidRPr="00C678BF">
        <w:rPr>
          <w:rFonts w:ascii="Courier New" w:eastAsia="Times New Roman" w:hAnsi="Courier New" w:cs="Courier New"/>
          <w:color w:val="000000"/>
          <w:sz w:val="21"/>
          <w:szCs w:val="21"/>
          <w:lang w:eastAsia="ja-JP"/>
        </w:rPr>
        <w:t>]</w:t>
      </w:r>
    </w:p>
    <w:p w14:paraId="58819C68" w14:textId="77777777"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795E26"/>
          <w:sz w:val="21"/>
          <w:szCs w:val="21"/>
          <w:lang w:eastAsia="ja-JP"/>
        </w:rPr>
        <w:t>print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A31515"/>
          <w:sz w:val="21"/>
          <w:szCs w:val="21"/>
          <w:lang w:eastAsia="ja-JP"/>
        </w:rPr>
        <w:t>"Trước SMOTE + ENN, số lượng giao dịch gian lận là: {}"</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format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sum</w:t>
      </w:r>
      <w:r w:rsidRPr="00C678BF">
        <w:rPr>
          <w:rFonts w:ascii="Courier New" w:eastAsia="Times New Roman" w:hAnsi="Courier New" w:cs="Courier New"/>
          <w:color w:val="000000"/>
          <w:sz w:val="21"/>
          <w:szCs w:val="21"/>
          <w:lang w:eastAsia="ja-JP"/>
        </w:rPr>
        <w:t>(y==</w:t>
      </w:r>
      <w:r w:rsidRPr="00C678BF">
        <w:rPr>
          <w:rFonts w:ascii="Courier New" w:eastAsia="Times New Roman" w:hAnsi="Courier New" w:cs="Courier New"/>
          <w:color w:val="09885A"/>
          <w:sz w:val="21"/>
          <w:szCs w:val="21"/>
          <w:lang w:eastAsia="ja-JP"/>
        </w:rPr>
        <w:t>1</w:t>
      </w:r>
      <w:r w:rsidRPr="00C678BF">
        <w:rPr>
          <w:rFonts w:ascii="Courier New" w:eastAsia="Times New Roman" w:hAnsi="Courier New" w:cs="Courier New"/>
          <w:color w:val="000000"/>
          <w:sz w:val="21"/>
          <w:szCs w:val="21"/>
          <w:lang w:eastAsia="ja-JP"/>
        </w:rPr>
        <w:t>)))</w:t>
      </w:r>
    </w:p>
    <w:p w14:paraId="41665777" w14:textId="0CC010FF"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795E26"/>
          <w:sz w:val="21"/>
          <w:szCs w:val="21"/>
          <w:lang w:eastAsia="ja-JP"/>
        </w:rPr>
        <w:t>print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A31515"/>
          <w:sz w:val="21"/>
          <w:szCs w:val="21"/>
          <w:lang w:eastAsia="ja-JP"/>
        </w:rPr>
        <w:t>"Trước SMOTE + ENN, số lượng giao dịch không gian lận là: {} \n"</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format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sum</w:t>
      </w:r>
      <w:r w:rsidRPr="00C678BF">
        <w:rPr>
          <w:rFonts w:ascii="Courier New" w:eastAsia="Times New Roman" w:hAnsi="Courier New" w:cs="Courier New"/>
          <w:color w:val="000000"/>
          <w:sz w:val="21"/>
          <w:szCs w:val="21"/>
          <w:lang w:eastAsia="ja-JP"/>
        </w:rPr>
        <w:t>(y==</w:t>
      </w:r>
      <w:r w:rsidRPr="00C678BF">
        <w:rPr>
          <w:rFonts w:ascii="Courier New" w:eastAsia="Times New Roman" w:hAnsi="Courier New" w:cs="Courier New"/>
          <w:color w:val="09885A"/>
          <w:sz w:val="21"/>
          <w:szCs w:val="21"/>
          <w:lang w:eastAsia="ja-JP"/>
        </w:rPr>
        <w:t>0</w:t>
      </w:r>
      <w:r w:rsidRPr="00C678BF">
        <w:rPr>
          <w:rFonts w:ascii="Courier New" w:eastAsia="Times New Roman" w:hAnsi="Courier New" w:cs="Courier New"/>
          <w:color w:val="000000"/>
          <w:sz w:val="21"/>
          <w:szCs w:val="21"/>
          <w:lang w:eastAsia="ja-JP"/>
        </w:rPr>
        <w:t>)))</w:t>
      </w:r>
    </w:p>
    <w:p w14:paraId="0E364760" w14:textId="77777777"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000000"/>
          <w:sz w:val="21"/>
          <w:szCs w:val="21"/>
          <w:lang w:eastAsia="ja-JP"/>
        </w:rPr>
        <w:t>sm = SMOTEENN(random_state=</w:t>
      </w:r>
      <w:r w:rsidRPr="00C678BF">
        <w:rPr>
          <w:rFonts w:ascii="Courier New" w:eastAsia="Times New Roman" w:hAnsi="Courier New" w:cs="Courier New"/>
          <w:color w:val="09885A"/>
          <w:sz w:val="21"/>
          <w:szCs w:val="21"/>
          <w:lang w:eastAsia="ja-JP"/>
        </w:rPr>
        <w:t>42</w:t>
      </w:r>
      <w:r w:rsidRPr="00C678BF">
        <w:rPr>
          <w:rFonts w:ascii="Courier New" w:eastAsia="Times New Roman" w:hAnsi="Courier New" w:cs="Courier New"/>
          <w:color w:val="000000"/>
          <w:sz w:val="21"/>
          <w:szCs w:val="21"/>
          <w:lang w:eastAsia="ja-JP"/>
        </w:rPr>
        <w:t>)</w:t>
      </w:r>
    </w:p>
    <w:p w14:paraId="2EAB1AF2" w14:textId="0C1A3794"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000000"/>
          <w:sz w:val="21"/>
          <w:szCs w:val="21"/>
          <w:lang w:eastAsia="ja-JP"/>
        </w:rPr>
        <w:t>X_res, y_res = sm.fit_sample(X, y.ravel())</w:t>
      </w:r>
    </w:p>
    <w:p w14:paraId="753576A6" w14:textId="77777777"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795E26"/>
          <w:sz w:val="21"/>
          <w:szCs w:val="21"/>
          <w:lang w:eastAsia="ja-JP"/>
        </w:rPr>
        <w:t>print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A31515"/>
          <w:sz w:val="21"/>
          <w:szCs w:val="21"/>
          <w:lang w:eastAsia="ja-JP"/>
        </w:rPr>
        <w:t>'Sau SMOTE + ENN, Kích thước của dữ liệu train_X: {}'</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format</w:t>
      </w:r>
      <w:r w:rsidRPr="00C678BF">
        <w:rPr>
          <w:rFonts w:ascii="Courier New" w:eastAsia="Times New Roman" w:hAnsi="Courier New" w:cs="Courier New"/>
          <w:color w:val="000000"/>
          <w:sz w:val="21"/>
          <w:szCs w:val="21"/>
          <w:lang w:eastAsia="ja-JP"/>
        </w:rPr>
        <w:t>(X_res.shape))</w:t>
      </w:r>
    </w:p>
    <w:p w14:paraId="1FDE571D" w14:textId="426CF6F5"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795E26"/>
          <w:sz w:val="21"/>
          <w:szCs w:val="21"/>
          <w:lang w:eastAsia="ja-JP"/>
        </w:rPr>
        <w:t>print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A31515"/>
          <w:sz w:val="21"/>
          <w:szCs w:val="21"/>
          <w:lang w:eastAsia="ja-JP"/>
        </w:rPr>
        <w:t>'Sau SMOTE + ENN, Kích thước của dữ liệu train_y: {} \n'</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format</w:t>
      </w:r>
      <w:r w:rsidRPr="00C678BF">
        <w:rPr>
          <w:rFonts w:ascii="Courier New" w:eastAsia="Times New Roman" w:hAnsi="Courier New" w:cs="Courier New"/>
          <w:color w:val="000000"/>
          <w:sz w:val="21"/>
          <w:szCs w:val="21"/>
          <w:lang w:eastAsia="ja-JP"/>
        </w:rPr>
        <w:t>(y_res.shape))</w:t>
      </w:r>
    </w:p>
    <w:p w14:paraId="2FC0BE51" w14:textId="77777777"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795E26"/>
          <w:sz w:val="21"/>
          <w:szCs w:val="21"/>
          <w:lang w:eastAsia="ja-JP"/>
        </w:rPr>
        <w:t>print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A31515"/>
          <w:sz w:val="21"/>
          <w:szCs w:val="21"/>
          <w:lang w:eastAsia="ja-JP"/>
        </w:rPr>
        <w:t>"Sau SMOTE + ENN, Số lượng giao dịch gian lận là: {}"</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format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sum</w:t>
      </w:r>
      <w:r w:rsidRPr="00C678BF">
        <w:rPr>
          <w:rFonts w:ascii="Courier New" w:eastAsia="Times New Roman" w:hAnsi="Courier New" w:cs="Courier New"/>
          <w:color w:val="000000"/>
          <w:sz w:val="21"/>
          <w:szCs w:val="21"/>
          <w:lang w:eastAsia="ja-JP"/>
        </w:rPr>
        <w:t>(y_res==</w:t>
      </w:r>
      <w:r w:rsidRPr="00C678BF">
        <w:rPr>
          <w:rFonts w:ascii="Courier New" w:eastAsia="Times New Roman" w:hAnsi="Courier New" w:cs="Courier New"/>
          <w:color w:val="09885A"/>
          <w:sz w:val="21"/>
          <w:szCs w:val="21"/>
          <w:lang w:eastAsia="ja-JP"/>
        </w:rPr>
        <w:t>1</w:t>
      </w:r>
      <w:r w:rsidRPr="00C678BF">
        <w:rPr>
          <w:rFonts w:ascii="Courier New" w:eastAsia="Times New Roman" w:hAnsi="Courier New" w:cs="Courier New"/>
          <w:color w:val="000000"/>
          <w:sz w:val="21"/>
          <w:szCs w:val="21"/>
          <w:lang w:eastAsia="ja-JP"/>
        </w:rPr>
        <w:t>)))</w:t>
      </w:r>
    </w:p>
    <w:p w14:paraId="1051E78B" w14:textId="77777777" w:rsidR="00C678BF" w:rsidRPr="00C678BF" w:rsidRDefault="00C678BF" w:rsidP="00B0260E">
      <w:pPr>
        <w:shd w:val="clear" w:color="auto" w:fill="FFFFFE"/>
        <w:rPr>
          <w:rFonts w:ascii="Courier New" w:eastAsia="Times New Roman" w:hAnsi="Courier New" w:cs="Courier New"/>
          <w:color w:val="000000"/>
          <w:sz w:val="21"/>
          <w:szCs w:val="21"/>
          <w:lang w:eastAsia="ja-JP"/>
        </w:rPr>
      </w:pPr>
      <w:r w:rsidRPr="00C678BF">
        <w:rPr>
          <w:rFonts w:ascii="Courier New" w:eastAsia="Times New Roman" w:hAnsi="Courier New" w:cs="Courier New"/>
          <w:color w:val="795E26"/>
          <w:sz w:val="21"/>
          <w:szCs w:val="21"/>
          <w:lang w:eastAsia="ja-JP"/>
        </w:rPr>
        <w:t>print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A31515"/>
          <w:sz w:val="21"/>
          <w:szCs w:val="21"/>
          <w:lang w:eastAsia="ja-JP"/>
        </w:rPr>
        <w:t>"Sau SMOTE + ENN, Số lượng giao dịch không gian lận là: {}"</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format</w:t>
      </w:r>
      <w:r w:rsidRPr="00C678BF">
        <w:rPr>
          <w:rFonts w:ascii="Courier New" w:eastAsia="Times New Roman" w:hAnsi="Courier New" w:cs="Courier New"/>
          <w:color w:val="000000"/>
          <w:sz w:val="21"/>
          <w:szCs w:val="21"/>
          <w:lang w:eastAsia="ja-JP"/>
        </w:rPr>
        <w:t>(</w:t>
      </w:r>
      <w:r w:rsidRPr="00C678BF">
        <w:rPr>
          <w:rFonts w:ascii="Courier New" w:eastAsia="Times New Roman" w:hAnsi="Courier New" w:cs="Courier New"/>
          <w:color w:val="795E26"/>
          <w:sz w:val="21"/>
          <w:szCs w:val="21"/>
          <w:lang w:eastAsia="ja-JP"/>
        </w:rPr>
        <w:t>sum</w:t>
      </w:r>
      <w:r w:rsidRPr="00C678BF">
        <w:rPr>
          <w:rFonts w:ascii="Courier New" w:eastAsia="Times New Roman" w:hAnsi="Courier New" w:cs="Courier New"/>
          <w:color w:val="000000"/>
          <w:sz w:val="21"/>
          <w:szCs w:val="21"/>
          <w:lang w:eastAsia="ja-JP"/>
        </w:rPr>
        <w:t>(y_res==</w:t>
      </w:r>
      <w:r w:rsidRPr="00C678BF">
        <w:rPr>
          <w:rFonts w:ascii="Courier New" w:eastAsia="Times New Roman" w:hAnsi="Courier New" w:cs="Courier New"/>
          <w:color w:val="09885A"/>
          <w:sz w:val="21"/>
          <w:szCs w:val="21"/>
          <w:lang w:eastAsia="ja-JP"/>
        </w:rPr>
        <w:t>0</w:t>
      </w:r>
      <w:r w:rsidRPr="00C678BF">
        <w:rPr>
          <w:rFonts w:ascii="Courier New" w:eastAsia="Times New Roman" w:hAnsi="Courier New" w:cs="Courier New"/>
          <w:color w:val="000000"/>
          <w:sz w:val="21"/>
          <w:szCs w:val="21"/>
          <w:lang w:eastAsia="ja-JP"/>
        </w:rPr>
        <w:t>)))</w:t>
      </w:r>
    </w:p>
    <w:p w14:paraId="3792710F" w14:textId="77777777" w:rsidR="009E1DE2" w:rsidRPr="009E1DE2" w:rsidRDefault="009E1DE2" w:rsidP="00B0260E">
      <w:pPr>
        <w:shd w:val="clear" w:color="auto" w:fill="FFFFFE"/>
        <w:rPr>
          <w:rFonts w:ascii="Courier New" w:eastAsia="Times New Roman" w:hAnsi="Courier New" w:cs="Courier New"/>
          <w:color w:val="000000"/>
          <w:sz w:val="21"/>
          <w:szCs w:val="21"/>
          <w:lang w:eastAsia="ja-JP"/>
        </w:rPr>
      </w:pPr>
      <w:r w:rsidRPr="009E1DE2">
        <w:rPr>
          <w:rFonts w:ascii="Courier New" w:eastAsia="Times New Roman" w:hAnsi="Courier New" w:cs="Courier New"/>
          <w:color w:val="008000"/>
          <w:sz w:val="21"/>
          <w:szCs w:val="21"/>
          <w:lang w:eastAsia="ja-JP"/>
        </w:rPr>
        <w:t># Convert 'ndarray' to 'DataFrame'</w:t>
      </w:r>
    </w:p>
    <w:p w14:paraId="08080CAB" w14:textId="77777777" w:rsidR="009E1DE2" w:rsidRPr="009E1DE2" w:rsidRDefault="009E1DE2" w:rsidP="00B0260E">
      <w:pPr>
        <w:shd w:val="clear" w:color="auto" w:fill="FFFFFE"/>
        <w:rPr>
          <w:rFonts w:ascii="Courier New" w:eastAsia="Times New Roman" w:hAnsi="Courier New" w:cs="Courier New"/>
          <w:color w:val="000000"/>
          <w:sz w:val="21"/>
          <w:szCs w:val="21"/>
          <w:lang w:eastAsia="ja-JP"/>
        </w:rPr>
      </w:pPr>
      <w:r w:rsidRPr="009E1DE2">
        <w:rPr>
          <w:rFonts w:ascii="Courier New" w:eastAsia="Times New Roman" w:hAnsi="Courier New" w:cs="Courier New"/>
          <w:color w:val="000000"/>
          <w:sz w:val="21"/>
          <w:szCs w:val="21"/>
          <w:lang w:eastAsia="ja-JP"/>
        </w:rPr>
        <w:t>X_res = pd.DataFrame(X_res, columns=X.columns)</w:t>
      </w:r>
    </w:p>
    <w:p w14:paraId="37DAA2C9" w14:textId="77777777" w:rsidR="009E1DE2" w:rsidRPr="009E1DE2" w:rsidRDefault="009E1DE2" w:rsidP="00B0260E">
      <w:pPr>
        <w:shd w:val="clear" w:color="auto" w:fill="FFFFFE"/>
        <w:rPr>
          <w:rFonts w:ascii="Courier New" w:eastAsia="Times New Roman" w:hAnsi="Courier New" w:cs="Courier New"/>
          <w:color w:val="000000"/>
          <w:sz w:val="21"/>
          <w:szCs w:val="21"/>
          <w:lang w:eastAsia="ja-JP"/>
        </w:rPr>
      </w:pPr>
      <w:r w:rsidRPr="009E1DE2">
        <w:rPr>
          <w:rFonts w:ascii="Courier New" w:eastAsia="Times New Roman" w:hAnsi="Courier New" w:cs="Courier New"/>
          <w:color w:val="000000"/>
          <w:sz w:val="21"/>
          <w:szCs w:val="21"/>
          <w:lang w:eastAsia="ja-JP"/>
        </w:rPr>
        <w:t>y_res = pd.DataFrame(y_res, columns=[</w:t>
      </w:r>
      <w:r w:rsidRPr="009E1DE2">
        <w:rPr>
          <w:rFonts w:ascii="Courier New" w:eastAsia="Times New Roman" w:hAnsi="Courier New" w:cs="Courier New"/>
          <w:color w:val="A31515"/>
          <w:sz w:val="21"/>
          <w:szCs w:val="21"/>
          <w:lang w:eastAsia="ja-JP"/>
        </w:rPr>
        <w:t>'Class'</w:t>
      </w:r>
      <w:r w:rsidRPr="009E1DE2">
        <w:rPr>
          <w:rFonts w:ascii="Courier New" w:eastAsia="Times New Roman" w:hAnsi="Courier New" w:cs="Courier New"/>
          <w:color w:val="000000"/>
          <w:sz w:val="21"/>
          <w:szCs w:val="21"/>
          <w:lang w:eastAsia="ja-JP"/>
        </w:rPr>
        <w:t>])</w:t>
      </w:r>
    </w:p>
    <w:p w14:paraId="59A3C85E" w14:textId="77777777" w:rsidR="009E1DE2" w:rsidRPr="009E1DE2" w:rsidRDefault="009E1DE2" w:rsidP="00B0260E">
      <w:pPr>
        <w:shd w:val="clear" w:color="auto" w:fill="FFFFFE"/>
        <w:rPr>
          <w:rFonts w:ascii="Courier New" w:eastAsia="Times New Roman" w:hAnsi="Courier New" w:cs="Courier New"/>
          <w:color w:val="000000"/>
          <w:sz w:val="21"/>
          <w:szCs w:val="21"/>
          <w:lang w:eastAsia="ja-JP"/>
        </w:rPr>
      </w:pPr>
      <w:r w:rsidRPr="009E1DE2">
        <w:rPr>
          <w:rFonts w:ascii="Courier New" w:eastAsia="Times New Roman" w:hAnsi="Courier New" w:cs="Courier New"/>
          <w:color w:val="795E26"/>
          <w:sz w:val="21"/>
          <w:szCs w:val="21"/>
          <w:lang w:eastAsia="ja-JP"/>
        </w:rPr>
        <w:t>print</w:t>
      </w:r>
      <w:r w:rsidRPr="009E1DE2">
        <w:rPr>
          <w:rFonts w:ascii="Courier New" w:eastAsia="Times New Roman" w:hAnsi="Courier New" w:cs="Courier New"/>
          <w:color w:val="000000"/>
          <w:sz w:val="21"/>
          <w:szCs w:val="21"/>
          <w:lang w:eastAsia="ja-JP"/>
        </w:rPr>
        <w:t>(X_res.shape)</w:t>
      </w:r>
    </w:p>
    <w:p w14:paraId="7B4AA5B2" w14:textId="77777777" w:rsidR="009E1DE2" w:rsidRPr="009E1DE2" w:rsidRDefault="009E1DE2" w:rsidP="00B0260E">
      <w:pPr>
        <w:shd w:val="clear" w:color="auto" w:fill="FFFFFE"/>
        <w:rPr>
          <w:rFonts w:ascii="Courier New" w:eastAsia="Times New Roman" w:hAnsi="Courier New" w:cs="Courier New"/>
          <w:color w:val="000000"/>
          <w:sz w:val="21"/>
          <w:szCs w:val="21"/>
          <w:lang w:eastAsia="ja-JP"/>
        </w:rPr>
      </w:pPr>
      <w:r w:rsidRPr="009E1DE2">
        <w:rPr>
          <w:rFonts w:ascii="Courier New" w:eastAsia="Times New Roman" w:hAnsi="Courier New" w:cs="Courier New"/>
          <w:color w:val="795E26"/>
          <w:sz w:val="21"/>
          <w:szCs w:val="21"/>
          <w:lang w:eastAsia="ja-JP"/>
        </w:rPr>
        <w:t>print</w:t>
      </w:r>
      <w:r w:rsidRPr="009E1DE2">
        <w:rPr>
          <w:rFonts w:ascii="Courier New" w:eastAsia="Times New Roman" w:hAnsi="Courier New" w:cs="Courier New"/>
          <w:color w:val="000000"/>
          <w:sz w:val="21"/>
          <w:szCs w:val="21"/>
          <w:lang w:eastAsia="ja-JP"/>
        </w:rPr>
        <w:t>(y_res.shape)</w:t>
      </w:r>
    </w:p>
    <w:p w14:paraId="04D0E82B" w14:textId="46A93695" w:rsidR="009E1DE2" w:rsidRPr="009E1DE2" w:rsidRDefault="009E1DE2" w:rsidP="00B0260E">
      <w:pPr>
        <w:shd w:val="clear" w:color="auto" w:fill="FFFFFE"/>
        <w:rPr>
          <w:rFonts w:ascii="Courier New" w:eastAsia="Times New Roman" w:hAnsi="Courier New" w:cs="Courier New"/>
          <w:color w:val="000000"/>
          <w:sz w:val="21"/>
          <w:szCs w:val="21"/>
          <w:lang w:eastAsia="ja-JP"/>
        </w:rPr>
      </w:pPr>
      <w:r w:rsidRPr="009E1DE2">
        <w:rPr>
          <w:rFonts w:ascii="Courier New" w:eastAsia="Times New Roman" w:hAnsi="Courier New" w:cs="Courier New"/>
          <w:color w:val="000000"/>
          <w:sz w:val="21"/>
          <w:szCs w:val="21"/>
          <w:lang w:eastAsia="ja-JP"/>
        </w:rPr>
        <w:t>data_smote_enn = pd.concat([X_res, y_res], axis=</w:t>
      </w:r>
      <w:r w:rsidRPr="009E1DE2">
        <w:rPr>
          <w:rFonts w:ascii="Courier New" w:eastAsia="Times New Roman" w:hAnsi="Courier New" w:cs="Courier New"/>
          <w:color w:val="09885A"/>
          <w:sz w:val="21"/>
          <w:szCs w:val="21"/>
          <w:lang w:eastAsia="ja-JP"/>
        </w:rPr>
        <w:t>1</w:t>
      </w:r>
      <w:r w:rsidRPr="009E1DE2">
        <w:rPr>
          <w:rFonts w:ascii="Courier New" w:eastAsia="Times New Roman" w:hAnsi="Courier New" w:cs="Courier New"/>
          <w:color w:val="000000"/>
          <w:sz w:val="21"/>
          <w:szCs w:val="21"/>
          <w:lang w:eastAsia="ja-JP"/>
        </w:rPr>
        <w:t>)</w:t>
      </w:r>
    </w:p>
    <w:p w14:paraId="7DEA7EC9" w14:textId="7B6DDFBD" w:rsidR="00013067" w:rsidRPr="009E1DE2" w:rsidRDefault="009E1DE2" w:rsidP="00B0260E">
      <w:pPr>
        <w:shd w:val="clear" w:color="auto" w:fill="FFFFFE"/>
        <w:rPr>
          <w:rFonts w:ascii="Courier New" w:eastAsia="Times New Roman" w:hAnsi="Courier New" w:cs="Courier New"/>
          <w:color w:val="000000"/>
          <w:sz w:val="21"/>
          <w:szCs w:val="21"/>
          <w:lang w:eastAsia="ja-JP"/>
        </w:rPr>
      </w:pPr>
      <w:r w:rsidRPr="009E1DE2">
        <w:rPr>
          <w:rFonts w:ascii="Courier New" w:eastAsia="Times New Roman" w:hAnsi="Courier New" w:cs="Courier New"/>
          <w:color w:val="795E26"/>
          <w:sz w:val="21"/>
          <w:szCs w:val="21"/>
          <w:lang w:eastAsia="ja-JP"/>
        </w:rPr>
        <w:t>print</w:t>
      </w:r>
      <w:r w:rsidRPr="009E1DE2">
        <w:rPr>
          <w:rFonts w:ascii="Courier New" w:eastAsia="Times New Roman" w:hAnsi="Courier New" w:cs="Courier New"/>
          <w:color w:val="000000"/>
          <w:sz w:val="21"/>
          <w:szCs w:val="21"/>
          <w:lang w:eastAsia="ja-JP"/>
        </w:rPr>
        <w:t>(data_smote_enn.shape)</w:t>
      </w:r>
    </w:p>
    <w:p w14:paraId="60F5C913" w14:textId="3FCAC0A1" w:rsidR="005553F5" w:rsidRDefault="005553F5" w:rsidP="00B0260E">
      <w:pPr>
        <w:rPr>
          <w:rFonts w:cs="Times New Roman"/>
          <w:szCs w:val="26"/>
          <w:lang w:val="fr-FR"/>
        </w:rPr>
      </w:pPr>
      <w:r>
        <w:rPr>
          <w:rFonts w:cs="Times New Roman"/>
          <w:szCs w:val="26"/>
          <w:lang w:val="fr-FR"/>
        </w:rPr>
        <w:t>4.2.9. Lưu dữ liệu sau khi thực hiện cân bằng dữ liệu</w:t>
      </w:r>
    </w:p>
    <w:p w14:paraId="568C1286" w14:textId="77777777" w:rsidR="009445E0" w:rsidRPr="009445E0" w:rsidRDefault="009445E0" w:rsidP="00B0260E">
      <w:pPr>
        <w:shd w:val="clear" w:color="auto" w:fill="FFFFFE"/>
        <w:rPr>
          <w:rFonts w:ascii="Courier New" w:eastAsia="Times New Roman" w:hAnsi="Courier New" w:cs="Courier New"/>
          <w:color w:val="000000"/>
          <w:sz w:val="21"/>
          <w:szCs w:val="21"/>
          <w:lang w:eastAsia="ja-JP"/>
        </w:rPr>
      </w:pPr>
      <w:r w:rsidRPr="009445E0">
        <w:rPr>
          <w:rFonts w:ascii="Courier New" w:eastAsia="Times New Roman" w:hAnsi="Courier New" w:cs="Courier New"/>
          <w:color w:val="AF00DB"/>
          <w:sz w:val="21"/>
          <w:szCs w:val="21"/>
          <w:lang w:eastAsia="ja-JP"/>
        </w:rPr>
        <w:t>from</w:t>
      </w:r>
      <w:r w:rsidRPr="009445E0">
        <w:rPr>
          <w:rFonts w:ascii="Courier New" w:eastAsia="Times New Roman" w:hAnsi="Courier New" w:cs="Courier New"/>
          <w:color w:val="000000"/>
          <w:sz w:val="21"/>
          <w:szCs w:val="21"/>
          <w:lang w:eastAsia="ja-JP"/>
        </w:rPr>
        <w:t> google.colab </w:t>
      </w:r>
      <w:r w:rsidRPr="009445E0">
        <w:rPr>
          <w:rFonts w:ascii="Courier New" w:eastAsia="Times New Roman" w:hAnsi="Courier New" w:cs="Courier New"/>
          <w:color w:val="AF00DB"/>
          <w:sz w:val="21"/>
          <w:szCs w:val="21"/>
          <w:lang w:eastAsia="ja-JP"/>
        </w:rPr>
        <w:t>import</w:t>
      </w:r>
      <w:r w:rsidRPr="009445E0">
        <w:rPr>
          <w:rFonts w:ascii="Courier New" w:eastAsia="Times New Roman" w:hAnsi="Courier New" w:cs="Courier New"/>
          <w:color w:val="000000"/>
          <w:sz w:val="21"/>
          <w:szCs w:val="21"/>
          <w:lang w:eastAsia="ja-JP"/>
        </w:rPr>
        <w:t> drive</w:t>
      </w:r>
    </w:p>
    <w:p w14:paraId="56AF91EB" w14:textId="77777777" w:rsidR="009445E0" w:rsidRPr="009445E0" w:rsidRDefault="009445E0" w:rsidP="00B0260E">
      <w:pPr>
        <w:shd w:val="clear" w:color="auto" w:fill="FFFFFE"/>
        <w:rPr>
          <w:rFonts w:ascii="Courier New" w:eastAsia="Times New Roman" w:hAnsi="Courier New" w:cs="Courier New"/>
          <w:color w:val="000000"/>
          <w:sz w:val="21"/>
          <w:szCs w:val="21"/>
          <w:lang w:eastAsia="ja-JP"/>
        </w:rPr>
      </w:pPr>
      <w:r w:rsidRPr="009445E0">
        <w:rPr>
          <w:rFonts w:ascii="Courier New" w:eastAsia="Times New Roman" w:hAnsi="Courier New" w:cs="Courier New"/>
          <w:color w:val="000000"/>
          <w:sz w:val="21"/>
          <w:szCs w:val="21"/>
          <w:lang w:eastAsia="ja-JP"/>
        </w:rPr>
        <w:t>drive.mount(</w:t>
      </w:r>
      <w:r w:rsidRPr="009445E0">
        <w:rPr>
          <w:rFonts w:ascii="Courier New" w:eastAsia="Times New Roman" w:hAnsi="Courier New" w:cs="Courier New"/>
          <w:color w:val="A31515"/>
          <w:sz w:val="21"/>
          <w:szCs w:val="21"/>
          <w:lang w:eastAsia="ja-JP"/>
        </w:rPr>
        <w:t>'drive'</w:t>
      </w:r>
      <w:r w:rsidRPr="009445E0">
        <w:rPr>
          <w:rFonts w:ascii="Courier New" w:eastAsia="Times New Roman" w:hAnsi="Courier New" w:cs="Courier New"/>
          <w:color w:val="000000"/>
          <w:sz w:val="21"/>
          <w:szCs w:val="21"/>
          <w:lang w:eastAsia="ja-JP"/>
        </w:rPr>
        <w:t>)</w:t>
      </w:r>
    </w:p>
    <w:p w14:paraId="2118A8DE" w14:textId="77777777" w:rsidR="009445E0" w:rsidRPr="009445E0" w:rsidRDefault="009445E0" w:rsidP="00B0260E">
      <w:pPr>
        <w:shd w:val="clear" w:color="auto" w:fill="FFFFFE"/>
        <w:rPr>
          <w:rFonts w:ascii="Courier New" w:eastAsia="Times New Roman" w:hAnsi="Courier New" w:cs="Courier New"/>
          <w:color w:val="000000"/>
          <w:sz w:val="21"/>
          <w:szCs w:val="21"/>
          <w:lang w:eastAsia="ja-JP"/>
        </w:rPr>
      </w:pPr>
      <w:r w:rsidRPr="009445E0">
        <w:rPr>
          <w:rFonts w:ascii="Courier New" w:eastAsia="Times New Roman" w:hAnsi="Courier New" w:cs="Courier New"/>
          <w:color w:val="008000"/>
          <w:sz w:val="21"/>
          <w:szCs w:val="21"/>
          <w:lang w:eastAsia="ja-JP"/>
        </w:rPr>
        <w:t># Dự liệu sau khi làm sạch bằng undersamping, dùng để train.</w:t>
      </w:r>
    </w:p>
    <w:p w14:paraId="4A131E05" w14:textId="77777777" w:rsidR="009445E0" w:rsidRPr="009445E0" w:rsidRDefault="009445E0" w:rsidP="00B0260E">
      <w:pPr>
        <w:shd w:val="clear" w:color="auto" w:fill="FFFFFE"/>
        <w:rPr>
          <w:rFonts w:ascii="Courier New" w:eastAsia="Times New Roman" w:hAnsi="Courier New" w:cs="Courier New"/>
          <w:color w:val="000000"/>
          <w:sz w:val="21"/>
          <w:szCs w:val="21"/>
          <w:lang w:eastAsia="ja-JP"/>
        </w:rPr>
      </w:pPr>
      <w:r w:rsidRPr="009445E0">
        <w:rPr>
          <w:rFonts w:ascii="Courier New" w:eastAsia="Times New Roman" w:hAnsi="Courier New" w:cs="Courier New"/>
          <w:color w:val="000000"/>
          <w:sz w:val="21"/>
          <w:szCs w:val="21"/>
          <w:lang w:eastAsia="ja-JP"/>
        </w:rPr>
        <w:t>new_df.to_csv(</w:t>
      </w:r>
      <w:r w:rsidRPr="009445E0">
        <w:rPr>
          <w:rFonts w:ascii="Courier New" w:eastAsia="Times New Roman" w:hAnsi="Courier New" w:cs="Courier New"/>
          <w:color w:val="A31515"/>
          <w:sz w:val="21"/>
          <w:szCs w:val="21"/>
          <w:lang w:eastAsia="ja-JP"/>
        </w:rPr>
        <w:t>'/content/drive/My Drive/Colab Notebooks/Graduation Thesis/Data/data_credit_undersampling.csv'</w:t>
      </w:r>
      <w:r w:rsidRPr="009445E0">
        <w:rPr>
          <w:rFonts w:ascii="Courier New" w:eastAsia="Times New Roman" w:hAnsi="Courier New" w:cs="Courier New"/>
          <w:color w:val="000000"/>
          <w:sz w:val="21"/>
          <w:szCs w:val="21"/>
          <w:lang w:eastAsia="ja-JP"/>
        </w:rPr>
        <w:t>)</w:t>
      </w:r>
    </w:p>
    <w:p w14:paraId="5A7389B2" w14:textId="77777777" w:rsidR="009445E0" w:rsidRPr="009445E0" w:rsidRDefault="009445E0" w:rsidP="00B0260E">
      <w:pPr>
        <w:shd w:val="clear" w:color="auto" w:fill="FFFFFE"/>
        <w:rPr>
          <w:rFonts w:ascii="Courier New" w:eastAsia="Times New Roman" w:hAnsi="Courier New" w:cs="Courier New"/>
          <w:color w:val="000000"/>
          <w:sz w:val="21"/>
          <w:szCs w:val="21"/>
          <w:lang w:eastAsia="ja-JP"/>
        </w:rPr>
      </w:pPr>
      <w:r w:rsidRPr="009445E0">
        <w:rPr>
          <w:rFonts w:ascii="Courier New" w:eastAsia="Times New Roman" w:hAnsi="Courier New" w:cs="Courier New"/>
          <w:color w:val="795E26"/>
          <w:sz w:val="21"/>
          <w:szCs w:val="21"/>
          <w:lang w:eastAsia="ja-JP"/>
        </w:rPr>
        <w:t>print</w:t>
      </w:r>
      <w:r w:rsidRPr="009445E0">
        <w:rPr>
          <w:rFonts w:ascii="Courier New" w:eastAsia="Times New Roman" w:hAnsi="Courier New" w:cs="Courier New"/>
          <w:color w:val="000000"/>
          <w:sz w:val="21"/>
          <w:szCs w:val="21"/>
          <w:lang w:eastAsia="ja-JP"/>
        </w:rPr>
        <w:t>(</w:t>
      </w:r>
      <w:r w:rsidRPr="009445E0">
        <w:rPr>
          <w:rFonts w:ascii="Courier New" w:eastAsia="Times New Roman" w:hAnsi="Courier New" w:cs="Courier New"/>
          <w:color w:val="A31515"/>
          <w:sz w:val="21"/>
          <w:szCs w:val="21"/>
          <w:lang w:eastAsia="ja-JP"/>
        </w:rPr>
        <w:t>'=====DONE====='</w:t>
      </w:r>
      <w:r w:rsidRPr="009445E0">
        <w:rPr>
          <w:rFonts w:ascii="Courier New" w:eastAsia="Times New Roman" w:hAnsi="Courier New" w:cs="Courier New"/>
          <w:color w:val="000000"/>
          <w:sz w:val="21"/>
          <w:szCs w:val="21"/>
          <w:lang w:eastAsia="ja-JP"/>
        </w:rPr>
        <w:t>)</w:t>
      </w:r>
    </w:p>
    <w:p w14:paraId="33A94881" w14:textId="77777777" w:rsidR="00C22A62" w:rsidRPr="00C22A62" w:rsidRDefault="00C22A62" w:rsidP="00B0260E">
      <w:pPr>
        <w:shd w:val="clear" w:color="auto" w:fill="FFFFFE"/>
        <w:rPr>
          <w:rFonts w:ascii="Courier New" w:eastAsia="Times New Roman" w:hAnsi="Courier New" w:cs="Courier New"/>
          <w:color w:val="000000"/>
          <w:sz w:val="21"/>
          <w:szCs w:val="21"/>
          <w:lang w:eastAsia="ja-JP"/>
        </w:rPr>
      </w:pPr>
      <w:r w:rsidRPr="00C22A62">
        <w:rPr>
          <w:rFonts w:ascii="Courier New" w:eastAsia="Times New Roman" w:hAnsi="Courier New" w:cs="Courier New"/>
          <w:color w:val="008000"/>
          <w:sz w:val="21"/>
          <w:szCs w:val="21"/>
          <w:lang w:eastAsia="ja-JP"/>
        </w:rPr>
        <w:t># Dự liệu sau khi làm sạch bằng undersamping, dùng để train.</w:t>
      </w:r>
    </w:p>
    <w:p w14:paraId="004F55BC" w14:textId="77777777" w:rsidR="00C22A62" w:rsidRPr="00C22A62" w:rsidRDefault="00C22A62" w:rsidP="00B0260E">
      <w:pPr>
        <w:shd w:val="clear" w:color="auto" w:fill="FFFFFE"/>
        <w:rPr>
          <w:rFonts w:ascii="Courier New" w:eastAsia="Times New Roman" w:hAnsi="Courier New" w:cs="Courier New"/>
          <w:color w:val="000000"/>
          <w:sz w:val="21"/>
          <w:szCs w:val="21"/>
          <w:lang w:eastAsia="ja-JP"/>
        </w:rPr>
      </w:pPr>
      <w:r w:rsidRPr="00C22A62">
        <w:rPr>
          <w:rFonts w:ascii="Courier New" w:eastAsia="Times New Roman" w:hAnsi="Courier New" w:cs="Courier New"/>
          <w:color w:val="000000"/>
          <w:sz w:val="21"/>
          <w:szCs w:val="21"/>
          <w:lang w:eastAsia="ja-JP"/>
        </w:rPr>
        <w:t>new_df.to_csv(</w:t>
      </w:r>
      <w:r w:rsidRPr="00C22A62">
        <w:rPr>
          <w:rFonts w:ascii="Courier New" w:eastAsia="Times New Roman" w:hAnsi="Courier New" w:cs="Courier New"/>
          <w:color w:val="A31515"/>
          <w:sz w:val="21"/>
          <w:szCs w:val="21"/>
          <w:lang w:eastAsia="ja-JP"/>
        </w:rPr>
        <w:t>'/content/drive/My Drive/Colab Notebooks/Graduation Thesis/Data/data_credit_smote.csv'</w:t>
      </w:r>
      <w:r w:rsidRPr="00C22A62">
        <w:rPr>
          <w:rFonts w:ascii="Courier New" w:eastAsia="Times New Roman" w:hAnsi="Courier New" w:cs="Courier New"/>
          <w:color w:val="000000"/>
          <w:sz w:val="21"/>
          <w:szCs w:val="21"/>
          <w:lang w:eastAsia="ja-JP"/>
        </w:rPr>
        <w:t>)</w:t>
      </w:r>
    </w:p>
    <w:p w14:paraId="7E98AABD" w14:textId="77777777" w:rsidR="00C22A62" w:rsidRPr="00C22A62" w:rsidRDefault="00C22A62" w:rsidP="00B0260E">
      <w:pPr>
        <w:shd w:val="clear" w:color="auto" w:fill="FFFFFE"/>
        <w:rPr>
          <w:rFonts w:ascii="Courier New" w:eastAsia="Times New Roman" w:hAnsi="Courier New" w:cs="Courier New"/>
          <w:color w:val="000000"/>
          <w:sz w:val="21"/>
          <w:szCs w:val="21"/>
          <w:lang w:eastAsia="ja-JP"/>
        </w:rPr>
      </w:pPr>
      <w:r w:rsidRPr="00C22A62">
        <w:rPr>
          <w:rFonts w:ascii="Courier New" w:eastAsia="Times New Roman" w:hAnsi="Courier New" w:cs="Courier New"/>
          <w:color w:val="795E26"/>
          <w:sz w:val="21"/>
          <w:szCs w:val="21"/>
          <w:lang w:eastAsia="ja-JP"/>
        </w:rPr>
        <w:t>print</w:t>
      </w:r>
      <w:r w:rsidRPr="00C22A62">
        <w:rPr>
          <w:rFonts w:ascii="Courier New" w:eastAsia="Times New Roman" w:hAnsi="Courier New" w:cs="Courier New"/>
          <w:color w:val="000000"/>
          <w:sz w:val="21"/>
          <w:szCs w:val="21"/>
          <w:lang w:eastAsia="ja-JP"/>
        </w:rPr>
        <w:t>(</w:t>
      </w:r>
      <w:r w:rsidRPr="00C22A62">
        <w:rPr>
          <w:rFonts w:ascii="Courier New" w:eastAsia="Times New Roman" w:hAnsi="Courier New" w:cs="Courier New"/>
          <w:color w:val="A31515"/>
          <w:sz w:val="21"/>
          <w:szCs w:val="21"/>
          <w:lang w:eastAsia="ja-JP"/>
        </w:rPr>
        <w:t>'=====DONE====='</w:t>
      </w:r>
      <w:r w:rsidRPr="00C22A62">
        <w:rPr>
          <w:rFonts w:ascii="Courier New" w:eastAsia="Times New Roman" w:hAnsi="Courier New" w:cs="Courier New"/>
          <w:color w:val="000000"/>
          <w:sz w:val="21"/>
          <w:szCs w:val="21"/>
          <w:lang w:eastAsia="ja-JP"/>
        </w:rPr>
        <w:t>)</w:t>
      </w:r>
    </w:p>
    <w:p w14:paraId="53494A88" w14:textId="77777777" w:rsidR="00C22A62" w:rsidRPr="00C22A62" w:rsidRDefault="00C22A62" w:rsidP="00B0260E">
      <w:pPr>
        <w:shd w:val="clear" w:color="auto" w:fill="FFFFFE"/>
        <w:rPr>
          <w:rFonts w:ascii="Courier New" w:eastAsia="Times New Roman" w:hAnsi="Courier New" w:cs="Courier New"/>
          <w:color w:val="000000"/>
          <w:sz w:val="21"/>
          <w:szCs w:val="21"/>
          <w:lang w:eastAsia="ja-JP"/>
        </w:rPr>
      </w:pPr>
      <w:r w:rsidRPr="00C22A62">
        <w:rPr>
          <w:rFonts w:ascii="Courier New" w:eastAsia="Times New Roman" w:hAnsi="Courier New" w:cs="Courier New"/>
          <w:color w:val="008000"/>
          <w:sz w:val="21"/>
          <w:szCs w:val="21"/>
          <w:lang w:eastAsia="ja-JP"/>
        </w:rPr>
        <w:t># Dự liệu sau khi làm sạch bằng undersamping, dùng để train.</w:t>
      </w:r>
    </w:p>
    <w:p w14:paraId="3DBD23FD" w14:textId="77777777" w:rsidR="00C22A62" w:rsidRPr="00C22A62" w:rsidRDefault="00C22A62" w:rsidP="00B0260E">
      <w:pPr>
        <w:shd w:val="clear" w:color="auto" w:fill="FFFFFE"/>
        <w:rPr>
          <w:rFonts w:ascii="Courier New" w:eastAsia="Times New Roman" w:hAnsi="Courier New" w:cs="Courier New"/>
          <w:color w:val="000000"/>
          <w:sz w:val="21"/>
          <w:szCs w:val="21"/>
          <w:lang w:eastAsia="ja-JP"/>
        </w:rPr>
      </w:pPr>
      <w:r w:rsidRPr="00C22A62">
        <w:rPr>
          <w:rFonts w:ascii="Courier New" w:eastAsia="Times New Roman" w:hAnsi="Courier New" w:cs="Courier New"/>
          <w:color w:val="000000"/>
          <w:sz w:val="21"/>
          <w:szCs w:val="21"/>
          <w:lang w:eastAsia="ja-JP"/>
        </w:rPr>
        <w:lastRenderedPageBreak/>
        <w:t>data_smote_enn.to_csv(</w:t>
      </w:r>
      <w:r w:rsidRPr="00C22A62">
        <w:rPr>
          <w:rFonts w:ascii="Courier New" w:eastAsia="Times New Roman" w:hAnsi="Courier New" w:cs="Courier New"/>
          <w:color w:val="A31515"/>
          <w:sz w:val="21"/>
          <w:szCs w:val="21"/>
          <w:lang w:eastAsia="ja-JP"/>
        </w:rPr>
        <w:t>'/content/drive/My Drive/Colab Notebooks/Graduation Thesis/Data/data_credit_smote_enn.csv'</w:t>
      </w:r>
      <w:r w:rsidRPr="00C22A62">
        <w:rPr>
          <w:rFonts w:ascii="Courier New" w:eastAsia="Times New Roman" w:hAnsi="Courier New" w:cs="Courier New"/>
          <w:color w:val="000000"/>
          <w:sz w:val="21"/>
          <w:szCs w:val="21"/>
          <w:lang w:eastAsia="ja-JP"/>
        </w:rPr>
        <w:t>)</w:t>
      </w:r>
    </w:p>
    <w:p w14:paraId="57866F57" w14:textId="0614ACCE" w:rsidR="009445E0" w:rsidRPr="00C22A62" w:rsidRDefault="00C22A62" w:rsidP="00B0260E">
      <w:pPr>
        <w:shd w:val="clear" w:color="auto" w:fill="FFFFFE"/>
        <w:rPr>
          <w:rFonts w:ascii="Courier New" w:eastAsia="Times New Roman" w:hAnsi="Courier New" w:cs="Courier New"/>
          <w:color w:val="000000"/>
          <w:sz w:val="21"/>
          <w:szCs w:val="21"/>
          <w:lang w:eastAsia="ja-JP"/>
        </w:rPr>
      </w:pPr>
      <w:r w:rsidRPr="00C22A62">
        <w:rPr>
          <w:rFonts w:ascii="Courier New" w:eastAsia="Times New Roman" w:hAnsi="Courier New" w:cs="Courier New"/>
          <w:color w:val="795E26"/>
          <w:sz w:val="21"/>
          <w:szCs w:val="21"/>
          <w:lang w:eastAsia="ja-JP"/>
        </w:rPr>
        <w:t>print</w:t>
      </w:r>
      <w:r w:rsidRPr="00C22A62">
        <w:rPr>
          <w:rFonts w:ascii="Courier New" w:eastAsia="Times New Roman" w:hAnsi="Courier New" w:cs="Courier New"/>
          <w:color w:val="000000"/>
          <w:sz w:val="21"/>
          <w:szCs w:val="21"/>
          <w:lang w:eastAsia="ja-JP"/>
        </w:rPr>
        <w:t>(</w:t>
      </w:r>
      <w:r w:rsidRPr="00C22A62">
        <w:rPr>
          <w:rFonts w:ascii="Courier New" w:eastAsia="Times New Roman" w:hAnsi="Courier New" w:cs="Courier New"/>
          <w:color w:val="A31515"/>
          <w:sz w:val="21"/>
          <w:szCs w:val="21"/>
          <w:lang w:eastAsia="ja-JP"/>
        </w:rPr>
        <w:t>'=====DONE====='</w:t>
      </w:r>
      <w:r w:rsidRPr="00C22A62">
        <w:rPr>
          <w:rFonts w:ascii="Courier New" w:eastAsia="Times New Roman" w:hAnsi="Courier New" w:cs="Courier New"/>
          <w:color w:val="000000"/>
          <w:sz w:val="21"/>
          <w:szCs w:val="21"/>
          <w:lang w:eastAsia="ja-JP"/>
        </w:rPr>
        <w:t>)</w:t>
      </w:r>
    </w:p>
    <w:p w14:paraId="7AAC1027" w14:textId="43302517" w:rsidR="005553F5" w:rsidRDefault="005553F5" w:rsidP="00B0260E">
      <w:pPr>
        <w:rPr>
          <w:rFonts w:cs="Times New Roman"/>
          <w:szCs w:val="26"/>
          <w:lang w:val="fr-FR"/>
        </w:rPr>
      </w:pPr>
      <w:r>
        <w:rPr>
          <w:rFonts w:cs="Times New Roman"/>
          <w:szCs w:val="26"/>
          <w:lang w:val="fr-FR"/>
        </w:rPr>
        <w:t>4.2.10. Mô hình phát hiện bất thường sử dụng thuật toán Random forest</w:t>
      </w:r>
    </w:p>
    <w:p w14:paraId="4309D177" w14:textId="338F4C9F" w:rsidR="005553F5" w:rsidRDefault="006A2794" w:rsidP="00B0260E">
      <w:pPr>
        <w:rPr>
          <w:rFonts w:cs="Times New Roman"/>
          <w:szCs w:val="26"/>
          <w:lang w:val="fr-FR"/>
        </w:rPr>
      </w:pPr>
      <w:r>
        <w:rPr>
          <w:rFonts w:cs="Times New Roman"/>
          <w:szCs w:val="26"/>
          <w:lang w:val="fr-FR"/>
        </w:rPr>
        <w:t>4.2.10.1. Với bộ dữ liệu chưa xử lý mất cân bằng</w:t>
      </w:r>
    </w:p>
    <w:p w14:paraId="168DDFBD" w14:textId="671A7066" w:rsidR="00711A98" w:rsidRDefault="00711A98" w:rsidP="00B0260E">
      <w:pPr>
        <w:rPr>
          <w:rFonts w:cs="Times New Roman"/>
        </w:rPr>
      </w:pPr>
      <w:r w:rsidRPr="00142412">
        <w:rPr>
          <w:rFonts w:cs="Times New Roman"/>
        </w:rPr>
        <w:t>Ta tiến hành chạy mô hình bằng thuật toán Random forest cho bộ dữ liệu, sử dụng 3 fold-cross validation</w:t>
      </w:r>
      <w:r>
        <w:rPr>
          <w:rFonts w:cs="Times New Roman"/>
        </w:rPr>
        <w:t>:</w:t>
      </w:r>
    </w:p>
    <w:p w14:paraId="17B9BBDC"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8000"/>
          <w:sz w:val="21"/>
          <w:szCs w:val="21"/>
          <w:lang w:eastAsia="ja-JP"/>
        </w:rPr>
        <w:t># Mô hình</w:t>
      </w:r>
    </w:p>
    <w:p w14:paraId="06AD5018" w14:textId="30AA8725"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model = RandomForestClassifier(n_estimators=</w:t>
      </w:r>
      <w:r w:rsidRPr="004A68AE">
        <w:rPr>
          <w:rFonts w:ascii="Courier New" w:eastAsia="Times New Roman" w:hAnsi="Courier New" w:cs="Courier New"/>
          <w:color w:val="09885A"/>
          <w:sz w:val="21"/>
          <w:szCs w:val="21"/>
          <w:lang w:eastAsia="ja-JP"/>
        </w:rPr>
        <w:t>50</w:t>
      </w:r>
      <w:r w:rsidRPr="004A68AE">
        <w:rPr>
          <w:rFonts w:ascii="Courier New" w:eastAsia="Times New Roman" w:hAnsi="Courier New" w:cs="Courier New"/>
          <w:color w:val="000000"/>
          <w:sz w:val="21"/>
          <w:szCs w:val="21"/>
          <w:lang w:eastAsia="ja-JP"/>
        </w:rPr>
        <w:t>, n_jobs=</w:t>
      </w:r>
      <w:r w:rsidRPr="004A68AE">
        <w:rPr>
          <w:rFonts w:ascii="Courier New" w:eastAsia="Times New Roman" w:hAnsi="Courier New" w:cs="Courier New"/>
          <w:color w:val="09885A"/>
          <w:sz w:val="21"/>
          <w:szCs w:val="21"/>
          <w:lang w:eastAsia="ja-JP"/>
        </w:rPr>
        <w:t>-1</w:t>
      </w:r>
      <w:r w:rsidRPr="004A68AE">
        <w:rPr>
          <w:rFonts w:ascii="Courier New" w:eastAsia="Times New Roman" w:hAnsi="Courier New" w:cs="Courier New"/>
          <w:color w:val="000000"/>
          <w:sz w:val="21"/>
          <w:szCs w:val="21"/>
          <w:lang w:eastAsia="ja-JP"/>
        </w:rPr>
        <w:t>, max_features=</w:t>
      </w:r>
      <w:r w:rsidRPr="004A68AE">
        <w:rPr>
          <w:rFonts w:ascii="Courier New" w:eastAsia="Times New Roman" w:hAnsi="Courier New" w:cs="Courier New"/>
          <w:color w:val="A31515"/>
          <w:sz w:val="21"/>
          <w:szCs w:val="21"/>
          <w:lang w:eastAsia="ja-JP"/>
        </w:rPr>
        <w:t>'sqrt'</w:t>
      </w:r>
      <w:r w:rsidRPr="004A68AE">
        <w:rPr>
          <w:rFonts w:ascii="Courier New" w:eastAsia="Times New Roman" w:hAnsi="Courier New" w:cs="Courier New"/>
          <w:color w:val="000000"/>
          <w:sz w:val="21"/>
          <w:szCs w:val="21"/>
          <w:lang w:eastAsia="ja-JP"/>
        </w:rPr>
        <w:t>, random_state=</w:t>
      </w:r>
      <w:r w:rsidRPr="004A68AE">
        <w:rPr>
          <w:rFonts w:ascii="Courier New" w:eastAsia="Times New Roman" w:hAnsi="Courier New" w:cs="Courier New"/>
          <w:color w:val="09885A"/>
          <w:sz w:val="21"/>
          <w:szCs w:val="21"/>
          <w:lang w:eastAsia="ja-JP"/>
        </w:rPr>
        <w:t>42</w:t>
      </w:r>
      <w:r w:rsidRPr="004A68AE">
        <w:rPr>
          <w:rFonts w:ascii="Courier New" w:eastAsia="Times New Roman" w:hAnsi="Courier New" w:cs="Courier New"/>
          <w:color w:val="000000"/>
          <w:sz w:val="21"/>
          <w:szCs w:val="21"/>
          <w:lang w:eastAsia="ja-JP"/>
        </w:rPr>
        <w:t>)</w:t>
      </w:r>
    </w:p>
    <w:p w14:paraId="41E653CD"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8000"/>
          <w:sz w:val="21"/>
          <w:szCs w:val="21"/>
          <w:lang w:eastAsia="ja-JP"/>
        </w:rPr>
        <w:t># Danh sách confusion matrix của từng lần KFold</w:t>
      </w:r>
    </w:p>
    <w:p w14:paraId="3C29CA52"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conf_matrix_list_of_arrays = []</w:t>
      </w:r>
    </w:p>
    <w:p w14:paraId="7B8701DD" w14:textId="2220F941"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conf_matrix_list_of_arrays_test_set = []</w:t>
      </w:r>
    </w:p>
    <w:p w14:paraId="055F7832"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8000"/>
          <w:sz w:val="21"/>
          <w:szCs w:val="21"/>
          <w:lang w:eastAsia="ja-JP"/>
        </w:rPr>
        <w:t># Danh sách độ chính xác của từng lần KFold trên dữ liệu test</w:t>
      </w:r>
    </w:p>
    <w:p w14:paraId="3A92C1D9"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accuracy_train_set = []</w:t>
      </w:r>
    </w:p>
    <w:p w14:paraId="2B2377B4"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accuracy_test_set = []</w:t>
      </w:r>
    </w:p>
    <w:p w14:paraId="0AB3EE04"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f1_score_train = []</w:t>
      </w:r>
    </w:p>
    <w:p w14:paraId="36746B37" w14:textId="7368437E"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f1_score_test = []</w:t>
      </w:r>
    </w:p>
    <w:p w14:paraId="2B41E391"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8000"/>
          <w:sz w:val="21"/>
          <w:szCs w:val="21"/>
          <w:lang w:eastAsia="ja-JP"/>
        </w:rPr>
        <w:t># Cross Vallidation: KFold = 3</w:t>
      </w:r>
    </w:p>
    <w:p w14:paraId="19C3E933"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cv = StratifiedKFold(n_splits=</w:t>
      </w:r>
      <w:r w:rsidRPr="004A68AE">
        <w:rPr>
          <w:rFonts w:ascii="Courier New" w:eastAsia="Times New Roman" w:hAnsi="Courier New" w:cs="Courier New"/>
          <w:color w:val="09885A"/>
          <w:sz w:val="21"/>
          <w:szCs w:val="21"/>
          <w:lang w:eastAsia="ja-JP"/>
        </w:rPr>
        <w:t>3</w:t>
      </w:r>
      <w:r w:rsidRPr="004A68AE">
        <w:rPr>
          <w:rFonts w:ascii="Courier New" w:eastAsia="Times New Roman" w:hAnsi="Courier New" w:cs="Courier New"/>
          <w:color w:val="000000"/>
          <w:sz w:val="21"/>
          <w:szCs w:val="21"/>
          <w:lang w:eastAsia="ja-JP"/>
        </w:rPr>
        <w:t>, random_state=</w:t>
      </w:r>
      <w:r w:rsidRPr="004A68AE">
        <w:rPr>
          <w:rFonts w:ascii="Courier New" w:eastAsia="Times New Roman" w:hAnsi="Courier New" w:cs="Courier New"/>
          <w:color w:val="0000FF"/>
          <w:sz w:val="21"/>
          <w:szCs w:val="21"/>
          <w:lang w:eastAsia="ja-JP"/>
        </w:rPr>
        <w:t>None</w:t>
      </w:r>
      <w:r w:rsidRPr="004A68AE">
        <w:rPr>
          <w:rFonts w:ascii="Courier New" w:eastAsia="Times New Roman" w:hAnsi="Courier New" w:cs="Courier New"/>
          <w:color w:val="000000"/>
          <w:sz w:val="21"/>
          <w:szCs w:val="21"/>
          <w:lang w:eastAsia="ja-JP"/>
        </w:rPr>
        <w:t>, shuffle=</w:t>
      </w:r>
      <w:r w:rsidRPr="004A68AE">
        <w:rPr>
          <w:rFonts w:ascii="Courier New" w:eastAsia="Times New Roman" w:hAnsi="Courier New" w:cs="Courier New"/>
          <w:color w:val="0000FF"/>
          <w:sz w:val="21"/>
          <w:szCs w:val="21"/>
          <w:lang w:eastAsia="ja-JP"/>
        </w:rPr>
        <w:t>True</w:t>
      </w:r>
      <w:r w:rsidRPr="004A68AE">
        <w:rPr>
          <w:rFonts w:ascii="Courier New" w:eastAsia="Times New Roman" w:hAnsi="Courier New" w:cs="Courier New"/>
          <w:color w:val="000000"/>
          <w:sz w:val="21"/>
          <w:szCs w:val="21"/>
          <w:lang w:eastAsia="ja-JP"/>
        </w:rPr>
        <w:t>)</w:t>
      </w:r>
    </w:p>
    <w:p w14:paraId="2EC49998" w14:textId="5E18664E"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cv.get_n_splits(X_train, y_train)</w:t>
      </w:r>
    </w:p>
    <w:p w14:paraId="47451850"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8000"/>
          <w:sz w:val="21"/>
          <w:szCs w:val="21"/>
          <w:lang w:eastAsia="ja-JP"/>
        </w:rPr>
        <w:t># List time train</w:t>
      </w:r>
    </w:p>
    <w:p w14:paraId="0113DB10" w14:textId="741E06BC"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times_train = []</w:t>
      </w:r>
    </w:p>
    <w:p w14:paraId="71C7A164"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AF00DB"/>
          <w:sz w:val="21"/>
          <w:szCs w:val="21"/>
          <w:lang w:eastAsia="ja-JP"/>
        </w:rPr>
        <w:t>for</w:t>
      </w:r>
      <w:r w:rsidRPr="004A68AE">
        <w:rPr>
          <w:rFonts w:ascii="Courier New" w:eastAsia="Times New Roman" w:hAnsi="Courier New" w:cs="Courier New"/>
          <w:color w:val="000000"/>
          <w:sz w:val="21"/>
          <w:szCs w:val="21"/>
          <w:lang w:eastAsia="ja-JP"/>
        </w:rPr>
        <w:t> train_index, test_index </w:t>
      </w:r>
      <w:r w:rsidRPr="004A68AE">
        <w:rPr>
          <w:rFonts w:ascii="Courier New" w:eastAsia="Times New Roman" w:hAnsi="Courier New" w:cs="Courier New"/>
          <w:color w:val="0000FF"/>
          <w:sz w:val="21"/>
          <w:szCs w:val="21"/>
          <w:lang w:eastAsia="ja-JP"/>
        </w:rPr>
        <w:t>in</w:t>
      </w:r>
      <w:r w:rsidRPr="004A68AE">
        <w:rPr>
          <w:rFonts w:ascii="Courier New" w:eastAsia="Times New Roman" w:hAnsi="Courier New" w:cs="Courier New"/>
          <w:color w:val="000000"/>
          <w:sz w:val="21"/>
          <w:szCs w:val="21"/>
          <w:lang w:eastAsia="ja-JP"/>
        </w:rPr>
        <w:t> cv.split(X_train, y_train):</w:t>
      </w:r>
    </w:p>
    <w:p w14:paraId="12877C75"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undersample_Xtrain, undersample_Xtest = X_train.iloc[train_index], X_train.iloc[test_index]</w:t>
      </w:r>
    </w:p>
    <w:p w14:paraId="09D92E7A" w14:textId="3211048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undersample_ytrain, undersample_ytest = y_train.iloc[train_index], y_train.iloc[test_index]</w:t>
      </w:r>
    </w:p>
    <w:p w14:paraId="6BD8C679"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w:t>
      </w:r>
      <w:r w:rsidRPr="004A68AE">
        <w:rPr>
          <w:rFonts w:ascii="Courier New" w:eastAsia="Times New Roman" w:hAnsi="Courier New" w:cs="Courier New"/>
          <w:color w:val="008000"/>
          <w:sz w:val="21"/>
          <w:szCs w:val="21"/>
          <w:lang w:eastAsia="ja-JP"/>
        </w:rPr>
        <w:t># Thời gian bắt đầu train</w:t>
      </w:r>
    </w:p>
    <w:p w14:paraId="0559EC06" w14:textId="14E38108"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start_time = timer()</w:t>
      </w:r>
    </w:p>
    <w:p w14:paraId="65C04C5D"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model.fit(undersample_Xtrain, undersample_ytrain)</w:t>
      </w:r>
    </w:p>
    <w:p w14:paraId="1D3E6FBE"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y_pre_train = model.predict(undersample_Xtest)</w:t>
      </w:r>
    </w:p>
    <w:p w14:paraId="765B4EBC" w14:textId="0D5244E3"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y_pre_test = model.predict(X_test)</w:t>
      </w:r>
    </w:p>
    <w:p w14:paraId="27E8831A"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w:t>
      </w:r>
      <w:r w:rsidRPr="004A68AE">
        <w:rPr>
          <w:rFonts w:ascii="Courier New" w:eastAsia="Times New Roman" w:hAnsi="Courier New" w:cs="Courier New"/>
          <w:color w:val="008000"/>
          <w:sz w:val="21"/>
          <w:szCs w:val="21"/>
          <w:lang w:eastAsia="ja-JP"/>
        </w:rPr>
        <w:t># Print the accuracy</w:t>
      </w:r>
    </w:p>
    <w:p w14:paraId="1DFA3937"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accuracy_train_set.append(</w:t>
      </w:r>
    </w:p>
    <w:p w14:paraId="2371B25F"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lastRenderedPageBreak/>
        <w:t>        accuracy_score(undersample_ytest, y_pre_train, normalize=</w:t>
      </w:r>
      <w:r w:rsidRPr="004A68AE">
        <w:rPr>
          <w:rFonts w:ascii="Courier New" w:eastAsia="Times New Roman" w:hAnsi="Courier New" w:cs="Courier New"/>
          <w:color w:val="0000FF"/>
          <w:sz w:val="21"/>
          <w:szCs w:val="21"/>
          <w:lang w:eastAsia="ja-JP"/>
        </w:rPr>
        <w:t>True</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09885A"/>
          <w:sz w:val="21"/>
          <w:szCs w:val="21"/>
          <w:lang w:eastAsia="ja-JP"/>
        </w:rPr>
        <w:t>100</w:t>
      </w:r>
      <w:r w:rsidRPr="004A68AE">
        <w:rPr>
          <w:rFonts w:ascii="Courier New" w:eastAsia="Times New Roman" w:hAnsi="Courier New" w:cs="Courier New"/>
          <w:color w:val="000000"/>
          <w:sz w:val="21"/>
          <w:szCs w:val="21"/>
          <w:lang w:eastAsia="ja-JP"/>
        </w:rPr>
        <w:t>)</w:t>
      </w:r>
    </w:p>
    <w:p w14:paraId="5BD4B39D"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accuracy_test_set.append(</w:t>
      </w:r>
    </w:p>
    <w:p w14:paraId="0C45B421" w14:textId="0530CF8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accuracy_score(y_test, y_pre_test, normalize=</w:t>
      </w:r>
      <w:r w:rsidRPr="004A68AE">
        <w:rPr>
          <w:rFonts w:ascii="Courier New" w:eastAsia="Times New Roman" w:hAnsi="Courier New" w:cs="Courier New"/>
          <w:color w:val="0000FF"/>
          <w:sz w:val="21"/>
          <w:szCs w:val="21"/>
          <w:lang w:eastAsia="ja-JP"/>
        </w:rPr>
        <w:t>True</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09885A"/>
          <w:sz w:val="21"/>
          <w:szCs w:val="21"/>
          <w:lang w:eastAsia="ja-JP"/>
        </w:rPr>
        <w:t>100</w:t>
      </w:r>
      <w:r w:rsidRPr="004A68AE">
        <w:rPr>
          <w:rFonts w:ascii="Courier New" w:eastAsia="Times New Roman" w:hAnsi="Courier New" w:cs="Courier New"/>
          <w:color w:val="000000"/>
          <w:sz w:val="21"/>
          <w:szCs w:val="21"/>
          <w:lang w:eastAsia="ja-JP"/>
        </w:rPr>
        <w:t>)</w:t>
      </w:r>
    </w:p>
    <w:p w14:paraId="691C0AE3"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w:t>
      </w:r>
      <w:r w:rsidRPr="004A68AE">
        <w:rPr>
          <w:rFonts w:ascii="Courier New" w:eastAsia="Times New Roman" w:hAnsi="Courier New" w:cs="Courier New"/>
          <w:color w:val="008000"/>
          <w:sz w:val="21"/>
          <w:szCs w:val="21"/>
          <w:lang w:eastAsia="ja-JP"/>
        </w:rPr>
        <w:t># Confusion matrix</w:t>
      </w:r>
    </w:p>
    <w:p w14:paraId="73DA8971"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conf_matrix = confusion_matrix(undersample_ytest, y_pre_train)</w:t>
      </w:r>
    </w:p>
    <w:p w14:paraId="21D7B23B"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conf_matrix_list_of_arrays.append(conf_matrix)</w:t>
      </w:r>
    </w:p>
    <w:p w14:paraId="6ADD56C6"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conf_matrix_2 = confusion_matrix(y_test, y_pre_test)</w:t>
      </w:r>
    </w:p>
    <w:p w14:paraId="48BD138B" w14:textId="0AEE8CF6"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conf_matrix_list_of_arrays_test_set.append(conf_matrix_2)</w:t>
      </w:r>
    </w:p>
    <w:p w14:paraId="18A3A78C"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w:t>
      </w:r>
      <w:r w:rsidRPr="004A68AE">
        <w:rPr>
          <w:rFonts w:ascii="Courier New" w:eastAsia="Times New Roman" w:hAnsi="Courier New" w:cs="Courier New"/>
          <w:color w:val="008000"/>
          <w:sz w:val="21"/>
          <w:szCs w:val="21"/>
          <w:lang w:eastAsia="ja-JP"/>
        </w:rPr>
        <w:t># F1 score</w:t>
      </w:r>
    </w:p>
    <w:p w14:paraId="595F567D"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f1_score_train.append(f1_score(undersample_ytest, y_pre_train))</w:t>
      </w:r>
    </w:p>
    <w:p w14:paraId="5D5C778D" w14:textId="7815E093"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f1_score_test.append(f1_score(y_test, y_pre_test))</w:t>
      </w:r>
    </w:p>
    <w:p w14:paraId="3F634293"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w:t>
      </w:r>
      <w:r w:rsidRPr="004A68AE">
        <w:rPr>
          <w:rFonts w:ascii="Courier New" w:eastAsia="Times New Roman" w:hAnsi="Courier New" w:cs="Courier New"/>
          <w:color w:val="008000"/>
          <w:sz w:val="21"/>
          <w:szCs w:val="21"/>
          <w:lang w:eastAsia="ja-JP"/>
        </w:rPr>
        <w:t># Thời gian kết thúc train</w:t>
      </w:r>
    </w:p>
    <w:p w14:paraId="5DFDDFE3"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end_time = timer()</w:t>
      </w:r>
    </w:p>
    <w:p w14:paraId="6F82E32D"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w:t>
      </w:r>
      <w:r w:rsidRPr="004A68AE">
        <w:rPr>
          <w:rFonts w:ascii="Courier New" w:eastAsia="Times New Roman" w:hAnsi="Courier New" w:cs="Courier New"/>
          <w:color w:val="008000"/>
          <w:sz w:val="21"/>
          <w:szCs w:val="21"/>
          <w:lang w:eastAsia="ja-JP"/>
        </w:rPr>
        <w:t># Tính thời gian thực hiện</w:t>
      </w:r>
    </w:p>
    <w:p w14:paraId="0B521BC7"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time_train = (end_time - start_time)</w:t>
      </w:r>
    </w:p>
    <w:p w14:paraId="71814710" w14:textId="043D26EC"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0000"/>
          <w:sz w:val="21"/>
          <w:szCs w:val="21"/>
          <w:lang w:eastAsia="ja-JP"/>
        </w:rPr>
        <w:t>    times_train.append(time_train)</w:t>
      </w:r>
    </w:p>
    <w:p w14:paraId="0790137F"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008000"/>
          <w:sz w:val="21"/>
          <w:szCs w:val="21"/>
          <w:lang w:eastAsia="ja-JP"/>
        </w:rPr>
        <w:t># Độ chính xác của mô hình</w:t>
      </w:r>
    </w:p>
    <w:p w14:paraId="3D48AB28"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795E26"/>
          <w:sz w:val="21"/>
          <w:szCs w:val="21"/>
          <w:lang w:eastAsia="ja-JP"/>
        </w:rPr>
        <w:t>print</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A31515"/>
          <w:sz w:val="21"/>
          <w:szCs w:val="21"/>
          <w:lang w:eastAsia="ja-JP"/>
        </w:rPr>
        <w:t>'Độ chính xác của mô hình trên dữ liệu train: '</w:t>
      </w:r>
      <w:r w:rsidRPr="004A68AE">
        <w:rPr>
          <w:rFonts w:ascii="Courier New" w:eastAsia="Times New Roman" w:hAnsi="Courier New" w:cs="Courier New"/>
          <w:color w:val="000000"/>
          <w:sz w:val="21"/>
          <w:szCs w:val="21"/>
          <w:lang w:eastAsia="ja-JP"/>
        </w:rPr>
        <w:t>, accuracy_train_set)</w:t>
      </w:r>
    </w:p>
    <w:p w14:paraId="13684AAF" w14:textId="522BAF0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795E26"/>
          <w:sz w:val="21"/>
          <w:szCs w:val="21"/>
          <w:lang w:eastAsia="ja-JP"/>
        </w:rPr>
        <w:t>print</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A31515"/>
          <w:sz w:val="21"/>
          <w:szCs w:val="21"/>
          <w:lang w:eastAsia="ja-JP"/>
        </w:rPr>
        <w:t>'Độ chính xác của mô hình trên dữ liệu test: '</w:t>
      </w:r>
      <w:r w:rsidRPr="004A68AE">
        <w:rPr>
          <w:rFonts w:ascii="Courier New" w:eastAsia="Times New Roman" w:hAnsi="Courier New" w:cs="Courier New"/>
          <w:color w:val="000000"/>
          <w:sz w:val="21"/>
          <w:szCs w:val="21"/>
          <w:lang w:eastAsia="ja-JP"/>
        </w:rPr>
        <w:t>, accuracy_test_set)</w:t>
      </w:r>
    </w:p>
    <w:p w14:paraId="2305C7C9"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795E26"/>
          <w:sz w:val="21"/>
          <w:szCs w:val="21"/>
          <w:lang w:eastAsia="ja-JP"/>
        </w:rPr>
        <w:t>print</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A31515"/>
          <w:sz w:val="21"/>
          <w:szCs w:val="21"/>
          <w:lang w:eastAsia="ja-JP"/>
        </w:rPr>
        <w:t>'Độ chính xác trung bình dữ liệu train:'</w:t>
      </w:r>
      <w:r w:rsidRPr="004A68AE">
        <w:rPr>
          <w:rFonts w:ascii="Courier New" w:eastAsia="Times New Roman" w:hAnsi="Courier New" w:cs="Courier New"/>
          <w:color w:val="000000"/>
          <w:sz w:val="21"/>
          <w:szCs w:val="21"/>
          <w:lang w:eastAsia="ja-JP"/>
        </w:rPr>
        <w:t>, np.mean(accuracy_train_set))</w:t>
      </w:r>
    </w:p>
    <w:p w14:paraId="124597B1" w14:textId="11AE8081"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795E26"/>
          <w:sz w:val="21"/>
          <w:szCs w:val="21"/>
          <w:lang w:eastAsia="ja-JP"/>
        </w:rPr>
        <w:t>print</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A31515"/>
          <w:sz w:val="21"/>
          <w:szCs w:val="21"/>
          <w:lang w:eastAsia="ja-JP"/>
        </w:rPr>
        <w:t>'Độ chính xác trung bình dữ liệu test:'</w:t>
      </w:r>
      <w:r w:rsidRPr="004A68AE">
        <w:rPr>
          <w:rFonts w:ascii="Courier New" w:eastAsia="Times New Roman" w:hAnsi="Courier New" w:cs="Courier New"/>
          <w:color w:val="000000"/>
          <w:sz w:val="21"/>
          <w:szCs w:val="21"/>
          <w:lang w:eastAsia="ja-JP"/>
        </w:rPr>
        <w:t>, np.mean(accuracy_test_set))</w:t>
      </w:r>
    </w:p>
    <w:p w14:paraId="12D90B30"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795E26"/>
          <w:sz w:val="21"/>
          <w:szCs w:val="21"/>
          <w:lang w:eastAsia="ja-JP"/>
        </w:rPr>
        <w:t>print</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A31515"/>
          <w:sz w:val="21"/>
          <w:szCs w:val="21"/>
          <w:lang w:eastAsia="ja-JP"/>
        </w:rPr>
        <w:t>'F1 score trung bình trên dữ liệu train:'</w:t>
      </w:r>
      <w:r w:rsidRPr="004A68AE">
        <w:rPr>
          <w:rFonts w:ascii="Courier New" w:eastAsia="Times New Roman" w:hAnsi="Courier New" w:cs="Courier New"/>
          <w:color w:val="000000"/>
          <w:sz w:val="21"/>
          <w:szCs w:val="21"/>
          <w:lang w:eastAsia="ja-JP"/>
        </w:rPr>
        <w:t>, np.mean(f1_score_train))</w:t>
      </w:r>
    </w:p>
    <w:p w14:paraId="26E0D61E" w14:textId="15D4D775"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795E26"/>
          <w:sz w:val="21"/>
          <w:szCs w:val="21"/>
          <w:lang w:eastAsia="ja-JP"/>
        </w:rPr>
        <w:t>print</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A31515"/>
          <w:sz w:val="21"/>
          <w:szCs w:val="21"/>
          <w:lang w:eastAsia="ja-JP"/>
        </w:rPr>
        <w:t>'F1 score trung bình trên dữ liệu test:'</w:t>
      </w:r>
      <w:r w:rsidRPr="004A68AE">
        <w:rPr>
          <w:rFonts w:ascii="Courier New" w:eastAsia="Times New Roman" w:hAnsi="Courier New" w:cs="Courier New"/>
          <w:color w:val="000000"/>
          <w:sz w:val="21"/>
          <w:szCs w:val="21"/>
          <w:lang w:eastAsia="ja-JP"/>
        </w:rPr>
        <w:t>, np.mean(f1_score_test))</w:t>
      </w:r>
    </w:p>
    <w:p w14:paraId="1A830189" w14:textId="77777777" w:rsidR="004A68AE" w:rsidRPr="004A68AE" w:rsidRDefault="004A68AE" w:rsidP="00B0260E">
      <w:pPr>
        <w:shd w:val="clear" w:color="auto" w:fill="FFFFFE"/>
        <w:rPr>
          <w:rFonts w:ascii="Courier New" w:eastAsia="Times New Roman" w:hAnsi="Courier New" w:cs="Courier New"/>
          <w:color w:val="000000"/>
          <w:sz w:val="21"/>
          <w:szCs w:val="21"/>
          <w:lang w:eastAsia="ja-JP"/>
        </w:rPr>
      </w:pPr>
      <w:r w:rsidRPr="004A68AE">
        <w:rPr>
          <w:rFonts w:ascii="Courier New" w:eastAsia="Times New Roman" w:hAnsi="Courier New" w:cs="Courier New"/>
          <w:color w:val="795E26"/>
          <w:sz w:val="21"/>
          <w:szCs w:val="21"/>
          <w:lang w:eastAsia="ja-JP"/>
        </w:rPr>
        <w:t>print</w:t>
      </w:r>
      <w:r w:rsidRPr="004A68AE">
        <w:rPr>
          <w:rFonts w:ascii="Courier New" w:eastAsia="Times New Roman" w:hAnsi="Courier New" w:cs="Courier New"/>
          <w:color w:val="000000"/>
          <w:sz w:val="21"/>
          <w:szCs w:val="21"/>
          <w:lang w:eastAsia="ja-JP"/>
        </w:rPr>
        <w:t>(</w:t>
      </w:r>
      <w:r w:rsidRPr="004A68AE">
        <w:rPr>
          <w:rFonts w:ascii="Courier New" w:eastAsia="Times New Roman" w:hAnsi="Courier New" w:cs="Courier New"/>
          <w:color w:val="A31515"/>
          <w:sz w:val="21"/>
          <w:szCs w:val="21"/>
          <w:lang w:eastAsia="ja-JP"/>
        </w:rPr>
        <w:t>'Thời gian thực hiện: '</w:t>
      </w:r>
      <w:r w:rsidRPr="004A68AE">
        <w:rPr>
          <w:rFonts w:ascii="Courier New" w:eastAsia="Times New Roman" w:hAnsi="Courier New" w:cs="Courier New"/>
          <w:color w:val="000000"/>
          <w:sz w:val="21"/>
          <w:szCs w:val="21"/>
          <w:lang w:eastAsia="ja-JP"/>
        </w:rPr>
        <w:t>, times_train)</w:t>
      </w:r>
    </w:p>
    <w:p w14:paraId="6389ED34" w14:textId="35052DEB" w:rsidR="006A2794" w:rsidRDefault="006A2794" w:rsidP="00B0260E">
      <w:pPr>
        <w:rPr>
          <w:rFonts w:cs="Times New Roman"/>
          <w:szCs w:val="26"/>
          <w:lang w:val="fr-FR"/>
        </w:rPr>
      </w:pPr>
      <w:r>
        <w:rPr>
          <w:rFonts w:cs="Times New Roman"/>
          <w:szCs w:val="26"/>
          <w:lang w:val="fr-FR"/>
        </w:rPr>
        <w:t>4.2.10.2. Với bộ dữ liệu đã xử lý mất cân bằng</w:t>
      </w:r>
    </w:p>
    <w:p w14:paraId="3E09F1A2" w14:textId="3202E987" w:rsidR="00D17B61" w:rsidRDefault="003B78A9" w:rsidP="00B0260E">
      <w:pPr>
        <w:rPr>
          <w:rFonts w:cs="Times New Roman"/>
          <w:lang w:val="fr-FR"/>
        </w:rPr>
      </w:pPr>
      <w:r w:rsidRPr="003B78A9">
        <w:rPr>
          <w:rFonts w:cs="Times New Roman"/>
          <w:lang w:val="fr-FR"/>
        </w:rPr>
        <w:t>a. Đối với bộ dữ liệu xử lý cân bằng dùng phương pháp Oversampling</w:t>
      </w:r>
    </w:p>
    <w:p w14:paraId="3FFE869D" w14:textId="77777777" w:rsidR="00B6276D" w:rsidRPr="00B6276D" w:rsidRDefault="00B6276D" w:rsidP="00B0260E">
      <w:pPr>
        <w:shd w:val="clear" w:color="auto" w:fill="FFFFFE"/>
        <w:rPr>
          <w:rFonts w:ascii="Courier New" w:eastAsia="Times New Roman" w:hAnsi="Courier New" w:cs="Courier New"/>
          <w:color w:val="000000"/>
          <w:sz w:val="21"/>
          <w:szCs w:val="21"/>
          <w:lang w:eastAsia="ja-JP"/>
        </w:rPr>
      </w:pPr>
      <w:r w:rsidRPr="00B6276D">
        <w:rPr>
          <w:rFonts w:ascii="Courier New" w:eastAsia="Times New Roman" w:hAnsi="Courier New" w:cs="Courier New"/>
          <w:color w:val="000000"/>
          <w:sz w:val="21"/>
          <w:szCs w:val="21"/>
          <w:lang w:eastAsia="ja-JP"/>
        </w:rPr>
        <w:t>X = data_smote.drop(</w:t>
      </w:r>
      <w:r w:rsidRPr="00B6276D">
        <w:rPr>
          <w:rFonts w:ascii="Courier New" w:eastAsia="Times New Roman" w:hAnsi="Courier New" w:cs="Courier New"/>
          <w:color w:val="A31515"/>
          <w:sz w:val="21"/>
          <w:szCs w:val="21"/>
          <w:lang w:eastAsia="ja-JP"/>
        </w:rPr>
        <w:t>'Class'</w:t>
      </w:r>
      <w:r w:rsidRPr="00B6276D">
        <w:rPr>
          <w:rFonts w:ascii="Courier New" w:eastAsia="Times New Roman" w:hAnsi="Courier New" w:cs="Courier New"/>
          <w:color w:val="000000"/>
          <w:sz w:val="21"/>
          <w:szCs w:val="21"/>
          <w:lang w:eastAsia="ja-JP"/>
        </w:rPr>
        <w:t>, axis=</w:t>
      </w:r>
      <w:r w:rsidRPr="00B6276D">
        <w:rPr>
          <w:rFonts w:ascii="Courier New" w:eastAsia="Times New Roman" w:hAnsi="Courier New" w:cs="Courier New"/>
          <w:color w:val="09885A"/>
          <w:sz w:val="21"/>
          <w:szCs w:val="21"/>
          <w:lang w:eastAsia="ja-JP"/>
        </w:rPr>
        <w:t>1</w:t>
      </w:r>
      <w:r w:rsidRPr="00B6276D">
        <w:rPr>
          <w:rFonts w:ascii="Courier New" w:eastAsia="Times New Roman" w:hAnsi="Courier New" w:cs="Courier New"/>
          <w:color w:val="000000"/>
          <w:sz w:val="21"/>
          <w:szCs w:val="21"/>
          <w:lang w:eastAsia="ja-JP"/>
        </w:rPr>
        <w:t>)</w:t>
      </w:r>
    </w:p>
    <w:p w14:paraId="227F177E" w14:textId="77777777" w:rsidR="00B6276D" w:rsidRPr="00B6276D" w:rsidRDefault="00B6276D" w:rsidP="00B0260E">
      <w:pPr>
        <w:shd w:val="clear" w:color="auto" w:fill="FFFFFE"/>
        <w:rPr>
          <w:rFonts w:ascii="Courier New" w:eastAsia="Times New Roman" w:hAnsi="Courier New" w:cs="Courier New"/>
          <w:color w:val="000000"/>
          <w:sz w:val="21"/>
          <w:szCs w:val="21"/>
          <w:lang w:eastAsia="ja-JP"/>
        </w:rPr>
      </w:pPr>
      <w:r w:rsidRPr="00B6276D">
        <w:rPr>
          <w:rFonts w:ascii="Courier New" w:eastAsia="Times New Roman" w:hAnsi="Courier New" w:cs="Courier New"/>
          <w:color w:val="000000"/>
          <w:sz w:val="21"/>
          <w:szCs w:val="21"/>
          <w:lang w:eastAsia="ja-JP"/>
        </w:rPr>
        <w:t>y = data_smote[</w:t>
      </w:r>
      <w:r w:rsidRPr="00B6276D">
        <w:rPr>
          <w:rFonts w:ascii="Courier New" w:eastAsia="Times New Roman" w:hAnsi="Courier New" w:cs="Courier New"/>
          <w:color w:val="A31515"/>
          <w:sz w:val="21"/>
          <w:szCs w:val="21"/>
          <w:lang w:eastAsia="ja-JP"/>
        </w:rPr>
        <w:t>'Class'</w:t>
      </w:r>
      <w:r w:rsidRPr="00B6276D">
        <w:rPr>
          <w:rFonts w:ascii="Courier New" w:eastAsia="Times New Roman" w:hAnsi="Courier New" w:cs="Courier New"/>
          <w:color w:val="000000"/>
          <w:sz w:val="21"/>
          <w:szCs w:val="21"/>
          <w:lang w:eastAsia="ja-JP"/>
        </w:rPr>
        <w:t>]</w:t>
      </w:r>
    </w:p>
    <w:p w14:paraId="032EAEC5" w14:textId="77777777" w:rsidR="000F4B4A" w:rsidRPr="000F4B4A" w:rsidRDefault="000F4B4A" w:rsidP="00B0260E">
      <w:pPr>
        <w:shd w:val="clear" w:color="auto" w:fill="FFFFFE"/>
        <w:rPr>
          <w:rFonts w:ascii="Courier New" w:eastAsia="Times New Roman" w:hAnsi="Courier New" w:cs="Courier New"/>
          <w:color w:val="000000"/>
          <w:sz w:val="21"/>
          <w:szCs w:val="21"/>
          <w:lang w:eastAsia="ja-JP"/>
        </w:rPr>
      </w:pPr>
      <w:r w:rsidRPr="000F4B4A">
        <w:rPr>
          <w:rFonts w:ascii="Courier New" w:eastAsia="Times New Roman" w:hAnsi="Courier New" w:cs="Courier New"/>
          <w:color w:val="008000"/>
          <w:sz w:val="21"/>
          <w:szCs w:val="21"/>
          <w:lang w:eastAsia="ja-JP"/>
        </w:rPr>
        <w:t># Tách dữ liệu thành train set và test set</w:t>
      </w:r>
    </w:p>
    <w:p w14:paraId="30F36B26" w14:textId="77777777" w:rsidR="000F4B4A" w:rsidRPr="000F4B4A" w:rsidRDefault="000F4B4A" w:rsidP="00B0260E">
      <w:pPr>
        <w:shd w:val="clear" w:color="auto" w:fill="FFFFFE"/>
        <w:rPr>
          <w:rFonts w:ascii="Courier New" w:eastAsia="Times New Roman" w:hAnsi="Courier New" w:cs="Courier New"/>
          <w:color w:val="000000"/>
          <w:sz w:val="21"/>
          <w:szCs w:val="21"/>
          <w:lang w:eastAsia="ja-JP"/>
        </w:rPr>
      </w:pPr>
      <w:r w:rsidRPr="000F4B4A">
        <w:rPr>
          <w:rFonts w:ascii="Courier New" w:eastAsia="Times New Roman" w:hAnsi="Courier New" w:cs="Courier New"/>
          <w:color w:val="008000"/>
          <w:sz w:val="21"/>
          <w:szCs w:val="21"/>
          <w:lang w:eastAsia="ja-JP"/>
        </w:rPr>
        <w:lastRenderedPageBreak/>
        <w:t># Chúng tôi sẽ sử dụng xác thực chéo trên tập huấn luyện để điều chỉnh các tham số, sau đó kiểm tra dữ liệu chưa xem</w:t>
      </w:r>
    </w:p>
    <w:p w14:paraId="05625166" w14:textId="77777777" w:rsidR="000F4B4A" w:rsidRPr="000F4B4A" w:rsidRDefault="000F4B4A" w:rsidP="00B0260E">
      <w:pPr>
        <w:shd w:val="clear" w:color="auto" w:fill="FFFFFE"/>
        <w:rPr>
          <w:rFonts w:ascii="Courier New" w:eastAsia="Times New Roman" w:hAnsi="Courier New" w:cs="Courier New"/>
          <w:color w:val="000000"/>
          <w:sz w:val="21"/>
          <w:szCs w:val="21"/>
          <w:lang w:eastAsia="ja-JP"/>
        </w:rPr>
      </w:pPr>
      <w:r w:rsidRPr="000F4B4A">
        <w:rPr>
          <w:rFonts w:ascii="Courier New" w:eastAsia="Times New Roman" w:hAnsi="Courier New" w:cs="Courier New"/>
          <w:color w:val="000000"/>
          <w:sz w:val="21"/>
          <w:szCs w:val="21"/>
          <w:lang w:eastAsia="ja-JP"/>
        </w:rPr>
        <w:t>X_train, X_test, y_train, y_test = train_test_split(</w:t>
      </w:r>
    </w:p>
    <w:p w14:paraId="27D97033" w14:textId="77777777" w:rsidR="000F4B4A" w:rsidRPr="000F4B4A" w:rsidRDefault="000F4B4A" w:rsidP="00B0260E">
      <w:pPr>
        <w:shd w:val="clear" w:color="auto" w:fill="FFFFFE"/>
        <w:rPr>
          <w:rFonts w:ascii="Courier New" w:eastAsia="Times New Roman" w:hAnsi="Courier New" w:cs="Courier New"/>
          <w:color w:val="000000"/>
          <w:sz w:val="21"/>
          <w:szCs w:val="21"/>
          <w:lang w:eastAsia="ja-JP"/>
        </w:rPr>
      </w:pPr>
      <w:r w:rsidRPr="000F4B4A">
        <w:rPr>
          <w:rFonts w:ascii="Courier New" w:eastAsia="Times New Roman" w:hAnsi="Courier New" w:cs="Courier New"/>
          <w:color w:val="000000"/>
          <w:sz w:val="21"/>
          <w:szCs w:val="21"/>
          <w:lang w:eastAsia="ja-JP"/>
        </w:rPr>
        <w:t>    X, y, test_size=</w:t>
      </w:r>
      <w:r w:rsidRPr="000F4B4A">
        <w:rPr>
          <w:rFonts w:ascii="Courier New" w:eastAsia="Times New Roman" w:hAnsi="Courier New" w:cs="Courier New"/>
          <w:color w:val="09885A"/>
          <w:sz w:val="21"/>
          <w:szCs w:val="21"/>
          <w:lang w:eastAsia="ja-JP"/>
        </w:rPr>
        <w:t>0.3</w:t>
      </w:r>
      <w:r w:rsidRPr="000F4B4A">
        <w:rPr>
          <w:rFonts w:ascii="Courier New" w:eastAsia="Times New Roman" w:hAnsi="Courier New" w:cs="Courier New"/>
          <w:color w:val="000000"/>
          <w:sz w:val="21"/>
          <w:szCs w:val="21"/>
          <w:lang w:eastAsia="ja-JP"/>
        </w:rPr>
        <w:t>, shuffle=</w:t>
      </w:r>
      <w:r w:rsidRPr="000F4B4A">
        <w:rPr>
          <w:rFonts w:ascii="Courier New" w:eastAsia="Times New Roman" w:hAnsi="Courier New" w:cs="Courier New"/>
          <w:color w:val="0000FF"/>
          <w:sz w:val="21"/>
          <w:szCs w:val="21"/>
          <w:lang w:eastAsia="ja-JP"/>
        </w:rPr>
        <w:t>True</w:t>
      </w:r>
      <w:r w:rsidRPr="000F4B4A">
        <w:rPr>
          <w:rFonts w:ascii="Courier New" w:eastAsia="Times New Roman" w:hAnsi="Courier New" w:cs="Courier New"/>
          <w:color w:val="000000"/>
          <w:sz w:val="21"/>
          <w:szCs w:val="21"/>
          <w:lang w:eastAsia="ja-JP"/>
        </w:rPr>
        <w:t>, stratify=y, random_state=</w:t>
      </w:r>
      <w:r w:rsidRPr="000F4B4A">
        <w:rPr>
          <w:rFonts w:ascii="Courier New" w:eastAsia="Times New Roman" w:hAnsi="Courier New" w:cs="Courier New"/>
          <w:color w:val="09885A"/>
          <w:sz w:val="21"/>
          <w:szCs w:val="21"/>
          <w:lang w:eastAsia="ja-JP"/>
        </w:rPr>
        <w:t>42</w:t>
      </w:r>
      <w:r w:rsidRPr="000F4B4A">
        <w:rPr>
          <w:rFonts w:ascii="Courier New" w:eastAsia="Times New Roman" w:hAnsi="Courier New" w:cs="Courier New"/>
          <w:color w:val="000000"/>
          <w:sz w:val="21"/>
          <w:szCs w:val="21"/>
          <w:lang w:eastAsia="ja-JP"/>
        </w:rPr>
        <w:t>)</w:t>
      </w:r>
    </w:p>
    <w:p w14:paraId="3DD3EBFB" w14:textId="77777777" w:rsidR="00C90E32" w:rsidRPr="00C90E32" w:rsidRDefault="00C90E32" w:rsidP="00B0260E">
      <w:pPr>
        <w:shd w:val="clear" w:color="auto" w:fill="FFFFFE"/>
        <w:rPr>
          <w:rFonts w:ascii="Courier New" w:eastAsia="Times New Roman" w:hAnsi="Courier New" w:cs="Courier New"/>
          <w:color w:val="000000"/>
          <w:sz w:val="21"/>
          <w:szCs w:val="21"/>
          <w:lang w:eastAsia="ja-JP"/>
        </w:rPr>
      </w:pPr>
      <w:r w:rsidRPr="00C90E32">
        <w:rPr>
          <w:rFonts w:ascii="Courier New" w:eastAsia="Times New Roman" w:hAnsi="Courier New" w:cs="Courier New"/>
          <w:color w:val="795E26"/>
          <w:sz w:val="21"/>
          <w:szCs w:val="21"/>
          <w:lang w:eastAsia="ja-JP"/>
        </w:rPr>
        <w:t>print</w:t>
      </w:r>
      <w:r w:rsidRPr="00C90E32">
        <w:rPr>
          <w:rFonts w:ascii="Courier New" w:eastAsia="Times New Roman" w:hAnsi="Courier New" w:cs="Courier New"/>
          <w:color w:val="000000"/>
          <w:sz w:val="21"/>
          <w:szCs w:val="21"/>
          <w:lang w:eastAsia="ja-JP"/>
        </w:rPr>
        <w:t>(</w:t>
      </w:r>
      <w:r w:rsidRPr="00C90E32">
        <w:rPr>
          <w:rFonts w:ascii="Courier New" w:eastAsia="Times New Roman" w:hAnsi="Courier New" w:cs="Courier New"/>
          <w:color w:val="A31515"/>
          <w:sz w:val="21"/>
          <w:szCs w:val="21"/>
          <w:lang w:eastAsia="ja-JP"/>
        </w:rPr>
        <w:t>'Số  lượng giao dịch trên từng nhãn trên dữ liệu huấn luyện:\n'</w:t>
      </w:r>
      <w:r w:rsidRPr="00C90E32">
        <w:rPr>
          <w:rFonts w:ascii="Courier New" w:eastAsia="Times New Roman" w:hAnsi="Courier New" w:cs="Courier New"/>
          <w:color w:val="000000"/>
          <w:sz w:val="21"/>
          <w:szCs w:val="21"/>
          <w:lang w:eastAsia="ja-JP"/>
        </w:rPr>
        <w:t>)</w:t>
      </w:r>
    </w:p>
    <w:p w14:paraId="0610CCA9" w14:textId="77777777" w:rsidR="00C90E32" w:rsidRPr="00C90E32" w:rsidRDefault="00C90E32" w:rsidP="00B0260E">
      <w:pPr>
        <w:shd w:val="clear" w:color="auto" w:fill="FFFFFE"/>
        <w:rPr>
          <w:rFonts w:ascii="Courier New" w:eastAsia="Times New Roman" w:hAnsi="Courier New" w:cs="Courier New"/>
          <w:color w:val="000000"/>
          <w:sz w:val="21"/>
          <w:szCs w:val="21"/>
          <w:lang w:eastAsia="ja-JP"/>
        </w:rPr>
      </w:pPr>
      <w:r w:rsidRPr="00C90E32">
        <w:rPr>
          <w:rFonts w:ascii="Courier New" w:eastAsia="Times New Roman" w:hAnsi="Courier New" w:cs="Courier New"/>
          <w:color w:val="795E26"/>
          <w:sz w:val="21"/>
          <w:szCs w:val="21"/>
          <w:lang w:eastAsia="ja-JP"/>
        </w:rPr>
        <w:t>print</w:t>
      </w:r>
      <w:r w:rsidRPr="00C90E32">
        <w:rPr>
          <w:rFonts w:ascii="Courier New" w:eastAsia="Times New Roman" w:hAnsi="Courier New" w:cs="Courier New"/>
          <w:color w:val="000000"/>
          <w:sz w:val="21"/>
          <w:szCs w:val="21"/>
          <w:lang w:eastAsia="ja-JP"/>
        </w:rPr>
        <w:t>(y_train.value_counts())</w:t>
      </w:r>
    </w:p>
    <w:p w14:paraId="4D882604" w14:textId="77777777" w:rsidR="00C90E32" w:rsidRPr="00C90E32" w:rsidRDefault="00C90E32" w:rsidP="00B0260E">
      <w:pPr>
        <w:shd w:val="clear" w:color="auto" w:fill="FFFFFE"/>
        <w:rPr>
          <w:rFonts w:ascii="Courier New" w:eastAsia="Times New Roman" w:hAnsi="Courier New" w:cs="Courier New"/>
          <w:color w:val="000000"/>
          <w:sz w:val="21"/>
          <w:szCs w:val="21"/>
          <w:lang w:eastAsia="ja-JP"/>
        </w:rPr>
      </w:pPr>
      <w:r w:rsidRPr="00C90E32">
        <w:rPr>
          <w:rFonts w:ascii="Courier New" w:eastAsia="Times New Roman" w:hAnsi="Courier New" w:cs="Courier New"/>
          <w:color w:val="795E26"/>
          <w:sz w:val="21"/>
          <w:szCs w:val="21"/>
          <w:lang w:eastAsia="ja-JP"/>
        </w:rPr>
        <w:t>print</w:t>
      </w:r>
      <w:r w:rsidRPr="00C90E32">
        <w:rPr>
          <w:rFonts w:ascii="Courier New" w:eastAsia="Times New Roman" w:hAnsi="Courier New" w:cs="Courier New"/>
          <w:color w:val="000000"/>
          <w:sz w:val="21"/>
          <w:szCs w:val="21"/>
          <w:lang w:eastAsia="ja-JP"/>
        </w:rPr>
        <w:t>(</w:t>
      </w:r>
      <w:r w:rsidRPr="00C90E32">
        <w:rPr>
          <w:rFonts w:ascii="Courier New" w:eastAsia="Times New Roman" w:hAnsi="Courier New" w:cs="Courier New"/>
          <w:color w:val="A31515"/>
          <w:sz w:val="21"/>
          <w:szCs w:val="21"/>
          <w:lang w:eastAsia="ja-JP"/>
        </w:rPr>
        <w:t>'Số  lượng giao dịch trên từng nhãn trên dữ liệu kiểm thử:\n'</w:t>
      </w:r>
      <w:r w:rsidRPr="00C90E32">
        <w:rPr>
          <w:rFonts w:ascii="Courier New" w:eastAsia="Times New Roman" w:hAnsi="Courier New" w:cs="Courier New"/>
          <w:color w:val="000000"/>
          <w:sz w:val="21"/>
          <w:szCs w:val="21"/>
          <w:lang w:eastAsia="ja-JP"/>
        </w:rPr>
        <w:t>)</w:t>
      </w:r>
    </w:p>
    <w:p w14:paraId="7B275140" w14:textId="77777777" w:rsidR="00C90E32" w:rsidRPr="00C90E32" w:rsidRDefault="00C90E32" w:rsidP="00B0260E">
      <w:pPr>
        <w:shd w:val="clear" w:color="auto" w:fill="FFFFFE"/>
        <w:rPr>
          <w:rFonts w:ascii="Courier New" w:eastAsia="Times New Roman" w:hAnsi="Courier New" w:cs="Courier New"/>
          <w:color w:val="000000"/>
          <w:sz w:val="21"/>
          <w:szCs w:val="21"/>
          <w:lang w:eastAsia="ja-JP"/>
        </w:rPr>
      </w:pPr>
      <w:r w:rsidRPr="00C90E32">
        <w:rPr>
          <w:rFonts w:ascii="Courier New" w:eastAsia="Times New Roman" w:hAnsi="Courier New" w:cs="Courier New"/>
          <w:color w:val="795E26"/>
          <w:sz w:val="21"/>
          <w:szCs w:val="21"/>
          <w:lang w:eastAsia="ja-JP"/>
        </w:rPr>
        <w:t>print</w:t>
      </w:r>
      <w:r w:rsidRPr="00C90E32">
        <w:rPr>
          <w:rFonts w:ascii="Courier New" w:eastAsia="Times New Roman" w:hAnsi="Courier New" w:cs="Courier New"/>
          <w:color w:val="000000"/>
          <w:sz w:val="21"/>
          <w:szCs w:val="21"/>
          <w:lang w:eastAsia="ja-JP"/>
        </w:rPr>
        <w:t>(y_test.value_counts())</w:t>
      </w:r>
    </w:p>
    <w:p w14:paraId="3EDE8D2B"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8000"/>
          <w:sz w:val="21"/>
          <w:szCs w:val="21"/>
          <w:lang w:eastAsia="ja-JP"/>
        </w:rPr>
        <w:t># Mô hình</w:t>
      </w:r>
    </w:p>
    <w:p w14:paraId="29835249" w14:textId="1C7DEDB1"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model = RandomForestClassifier(n_estimators=</w:t>
      </w:r>
      <w:r w:rsidRPr="00720981">
        <w:rPr>
          <w:rFonts w:ascii="Courier New" w:eastAsia="Times New Roman" w:hAnsi="Courier New" w:cs="Courier New"/>
          <w:color w:val="09885A"/>
          <w:sz w:val="21"/>
          <w:szCs w:val="21"/>
          <w:lang w:eastAsia="ja-JP"/>
        </w:rPr>
        <w:t>50</w:t>
      </w:r>
      <w:r w:rsidRPr="00720981">
        <w:rPr>
          <w:rFonts w:ascii="Courier New" w:eastAsia="Times New Roman" w:hAnsi="Courier New" w:cs="Courier New"/>
          <w:color w:val="000000"/>
          <w:sz w:val="21"/>
          <w:szCs w:val="21"/>
          <w:lang w:eastAsia="ja-JP"/>
        </w:rPr>
        <w:t>, n_jobs=</w:t>
      </w:r>
      <w:r w:rsidRPr="00720981">
        <w:rPr>
          <w:rFonts w:ascii="Courier New" w:eastAsia="Times New Roman" w:hAnsi="Courier New" w:cs="Courier New"/>
          <w:color w:val="09885A"/>
          <w:sz w:val="21"/>
          <w:szCs w:val="21"/>
          <w:lang w:eastAsia="ja-JP"/>
        </w:rPr>
        <w:t>-1</w:t>
      </w:r>
      <w:r w:rsidRPr="00720981">
        <w:rPr>
          <w:rFonts w:ascii="Courier New" w:eastAsia="Times New Roman" w:hAnsi="Courier New" w:cs="Courier New"/>
          <w:color w:val="000000"/>
          <w:sz w:val="21"/>
          <w:szCs w:val="21"/>
          <w:lang w:eastAsia="ja-JP"/>
        </w:rPr>
        <w:t>, max_features=</w:t>
      </w:r>
      <w:r w:rsidRPr="00720981">
        <w:rPr>
          <w:rFonts w:ascii="Courier New" w:eastAsia="Times New Roman" w:hAnsi="Courier New" w:cs="Courier New"/>
          <w:color w:val="A31515"/>
          <w:sz w:val="21"/>
          <w:szCs w:val="21"/>
          <w:lang w:eastAsia="ja-JP"/>
        </w:rPr>
        <w:t>'sqrt'</w:t>
      </w:r>
      <w:r w:rsidRPr="00720981">
        <w:rPr>
          <w:rFonts w:ascii="Courier New" w:eastAsia="Times New Roman" w:hAnsi="Courier New" w:cs="Courier New"/>
          <w:color w:val="000000"/>
          <w:sz w:val="21"/>
          <w:szCs w:val="21"/>
          <w:lang w:eastAsia="ja-JP"/>
        </w:rPr>
        <w:t>, random_state=</w:t>
      </w:r>
      <w:r w:rsidRPr="00720981">
        <w:rPr>
          <w:rFonts w:ascii="Courier New" w:eastAsia="Times New Roman" w:hAnsi="Courier New" w:cs="Courier New"/>
          <w:color w:val="09885A"/>
          <w:sz w:val="21"/>
          <w:szCs w:val="21"/>
          <w:lang w:eastAsia="ja-JP"/>
        </w:rPr>
        <w:t>42</w:t>
      </w:r>
      <w:r w:rsidRPr="00720981">
        <w:rPr>
          <w:rFonts w:ascii="Courier New" w:eastAsia="Times New Roman" w:hAnsi="Courier New" w:cs="Courier New"/>
          <w:color w:val="000000"/>
          <w:sz w:val="21"/>
          <w:szCs w:val="21"/>
          <w:lang w:eastAsia="ja-JP"/>
        </w:rPr>
        <w:t>)</w:t>
      </w:r>
    </w:p>
    <w:p w14:paraId="2DF888AC"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8000"/>
          <w:sz w:val="21"/>
          <w:szCs w:val="21"/>
          <w:lang w:eastAsia="ja-JP"/>
        </w:rPr>
        <w:t># Danh sách confusion matrix của từng lần KFold</w:t>
      </w:r>
    </w:p>
    <w:p w14:paraId="329FF345"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conf_matrix_list_of_arrays = []</w:t>
      </w:r>
    </w:p>
    <w:p w14:paraId="054321C5" w14:textId="5837F57F"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conf_matrix_list_of_arrays_test_set = []</w:t>
      </w:r>
    </w:p>
    <w:p w14:paraId="7B73343E"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8000"/>
          <w:sz w:val="21"/>
          <w:szCs w:val="21"/>
          <w:lang w:eastAsia="ja-JP"/>
        </w:rPr>
        <w:t># Danh sách độ chính xác của từng lần KFold trên dữ liệu test</w:t>
      </w:r>
    </w:p>
    <w:p w14:paraId="0DA818C6"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accuracy_train_set = []</w:t>
      </w:r>
    </w:p>
    <w:p w14:paraId="04CB2D4A"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accuracy_test_set = []</w:t>
      </w:r>
    </w:p>
    <w:p w14:paraId="01951CB2"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f1_score_train = []</w:t>
      </w:r>
    </w:p>
    <w:p w14:paraId="06316BD8" w14:textId="4D0DC276"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f1_score_test = []</w:t>
      </w:r>
    </w:p>
    <w:p w14:paraId="3102F5D1"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8000"/>
          <w:sz w:val="21"/>
          <w:szCs w:val="21"/>
          <w:lang w:eastAsia="ja-JP"/>
        </w:rPr>
        <w:t># Cross Vallidation: KFold = 3</w:t>
      </w:r>
    </w:p>
    <w:p w14:paraId="599D1D2E"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cv = StratifiedKFold(n_splits=</w:t>
      </w:r>
      <w:r w:rsidRPr="00720981">
        <w:rPr>
          <w:rFonts w:ascii="Courier New" w:eastAsia="Times New Roman" w:hAnsi="Courier New" w:cs="Courier New"/>
          <w:color w:val="09885A"/>
          <w:sz w:val="21"/>
          <w:szCs w:val="21"/>
          <w:lang w:eastAsia="ja-JP"/>
        </w:rPr>
        <w:t>3</w:t>
      </w:r>
      <w:r w:rsidRPr="00720981">
        <w:rPr>
          <w:rFonts w:ascii="Courier New" w:eastAsia="Times New Roman" w:hAnsi="Courier New" w:cs="Courier New"/>
          <w:color w:val="000000"/>
          <w:sz w:val="21"/>
          <w:szCs w:val="21"/>
          <w:lang w:eastAsia="ja-JP"/>
        </w:rPr>
        <w:t>, random_state=</w:t>
      </w:r>
      <w:r w:rsidRPr="00720981">
        <w:rPr>
          <w:rFonts w:ascii="Courier New" w:eastAsia="Times New Roman" w:hAnsi="Courier New" w:cs="Courier New"/>
          <w:color w:val="0000FF"/>
          <w:sz w:val="21"/>
          <w:szCs w:val="21"/>
          <w:lang w:eastAsia="ja-JP"/>
        </w:rPr>
        <w:t>None</w:t>
      </w:r>
      <w:r w:rsidRPr="00720981">
        <w:rPr>
          <w:rFonts w:ascii="Courier New" w:eastAsia="Times New Roman" w:hAnsi="Courier New" w:cs="Courier New"/>
          <w:color w:val="000000"/>
          <w:sz w:val="21"/>
          <w:szCs w:val="21"/>
          <w:lang w:eastAsia="ja-JP"/>
        </w:rPr>
        <w:t>, shuffle=</w:t>
      </w:r>
      <w:r w:rsidRPr="00720981">
        <w:rPr>
          <w:rFonts w:ascii="Courier New" w:eastAsia="Times New Roman" w:hAnsi="Courier New" w:cs="Courier New"/>
          <w:color w:val="0000FF"/>
          <w:sz w:val="21"/>
          <w:szCs w:val="21"/>
          <w:lang w:eastAsia="ja-JP"/>
        </w:rPr>
        <w:t>True</w:t>
      </w:r>
      <w:r w:rsidRPr="00720981">
        <w:rPr>
          <w:rFonts w:ascii="Courier New" w:eastAsia="Times New Roman" w:hAnsi="Courier New" w:cs="Courier New"/>
          <w:color w:val="000000"/>
          <w:sz w:val="21"/>
          <w:szCs w:val="21"/>
          <w:lang w:eastAsia="ja-JP"/>
        </w:rPr>
        <w:t>)</w:t>
      </w:r>
    </w:p>
    <w:p w14:paraId="5D4F5D81" w14:textId="12255A8A"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cv.get_n_splits(X_train, y_train)</w:t>
      </w:r>
    </w:p>
    <w:p w14:paraId="48C31154"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8000"/>
          <w:sz w:val="21"/>
          <w:szCs w:val="21"/>
          <w:lang w:eastAsia="ja-JP"/>
        </w:rPr>
        <w:t># List time train</w:t>
      </w:r>
    </w:p>
    <w:p w14:paraId="0D2663D0" w14:textId="41F05590"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times_train = []</w:t>
      </w:r>
    </w:p>
    <w:p w14:paraId="14CFD78A"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AF00DB"/>
          <w:sz w:val="21"/>
          <w:szCs w:val="21"/>
          <w:lang w:eastAsia="ja-JP"/>
        </w:rPr>
        <w:t>for</w:t>
      </w:r>
      <w:r w:rsidRPr="00720981">
        <w:rPr>
          <w:rFonts w:ascii="Courier New" w:eastAsia="Times New Roman" w:hAnsi="Courier New" w:cs="Courier New"/>
          <w:color w:val="000000"/>
          <w:sz w:val="21"/>
          <w:szCs w:val="21"/>
          <w:lang w:eastAsia="ja-JP"/>
        </w:rPr>
        <w:t> train_index, test_index </w:t>
      </w:r>
      <w:r w:rsidRPr="00720981">
        <w:rPr>
          <w:rFonts w:ascii="Courier New" w:eastAsia="Times New Roman" w:hAnsi="Courier New" w:cs="Courier New"/>
          <w:color w:val="0000FF"/>
          <w:sz w:val="21"/>
          <w:szCs w:val="21"/>
          <w:lang w:eastAsia="ja-JP"/>
        </w:rPr>
        <w:t>in</w:t>
      </w:r>
      <w:r w:rsidRPr="00720981">
        <w:rPr>
          <w:rFonts w:ascii="Courier New" w:eastAsia="Times New Roman" w:hAnsi="Courier New" w:cs="Courier New"/>
          <w:color w:val="000000"/>
          <w:sz w:val="21"/>
          <w:szCs w:val="21"/>
          <w:lang w:eastAsia="ja-JP"/>
        </w:rPr>
        <w:t> cv.split(X_train, y_train):</w:t>
      </w:r>
    </w:p>
    <w:p w14:paraId="048C8CB9"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undersample_Xtrain, undersample_Xtest = X_train.iloc[train_index], X_train.iloc[test_index]</w:t>
      </w:r>
    </w:p>
    <w:p w14:paraId="41A87DDA" w14:textId="72C941F8"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undersample_ytrain, undersample_ytest = y_train.iloc[train_index], y_train.iloc[test_index]</w:t>
      </w:r>
    </w:p>
    <w:p w14:paraId="77F0E63D"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w:t>
      </w:r>
      <w:r w:rsidRPr="00720981">
        <w:rPr>
          <w:rFonts w:ascii="Courier New" w:eastAsia="Times New Roman" w:hAnsi="Courier New" w:cs="Courier New"/>
          <w:color w:val="008000"/>
          <w:sz w:val="21"/>
          <w:szCs w:val="21"/>
          <w:lang w:eastAsia="ja-JP"/>
        </w:rPr>
        <w:t># Thời gian bắt đầu train</w:t>
      </w:r>
    </w:p>
    <w:p w14:paraId="6FBDAE64"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start_time = timer()</w:t>
      </w:r>
    </w:p>
    <w:p w14:paraId="5AD81276"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p>
    <w:p w14:paraId="2E491482"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model.fit(undersample_Xtrain, undersample_ytrain)</w:t>
      </w:r>
    </w:p>
    <w:p w14:paraId="44A47852"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y_pre_train = model.predict(undersample_Xtest)</w:t>
      </w:r>
    </w:p>
    <w:p w14:paraId="0A8E8601" w14:textId="03B85CE6"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y_pre_test = model.predict(X_test)</w:t>
      </w:r>
    </w:p>
    <w:p w14:paraId="18B79853"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w:t>
      </w:r>
      <w:r w:rsidRPr="00720981">
        <w:rPr>
          <w:rFonts w:ascii="Courier New" w:eastAsia="Times New Roman" w:hAnsi="Courier New" w:cs="Courier New"/>
          <w:color w:val="008000"/>
          <w:sz w:val="21"/>
          <w:szCs w:val="21"/>
          <w:lang w:eastAsia="ja-JP"/>
        </w:rPr>
        <w:t># Print the accuracy</w:t>
      </w:r>
    </w:p>
    <w:p w14:paraId="565B7853"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lastRenderedPageBreak/>
        <w:t>    accuracy_train_set.append(</w:t>
      </w:r>
    </w:p>
    <w:p w14:paraId="0E23EFA2"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accuracy_score(undersample_ytest, y_pre_train, normalize=</w:t>
      </w:r>
      <w:r w:rsidRPr="00720981">
        <w:rPr>
          <w:rFonts w:ascii="Courier New" w:eastAsia="Times New Roman" w:hAnsi="Courier New" w:cs="Courier New"/>
          <w:color w:val="0000FF"/>
          <w:sz w:val="21"/>
          <w:szCs w:val="21"/>
          <w:lang w:eastAsia="ja-JP"/>
        </w:rPr>
        <w:t>True</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09885A"/>
          <w:sz w:val="21"/>
          <w:szCs w:val="21"/>
          <w:lang w:eastAsia="ja-JP"/>
        </w:rPr>
        <w:t>100</w:t>
      </w:r>
      <w:r w:rsidRPr="00720981">
        <w:rPr>
          <w:rFonts w:ascii="Courier New" w:eastAsia="Times New Roman" w:hAnsi="Courier New" w:cs="Courier New"/>
          <w:color w:val="000000"/>
          <w:sz w:val="21"/>
          <w:szCs w:val="21"/>
          <w:lang w:eastAsia="ja-JP"/>
        </w:rPr>
        <w:t>)</w:t>
      </w:r>
    </w:p>
    <w:p w14:paraId="13ACC769"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accuracy_test_set.append(</w:t>
      </w:r>
    </w:p>
    <w:p w14:paraId="2A0A1A77" w14:textId="32A0FC71"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accuracy_score(y_test, y_pre_test, normalize=</w:t>
      </w:r>
      <w:r w:rsidRPr="00720981">
        <w:rPr>
          <w:rFonts w:ascii="Courier New" w:eastAsia="Times New Roman" w:hAnsi="Courier New" w:cs="Courier New"/>
          <w:color w:val="0000FF"/>
          <w:sz w:val="21"/>
          <w:szCs w:val="21"/>
          <w:lang w:eastAsia="ja-JP"/>
        </w:rPr>
        <w:t>True</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09885A"/>
          <w:sz w:val="21"/>
          <w:szCs w:val="21"/>
          <w:lang w:eastAsia="ja-JP"/>
        </w:rPr>
        <w:t>100</w:t>
      </w:r>
      <w:r w:rsidRPr="00720981">
        <w:rPr>
          <w:rFonts w:ascii="Courier New" w:eastAsia="Times New Roman" w:hAnsi="Courier New" w:cs="Courier New"/>
          <w:color w:val="000000"/>
          <w:sz w:val="21"/>
          <w:szCs w:val="21"/>
          <w:lang w:eastAsia="ja-JP"/>
        </w:rPr>
        <w:t>)</w:t>
      </w:r>
    </w:p>
    <w:p w14:paraId="60A61E38"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w:t>
      </w:r>
      <w:r w:rsidRPr="00720981">
        <w:rPr>
          <w:rFonts w:ascii="Courier New" w:eastAsia="Times New Roman" w:hAnsi="Courier New" w:cs="Courier New"/>
          <w:color w:val="008000"/>
          <w:sz w:val="21"/>
          <w:szCs w:val="21"/>
          <w:lang w:eastAsia="ja-JP"/>
        </w:rPr>
        <w:t># Confusion matrix</w:t>
      </w:r>
    </w:p>
    <w:p w14:paraId="5FE24620"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conf_matrix = confusion_matrix(undersample_ytest, y_pre_train)</w:t>
      </w:r>
    </w:p>
    <w:p w14:paraId="06A9162A"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conf_matrix_list_of_arrays.append(conf_matrix)</w:t>
      </w:r>
    </w:p>
    <w:p w14:paraId="1FC40940"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conf_matrix_2 = confusion_matrix(y_test, y_pre_test)</w:t>
      </w:r>
    </w:p>
    <w:p w14:paraId="247FDC3A" w14:textId="7A4305D4"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conf_matrix_list_of_arrays_test_set.append(conf_matrix_2)</w:t>
      </w:r>
    </w:p>
    <w:p w14:paraId="58305D22"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w:t>
      </w:r>
      <w:r w:rsidRPr="00720981">
        <w:rPr>
          <w:rFonts w:ascii="Courier New" w:eastAsia="Times New Roman" w:hAnsi="Courier New" w:cs="Courier New"/>
          <w:color w:val="008000"/>
          <w:sz w:val="21"/>
          <w:szCs w:val="21"/>
          <w:lang w:eastAsia="ja-JP"/>
        </w:rPr>
        <w:t># F1 score</w:t>
      </w:r>
    </w:p>
    <w:p w14:paraId="5271C6CE"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f1_score_train.append(f1_score(undersample_ytest, y_pre_train))</w:t>
      </w:r>
    </w:p>
    <w:p w14:paraId="6B84D066" w14:textId="0AEC3840"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f1_score_test.append(f1_score(y_test, y_pre_test))</w:t>
      </w:r>
    </w:p>
    <w:p w14:paraId="613BBAFC"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w:t>
      </w:r>
      <w:r w:rsidRPr="00720981">
        <w:rPr>
          <w:rFonts w:ascii="Courier New" w:eastAsia="Times New Roman" w:hAnsi="Courier New" w:cs="Courier New"/>
          <w:color w:val="008000"/>
          <w:sz w:val="21"/>
          <w:szCs w:val="21"/>
          <w:lang w:eastAsia="ja-JP"/>
        </w:rPr>
        <w:t># Thời gian kết thúc train</w:t>
      </w:r>
    </w:p>
    <w:p w14:paraId="4B813EF8"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end_time = timer()</w:t>
      </w:r>
    </w:p>
    <w:p w14:paraId="38599FBD"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w:t>
      </w:r>
      <w:r w:rsidRPr="00720981">
        <w:rPr>
          <w:rFonts w:ascii="Courier New" w:eastAsia="Times New Roman" w:hAnsi="Courier New" w:cs="Courier New"/>
          <w:color w:val="008000"/>
          <w:sz w:val="21"/>
          <w:szCs w:val="21"/>
          <w:lang w:eastAsia="ja-JP"/>
        </w:rPr>
        <w:t># Tính thời gian thực hiện</w:t>
      </w:r>
    </w:p>
    <w:p w14:paraId="6151E1DC"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time_train = (end_time - start_time)</w:t>
      </w:r>
    </w:p>
    <w:p w14:paraId="076BD047" w14:textId="40480298"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0000"/>
          <w:sz w:val="21"/>
          <w:szCs w:val="21"/>
          <w:lang w:eastAsia="ja-JP"/>
        </w:rPr>
        <w:t>    times_train.append(time_train)</w:t>
      </w:r>
    </w:p>
    <w:p w14:paraId="4E21E432"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008000"/>
          <w:sz w:val="21"/>
          <w:szCs w:val="21"/>
          <w:lang w:eastAsia="ja-JP"/>
        </w:rPr>
        <w:t># Độ chính xác của mô hình</w:t>
      </w:r>
    </w:p>
    <w:p w14:paraId="053C390B"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795E26"/>
          <w:sz w:val="21"/>
          <w:szCs w:val="21"/>
          <w:lang w:eastAsia="ja-JP"/>
        </w:rPr>
        <w:t>print</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A31515"/>
          <w:sz w:val="21"/>
          <w:szCs w:val="21"/>
          <w:lang w:eastAsia="ja-JP"/>
        </w:rPr>
        <w:t>'Độ chính xác của mô hình trên dữ liệu train: '</w:t>
      </w:r>
      <w:r w:rsidRPr="00720981">
        <w:rPr>
          <w:rFonts w:ascii="Courier New" w:eastAsia="Times New Roman" w:hAnsi="Courier New" w:cs="Courier New"/>
          <w:color w:val="000000"/>
          <w:sz w:val="21"/>
          <w:szCs w:val="21"/>
          <w:lang w:eastAsia="ja-JP"/>
        </w:rPr>
        <w:t>, accuracy_train_set)</w:t>
      </w:r>
    </w:p>
    <w:p w14:paraId="2C2ACFA3" w14:textId="61C5F2AA"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795E26"/>
          <w:sz w:val="21"/>
          <w:szCs w:val="21"/>
          <w:lang w:eastAsia="ja-JP"/>
        </w:rPr>
        <w:t>print</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A31515"/>
          <w:sz w:val="21"/>
          <w:szCs w:val="21"/>
          <w:lang w:eastAsia="ja-JP"/>
        </w:rPr>
        <w:t>'Độ chính xác của mô hình trên dữ liệu test: '</w:t>
      </w:r>
      <w:r w:rsidRPr="00720981">
        <w:rPr>
          <w:rFonts w:ascii="Courier New" w:eastAsia="Times New Roman" w:hAnsi="Courier New" w:cs="Courier New"/>
          <w:color w:val="000000"/>
          <w:sz w:val="21"/>
          <w:szCs w:val="21"/>
          <w:lang w:eastAsia="ja-JP"/>
        </w:rPr>
        <w:t>, accuracy_test_set)</w:t>
      </w:r>
    </w:p>
    <w:p w14:paraId="016C62FB"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795E26"/>
          <w:sz w:val="21"/>
          <w:szCs w:val="21"/>
          <w:lang w:eastAsia="ja-JP"/>
        </w:rPr>
        <w:t>print</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A31515"/>
          <w:sz w:val="21"/>
          <w:szCs w:val="21"/>
          <w:lang w:eastAsia="ja-JP"/>
        </w:rPr>
        <w:t>'Độ chính xác trung bình dữ liệu train:'</w:t>
      </w:r>
      <w:r w:rsidRPr="00720981">
        <w:rPr>
          <w:rFonts w:ascii="Courier New" w:eastAsia="Times New Roman" w:hAnsi="Courier New" w:cs="Courier New"/>
          <w:color w:val="000000"/>
          <w:sz w:val="21"/>
          <w:szCs w:val="21"/>
          <w:lang w:eastAsia="ja-JP"/>
        </w:rPr>
        <w:t>, np.mean(accuracy_train_set))</w:t>
      </w:r>
    </w:p>
    <w:p w14:paraId="33D7518B" w14:textId="28D657F5"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795E26"/>
          <w:sz w:val="21"/>
          <w:szCs w:val="21"/>
          <w:lang w:eastAsia="ja-JP"/>
        </w:rPr>
        <w:t>print</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A31515"/>
          <w:sz w:val="21"/>
          <w:szCs w:val="21"/>
          <w:lang w:eastAsia="ja-JP"/>
        </w:rPr>
        <w:t>'Độ chính xác trung bình dữ liệu test:'</w:t>
      </w:r>
      <w:r w:rsidRPr="00720981">
        <w:rPr>
          <w:rFonts w:ascii="Courier New" w:eastAsia="Times New Roman" w:hAnsi="Courier New" w:cs="Courier New"/>
          <w:color w:val="000000"/>
          <w:sz w:val="21"/>
          <w:szCs w:val="21"/>
          <w:lang w:eastAsia="ja-JP"/>
        </w:rPr>
        <w:t>, np.mean(accuracy_test_set))</w:t>
      </w:r>
    </w:p>
    <w:p w14:paraId="66601AE2"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795E26"/>
          <w:sz w:val="21"/>
          <w:szCs w:val="21"/>
          <w:lang w:eastAsia="ja-JP"/>
        </w:rPr>
        <w:t>print</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A31515"/>
          <w:sz w:val="21"/>
          <w:szCs w:val="21"/>
          <w:lang w:eastAsia="ja-JP"/>
        </w:rPr>
        <w:t>'F1 score trung bình trên dữ liệu train:'</w:t>
      </w:r>
      <w:r w:rsidRPr="00720981">
        <w:rPr>
          <w:rFonts w:ascii="Courier New" w:eastAsia="Times New Roman" w:hAnsi="Courier New" w:cs="Courier New"/>
          <w:color w:val="000000"/>
          <w:sz w:val="21"/>
          <w:szCs w:val="21"/>
          <w:lang w:eastAsia="ja-JP"/>
        </w:rPr>
        <w:t>, np.mean(f1_score_train))</w:t>
      </w:r>
    </w:p>
    <w:p w14:paraId="28FC060E" w14:textId="7B118D82"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795E26"/>
          <w:sz w:val="21"/>
          <w:szCs w:val="21"/>
          <w:lang w:eastAsia="ja-JP"/>
        </w:rPr>
        <w:t>print</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A31515"/>
          <w:sz w:val="21"/>
          <w:szCs w:val="21"/>
          <w:lang w:eastAsia="ja-JP"/>
        </w:rPr>
        <w:t>'F1 score trung bình trên dữ liệu test:'</w:t>
      </w:r>
      <w:r w:rsidRPr="00720981">
        <w:rPr>
          <w:rFonts w:ascii="Courier New" w:eastAsia="Times New Roman" w:hAnsi="Courier New" w:cs="Courier New"/>
          <w:color w:val="000000"/>
          <w:sz w:val="21"/>
          <w:szCs w:val="21"/>
          <w:lang w:eastAsia="ja-JP"/>
        </w:rPr>
        <w:t>, np.mean(f1_score_test))</w:t>
      </w:r>
    </w:p>
    <w:p w14:paraId="67811310" w14:textId="77777777" w:rsidR="00720981" w:rsidRPr="00720981" w:rsidRDefault="00720981" w:rsidP="00B0260E">
      <w:pPr>
        <w:shd w:val="clear" w:color="auto" w:fill="FFFFFE"/>
        <w:rPr>
          <w:rFonts w:ascii="Courier New" w:eastAsia="Times New Roman" w:hAnsi="Courier New" w:cs="Courier New"/>
          <w:color w:val="000000"/>
          <w:sz w:val="21"/>
          <w:szCs w:val="21"/>
          <w:lang w:eastAsia="ja-JP"/>
        </w:rPr>
      </w:pPr>
      <w:r w:rsidRPr="00720981">
        <w:rPr>
          <w:rFonts w:ascii="Courier New" w:eastAsia="Times New Roman" w:hAnsi="Courier New" w:cs="Courier New"/>
          <w:color w:val="795E26"/>
          <w:sz w:val="21"/>
          <w:szCs w:val="21"/>
          <w:lang w:eastAsia="ja-JP"/>
        </w:rPr>
        <w:t>print</w:t>
      </w:r>
      <w:r w:rsidRPr="00720981">
        <w:rPr>
          <w:rFonts w:ascii="Courier New" w:eastAsia="Times New Roman" w:hAnsi="Courier New" w:cs="Courier New"/>
          <w:color w:val="000000"/>
          <w:sz w:val="21"/>
          <w:szCs w:val="21"/>
          <w:lang w:eastAsia="ja-JP"/>
        </w:rPr>
        <w:t>(</w:t>
      </w:r>
      <w:r w:rsidRPr="00720981">
        <w:rPr>
          <w:rFonts w:ascii="Courier New" w:eastAsia="Times New Roman" w:hAnsi="Courier New" w:cs="Courier New"/>
          <w:color w:val="A31515"/>
          <w:sz w:val="21"/>
          <w:szCs w:val="21"/>
          <w:lang w:eastAsia="ja-JP"/>
        </w:rPr>
        <w:t>'Thời gian thực hiện: '</w:t>
      </w:r>
      <w:r w:rsidRPr="00720981">
        <w:rPr>
          <w:rFonts w:ascii="Courier New" w:eastAsia="Times New Roman" w:hAnsi="Courier New" w:cs="Courier New"/>
          <w:color w:val="000000"/>
          <w:sz w:val="21"/>
          <w:szCs w:val="21"/>
          <w:lang w:eastAsia="ja-JP"/>
        </w:rPr>
        <w:t>, times_train)</w:t>
      </w:r>
    </w:p>
    <w:p w14:paraId="2ED127E6" w14:textId="77777777" w:rsidR="00121663" w:rsidRPr="00121663" w:rsidRDefault="00121663" w:rsidP="00B0260E">
      <w:pPr>
        <w:rPr>
          <w:rFonts w:cs="Times New Roman"/>
        </w:rPr>
      </w:pPr>
      <w:r w:rsidRPr="00121663">
        <w:rPr>
          <w:rFonts w:cs="Times New Roman"/>
        </w:rPr>
        <w:t>b. Đối với bộ dữ liệu xử lý cân bằng dùng phương pháp Undersampling</w:t>
      </w:r>
    </w:p>
    <w:p w14:paraId="26477A64" w14:textId="77777777" w:rsidR="00695936" w:rsidRPr="00695936" w:rsidRDefault="00695936" w:rsidP="00B0260E">
      <w:pPr>
        <w:shd w:val="clear" w:color="auto" w:fill="FFFFFE"/>
        <w:rPr>
          <w:rFonts w:ascii="Courier New" w:eastAsia="Times New Roman" w:hAnsi="Courier New" w:cs="Courier New"/>
          <w:color w:val="000000"/>
          <w:sz w:val="21"/>
          <w:szCs w:val="21"/>
          <w:lang w:eastAsia="ja-JP"/>
        </w:rPr>
      </w:pPr>
      <w:r w:rsidRPr="00695936">
        <w:rPr>
          <w:rFonts w:ascii="Courier New" w:eastAsia="Times New Roman" w:hAnsi="Courier New" w:cs="Courier New"/>
          <w:color w:val="000000"/>
          <w:sz w:val="21"/>
          <w:szCs w:val="21"/>
          <w:lang w:eastAsia="ja-JP"/>
        </w:rPr>
        <w:t>X = new_df.drop(</w:t>
      </w:r>
      <w:r w:rsidRPr="00695936">
        <w:rPr>
          <w:rFonts w:ascii="Courier New" w:eastAsia="Times New Roman" w:hAnsi="Courier New" w:cs="Courier New"/>
          <w:color w:val="A31515"/>
          <w:sz w:val="21"/>
          <w:szCs w:val="21"/>
          <w:lang w:eastAsia="ja-JP"/>
        </w:rPr>
        <w:t>'Class'</w:t>
      </w:r>
      <w:r w:rsidRPr="00695936">
        <w:rPr>
          <w:rFonts w:ascii="Courier New" w:eastAsia="Times New Roman" w:hAnsi="Courier New" w:cs="Courier New"/>
          <w:color w:val="000000"/>
          <w:sz w:val="21"/>
          <w:szCs w:val="21"/>
          <w:lang w:eastAsia="ja-JP"/>
        </w:rPr>
        <w:t>, axis=</w:t>
      </w:r>
      <w:r w:rsidRPr="00695936">
        <w:rPr>
          <w:rFonts w:ascii="Courier New" w:eastAsia="Times New Roman" w:hAnsi="Courier New" w:cs="Courier New"/>
          <w:color w:val="09885A"/>
          <w:sz w:val="21"/>
          <w:szCs w:val="21"/>
          <w:lang w:eastAsia="ja-JP"/>
        </w:rPr>
        <w:t>1</w:t>
      </w:r>
      <w:r w:rsidRPr="00695936">
        <w:rPr>
          <w:rFonts w:ascii="Courier New" w:eastAsia="Times New Roman" w:hAnsi="Courier New" w:cs="Courier New"/>
          <w:color w:val="000000"/>
          <w:sz w:val="21"/>
          <w:szCs w:val="21"/>
          <w:lang w:eastAsia="ja-JP"/>
        </w:rPr>
        <w:t>)</w:t>
      </w:r>
    </w:p>
    <w:p w14:paraId="69A44AA9" w14:textId="622CC0D7" w:rsidR="00695936" w:rsidRPr="00695936" w:rsidRDefault="00695936" w:rsidP="00B0260E">
      <w:pPr>
        <w:shd w:val="clear" w:color="auto" w:fill="FFFFFE"/>
        <w:rPr>
          <w:rFonts w:ascii="Courier New" w:eastAsia="Times New Roman" w:hAnsi="Courier New" w:cs="Courier New"/>
          <w:color w:val="000000"/>
          <w:sz w:val="21"/>
          <w:szCs w:val="21"/>
          <w:lang w:eastAsia="ja-JP"/>
        </w:rPr>
      </w:pPr>
      <w:r w:rsidRPr="00695936">
        <w:rPr>
          <w:rFonts w:ascii="Courier New" w:eastAsia="Times New Roman" w:hAnsi="Courier New" w:cs="Courier New"/>
          <w:color w:val="000000"/>
          <w:sz w:val="21"/>
          <w:szCs w:val="21"/>
          <w:lang w:eastAsia="ja-JP"/>
        </w:rPr>
        <w:t>y = new_df[</w:t>
      </w:r>
      <w:r w:rsidRPr="00695936">
        <w:rPr>
          <w:rFonts w:ascii="Courier New" w:eastAsia="Times New Roman" w:hAnsi="Courier New" w:cs="Courier New"/>
          <w:color w:val="A31515"/>
          <w:sz w:val="21"/>
          <w:szCs w:val="21"/>
          <w:lang w:eastAsia="ja-JP"/>
        </w:rPr>
        <w:t>'Class'</w:t>
      </w:r>
      <w:r w:rsidRPr="00695936">
        <w:rPr>
          <w:rFonts w:ascii="Courier New" w:eastAsia="Times New Roman" w:hAnsi="Courier New" w:cs="Courier New"/>
          <w:color w:val="000000"/>
          <w:sz w:val="21"/>
          <w:szCs w:val="21"/>
          <w:lang w:eastAsia="ja-JP"/>
        </w:rPr>
        <w:t>]</w:t>
      </w:r>
    </w:p>
    <w:p w14:paraId="5ED12736" w14:textId="77777777" w:rsidR="00695936" w:rsidRPr="00695936" w:rsidRDefault="00695936" w:rsidP="00B0260E">
      <w:pPr>
        <w:shd w:val="clear" w:color="auto" w:fill="FFFFFE"/>
        <w:rPr>
          <w:rFonts w:ascii="Courier New" w:eastAsia="Times New Roman" w:hAnsi="Courier New" w:cs="Courier New"/>
          <w:color w:val="000000"/>
          <w:sz w:val="21"/>
          <w:szCs w:val="21"/>
          <w:lang w:eastAsia="ja-JP"/>
        </w:rPr>
      </w:pPr>
      <w:r w:rsidRPr="00695936">
        <w:rPr>
          <w:rFonts w:ascii="Courier New" w:eastAsia="Times New Roman" w:hAnsi="Courier New" w:cs="Courier New"/>
          <w:color w:val="008000"/>
          <w:sz w:val="21"/>
          <w:szCs w:val="21"/>
          <w:lang w:eastAsia="ja-JP"/>
        </w:rPr>
        <w:t># X = data_undersampling.drop('Class', axis=1)</w:t>
      </w:r>
    </w:p>
    <w:p w14:paraId="18DA1916" w14:textId="77777777" w:rsidR="00695936" w:rsidRPr="00695936" w:rsidRDefault="00695936" w:rsidP="00B0260E">
      <w:pPr>
        <w:shd w:val="clear" w:color="auto" w:fill="FFFFFE"/>
        <w:rPr>
          <w:rFonts w:ascii="Courier New" w:eastAsia="Times New Roman" w:hAnsi="Courier New" w:cs="Courier New"/>
          <w:color w:val="000000"/>
          <w:sz w:val="21"/>
          <w:szCs w:val="21"/>
          <w:lang w:eastAsia="ja-JP"/>
        </w:rPr>
      </w:pPr>
      <w:r w:rsidRPr="00695936">
        <w:rPr>
          <w:rFonts w:ascii="Courier New" w:eastAsia="Times New Roman" w:hAnsi="Courier New" w:cs="Courier New"/>
          <w:color w:val="008000"/>
          <w:sz w:val="21"/>
          <w:szCs w:val="21"/>
          <w:lang w:eastAsia="ja-JP"/>
        </w:rPr>
        <w:lastRenderedPageBreak/>
        <w:t># y = data_undersampling['Class']</w:t>
      </w:r>
    </w:p>
    <w:p w14:paraId="4175D45D" w14:textId="77777777" w:rsidR="00F00A82" w:rsidRPr="00F00A82" w:rsidRDefault="00F00A82" w:rsidP="00B0260E">
      <w:pPr>
        <w:shd w:val="clear" w:color="auto" w:fill="FFFFFE"/>
        <w:rPr>
          <w:rFonts w:ascii="Courier New" w:eastAsia="Times New Roman" w:hAnsi="Courier New" w:cs="Courier New"/>
          <w:color w:val="000000"/>
          <w:sz w:val="21"/>
          <w:szCs w:val="21"/>
          <w:lang w:eastAsia="ja-JP"/>
        </w:rPr>
      </w:pPr>
      <w:r w:rsidRPr="00F00A82">
        <w:rPr>
          <w:rFonts w:ascii="Courier New" w:eastAsia="Times New Roman" w:hAnsi="Courier New" w:cs="Courier New"/>
          <w:color w:val="795E26"/>
          <w:sz w:val="21"/>
          <w:szCs w:val="21"/>
          <w:lang w:eastAsia="ja-JP"/>
        </w:rPr>
        <w:t>print</w:t>
      </w:r>
      <w:r w:rsidRPr="00F00A82">
        <w:rPr>
          <w:rFonts w:ascii="Courier New" w:eastAsia="Times New Roman" w:hAnsi="Courier New" w:cs="Courier New"/>
          <w:color w:val="000000"/>
          <w:sz w:val="21"/>
          <w:szCs w:val="21"/>
          <w:lang w:eastAsia="ja-JP"/>
        </w:rPr>
        <w:t>(</w:t>
      </w:r>
      <w:r w:rsidRPr="00F00A82">
        <w:rPr>
          <w:rFonts w:ascii="Courier New" w:eastAsia="Times New Roman" w:hAnsi="Courier New" w:cs="Courier New"/>
          <w:color w:val="A31515"/>
          <w:sz w:val="21"/>
          <w:szCs w:val="21"/>
          <w:lang w:eastAsia="ja-JP"/>
        </w:rPr>
        <w:t>'Số  lượng giao dịch trên từng nhãn:\n'</w:t>
      </w:r>
      <w:r w:rsidRPr="00F00A82">
        <w:rPr>
          <w:rFonts w:ascii="Courier New" w:eastAsia="Times New Roman" w:hAnsi="Courier New" w:cs="Courier New"/>
          <w:color w:val="000000"/>
          <w:sz w:val="21"/>
          <w:szCs w:val="21"/>
          <w:lang w:eastAsia="ja-JP"/>
        </w:rPr>
        <w:t>, y.value_counts())</w:t>
      </w:r>
    </w:p>
    <w:p w14:paraId="51714ACB" w14:textId="77777777" w:rsidR="00F00A82" w:rsidRPr="00F00A82" w:rsidRDefault="00F00A82" w:rsidP="00B0260E">
      <w:pPr>
        <w:shd w:val="clear" w:color="auto" w:fill="FFFFFE"/>
        <w:rPr>
          <w:rFonts w:ascii="Courier New" w:eastAsia="Times New Roman" w:hAnsi="Courier New" w:cs="Courier New"/>
          <w:color w:val="000000"/>
          <w:sz w:val="21"/>
          <w:szCs w:val="21"/>
          <w:lang w:eastAsia="ja-JP"/>
        </w:rPr>
      </w:pPr>
      <w:r w:rsidRPr="00F00A82">
        <w:rPr>
          <w:rFonts w:ascii="Courier New" w:eastAsia="Times New Roman" w:hAnsi="Courier New" w:cs="Courier New"/>
          <w:color w:val="008000"/>
          <w:sz w:val="21"/>
          <w:szCs w:val="21"/>
          <w:lang w:eastAsia="ja-JP"/>
        </w:rPr>
        <w:t># Tách dữ liệu thành train set và test set</w:t>
      </w:r>
    </w:p>
    <w:p w14:paraId="024F2C76" w14:textId="77777777" w:rsidR="00F00A82" w:rsidRPr="00F00A82" w:rsidRDefault="00F00A82" w:rsidP="00B0260E">
      <w:pPr>
        <w:shd w:val="clear" w:color="auto" w:fill="FFFFFE"/>
        <w:rPr>
          <w:rFonts w:ascii="Courier New" w:eastAsia="Times New Roman" w:hAnsi="Courier New" w:cs="Courier New"/>
          <w:color w:val="000000"/>
          <w:sz w:val="21"/>
          <w:szCs w:val="21"/>
          <w:lang w:eastAsia="ja-JP"/>
        </w:rPr>
      </w:pPr>
      <w:r w:rsidRPr="00F00A82">
        <w:rPr>
          <w:rFonts w:ascii="Courier New" w:eastAsia="Times New Roman" w:hAnsi="Courier New" w:cs="Courier New"/>
          <w:color w:val="008000"/>
          <w:sz w:val="21"/>
          <w:szCs w:val="21"/>
          <w:lang w:eastAsia="ja-JP"/>
        </w:rPr>
        <w:t># Chúng tôi sẽ sử dụng xác thực chéo trên tập huấn luyện để điều chỉnh các tham số, sau đó kiểm tra dữ liệu chưa xem</w:t>
      </w:r>
    </w:p>
    <w:p w14:paraId="32694EC2" w14:textId="77777777" w:rsidR="00F00A82" w:rsidRPr="00F00A82" w:rsidRDefault="00F00A82" w:rsidP="00B0260E">
      <w:pPr>
        <w:shd w:val="clear" w:color="auto" w:fill="FFFFFE"/>
        <w:rPr>
          <w:rFonts w:ascii="Courier New" w:eastAsia="Times New Roman" w:hAnsi="Courier New" w:cs="Courier New"/>
          <w:color w:val="000000"/>
          <w:sz w:val="21"/>
          <w:szCs w:val="21"/>
          <w:lang w:eastAsia="ja-JP"/>
        </w:rPr>
      </w:pPr>
      <w:r w:rsidRPr="00F00A82">
        <w:rPr>
          <w:rFonts w:ascii="Courier New" w:eastAsia="Times New Roman" w:hAnsi="Courier New" w:cs="Courier New"/>
          <w:color w:val="000000"/>
          <w:sz w:val="21"/>
          <w:szCs w:val="21"/>
          <w:lang w:eastAsia="ja-JP"/>
        </w:rPr>
        <w:t>X_train, X_test, y_train, y_test = train_test_split(</w:t>
      </w:r>
    </w:p>
    <w:p w14:paraId="0CFF428C" w14:textId="77777777" w:rsidR="00F00A82" w:rsidRPr="00F00A82" w:rsidRDefault="00F00A82" w:rsidP="00B0260E">
      <w:pPr>
        <w:shd w:val="clear" w:color="auto" w:fill="FFFFFE"/>
        <w:rPr>
          <w:rFonts w:ascii="Courier New" w:eastAsia="Times New Roman" w:hAnsi="Courier New" w:cs="Courier New"/>
          <w:color w:val="000000"/>
          <w:sz w:val="21"/>
          <w:szCs w:val="21"/>
          <w:lang w:eastAsia="ja-JP"/>
        </w:rPr>
      </w:pPr>
      <w:r w:rsidRPr="00F00A82">
        <w:rPr>
          <w:rFonts w:ascii="Courier New" w:eastAsia="Times New Roman" w:hAnsi="Courier New" w:cs="Courier New"/>
          <w:color w:val="000000"/>
          <w:sz w:val="21"/>
          <w:szCs w:val="21"/>
          <w:lang w:eastAsia="ja-JP"/>
        </w:rPr>
        <w:t>    X, y, test_size=</w:t>
      </w:r>
      <w:r w:rsidRPr="00F00A82">
        <w:rPr>
          <w:rFonts w:ascii="Courier New" w:eastAsia="Times New Roman" w:hAnsi="Courier New" w:cs="Courier New"/>
          <w:color w:val="09885A"/>
          <w:sz w:val="21"/>
          <w:szCs w:val="21"/>
          <w:lang w:eastAsia="ja-JP"/>
        </w:rPr>
        <w:t>0.3</w:t>
      </w:r>
      <w:r w:rsidRPr="00F00A82">
        <w:rPr>
          <w:rFonts w:ascii="Courier New" w:eastAsia="Times New Roman" w:hAnsi="Courier New" w:cs="Courier New"/>
          <w:color w:val="000000"/>
          <w:sz w:val="21"/>
          <w:szCs w:val="21"/>
          <w:lang w:eastAsia="ja-JP"/>
        </w:rPr>
        <w:t>, shuffle=</w:t>
      </w:r>
      <w:r w:rsidRPr="00F00A82">
        <w:rPr>
          <w:rFonts w:ascii="Courier New" w:eastAsia="Times New Roman" w:hAnsi="Courier New" w:cs="Courier New"/>
          <w:color w:val="0000FF"/>
          <w:sz w:val="21"/>
          <w:szCs w:val="21"/>
          <w:lang w:eastAsia="ja-JP"/>
        </w:rPr>
        <w:t>True</w:t>
      </w:r>
      <w:r w:rsidRPr="00F00A82">
        <w:rPr>
          <w:rFonts w:ascii="Courier New" w:eastAsia="Times New Roman" w:hAnsi="Courier New" w:cs="Courier New"/>
          <w:color w:val="000000"/>
          <w:sz w:val="21"/>
          <w:szCs w:val="21"/>
          <w:lang w:eastAsia="ja-JP"/>
        </w:rPr>
        <w:t>, stratify=y, random_state=</w:t>
      </w:r>
      <w:r w:rsidRPr="00F00A82">
        <w:rPr>
          <w:rFonts w:ascii="Courier New" w:eastAsia="Times New Roman" w:hAnsi="Courier New" w:cs="Courier New"/>
          <w:color w:val="09885A"/>
          <w:sz w:val="21"/>
          <w:szCs w:val="21"/>
          <w:lang w:eastAsia="ja-JP"/>
        </w:rPr>
        <w:t>42</w:t>
      </w:r>
      <w:r w:rsidRPr="00F00A82">
        <w:rPr>
          <w:rFonts w:ascii="Courier New" w:eastAsia="Times New Roman" w:hAnsi="Courier New" w:cs="Courier New"/>
          <w:color w:val="000000"/>
          <w:sz w:val="21"/>
          <w:szCs w:val="21"/>
          <w:lang w:eastAsia="ja-JP"/>
        </w:rPr>
        <w:t>)</w:t>
      </w:r>
    </w:p>
    <w:p w14:paraId="5048C667" w14:textId="77777777" w:rsidR="008269D8" w:rsidRPr="008269D8" w:rsidRDefault="008269D8" w:rsidP="00B0260E">
      <w:pPr>
        <w:shd w:val="clear" w:color="auto" w:fill="FFFFFE"/>
        <w:rPr>
          <w:rFonts w:ascii="Courier New" w:eastAsia="Times New Roman" w:hAnsi="Courier New" w:cs="Courier New"/>
          <w:color w:val="000000"/>
          <w:sz w:val="21"/>
          <w:szCs w:val="21"/>
          <w:lang w:eastAsia="ja-JP"/>
        </w:rPr>
      </w:pPr>
      <w:r w:rsidRPr="008269D8">
        <w:rPr>
          <w:rFonts w:ascii="Courier New" w:eastAsia="Times New Roman" w:hAnsi="Courier New" w:cs="Courier New"/>
          <w:color w:val="795E26"/>
          <w:sz w:val="21"/>
          <w:szCs w:val="21"/>
          <w:lang w:eastAsia="ja-JP"/>
        </w:rPr>
        <w:t>print</w:t>
      </w:r>
      <w:r w:rsidRPr="008269D8">
        <w:rPr>
          <w:rFonts w:ascii="Courier New" w:eastAsia="Times New Roman" w:hAnsi="Courier New" w:cs="Courier New"/>
          <w:color w:val="000000"/>
          <w:sz w:val="21"/>
          <w:szCs w:val="21"/>
          <w:lang w:eastAsia="ja-JP"/>
        </w:rPr>
        <w:t>(</w:t>
      </w:r>
      <w:r w:rsidRPr="008269D8">
        <w:rPr>
          <w:rFonts w:ascii="Courier New" w:eastAsia="Times New Roman" w:hAnsi="Courier New" w:cs="Courier New"/>
          <w:color w:val="A31515"/>
          <w:sz w:val="21"/>
          <w:szCs w:val="21"/>
          <w:lang w:eastAsia="ja-JP"/>
        </w:rPr>
        <w:t>'Số  lượng giao dịch trên từng nhãn trên dữ liệu huấn luyện:\n'</w:t>
      </w:r>
      <w:r w:rsidRPr="008269D8">
        <w:rPr>
          <w:rFonts w:ascii="Courier New" w:eastAsia="Times New Roman" w:hAnsi="Courier New" w:cs="Courier New"/>
          <w:color w:val="000000"/>
          <w:sz w:val="21"/>
          <w:szCs w:val="21"/>
          <w:lang w:eastAsia="ja-JP"/>
        </w:rPr>
        <w:t>)</w:t>
      </w:r>
    </w:p>
    <w:p w14:paraId="12F0322A" w14:textId="77777777" w:rsidR="008269D8" w:rsidRPr="008269D8" w:rsidRDefault="008269D8" w:rsidP="00B0260E">
      <w:pPr>
        <w:shd w:val="clear" w:color="auto" w:fill="FFFFFE"/>
        <w:rPr>
          <w:rFonts w:ascii="Courier New" w:eastAsia="Times New Roman" w:hAnsi="Courier New" w:cs="Courier New"/>
          <w:color w:val="000000"/>
          <w:sz w:val="21"/>
          <w:szCs w:val="21"/>
          <w:lang w:eastAsia="ja-JP"/>
        </w:rPr>
      </w:pPr>
      <w:r w:rsidRPr="008269D8">
        <w:rPr>
          <w:rFonts w:ascii="Courier New" w:eastAsia="Times New Roman" w:hAnsi="Courier New" w:cs="Courier New"/>
          <w:color w:val="795E26"/>
          <w:sz w:val="21"/>
          <w:szCs w:val="21"/>
          <w:lang w:eastAsia="ja-JP"/>
        </w:rPr>
        <w:t>print</w:t>
      </w:r>
      <w:r w:rsidRPr="008269D8">
        <w:rPr>
          <w:rFonts w:ascii="Courier New" w:eastAsia="Times New Roman" w:hAnsi="Courier New" w:cs="Courier New"/>
          <w:color w:val="000000"/>
          <w:sz w:val="21"/>
          <w:szCs w:val="21"/>
          <w:lang w:eastAsia="ja-JP"/>
        </w:rPr>
        <w:t>(y_train.value_counts())</w:t>
      </w:r>
    </w:p>
    <w:p w14:paraId="23C13972" w14:textId="77777777" w:rsidR="008269D8" w:rsidRPr="008269D8" w:rsidRDefault="008269D8" w:rsidP="00B0260E">
      <w:pPr>
        <w:shd w:val="clear" w:color="auto" w:fill="FFFFFE"/>
        <w:rPr>
          <w:rFonts w:ascii="Courier New" w:eastAsia="Times New Roman" w:hAnsi="Courier New" w:cs="Courier New"/>
          <w:color w:val="000000"/>
          <w:sz w:val="21"/>
          <w:szCs w:val="21"/>
          <w:lang w:eastAsia="ja-JP"/>
        </w:rPr>
      </w:pPr>
      <w:r w:rsidRPr="008269D8">
        <w:rPr>
          <w:rFonts w:ascii="Courier New" w:eastAsia="Times New Roman" w:hAnsi="Courier New" w:cs="Courier New"/>
          <w:color w:val="795E26"/>
          <w:sz w:val="21"/>
          <w:szCs w:val="21"/>
          <w:lang w:eastAsia="ja-JP"/>
        </w:rPr>
        <w:t>print</w:t>
      </w:r>
      <w:r w:rsidRPr="008269D8">
        <w:rPr>
          <w:rFonts w:ascii="Courier New" w:eastAsia="Times New Roman" w:hAnsi="Courier New" w:cs="Courier New"/>
          <w:color w:val="000000"/>
          <w:sz w:val="21"/>
          <w:szCs w:val="21"/>
          <w:lang w:eastAsia="ja-JP"/>
        </w:rPr>
        <w:t>(</w:t>
      </w:r>
      <w:r w:rsidRPr="008269D8">
        <w:rPr>
          <w:rFonts w:ascii="Courier New" w:eastAsia="Times New Roman" w:hAnsi="Courier New" w:cs="Courier New"/>
          <w:color w:val="A31515"/>
          <w:sz w:val="21"/>
          <w:szCs w:val="21"/>
          <w:lang w:eastAsia="ja-JP"/>
        </w:rPr>
        <w:t>'Số  lượng giao dịch trên từng nhãn trên dữ liệu kiểm thử:\n'</w:t>
      </w:r>
      <w:r w:rsidRPr="008269D8">
        <w:rPr>
          <w:rFonts w:ascii="Courier New" w:eastAsia="Times New Roman" w:hAnsi="Courier New" w:cs="Courier New"/>
          <w:color w:val="000000"/>
          <w:sz w:val="21"/>
          <w:szCs w:val="21"/>
          <w:lang w:eastAsia="ja-JP"/>
        </w:rPr>
        <w:t>)</w:t>
      </w:r>
    </w:p>
    <w:p w14:paraId="46C58921" w14:textId="77777777" w:rsidR="008269D8" w:rsidRPr="008269D8" w:rsidRDefault="008269D8" w:rsidP="00B0260E">
      <w:pPr>
        <w:shd w:val="clear" w:color="auto" w:fill="FFFFFE"/>
        <w:rPr>
          <w:rFonts w:ascii="Courier New" w:eastAsia="Times New Roman" w:hAnsi="Courier New" w:cs="Courier New"/>
          <w:color w:val="000000"/>
          <w:sz w:val="21"/>
          <w:szCs w:val="21"/>
          <w:lang w:eastAsia="ja-JP"/>
        </w:rPr>
      </w:pPr>
      <w:r w:rsidRPr="008269D8">
        <w:rPr>
          <w:rFonts w:ascii="Courier New" w:eastAsia="Times New Roman" w:hAnsi="Courier New" w:cs="Courier New"/>
          <w:color w:val="795E26"/>
          <w:sz w:val="21"/>
          <w:szCs w:val="21"/>
          <w:lang w:eastAsia="ja-JP"/>
        </w:rPr>
        <w:t>print</w:t>
      </w:r>
      <w:r w:rsidRPr="008269D8">
        <w:rPr>
          <w:rFonts w:ascii="Courier New" w:eastAsia="Times New Roman" w:hAnsi="Courier New" w:cs="Courier New"/>
          <w:color w:val="000000"/>
          <w:sz w:val="21"/>
          <w:szCs w:val="21"/>
          <w:lang w:eastAsia="ja-JP"/>
        </w:rPr>
        <w:t>(y_test.value_counts())</w:t>
      </w:r>
    </w:p>
    <w:p w14:paraId="3E14915A"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8000"/>
          <w:sz w:val="21"/>
          <w:szCs w:val="21"/>
          <w:lang w:eastAsia="ja-JP"/>
        </w:rPr>
        <w:t># Mô hình</w:t>
      </w:r>
    </w:p>
    <w:p w14:paraId="79F121B2" w14:textId="42D31458"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model = RandomForestClassifier(n_estimators=</w:t>
      </w:r>
      <w:r w:rsidRPr="0061147A">
        <w:rPr>
          <w:rFonts w:ascii="Courier New" w:eastAsia="Times New Roman" w:hAnsi="Courier New" w:cs="Courier New"/>
          <w:color w:val="09885A"/>
          <w:sz w:val="21"/>
          <w:szCs w:val="21"/>
          <w:lang w:eastAsia="ja-JP"/>
        </w:rPr>
        <w:t>50</w:t>
      </w:r>
      <w:r w:rsidRPr="0061147A">
        <w:rPr>
          <w:rFonts w:ascii="Courier New" w:eastAsia="Times New Roman" w:hAnsi="Courier New" w:cs="Courier New"/>
          <w:color w:val="000000"/>
          <w:sz w:val="21"/>
          <w:szCs w:val="21"/>
          <w:lang w:eastAsia="ja-JP"/>
        </w:rPr>
        <w:t>, n_jobs=</w:t>
      </w:r>
      <w:r w:rsidRPr="0061147A">
        <w:rPr>
          <w:rFonts w:ascii="Courier New" w:eastAsia="Times New Roman" w:hAnsi="Courier New" w:cs="Courier New"/>
          <w:color w:val="09885A"/>
          <w:sz w:val="21"/>
          <w:szCs w:val="21"/>
          <w:lang w:eastAsia="ja-JP"/>
        </w:rPr>
        <w:t>-1</w:t>
      </w:r>
      <w:r w:rsidRPr="0061147A">
        <w:rPr>
          <w:rFonts w:ascii="Courier New" w:eastAsia="Times New Roman" w:hAnsi="Courier New" w:cs="Courier New"/>
          <w:color w:val="000000"/>
          <w:sz w:val="21"/>
          <w:szCs w:val="21"/>
          <w:lang w:eastAsia="ja-JP"/>
        </w:rPr>
        <w:t>, max_features=</w:t>
      </w:r>
      <w:r w:rsidRPr="0061147A">
        <w:rPr>
          <w:rFonts w:ascii="Courier New" w:eastAsia="Times New Roman" w:hAnsi="Courier New" w:cs="Courier New"/>
          <w:color w:val="A31515"/>
          <w:sz w:val="21"/>
          <w:szCs w:val="21"/>
          <w:lang w:eastAsia="ja-JP"/>
        </w:rPr>
        <w:t>'sqrt'</w:t>
      </w:r>
      <w:r w:rsidRPr="0061147A">
        <w:rPr>
          <w:rFonts w:ascii="Courier New" w:eastAsia="Times New Roman" w:hAnsi="Courier New" w:cs="Courier New"/>
          <w:color w:val="000000"/>
          <w:sz w:val="21"/>
          <w:szCs w:val="21"/>
          <w:lang w:eastAsia="ja-JP"/>
        </w:rPr>
        <w:t>, random_state=</w:t>
      </w:r>
      <w:r w:rsidRPr="0061147A">
        <w:rPr>
          <w:rFonts w:ascii="Courier New" w:eastAsia="Times New Roman" w:hAnsi="Courier New" w:cs="Courier New"/>
          <w:color w:val="09885A"/>
          <w:sz w:val="21"/>
          <w:szCs w:val="21"/>
          <w:lang w:eastAsia="ja-JP"/>
        </w:rPr>
        <w:t>42</w:t>
      </w:r>
      <w:r w:rsidRPr="0061147A">
        <w:rPr>
          <w:rFonts w:ascii="Courier New" w:eastAsia="Times New Roman" w:hAnsi="Courier New" w:cs="Courier New"/>
          <w:color w:val="000000"/>
          <w:sz w:val="21"/>
          <w:szCs w:val="21"/>
          <w:lang w:eastAsia="ja-JP"/>
        </w:rPr>
        <w:t>)</w:t>
      </w:r>
    </w:p>
    <w:p w14:paraId="32A69FFA"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8000"/>
          <w:sz w:val="21"/>
          <w:szCs w:val="21"/>
          <w:lang w:eastAsia="ja-JP"/>
        </w:rPr>
        <w:t># Danh sách confusion matrix của từng lần KFold</w:t>
      </w:r>
    </w:p>
    <w:p w14:paraId="3D540C77"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conf_matrix_list_of_arrays = []</w:t>
      </w:r>
    </w:p>
    <w:p w14:paraId="2D0B0C10" w14:textId="74872972"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conf_matrix_list_of_arrays_test_set = []</w:t>
      </w:r>
    </w:p>
    <w:p w14:paraId="1BDA9270"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8000"/>
          <w:sz w:val="21"/>
          <w:szCs w:val="21"/>
          <w:lang w:eastAsia="ja-JP"/>
        </w:rPr>
        <w:t># Danh sách độ chính xác của từng lần KFold trên dữ liệu test</w:t>
      </w:r>
    </w:p>
    <w:p w14:paraId="2B309740"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accuracy_train_set = []</w:t>
      </w:r>
    </w:p>
    <w:p w14:paraId="02272D73"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accuracy_test_set = []</w:t>
      </w:r>
    </w:p>
    <w:p w14:paraId="340734EC"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f1_score_train = []</w:t>
      </w:r>
    </w:p>
    <w:p w14:paraId="1A6CA420" w14:textId="65105E72"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f1_score_test = []</w:t>
      </w:r>
    </w:p>
    <w:p w14:paraId="54E110DA"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8000"/>
          <w:sz w:val="21"/>
          <w:szCs w:val="21"/>
          <w:lang w:eastAsia="ja-JP"/>
        </w:rPr>
        <w:t># Cross Vallidation: KFold = 3</w:t>
      </w:r>
    </w:p>
    <w:p w14:paraId="595061FF"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cv = StratifiedKFold(n_splits=</w:t>
      </w:r>
      <w:r w:rsidRPr="0061147A">
        <w:rPr>
          <w:rFonts w:ascii="Courier New" w:eastAsia="Times New Roman" w:hAnsi="Courier New" w:cs="Courier New"/>
          <w:color w:val="09885A"/>
          <w:sz w:val="21"/>
          <w:szCs w:val="21"/>
          <w:lang w:eastAsia="ja-JP"/>
        </w:rPr>
        <w:t>3</w:t>
      </w:r>
      <w:r w:rsidRPr="0061147A">
        <w:rPr>
          <w:rFonts w:ascii="Courier New" w:eastAsia="Times New Roman" w:hAnsi="Courier New" w:cs="Courier New"/>
          <w:color w:val="000000"/>
          <w:sz w:val="21"/>
          <w:szCs w:val="21"/>
          <w:lang w:eastAsia="ja-JP"/>
        </w:rPr>
        <w:t>, random_state=</w:t>
      </w:r>
      <w:r w:rsidRPr="0061147A">
        <w:rPr>
          <w:rFonts w:ascii="Courier New" w:eastAsia="Times New Roman" w:hAnsi="Courier New" w:cs="Courier New"/>
          <w:color w:val="0000FF"/>
          <w:sz w:val="21"/>
          <w:szCs w:val="21"/>
          <w:lang w:eastAsia="ja-JP"/>
        </w:rPr>
        <w:t>None</w:t>
      </w:r>
      <w:r w:rsidRPr="0061147A">
        <w:rPr>
          <w:rFonts w:ascii="Courier New" w:eastAsia="Times New Roman" w:hAnsi="Courier New" w:cs="Courier New"/>
          <w:color w:val="000000"/>
          <w:sz w:val="21"/>
          <w:szCs w:val="21"/>
          <w:lang w:eastAsia="ja-JP"/>
        </w:rPr>
        <w:t>, shuffle=</w:t>
      </w:r>
      <w:r w:rsidRPr="0061147A">
        <w:rPr>
          <w:rFonts w:ascii="Courier New" w:eastAsia="Times New Roman" w:hAnsi="Courier New" w:cs="Courier New"/>
          <w:color w:val="0000FF"/>
          <w:sz w:val="21"/>
          <w:szCs w:val="21"/>
          <w:lang w:eastAsia="ja-JP"/>
        </w:rPr>
        <w:t>True</w:t>
      </w:r>
      <w:r w:rsidRPr="0061147A">
        <w:rPr>
          <w:rFonts w:ascii="Courier New" w:eastAsia="Times New Roman" w:hAnsi="Courier New" w:cs="Courier New"/>
          <w:color w:val="000000"/>
          <w:sz w:val="21"/>
          <w:szCs w:val="21"/>
          <w:lang w:eastAsia="ja-JP"/>
        </w:rPr>
        <w:t>)</w:t>
      </w:r>
    </w:p>
    <w:p w14:paraId="68FB8506" w14:textId="7F6577BF"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cv.get_n_splits(X_train, y_train)</w:t>
      </w:r>
    </w:p>
    <w:p w14:paraId="142B2002"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8000"/>
          <w:sz w:val="21"/>
          <w:szCs w:val="21"/>
          <w:lang w:eastAsia="ja-JP"/>
        </w:rPr>
        <w:t># List time train</w:t>
      </w:r>
    </w:p>
    <w:p w14:paraId="69F354EE" w14:textId="252879BB"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times_train = []</w:t>
      </w:r>
    </w:p>
    <w:p w14:paraId="370E2140"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AF00DB"/>
          <w:sz w:val="21"/>
          <w:szCs w:val="21"/>
          <w:lang w:eastAsia="ja-JP"/>
        </w:rPr>
        <w:t>for</w:t>
      </w:r>
      <w:r w:rsidRPr="0061147A">
        <w:rPr>
          <w:rFonts w:ascii="Courier New" w:eastAsia="Times New Roman" w:hAnsi="Courier New" w:cs="Courier New"/>
          <w:color w:val="000000"/>
          <w:sz w:val="21"/>
          <w:szCs w:val="21"/>
          <w:lang w:eastAsia="ja-JP"/>
        </w:rPr>
        <w:t> train_index, test_index </w:t>
      </w:r>
      <w:r w:rsidRPr="0061147A">
        <w:rPr>
          <w:rFonts w:ascii="Courier New" w:eastAsia="Times New Roman" w:hAnsi="Courier New" w:cs="Courier New"/>
          <w:color w:val="0000FF"/>
          <w:sz w:val="21"/>
          <w:szCs w:val="21"/>
          <w:lang w:eastAsia="ja-JP"/>
        </w:rPr>
        <w:t>in</w:t>
      </w:r>
      <w:r w:rsidRPr="0061147A">
        <w:rPr>
          <w:rFonts w:ascii="Courier New" w:eastAsia="Times New Roman" w:hAnsi="Courier New" w:cs="Courier New"/>
          <w:color w:val="000000"/>
          <w:sz w:val="21"/>
          <w:szCs w:val="21"/>
          <w:lang w:eastAsia="ja-JP"/>
        </w:rPr>
        <w:t> cv.split(X_train, y_train):</w:t>
      </w:r>
    </w:p>
    <w:p w14:paraId="341E7894"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undersample_Xtrain, undersample_Xtest = X_train.iloc[train_index], X_train.iloc[test_index]</w:t>
      </w:r>
    </w:p>
    <w:p w14:paraId="1DAAE0A1" w14:textId="03C23B08"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undersample_ytrain, undersample_ytest = y_train.iloc[train_index], y_train.iloc[test_index]</w:t>
      </w:r>
    </w:p>
    <w:p w14:paraId="3F783670"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w:t>
      </w:r>
      <w:r w:rsidRPr="0061147A">
        <w:rPr>
          <w:rFonts w:ascii="Courier New" w:eastAsia="Times New Roman" w:hAnsi="Courier New" w:cs="Courier New"/>
          <w:color w:val="008000"/>
          <w:sz w:val="21"/>
          <w:szCs w:val="21"/>
          <w:lang w:eastAsia="ja-JP"/>
        </w:rPr>
        <w:t># Thời gian bắt đầu train</w:t>
      </w:r>
    </w:p>
    <w:p w14:paraId="38EF5B33" w14:textId="18394950"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start_time = timer()</w:t>
      </w:r>
    </w:p>
    <w:p w14:paraId="518A8E1E"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model.fit(undersample_Xtrain, undersample_ytrain)</w:t>
      </w:r>
    </w:p>
    <w:p w14:paraId="4B7AF688"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y_pre_train = model.predict(undersample_Xtest)</w:t>
      </w:r>
    </w:p>
    <w:p w14:paraId="78398CE5" w14:textId="12736DB1"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lastRenderedPageBreak/>
        <w:t>    y_pre_test = model.predict(X_test)</w:t>
      </w:r>
    </w:p>
    <w:p w14:paraId="52DF2261"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w:t>
      </w:r>
      <w:r w:rsidRPr="0061147A">
        <w:rPr>
          <w:rFonts w:ascii="Courier New" w:eastAsia="Times New Roman" w:hAnsi="Courier New" w:cs="Courier New"/>
          <w:color w:val="008000"/>
          <w:sz w:val="21"/>
          <w:szCs w:val="21"/>
          <w:lang w:eastAsia="ja-JP"/>
        </w:rPr>
        <w:t># Print the accuracy</w:t>
      </w:r>
    </w:p>
    <w:p w14:paraId="5536C060"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accuracy_train_set.append(</w:t>
      </w:r>
    </w:p>
    <w:p w14:paraId="307EF440"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accuracy_score(undersample_ytest, y_pre_train, normalize=</w:t>
      </w:r>
      <w:r w:rsidRPr="0061147A">
        <w:rPr>
          <w:rFonts w:ascii="Courier New" w:eastAsia="Times New Roman" w:hAnsi="Courier New" w:cs="Courier New"/>
          <w:color w:val="0000FF"/>
          <w:sz w:val="21"/>
          <w:szCs w:val="21"/>
          <w:lang w:eastAsia="ja-JP"/>
        </w:rPr>
        <w:t>True</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09885A"/>
          <w:sz w:val="21"/>
          <w:szCs w:val="21"/>
          <w:lang w:eastAsia="ja-JP"/>
        </w:rPr>
        <w:t>100</w:t>
      </w:r>
      <w:r w:rsidRPr="0061147A">
        <w:rPr>
          <w:rFonts w:ascii="Courier New" w:eastAsia="Times New Roman" w:hAnsi="Courier New" w:cs="Courier New"/>
          <w:color w:val="000000"/>
          <w:sz w:val="21"/>
          <w:szCs w:val="21"/>
          <w:lang w:eastAsia="ja-JP"/>
        </w:rPr>
        <w:t>)</w:t>
      </w:r>
    </w:p>
    <w:p w14:paraId="116CF8C5"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accuracy_test_set.append(</w:t>
      </w:r>
    </w:p>
    <w:p w14:paraId="683CBC42" w14:textId="3B9A6878"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accuracy_score(y_test, y_pre_test, normalize=</w:t>
      </w:r>
      <w:r w:rsidRPr="0061147A">
        <w:rPr>
          <w:rFonts w:ascii="Courier New" w:eastAsia="Times New Roman" w:hAnsi="Courier New" w:cs="Courier New"/>
          <w:color w:val="0000FF"/>
          <w:sz w:val="21"/>
          <w:szCs w:val="21"/>
          <w:lang w:eastAsia="ja-JP"/>
        </w:rPr>
        <w:t>True</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09885A"/>
          <w:sz w:val="21"/>
          <w:szCs w:val="21"/>
          <w:lang w:eastAsia="ja-JP"/>
        </w:rPr>
        <w:t>100</w:t>
      </w:r>
      <w:r w:rsidRPr="0061147A">
        <w:rPr>
          <w:rFonts w:ascii="Courier New" w:eastAsia="Times New Roman" w:hAnsi="Courier New" w:cs="Courier New"/>
          <w:color w:val="000000"/>
          <w:sz w:val="21"/>
          <w:szCs w:val="21"/>
          <w:lang w:eastAsia="ja-JP"/>
        </w:rPr>
        <w:t>)</w:t>
      </w:r>
    </w:p>
    <w:p w14:paraId="7D0F3066"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w:t>
      </w:r>
      <w:r w:rsidRPr="0061147A">
        <w:rPr>
          <w:rFonts w:ascii="Courier New" w:eastAsia="Times New Roman" w:hAnsi="Courier New" w:cs="Courier New"/>
          <w:color w:val="008000"/>
          <w:sz w:val="21"/>
          <w:szCs w:val="21"/>
          <w:lang w:eastAsia="ja-JP"/>
        </w:rPr>
        <w:t># Confusion matrix</w:t>
      </w:r>
    </w:p>
    <w:p w14:paraId="4AC0C5FF"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conf_matrix = confusion_matrix(undersample_ytest, y_pre_train)</w:t>
      </w:r>
    </w:p>
    <w:p w14:paraId="607894BC"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conf_matrix_list_of_arrays.append(conf_matrix)</w:t>
      </w:r>
    </w:p>
    <w:p w14:paraId="0CEEECFB"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conf_matrix_2 = confusion_matrix(y_test, y_pre_test)</w:t>
      </w:r>
    </w:p>
    <w:p w14:paraId="15907084" w14:textId="521380A1"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conf_matrix_list_of_arrays_test_set.append(conf_matrix_2)</w:t>
      </w:r>
    </w:p>
    <w:p w14:paraId="61393492"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w:t>
      </w:r>
      <w:r w:rsidRPr="0061147A">
        <w:rPr>
          <w:rFonts w:ascii="Courier New" w:eastAsia="Times New Roman" w:hAnsi="Courier New" w:cs="Courier New"/>
          <w:color w:val="008000"/>
          <w:sz w:val="21"/>
          <w:szCs w:val="21"/>
          <w:lang w:eastAsia="ja-JP"/>
        </w:rPr>
        <w:t># F1 score</w:t>
      </w:r>
    </w:p>
    <w:p w14:paraId="6AA29CDA"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f1_score_train.append(f1_score(undersample_ytest, y_pre_train))</w:t>
      </w:r>
    </w:p>
    <w:p w14:paraId="6C413D7C" w14:textId="28F1DB9B"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f1_score_test.append(f1_score(y_test, y_pre_test))</w:t>
      </w:r>
    </w:p>
    <w:p w14:paraId="1DE0A8AC"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w:t>
      </w:r>
      <w:r w:rsidRPr="0061147A">
        <w:rPr>
          <w:rFonts w:ascii="Courier New" w:eastAsia="Times New Roman" w:hAnsi="Courier New" w:cs="Courier New"/>
          <w:color w:val="008000"/>
          <w:sz w:val="21"/>
          <w:szCs w:val="21"/>
          <w:lang w:eastAsia="ja-JP"/>
        </w:rPr>
        <w:t># Thời gian kết thúc train</w:t>
      </w:r>
    </w:p>
    <w:p w14:paraId="4EB3943E"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end_time = timer()</w:t>
      </w:r>
    </w:p>
    <w:p w14:paraId="5A4AEC7B"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w:t>
      </w:r>
      <w:r w:rsidRPr="0061147A">
        <w:rPr>
          <w:rFonts w:ascii="Courier New" w:eastAsia="Times New Roman" w:hAnsi="Courier New" w:cs="Courier New"/>
          <w:color w:val="008000"/>
          <w:sz w:val="21"/>
          <w:szCs w:val="21"/>
          <w:lang w:eastAsia="ja-JP"/>
        </w:rPr>
        <w:t># Tính thời gian thực hiện</w:t>
      </w:r>
    </w:p>
    <w:p w14:paraId="075F2259"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time_train = (end_time - start_time)</w:t>
      </w:r>
    </w:p>
    <w:p w14:paraId="3538A892" w14:textId="32DFDF0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0000"/>
          <w:sz w:val="21"/>
          <w:szCs w:val="21"/>
          <w:lang w:eastAsia="ja-JP"/>
        </w:rPr>
        <w:t>    times_train.append(time_train)</w:t>
      </w:r>
    </w:p>
    <w:p w14:paraId="59A7B2EB"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008000"/>
          <w:sz w:val="21"/>
          <w:szCs w:val="21"/>
          <w:lang w:eastAsia="ja-JP"/>
        </w:rPr>
        <w:t># Độ chính xác của mô hình</w:t>
      </w:r>
    </w:p>
    <w:p w14:paraId="1187BEF6"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795E26"/>
          <w:sz w:val="21"/>
          <w:szCs w:val="21"/>
          <w:lang w:eastAsia="ja-JP"/>
        </w:rPr>
        <w:t>print</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A31515"/>
          <w:sz w:val="21"/>
          <w:szCs w:val="21"/>
          <w:lang w:eastAsia="ja-JP"/>
        </w:rPr>
        <w:t>'Độ chính xác của mô hình trên dữ liệu train: '</w:t>
      </w:r>
      <w:r w:rsidRPr="0061147A">
        <w:rPr>
          <w:rFonts w:ascii="Courier New" w:eastAsia="Times New Roman" w:hAnsi="Courier New" w:cs="Courier New"/>
          <w:color w:val="000000"/>
          <w:sz w:val="21"/>
          <w:szCs w:val="21"/>
          <w:lang w:eastAsia="ja-JP"/>
        </w:rPr>
        <w:t>, accuracy_train_set)</w:t>
      </w:r>
    </w:p>
    <w:p w14:paraId="13A816CF" w14:textId="29C38EAD"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795E26"/>
          <w:sz w:val="21"/>
          <w:szCs w:val="21"/>
          <w:lang w:eastAsia="ja-JP"/>
        </w:rPr>
        <w:t>print</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A31515"/>
          <w:sz w:val="21"/>
          <w:szCs w:val="21"/>
          <w:lang w:eastAsia="ja-JP"/>
        </w:rPr>
        <w:t>'Độ chính xác của mô hình trên dữ liệu test: '</w:t>
      </w:r>
      <w:r w:rsidRPr="0061147A">
        <w:rPr>
          <w:rFonts w:ascii="Courier New" w:eastAsia="Times New Roman" w:hAnsi="Courier New" w:cs="Courier New"/>
          <w:color w:val="000000"/>
          <w:sz w:val="21"/>
          <w:szCs w:val="21"/>
          <w:lang w:eastAsia="ja-JP"/>
        </w:rPr>
        <w:t>, accuracy_test_set)</w:t>
      </w:r>
    </w:p>
    <w:p w14:paraId="327FBDCB"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795E26"/>
          <w:sz w:val="21"/>
          <w:szCs w:val="21"/>
          <w:lang w:eastAsia="ja-JP"/>
        </w:rPr>
        <w:t>print</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A31515"/>
          <w:sz w:val="21"/>
          <w:szCs w:val="21"/>
          <w:lang w:eastAsia="ja-JP"/>
        </w:rPr>
        <w:t>'Độ chính xác trung bình dữ liệu train:'</w:t>
      </w:r>
      <w:r w:rsidRPr="0061147A">
        <w:rPr>
          <w:rFonts w:ascii="Courier New" w:eastAsia="Times New Roman" w:hAnsi="Courier New" w:cs="Courier New"/>
          <w:color w:val="000000"/>
          <w:sz w:val="21"/>
          <w:szCs w:val="21"/>
          <w:lang w:eastAsia="ja-JP"/>
        </w:rPr>
        <w:t>, np.mean(accuracy_train_set))</w:t>
      </w:r>
    </w:p>
    <w:p w14:paraId="5E2CFF51" w14:textId="3D6EF92D"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795E26"/>
          <w:sz w:val="21"/>
          <w:szCs w:val="21"/>
          <w:lang w:eastAsia="ja-JP"/>
        </w:rPr>
        <w:t>print</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A31515"/>
          <w:sz w:val="21"/>
          <w:szCs w:val="21"/>
          <w:lang w:eastAsia="ja-JP"/>
        </w:rPr>
        <w:t>'Độ chính xác trung bình dữ liệu test:'</w:t>
      </w:r>
      <w:r w:rsidRPr="0061147A">
        <w:rPr>
          <w:rFonts w:ascii="Courier New" w:eastAsia="Times New Roman" w:hAnsi="Courier New" w:cs="Courier New"/>
          <w:color w:val="000000"/>
          <w:sz w:val="21"/>
          <w:szCs w:val="21"/>
          <w:lang w:eastAsia="ja-JP"/>
        </w:rPr>
        <w:t>, np.mean(accuracy_test_set))</w:t>
      </w:r>
    </w:p>
    <w:p w14:paraId="7F4BB83D"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795E26"/>
          <w:sz w:val="21"/>
          <w:szCs w:val="21"/>
          <w:lang w:eastAsia="ja-JP"/>
        </w:rPr>
        <w:t>print</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A31515"/>
          <w:sz w:val="21"/>
          <w:szCs w:val="21"/>
          <w:lang w:eastAsia="ja-JP"/>
        </w:rPr>
        <w:t>'F1 score trung bình trên dữ liệu train:'</w:t>
      </w:r>
      <w:r w:rsidRPr="0061147A">
        <w:rPr>
          <w:rFonts w:ascii="Courier New" w:eastAsia="Times New Roman" w:hAnsi="Courier New" w:cs="Courier New"/>
          <w:color w:val="000000"/>
          <w:sz w:val="21"/>
          <w:szCs w:val="21"/>
          <w:lang w:eastAsia="ja-JP"/>
        </w:rPr>
        <w:t>, np.mean(f1_score_train))</w:t>
      </w:r>
    </w:p>
    <w:p w14:paraId="5C47F36D" w14:textId="20CB1C4A"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795E26"/>
          <w:sz w:val="21"/>
          <w:szCs w:val="21"/>
          <w:lang w:eastAsia="ja-JP"/>
        </w:rPr>
        <w:t>print</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A31515"/>
          <w:sz w:val="21"/>
          <w:szCs w:val="21"/>
          <w:lang w:eastAsia="ja-JP"/>
        </w:rPr>
        <w:t>'F1 score trung bình trên dữ liệu test:'</w:t>
      </w:r>
      <w:r w:rsidRPr="0061147A">
        <w:rPr>
          <w:rFonts w:ascii="Courier New" w:eastAsia="Times New Roman" w:hAnsi="Courier New" w:cs="Courier New"/>
          <w:color w:val="000000"/>
          <w:sz w:val="21"/>
          <w:szCs w:val="21"/>
          <w:lang w:eastAsia="ja-JP"/>
        </w:rPr>
        <w:t>, np.mean(f1_score_test))</w:t>
      </w:r>
    </w:p>
    <w:p w14:paraId="4F527D8E" w14:textId="77777777" w:rsidR="0061147A" w:rsidRPr="0061147A" w:rsidRDefault="0061147A" w:rsidP="00B0260E">
      <w:pPr>
        <w:shd w:val="clear" w:color="auto" w:fill="FFFFFE"/>
        <w:rPr>
          <w:rFonts w:ascii="Courier New" w:eastAsia="Times New Roman" w:hAnsi="Courier New" w:cs="Courier New"/>
          <w:color w:val="000000"/>
          <w:sz w:val="21"/>
          <w:szCs w:val="21"/>
          <w:lang w:eastAsia="ja-JP"/>
        </w:rPr>
      </w:pPr>
      <w:r w:rsidRPr="0061147A">
        <w:rPr>
          <w:rFonts w:ascii="Courier New" w:eastAsia="Times New Roman" w:hAnsi="Courier New" w:cs="Courier New"/>
          <w:color w:val="795E26"/>
          <w:sz w:val="21"/>
          <w:szCs w:val="21"/>
          <w:lang w:eastAsia="ja-JP"/>
        </w:rPr>
        <w:t>print</w:t>
      </w:r>
      <w:r w:rsidRPr="0061147A">
        <w:rPr>
          <w:rFonts w:ascii="Courier New" w:eastAsia="Times New Roman" w:hAnsi="Courier New" w:cs="Courier New"/>
          <w:color w:val="000000"/>
          <w:sz w:val="21"/>
          <w:szCs w:val="21"/>
          <w:lang w:eastAsia="ja-JP"/>
        </w:rPr>
        <w:t>(</w:t>
      </w:r>
      <w:r w:rsidRPr="0061147A">
        <w:rPr>
          <w:rFonts w:ascii="Courier New" w:eastAsia="Times New Roman" w:hAnsi="Courier New" w:cs="Courier New"/>
          <w:color w:val="A31515"/>
          <w:sz w:val="21"/>
          <w:szCs w:val="21"/>
          <w:lang w:eastAsia="ja-JP"/>
        </w:rPr>
        <w:t>'Thời gian thực hiện: '</w:t>
      </w:r>
      <w:r w:rsidRPr="0061147A">
        <w:rPr>
          <w:rFonts w:ascii="Courier New" w:eastAsia="Times New Roman" w:hAnsi="Courier New" w:cs="Courier New"/>
          <w:color w:val="000000"/>
          <w:sz w:val="21"/>
          <w:szCs w:val="21"/>
          <w:lang w:eastAsia="ja-JP"/>
        </w:rPr>
        <w:t>, times_train)</w:t>
      </w:r>
    </w:p>
    <w:p w14:paraId="41E1C3A8" w14:textId="77777777" w:rsidR="0043752E" w:rsidRPr="0043752E" w:rsidRDefault="0043752E" w:rsidP="00B0260E">
      <w:pPr>
        <w:rPr>
          <w:rFonts w:cs="Times New Roman"/>
        </w:rPr>
      </w:pPr>
      <w:r w:rsidRPr="0043752E">
        <w:rPr>
          <w:rFonts w:cs="Times New Roman"/>
        </w:rPr>
        <w:t>c. Đối với bộ dữ liệu xử lý cân bằng dùng phương pháp kết hợp SMOTE + ENN</w:t>
      </w:r>
    </w:p>
    <w:p w14:paraId="15616C8B" w14:textId="77777777" w:rsidR="00EC1609" w:rsidRPr="00EC1609" w:rsidRDefault="00EC1609" w:rsidP="00B0260E">
      <w:pPr>
        <w:shd w:val="clear" w:color="auto" w:fill="FFFFFE"/>
        <w:rPr>
          <w:rFonts w:ascii="Courier New" w:eastAsia="Times New Roman" w:hAnsi="Courier New" w:cs="Courier New"/>
          <w:color w:val="000000"/>
          <w:sz w:val="21"/>
          <w:szCs w:val="21"/>
          <w:lang w:eastAsia="ja-JP"/>
        </w:rPr>
      </w:pPr>
      <w:r w:rsidRPr="00EC1609">
        <w:rPr>
          <w:rFonts w:ascii="Courier New" w:eastAsia="Times New Roman" w:hAnsi="Courier New" w:cs="Courier New"/>
          <w:color w:val="000000"/>
          <w:sz w:val="21"/>
          <w:szCs w:val="21"/>
          <w:lang w:eastAsia="ja-JP"/>
        </w:rPr>
        <w:t>X = data_smote_enn.drop(</w:t>
      </w:r>
      <w:r w:rsidRPr="00EC1609">
        <w:rPr>
          <w:rFonts w:ascii="Courier New" w:eastAsia="Times New Roman" w:hAnsi="Courier New" w:cs="Courier New"/>
          <w:color w:val="A31515"/>
          <w:sz w:val="21"/>
          <w:szCs w:val="21"/>
          <w:lang w:eastAsia="ja-JP"/>
        </w:rPr>
        <w:t>'Class'</w:t>
      </w:r>
      <w:r w:rsidRPr="00EC1609">
        <w:rPr>
          <w:rFonts w:ascii="Courier New" w:eastAsia="Times New Roman" w:hAnsi="Courier New" w:cs="Courier New"/>
          <w:color w:val="000000"/>
          <w:sz w:val="21"/>
          <w:szCs w:val="21"/>
          <w:lang w:eastAsia="ja-JP"/>
        </w:rPr>
        <w:t>, axis=</w:t>
      </w:r>
      <w:r w:rsidRPr="00EC1609">
        <w:rPr>
          <w:rFonts w:ascii="Courier New" w:eastAsia="Times New Roman" w:hAnsi="Courier New" w:cs="Courier New"/>
          <w:color w:val="09885A"/>
          <w:sz w:val="21"/>
          <w:szCs w:val="21"/>
          <w:lang w:eastAsia="ja-JP"/>
        </w:rPr>
        <w:t>1</w:t>
      </w:r>
      <w:r w:rsidRPr="00EC1609">
        <w:rPr>
          <w:rFonts w:ascii="Courier New" w:eastAsia="Times New Roman" w:hAnsi="Courier New" w:cs="Courier New"/>
          <w:color w:val="000000"/>
          <w:sz w:val="21"/>
          <w:szCs w:val="21"/>
          <w:lang w:eastAsia="ja-JP"/>
        </w:rPr>
        <w:t>)</w:t>
      </w:r>
    </w:p>
    <w:p w14:paraId="558DD2BB" w14:textId="77777777" w:rsidR="00EC1609" w:rsidRPr="00EC1609" w:rsidRDefault="00EC1609" w:rsidP="00B0260E">
      <w:pPr>
        <w:shd w:val="clear" w:color="auto" w:fill="FFFFFE"/>
        <w:rPr>
          <w:rFonts w:ascii="Courier New" w:eastAsia="Times New Roman" w:hAnsi="Courier New" w:cs="Courier New"/>
          <w:color w:val="000000"/>
          <w:sz w:val="21"/>
          <w:szCs w:val="21"/>
          <w:lang w:eastAsia="ja-JP"/>
        </w:rPr>
      </w:pPr>
      <w:r w:rsidRPr="00EC1609">
        <w:rPr>
          <w:rFonts w:ascii="Courier New" w:eastAsia="Times New Roman" w:hAnsi="Courier New" w:cs="Courier New"/>
          <w:color w:val="000000"/>
          <w:sz w:val="21"/>
          <w:szCs w:val="21"/>
          <w:lang w:eastAsia="ja-JP"/>
        </w:rPr>
        <w:lastRenderedPageBreak/>
        <w:t>y = data_smote_enn[</w:t>
      </w:r>
      <w:r w:rsidRPr="00EC1609">
        <w:rPr>
          <w:rFonts w:ascii="Courier New" w:eastAsia="Times New Roman" w:hAnsi="Courier New" w:cs="Courier New"/>
          <w:color w:val="A31515"/>
          <w:sz w:val="21"/>
          <w:szCs w:val="21"/>
          <w:lang w:eastAsia="ja-JP"/>
        </w:rPr>
        <w:t>'Class'</w:t>
      </w:r>
      <w:r w:rsidRPr="00EC1609">
        <w:rPr>
          <w:rFonts w:ascii="Courier New" w:eastAsia="Times New Roman" w:hAnsi="Courier New" w:cs="Courier New"/>
          <w:color w:val="000000"/>
          <w:sz w:val="21"/>
          <w:szCs w:val="21"/>
          <w:lang w:eastAsia="ja-JP"/>
        </w:rPr>
        <w:t>]</w:t>
      </w:r>
    </w:p>
    <w:p w14:paraId="689998B3"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795E26"/>
          <w:sz w:val="21"/>
          <w:szCs w:val="21"/>
          <w:lang w:eastAsia="ja-JP"/>
        </w:rPr>
        <w:t>print</w:t>
      </w:r>
      <w:r w:rsidRPr="0074119A">
        <w:rPr>
          <w:rFonts w:ascii="Courier New" w:eastAsia="Times New Roman" w:hAnsi="Courier New" w:cs="Courier New"/>
          <w:color w:val="000000"/>
          <w:sz w:val="21"/>
          <w:szCs w:val="21"/>
          <w:lang w:eastAsia="ja-JP"/>
        </w:rPr>
        <w:t>(</w:t>
      </w:r>
      <w:r w:rsidRPr="0074119A">
        <w:rPr>
          <w:rFonts w:ascii="Courier New" w:eastAsia="Times New Roman" w:hAnsi="Courier New" w:cs="Courier New"/>
          <w:color w:val="A31515"/>
          <w:sz w:val="21"/>
          <w:szCs w:val="21"/>
          <w:lang w:eastAsia="ja-JP"/>
        </w:rPr>
        <w:t>'Số  lượng giao dịch trên từng nhãn:\n'</w:t>
      </w:r>
      <w:r w:rsidRPr="0074119A">
        <w:rPr>
          <w:rFonts w:ascii="Courier New" w:eastAsia="Times New Roman" w:hAnsi="Courier New" w:cs="Courier New"/>
          <w:color w:val="000000"/>
          <w:sz w:val="21"/>
          <w:szCs w:val="21"/>
          <w:lang w:eastAsia="ja-JP"/>
        </w:rPr>
        <w:t>, y.value_counts())</w:t>
      </w:r>
    </w:p>
    <w:p w14:paraId="37A7247D"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008000"/>
          <w:sz w:val="21"/>
          <w:szCs w:val="21"/>
          <w:lang w:eastAsia="ja-JP"/>
        </w:rPr>
        <w:t># Tách dữ liệu thành train set và test set</w:t>
      </w:r>
    </w:p>
    <w:p w14:paraId="222F95C5"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008000"/>
          <w:sz w:val="21"/>
          <w:szCs w:val="21"/>
          <w:lang w:eastAsia="ja-JP"/>
        </w:rPr>
        <w:t># Chúng tôi sẽ sử dụng xác thực chéo trên tập huấn luyện để điều chỉnh các tham số, sau đó kiểm tra dữ liệu chưa xem</w:t>
      </w:r>
    </w:p>
    <w:p w14:paraId="16916F8D"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000000"/>
          <w:sz w:val="21"/>
          <w:szCs w:val="21"/>
          <w:lang w:eastAsia="ja-JP"/>
        </w:rPr>
        <w:t>X_train, X_test, y_train, y_test = train_test_split(</w:t>
      </w:r>
    </w:p>
    <w:p w14:paraId="6471248D"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000000"/>
          <w:sz w:val="21"/>
          <w:szCs w:val="21"/>
          <w:lang w:eastAsia="ja-JP"/>
        </w:rPr>
        <w:t>    X, y, test_size=</w:t>
      </w:r>
      <w:r w:rsidRPr="0074119A">
        <w:rPr>
          <w:rFonts w:ascii="Courier New" w:eastAsia="Times New Roman" w:hAnsi="Courier New" w:cs="Courier New"/>
          <w:color w:val="09885A"/>
          <w:sz w:val="21"/>
          <w:szCs w:val="21"/>
          <w:lang w:eastAsia="ja-JP"/>
        </w:rPr>
        <w:t>0.3</w:t>
      </w:r>
      <w:r w:rsidRPr="0074119A">
        <w:rPr>
          <w:rFonts w:ascii="Courier New" w:eastAsia="Times New Roman" w:hAnsi="Courier New" w:cs="Courier New"/>
          <w:color w:val="000000"/>
          <w:sz w:val="21"/>
          <w:szCs w:val="21"/>
          <w:lang w:eastAsia="ja-JP"/>
        </w:rPr>
        <w:t>, shuffle=</w:t>
      </w:r>
      <w:r w:rsidRPr="0074119A">
        <w:rPr>
          <w:rFonts w:ascii="Courier New" w:eastAsia="Times New Roman" w:hAnsi="Courier New" w:cs="Courier New"/>
          <w:color w:val="0000FF"/>
          <w:sz w:val="21"/>
          <w:szCs w:val="21"/>
          <w:lang w:eastAsia="ja-JP"/>
        </w:rPr>
        <w:t>True</w:t>
      </w:r>
      <w:r w:rsidRPr="0074119A">
        <w:rPr>
          <w:rFonts w:ascii="Courier New" w:eastAsia="Times New Roman" w:hAnsi="Courier New" w:cs="Courier New"/>
          <w:color w:val="000000"/>
          <w:sz w:val="21"/>
          <w:szCs w:val="21"/>
          <w:lang w:eastAsia="ja-JP"/>
        </w:rPr>
        <w:t>, stratify=y, random_state=</w:t>
      </w:r>
      <w:r w:rsidRPr="0074119A">
        <w:rPr>
          <w:rFonts w:ascii="Courier New" w:eastAsia="Times New Roman" w:hAnsi="Courier New" w:cs="Courier New"/>
          <w:color w:val="09885A"/>
          <w:sz w:val="21"/>
          <w:szCs w:val="21"/>
          <w:lang w:eastAsia="ja-JP"/>
        </w:rPr>
        <w:t>42</w:t>
      </w:r>
      <w:r w:rsidRPr="0074119A">
        <w:rPr>
          <w:rFonts w:ascii="Courier New" w:eastAsia="Times New Roman" w:hAnsi="Courier New" w:cs="Courier New"/>
          <w:color w:val="000000"/>
          <w:sz w:val="21"/>
          <w:szCs w:val="21"/>
          <w:lang w:eastAsia="ja-JP"/>
        </w:rPr>
        <w:t>)</w:t>
      </w:r>
    </w:p>
    <w:p w14:paraId="1D585625"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795E26"/>
          <w:sz w:val="21"/>
          <w:szCs w:val="21"/>
          <w:lang w:eastAsia="ja-JP"/>
        </w:rPr>
        <w:t>print</w:t>
      </w:r>
      <w:r w:rsidRPr="0074119A">
        <w:rPr>
          <w:rFonts w:ascii="Courier New" w:eastAsia="Times New Roman" w:hAnsi="Courier New" w:cs="Courier New"/>
          <w:color w:val="000000"/>
          <w:sz w:val="21"/>
          <w:szCs w:val="21"/>
          <w:lang w:eastAsia="ja-JP"/>
        </w:rPr>
        <w:t>(</w:t>
      </w:r>
      <w:r w:rsidRPr="0074119A">
        <w:rPr>
          <w:rFonts w:ascii="Courier New" w:eastAsia="Times New Roman" w:hAnsi="Courier New" w:cs="Courier New"/>
          <w:color w:val="A31515"/>
          <w:sz w:val="21"/>
          <w:szCs w:val="21"/>
          <w:lang w:eastAsia="ja-JP"/>
        </w:rPr>
        <w:t>'Số  lượng giao dịch trên từng nhãn trên dữ liệu huấn luyện:\n'</w:t>
      </w:r>
      <w:r w:rsidRPr="0074119A">
        <w:rPr>
          <w:rFonts w:ascii="Courier New" w:eastAsia="Times New Roman" w:hAnsi="Courier New" w:cs="Courier New"/>
          <w:color w:val="000000"/>
          <w:sz w:val="21"/>
          <w:szCs w:val="21"/>
          <w:lang w:eastAsia="ja-JP"/>
        </w:rPr>
        <w:t>)</w:t>
      </w:r>
    </w:p>
    <w:p w14:paraId="60ED8096"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795E26"/>
          <w:sz w:val="21"/>
          <w:szCs w:val="21"/>
          <w:lang w:eastAsia="ja-JP"/>
        </w:rPr>
        <w:t>print</w:t>
      </w:r>
      <w:r w:rsidRPr="0074119A">
        <w:rPr>
          <w:rFonts w:ascii="Courier New" w:eastAsia="Times New Roman" w:hAnsi="Courier New" w:cs="Courier New"/>
          <w:color w:val="000000"/>
          <w:sz w:val="21"/>
          <w:szCs w:val="21"/>
          <w:lang w:eastAsia="ja-JP"/>
        </w:rPr>
        <w:t>(y_train.value_counts())</w:t>
      </w:r>
    </w:p>
    <w:p w14:paraId="126AEEB6"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795E26"/>
          <w:sz w:val="21"/>
          <w:szCs w:val="21"/>
          <w:lang w:eastAsia="ja-JP"/>
        </w:rPr>
        <w:t>print</w:t>
      </w:r>
      <w:r w:rsidRPr="0074119A">
        <w:rPr>
          <w:rFonts w:ascii="Courier New" w:eastAsia="Times New Roman" w:hAnsi="Courier New" w:cs="Courier New"/>
          <w:color w:val="000000"/>
          <w:sz w:val="21"/>
          <w:szCs w:val="21"/>
          <w:lang w:eastAsia="ja-JP"/>
        </w:rPr>
        <w:t>(</w:t>
      </w:r>
      <w:r w:rsidRPr="0074119A">
        <w:rPr>
          <w:rFonts w:ascii="Courier New" w:eastAsia="Times New Roman" w:hAnsi="Courier New" w:cs="Courier New"/>
          <w:color w:val="A31515"/>
          <w:sz w:val="21"/>
          <w:szCs w:val="21"/>
          <w:lang w:eastAsia="ja-JP"/>
        </w:rPr>
        <w:t>'Số  lượng giao dịch trên từng nhãn trên dữ liệu kiểm thử:\n'</w:t>
      </w:r>
      <w:r w:rsidRPr="0074119A">
        <w:rPr>
          <w:rFonts w:ascii="Courier New" w:eastAsia="Times New Roman" w:hAnsi="Courier New" w:cs="Courier New"/>
          <w:color w:val="000000"/>
          <w:sz w:val="21"/>
          <w:szCs w:val="21"/>
          <w:lang w:eastAsia="ja-JP"/>
        </w:rPr>
        <w:t>)</w:t>
      </w:r>
    </w:p>
    <w:p w14:paraId="2B546508" w14:textId="77777777" w:rsidR="0074119A" w:rsidRPr="0074119A" w:rsidRDefault="0074119A" w:rsidP="00B0260E">
      <w:pPr>
        <w:shd w:val="clear" w:color="auto" w:fill="FFFFFE"/>
        <w:rPr>
          <w:rFonts w:ascii="Courier New" w:eastAsia="Times New Roman" w:hAnsi="Courier New" w:cs="Courier New"/>
          <w:color w:val="000000"/>
          <w:sz w:val="21"/>
          <w:szCs w:val="21"/>
          <w:lang w:eastAsia="ja-JP"/>
        </w:rPr>
      </w:pPr>
      <w:r w:rsidRPr="0074119A">
        <w:rPr>
          <w:rFonts w:ascii="Courier New" w:eastAsia="Times New Roman" w:hAnsi="Courier New" w:cs="Courier New"/>
          <w:color w:val="795E26"/>
          <w:sz w:val="21"/>
          <w:szCs w:val="21"/>
          <w:lang w:eastAsia="ja-JP"/>
        </w:rPr>
        <w:t>print</w:t>
      </w:r>
      <w:r w:rsidRPr="0074119A">
        <w:rPr>
          <w:rFonts w:ascii="Courier New" w:eastAsia="Times New Roman" w:hAnsi="Courier New" w:cs="Courier New"/>
          <w:color w:val="000000"/>
          <w:sz w:val="21"/>
          <w:szCs w:val="21"/>
          <w:lang w:eastAsia="ja-JP"/>
        </w:rPr>
        <w:t>(y_test.value_counts())</w:t>
      </w:r>
    </w:p>
    <w:p w14:paraId="2A4C314A"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8000"/>
          <w:sz w:val="21"/>
          <w:szCs w:val="21"/>
          <w:lang w:eastAsia="ja-JP"/>
        </w:rPr>
        <w:t># Mô hình</w:t>
      </w:r>
    </w:p>
    <w:p w14:paraId="053DE21A" w14:textId="081B328D"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model = RandomForestClassifier(n_estimators=</w:t>
      </w:r>
      <w:r w:rsidRPr="00D3019A">
        <w:rPr>
          <w:rFonts w:ascii="Courier New" w:eastAsia="Times New Roman" w:hAnsi="Courier New" w:cs="Courier New"/>
          <w:color w:val="09885A"/>
          <w:sz w:val="21"/>
          <w:szCs w:val="21"/>
          <w:lang w:eastAsia="ja-JP"/>
        </w:rPr>
        <w:t>50</w:t>
      </w:r>
      <w:r w:rsidRPr="00D3019A">
        <w:rPr>
          <w:rFonts w:ascii="Courier New" w:eastAsia="Times New Roman" w:hAnsi="Courier New" w:cs="Courier New"/>
          <w:color w:val="000000"/>
          <w:sz w:val="21"/>
          <w:szCs w:val="21"/>
          <w:lang w:eastAsia="ja-JP"/>
        </w:rPr>
        <w:t>, n_jobs=</w:t>
      </w:r>
      <w:r w:rsidRPr="00D3019A">
        <w:rPr>
          <w:rFonts w:ascii="Courier New" w:eastAsia="Times New Roman" w:hAnsi="Courier New" w:cs="Courier New"/>
          <w:color w:val="09885A"/>
          <w:sz w:val="21"/>
          <w:szCs w:val="21"/>
          <w:lang w:eastAsia="ja-JP"/>
        </w:rPr>
        <w:t>-1</w:t>
      </w:r>
      <w:r w:rsidRPr="00D3019A">
        <w:rPr>
          <w:rFonts w:ascii="Courier New" w:eastAsia="Times New Roman" w:hAnsi="Courier New" w:cs="Courier New"/>
          <w:color w:val="000000"/>
          <w:sz w:val="21"/>
          <w:szCs w:val="21"/>
          <w:lang w:eastAsia="ja-JP"/>
        </w:rPr>
        <w:t>, max_features=</w:t>
      </w:r>
      <w:r w:rsidRPr="00D3019A">
        <w:rPr>
          <w:rFonts w:ascii="Courier New" w:eastAsia="Times New Roman" w:hAnsi="Courier New" w:cs="Courier New"/>
          <w:color w:val="A31515"/>
          <w:sz w:val="21"/>
          <w:szCs w:val="21"/>
          <w:lang w:eastAsia="ja-JP"/>
        </w:rPr>
        <w:t>'sqrt'</w:t>
      </w:r>
      <w:r w:rsidRPr="00D3019A">
        <w:rPr>
          <w:rFonts w:ascii="Courier New" w:eastAsia="Times New Roman" w:hAnsi="Courier New" w:cs="Courier New"/>
          <w:color w:val="000000"/>
          <w:sz w:val="21"/>
          <w:szCs w:val="21"/>
          <w:lang w:eastAsia="ja-JP"/>
        </w:rPr>
        <w:t>, random_state=</w:t>
      </w:r>
      <w:r w:rsidRPr="00D3019A">
        <w:rPr>
          <w:rFonts w:ascii="Courier New" w:eastAsia="Times New Roman" w:hAnsi="Courier New" w:cs="Courier New"/>
          <w:color w:val="09885A"/>
          <w:sz w:val="21"/>
          <w:szCs w:val="21"/>
          <w:lang w:eastAsia="ja-JP"/>
        </w:rPr>
        <w:t>42</w:t>
      </w:r>
      <w:r w:rsidRPr="00D3019A">
        <w:rPr>
          <w:rFonts w:ascii="Courier New" w:eastAsia="Times New Roman" w:hAnsi="Courier New" w:cs="Courier New"/>
          <w:color w:val="000000"/>
          <w:sz w:val="21"/>
          <w:szCs w:val="21"/>
          <w:lang w:eastAsia="ja-JP"/>
        </w:rPr>
        <w:t>)</w:t>
      </w:r>
    </w:p>
    <w:p w14:paraId="3217A49C"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8000"/>
          <w:sz w:val="21"/>
          <w:szCs w:val="21"/>
          <w:lang w:eastAsia="ja-JP"/>
        </w:rPr>
        <w:t># Danh sách confusion matrix của từng lần KFold</w:t>
      </w:r>
    </w:p>
    <w:p w14:paraId="5012D21B"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conf_matrix_list_of_arrays = []</w:t>
      </w:r>
    </w:p>
    <w:p w14:paraId="6700437B" w14:textId="5426D06B"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conf_matrix_list_of_arrays_test_set = []</w:t>
      </w:r>
    </w:p>
    <w:p w14:paraId="1029A5F8"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8000"/>
          <w:sz w:val="21"/>
          <w:szCs w:val="21"/>
          <w:lang w:eastAsia="ja-JP"/>
        </w:rPr>
        <w:t># Danh sách độ chính xác của từng lần KFold trên dữ liệu test</w:t>
      </w:r>
    </w:p>
    <w:p w14:paraId="28D0DE3B"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accuracy_train_set = []</w:t>
      </w:r>
    </w:p>
    <w:p w14:paraId="6FEA4DAE"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accuracy_test_set = []</w:t>
      </w:r>
    </w:p>
    <w:p w14:paraId="0AB2FAA9"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f1_score_train = []</w:t>
      </w:r>
    </w:p>
    <w:p w14:paraId="2A7F45C2" w14:textId="74305133"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f1_score_test = []</w:t>
      </w:r>
    </w:p>
    <w:p w14:paraId="6FA3DD65"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8000"/>
          <w:sz w:val="21"/>
          <w:szCs w:val="21"/>
          <w:lang w:eastAsia="ja-JP"/>
        </w:rPr>
        <w:t># Cross Vallidation: KFold = 3</w:t>
      </w:r>
    </w:p>
    <w:p w14:paraId="7C715530"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cv = StratifiedKFold(n_splits=</w:t>
      </w:r>
      <w:r w:rsidRPr="00D3019A">
        <w:rPr>
          <w:rFonts w:ascii="Courier New" w:eastAsia="Times New Roman" w:hAnsi="Courier New" w:cs="Courier New"/>
          <w:color w:val="09885A"/>
          <w:sz w:val="21"/>
          <w:szCs w:val="21"/>
          <w:lang w:eastAsia="ja-JP"/>
        </w:rPr>
        <w:t>3</w:t>
      </w:r>
      <w:r w:rsidRPr="00D3019A">
        <w:rPr>
          <w:rFonts w:ascii="Courier New" w:eastAsia="Times New Roman" w:hAnsi="Courier New" w:cs="Courier New"/>
          <w:color w:val="000000"/>
          <w:sz w:val="21"/>
          <w:szCs w:val="21"/>
          <w:lang w:eastAsia="ja-JP"/>
        </w:rPr>
        <w:t>, random_state=</w:t>
      </w:r>
      <w:r w:rsidRPr="00D3019A">
        <w:rPr>
          <w:rFonts w:ascii="Courier New" w:eastAsia="Times New Roman" w:hAnsi="Courier New" w:cs="Courier New"/>
          <w:color w:val="0000FF"/>
          <w:sz w:val="21"/>
          <w:szCs w:val="21"/>
          <w:lang w:eastAsia="ja-JP"/>
        </w:rPr>
        <w:t>None</w:t>
      </w:r>
      <w:r w:rsidRPr="00D3019A">
        <w:rPr>
          <w:rFonts w:ascii="Courier New" w:eastAsia="Times New Roman" w:hAnsi="Courier New" w:cs="Courier New"/>
          <w:color w:val="000000"/>
          <w:sz w:val="21"/>
          <w:szCs w:val="21"/>
          <w:lang w:eastAsia="ja-JP"/>
        </w:rPr>
        <w:t>, shuffle=</w:t>
      </w:r>
      <w:r w:rsidRPr="00D3019A">
        <w:rPr>
          <w:rFonts w:ascii="Courier New" w:eastAsia="Times New Roman" w:hAnsi="Courier New" w:cs="Courier New"/>
          <w:color w:val="0000FF"/>
          <w:sz w:val="21"/>
          <w:szCs w:val="21"/>
          <w:lang w:eastAsia="ja-JP"/>
        </w:rPr>
        <w:t>True</w:t>
      </w:r>
      <w:r w:rsidRPr="00D3019A">
        <w:rPr>
          <w:rFonts w:ascii="Courier New" w:eastAsia="Times New Roman" w:hAnsi="Courier New" w:cs="Courier New"/>
          <w:color w:val="000000"/>
          <w:sz w:val="21"/>
          <w:szCs w:val="21"/>
          <w:lang w:eastAsia="ja-JP"/>
        </w:rPr>
        <w:t>)</w:t>
      </w:r>
    </w:p>
    <w:p w14:paraId="3B0DFFE1" w14:textId="76EC10AE"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cv.get_n_splits(X_train, y_train)</w:t>
      </w:r>
    </w:p>
    <w:p w14:paraId="231E3182"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8000"/>
          <w:sz w:val="21"/>
          <w:szCs w:val="21"/>
          <w:lang w:eastAsia="ja-JP"/>
        </w:rPr>
        <w:t># List time train</w:t>
      </w:r>
    </w:p>
    <w:p w14:paraId="2A822390" w14:textId="561DC958"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times_train = []</w:t>
      </w:r>
    </w:p>
    <w:p w14:paraId="5D9B0A2D"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AF00DB"/>
          <w:sz w:val="21"/>
          <w:szCs w:val="21"/>
          <w:lang w:eastAsia="ja-JP"/>
        </w:rPr>
        <w:t>for</w:t>
      </w:r>
      <w:r w:rsidRPr="00D3019A">
        <w:rPr>
          <w:rFonts w:ascii="Courier New" w:eastAsia="Times New Roman" w:hAnsi="Courier New" w:cs="Courier New"/>
          <w:color w:val="000000"/>
          <w:sz w:val="21"/>
          <w:szCs w:val="21"/>
          <w:lang w:eastAsia="ja-JP"/>
        </w:rPr>
        <w:t> train_index, test_index </w:t>
      </w:r>
      <w:r w:rsidRPr="00D3019A">
        <w:rPr>
          <w:rFonts w:ascii="Courier New" w:eastAsia="Times New Roman" w:hAnsi="Courier New" w:cs="Courier New"/>
          <w:color w:val="0000FF"/>
          <w:sz w:val="21"/>
          <w:szCs w:val="21"/>
          <w:lang w:eastAsia="ja-JP"/>
        </w:rPr>
        <w:t>in</w:t>
      </w:r>
      <w:r w:rsidRPr="00D3019A">
        <w:rPr>
          <w:rFonts w:ascii="Courier New" w:eastAsia="Times New Roman" w:hAnsi="Courier New" w:cs="Courier New"/>
          <w:color w:val="000000"/>
          <w:sz w:val="21"/>
          <w:szCs w:val="21"/>
          <w:lang w:eastAsia="ja-JP"/>
        </w:rPr>
        <w:t> cv.split(X_train, y_train):</w:t>
      </w:r>
    </w:p>
    <w:p w14:paraId="1FE24966"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smote_enn_Xtrain, smote_enn_Xtest = X_train.iloc[train_index], X_train.iloc[test_index]</w:t>
      </w:r>
    </w:p>
    <w:p w14:paraId="2F0FA45E" w14:textId="76BB8C8B"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smote_enn_ytrain, smote_enn_ytest = y_train.iloc[train_index], y_train.iloc[test_index]</w:t>
      </w:r>
    </w:p>
    <w:p w14:paraId="062177B4"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w:t>
      </w:r>
      <w:r w:rsidRPr="00D3019A">
        <w:rPr>
          <w:rFonts w:ascii="Courier New" w:eastAsia="Times New Roman" w:hAnsi="Courier New" w:cs="Courier New"/>
          <w:color w:val="008000"/>
          <w:sz w:val="21"/>
          <w:szCs w:val="21"/>
          <w:lang w:eastAsia="ja-JP"/>
        </w:rPr>
        <w:t># Thời gian bắt đầu train</w:t>
      </w:r>
    </w:p>
    <w:p w14:paraId="2A3E2174" w14:textId="07D48EC8"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start_time = timer()</w:t>
      </w:r>
    </w:p>
    <w:p w14:paraId="2C96164A"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model.fit(smote_enn_Xtrain, smote_enn_ytrain)</w:t>
      </w:r>
    </w:p>
    <w:p w14:paraId="14E1E2BC"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y_pre_train = model.predict(smote_enn_Xtest)</w:t>
      </w:r>
    </w:p>
    <w:p w14:paraId="557C629F" w14:textId="757FAD4F"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lastRenderedPageBreak/>
        <w:t>    y_pre_test = model.predict(X_test)</w:t>
      </w:r>
    </w:p>
    <w:p w14:paraId="1FE04CC6"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w:t>
      </w:r>
      <w:r w:rsidRPr="00D3019A">
        <w:rPr>
          <w:rFonts w:ascii="Courier New" w:eastAsia="Times New Roman" w:hAnsi="Courier New" w:cs="Courier New"/>
          <w:color w:val="008000"/>
          <w:sz w:val="21"/>
          <w:szCs w:val="21"/>
          <w:lang w:eastAsia="ja-JP"/>
        </w:rPr>
        <w:t># Print the accuracy</w:t>
      </w:r>
    </w:p>
    <w:p w14:paraId="7AEE07B1"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accuracy_train_set.append(</w:t>
      </w:r>
    </w:p>
    <w:p w14:paraId="18AA013F"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accuracy_score(smote_enn_ytest, y_pre_train, normalize=</w:t>
      </w:r>
      <w:r w:rsidRPr="00D3019A">
        <w:rPr>
          <w:rFonts w:ascii="Courier New" w:eastAsia="Times New Roman" w:hAnsi="Courier New" w:cs="Courier New"/>
          <w:color w:val="0000FF"/>
          <w:sz w:val="21"/>
          <w:szCs w:val="21"/>
          <w:lang w:eastAsia="ja-JP"/>
        </w:rPr>
        <w:t>True</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09885A"/>
          <w:sz w:val="21"/>
          <w:szCs w:val="21"/>
          <w:lang w:eastAsia="ja-JP"/>
        </w:rPr>
        <w:t>100</w:t>
      </w:r>
      <w:r w:rsidRPr="00D3019A">
        <w:rPr>
          <w:rFonts w:ascii="Courier New" w:eastAsia="Times New Roman" w:hAnsi="Courier New" w:cs="Courier New"/>
          <w:color w:val="000000"/>
          <w:sz w:val="21"/>
          <w:szCs w:val="21"/>
          <w:lang w:eastAsia="ja-JP"/>
        </w:rPr>
        <w:t>)</w:t>
      </w:r>
    </w:p>
    <w:p w14:paraId="4CFE8FC0"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accuracy_test_set.append(</w:t>
      </w:r>
    </w:p>
    <w:p w14:paraId="395C32E7" w14:textId="79CE58A6"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accuracy_score(y_test, y_pre_test, normalize=</w:t>
      </w:r>
      <w:r w:rsidRPr="00D3019A">
        <w:rPr>
          <w:rFonts w:ascii="Courier New" w:eastAsia="Times New Roman" w:hAnsi="Courier New" w:cs="Courier New"/>
          <w:color w:val="0000FF"/>
          <w:sz w:val="21"/>
          <w:szCs w:val="21"/>
          <w:lang w:eastAsia="ja-JP"/>
        </w:rPr>
        <w:t>True</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09885A"/>
          <w:sz w:val="21"/>
          <w:szCs w:val="21"/>
          <w:lang w:eastAsia="ja-JP"/>
        </w:rPr>
        <w:t>100</w:t>
      </w:r>
      <w:r w:rsidRPr="00D3019A">
        <w:rPr>
          <w:rFonts w:ascii="Courier New" w:eastAsia="Times New Roman" w:hAnsi="Courier New" w:cs="Courier New"/>
          <w:color w:val="000000"/>
          <w:sz w:val="21"/>
          <w:szCs w:val="21"/>
          <w:lang w:eastAsia="ja-JP"/>
        </w:rPr>
        <w:t>)</w:t>
      </w:r>
    </w:p>
    <w:p w14:paraId="2119915A"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w:t>
      </w:r>
      <w:r w:rsidRPr="00D3019A">
        <w:rPr>
          <w:rFonts w:ascii="Courier New" w:eastAsia="Times New Roman" w:hAnsi="Courier New" w:cs="Courier New"/>
          <w:color w:val="008000"/>
          <w:sz w:val="21"/>
          <w:szCs w:val="21"/>
          <w:lang w:eastAsia="ja-JP"/>
        </w:rPr>
        <w:t># Confusion matrix</w:t>
      </w:r>
    </w:p>
    <w:p w14:paraId="6CE9DD78"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conf_matrix = confusion_matrix(smote_enn_ytest, y_pre_train)</w:t>
      </w:r>
    </w:p>
    <w:p w14:paraId="62E23223"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conf_matrix_list_of_arrays.append(conf_matrix)</w:t>
      </w:r>
    </w:p>
    <w:p w14:paraId="1AAA5823"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conf_matrix_2 = confusion_matrix(y_test, y_pre_test)</w:t>
      </w:r>
    </w:p>
    <w:p w14:paraId="75CEC4E0" w14:textId="68558588"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conf_matrix_list_of_arrays_test_set.append(conf_matrix_2)</w:t>
      </w:r>
    </w:p>
    <w:p w14:paraId="1863B2C6"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w:t>
      </w:r>
      <w:r w:rsidRPr="00D3019A">
        <w:rPr>
          <w:rFonts w:ascii="Courier New" w:eastAsia="Times New Roman" w:hAnsi="Courier New" w:cs="Courier New"/>
          <w:color w:val="008000"/>
          <w:sz w:val="21"/>
          <w:szCs w:val="21"/>
          <w:lang w:eastAsia="ja-JP"/>
        </w:rPr>
        <w:t># F1 score</w:t>
      </w:r>
    </w:p>
    <w:p w14:paraId="43CE10E6"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f1_score_train.append(f1_score(smote_enn_ytest, y_pre_train))</w:t>
      </w:r>
    </w:p>
    <w:p w14:paraId="4FA51499" w14:textId="477DB321"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f1_score_test.append(f1_score(y_test, y_pre_test))</w:t>
      </w:r>
    </w:p>
    <w:p w14:paraId="0B13FEE9"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w:t>
      </w:r>
      <w:r w:rsidRPr="00D3019A">
        <w:rPr>
          <w:rFonts w:ascii="Courier New" w:eastAsia="Times New Roman" w:hAnsi="Courier New" w:cs="Courier New"/>
          <w:color w:val="008000"/>
          <w:sz w:val="21"/>
          <w:szCs w:val="21"/>
          <w:lang w:eastAsia="ja-JP"/>
        </w:rPr>
        <w:t># Thời gian kết thúc train</w:t>
      </w:r>
    </w:p>
    <w:p w14:paraId="1926F582"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end_time = timer()</w:t>
      </w:r>
    </w:p>
    <w:p w14:paraId="06A52CEF"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w:t>
      </w:r>
      <w:r w:rsidRPr="00D3019A">
        <w:rPr>
          <w:rFonts w:ascii="Courier New" w:eastAsia="Times New Roman" w:hAnsi="Courier New" w:cs="Courier New"/>
          <w:color w:val="008000"/>
          <w:sz w:val="21"/>
          <w:szCs w:val="21"/>
          <w:lang w:eastAsia="ja-JP"/>
        </w:rPr>
        <w:t># Tính thời gian thực hiện</w:t>
      </w:r>
    </w:p>
    <w:p w14:paraId="09B982DA"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time_train = (end_time - start_time)</w:t>
      </w:r>
    </w:p>
    <w:p w14:paraId="4C00329D" w14:textId="4367083D"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0000"/>
          <w:sz w:val="21"/>
          <w:szCs w:val="21"/>
          <w:lang w:eastAsia="ja-JP"/>
        </w:rPr>
        <w:t>    times_train.append(time_train)</w:t>
      </w:r>
    </w:p>
    <w:p w14:paraId="3EA28C00"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008000"/>
          <w:sz w:val="21"/>
          <w:szCs w:val="21"/>
          <w:lang w:eastAsia="ja-JP"/>
        </w:rPr>
        <w:t># Độ chính xác của mô hình</w:t>
      </w:r>
    </w:p>
    <w:p w14:paraId="7CE1A31B"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795E26"/>
          <w:sz w:val="21"/>
          <w:szCs w:val="21"/>
          <w:lang w:eastAsia="ja-JP"/>
        </w:rPr>
        <w:t>print</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A31515"/>
          <w:sz w:val="21"/>
          <w:szCs w:val="21"/>
          <w:lang w:eastAsia="ja-JP"/>
        </w:rPr>
        <w:t>'Độ chính xác của mô hình trên dữ liệu train: '</w:t>
      </w:r>
      <w:r w:rsidRPr="00D3019A">
        <w:rPr>
          <w:rFonts w:ascii="Courier New" w:eastAsia="Times New Roman" w:hAnsi="Courier New" w:cs="Courier New"/>
          <w:color w:val="000000"/>
          <w:sz w:val="21"/>
          <w:szCs w:val="21"/>
          <w:lang w:eastAsia="ja-JP"/>
        </w:rPr>
        <w:t>, accuracy_train_set)</w:t>
      </w:r>
    </w:p>
    <w:p w14:paraId="33F1A505" w14:textId="39E7F1FD"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795E26"/>
          <w:sz w:val="21"/>
          <w:szCs w:val="21"/>
          <w:lang w:eastAsia="ja-JP"/>
        </w:rPr>
        <w:t>print</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A31515"/>
          <w:sz w:val="21"/>
          <w:szCs w:val="21"/>
          <w:lang w:eastAsia="ja-JP"/>
        </w:rPr>
        <w:t>'Độ chính xác của mô hình trên dữ liệu test: '</w:t>
      </w:r>
      <w:r w:rsidRPr="00D3019A">
        <w:rPr>
          <w:rFonts w:ascii="Courier New" w:eastAsia="Times New Roman" w:hAnsi="Courier New" w:cs="Courier New"/>
          <w:color w:val="000000"/>
          <w:sz w:val="21"/>
          <w:szCs w:val="21"/>
          <w:lang w:eastAsia="ja-JP"/>
        </w:rPr>
        <w:t>, accuracy_test_set)</w:t>
      </w:r>
    </w:p>
    <w:p w14:paraId="58546E2E"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795E26"/>
          <w:sz w:val="21"/>
          <w:szCs w:val="21"/>
          <w:lang w:eastAsia="ja-JP"/>
        </w:rPr>
        <w:t>print</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A31515"/>
          <w:sz w:val="21"/>
          <w:szCs w:val="21"/>
          <w:lang w:eastAsia="ja-JP"/>
        </w:rPr>
        <w:t>'Độ chính xác trung bình dữ liệu train:'</w:t>
      </w:r>
      <w:r w:rsidRPr="00D3019A">
        <w:rPr>
          <w:rFonts w:ascii="Courier New" w:eastAsia="Times New Roman" w:hAnsi="Courier New" w:cs="Courier New"/>
          <w:color w:val="000000"/>
          <w:sz w:val="21"/>
          <w:szCs w:val="21"/>
          <w:lang w:eastAsia="ja-JP"/>
        </w:rPr>
        <w:t>, np.mean(accuracy_train_set))</w:t>
      </w:r>
    </w:p>
    <w:p w14:paraId="25664454" w14:textId="4D55F108"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795E26"/>
          <w:sz w:val="21"/>
          <w:szCs w:val="21"/>
          <w:lang w:eastAsia="ja-JP"/>
        </w:rPr>
        <w:t>print</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A31515"/>
          <w:sz w:val="21"/>
          <w:szCs w:val="21"/>
          <w:lang w:eastAsia="ja-JP"/>
        </w:rPr>
        <w:t>'Độ chính xác trung bình dữ liệu test:'</w:t>
      </w:r>
      <w:r w:rsidRPr="00D3019A">
        <w:rPr>
          <w:rFonts w:ascii="Courier New" w:eastAsia="Times New Roman" w:hAnsi="Courier New" w:cs="Courier New"/>
          <w:color w:val="000000"/>
          <w:sz w:val="21"/>
          <w:szCs w:val="21"/>
          <w:lang w:eastAsia="ja-JP"/>
        </w:rPr>
        <w:t>, np.mean(accuracy_test_set))</w:t>
      </w:r>
    </w:p>
    <w:p w14:paraId="5F5823D4"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795E26"/>
          <w:sz w:val="21"/>
          <w:szCs w:val="21"/>
          <w:lang w:eastAsia="ja-JP"/>
        </w:rPr>
        <w:t>print</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A31515"/>
          <w:sz w:val="21"/>
          <w:szCs w:val="21"/>
          <w:lang w:eastAsia="ja-JP"/>
        </w:rPr>
        <w:t>'F1 score trung bình trên dữ liệu train:'</w:t>
      </w:r>
      <w:r w:rsidRPr="00D3019A">
        <w:rPr>
          <w:rFonts w:ascii="Courier New" w:eastAsia="Times New Roman" w:hAnsi="Courier New" w:cs="Courier New"/>
          <w:color w:val="000000"/>
          <w:sz w:val="21"/>
          <w:szCs w:val="21"/>
          <w:lang w:eastAsia="ja-JP"/>
        </w:rPr>
        <w:t>, np.mean(f1_score_train))</w:t>
      </w:r>
    </w:p>
    <w:p w14:paraId="27D86217" w14:textId="561AFDF2"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795E26"/>
          <w:sz w:val="21"/>
          <w:szCs w:val="21"/>
          <w:lang w:eastAsia="ja-JP"/>
        </w:rPr>
        <w:t>print</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A31515"/>
          <w:sz w:val="21"/>
          <w:szCs w:val="21"/>
          <w:lang w:eastAsia="ja-JP"/>
        </w:rPr>
        <w:t>'F1 score trung bình trên dữ liệu test:'</w:t>
      </w:r>
      <w:r w:rsidRPr="00D3019A">
        <w:rPr>
          <w:rFonts w:ascii="Courier New" w:eastAsia="Times New Roman" w:hAnsi="Courier New" w:cs="Courier New"/>
          <w:color w:val="000000"/>
          <w:sz w:val="21"/>
          <w:szCs w:val="21"/>
          <w:lang w:eastAsia="ja-JP"/>
        </w:rPr>
        <w:t>, np.mean(f1_score_test))</w:t>
      </w:r>
    </w:p>
    <w:p w14:paraId="3337D7F6" w14:textId="77777777" w:rsidR="00D3019A" w:rsidRPr="00D3019A" w:rsidRDefault="00D3019A" w:rsidP="00B0260E">
      <w:pPr>
        <w:shd w:val="clear" w:color="auto" w:fill="FFFFFE"/>
        <w:rPr>
          <w:rFonts w:ascii="Courier New" w:eastAsia="Times New Roman" w:hAnsi="Courier New" w:cs="Courier New"/>
          <w:color w:val="000000"/>
          <w:sz w:val="21"/>
          <w:szCs w:val="21"/>
          <w:lang w:eastAsia="ja-JP"/>
        </w:rPr>
      </w:pPr>
      <w:r w:rsidRPr="00D3019A">
        <w:rPr>
          <w:rFonts w:ascii="Courier New" w:eastAsia="Times New Roman" w:hAnsi="Courier New" w:cs="Courier New"/>
          <w:color w:val="795E26"/>
          <w:sz w:val="21"/>
          <w:szCs w:val="21"/>
          <w:lang w:eastAsia="ja-JP"/>
        </w:rPr>
        <w:t>print</w:t>
      </w:r>
      <w:r w:rsidRPr="00D3019A">
        <w:rPr>
          <w:rFonts w:ascii="Courier New" w:eastAsia="Times New Roman" w:hAnsi="Courier New" w:cs="Courier New"/>
          <w:color w:val="000000"/>
          <w:sz w:val="21"/>
          <w:szCs w:val="21"/>
          <w:lang w:eastAsia="ja-JP"/>
        </w:rPr>
        <w:t>(</w:t>
      </w:r>
      <w:r w:rsidRPr="00D3019A">
        <w:rPr>
          <w:rFonts w:ascii="Courier New" w:eastAsia="Times New Roman" w:hAnsi="Courier New" w:cs="Courier New"/>
          <w:color w:val="A31515"/>
          <w:sz w:val="21"/>
          <w:szCs w:val="21"/>
          <w:lang w:eastAsia="ja-JP"/>
        </w:rPr>
        <w:t>'Thời gian thực hiện: '</w:t>
      </w:r>
      <w:r w:rsidRPr="00D3019A">
        <w:rPr>
          <w:rFonts w:ascii="Courier New" w:eastAsia="Times New Roman" w:hAnsi="Courier New" w:cs="Courier New"/>
          <w:color w:val="000000"/>
          <w:sz w:val="21"/>
          <w:szCs w:val="21"/>
          <w:lang w:eastAsia="ja-JP"/>
        </w:rPr>
        <w:t>, times_train)</w:t>
      </w:r>
    </w:p>
    <w:p w14:paraId="22915FDB" w14:textId="371B3105" w:rsidR="006A2794" w:rsidRDefault="006A2794" w:rsidP="00B0260E">
      <w:pPr>
        <w:rPr>
          <w:rFonts w:cs="Times New Roman"/>
          <w:szCs w:val="26"/>
          <w:lang w:val="fr-FR"/>
        </w:rPr>
      </w:pPr>
      <w:r>
        <w:rPr>
          <w:rFonts w:cs="Times New Roman"/>
          <w:szCs w:val="26"/>
          <w:lang w:val="fr-FR"/>
        </w:rPr>
        <w:t xml:space="preserve">4.2.11. Mô hình phát hiện bất thường sử dụng thuật toán </w:t>
      </w:r>
      <w:r w:rsidR="000F6F75">
        <w:rPr>
          <w:rFonts w:cs="Times New Roman"/>
          <w:szCs w:val="26"/>
          <w:lang w:val="fr-FR"/>
        </w:rPr>
        <w:t>Extreme Gradient Boosting (EGB)</w:t>
      </w:r>
    </w:p>
    <w:p w14:paraId="7C1F5AE1" w14:textId="6F690D25" w:rsidR="0020451A" w:rsidRDefault="0020451A" w:rsidP="00B0260E">
      <w:pPr>
        <w:rPr>
          <w:rFonts w:cs="Times New Roman"/>
          <w:szCs w:val="26"/>
          <w:lang w:val="fr-FR"/>
        </w:rPr>
      </w:pPr>
      <w:r>
        <w:rPr>
          <w:rFonts w:cs="Times New Roman"/>
          <w:szCs w:val="26"/>
          <w:lang w:val="fr-FR"/>
        </w:rPr>
        <w:lastRenderedPageBreak/>
        <w:t>4.2.11.1. Với bộ dữ liệu chưa xử lý mất cân bằng</w:t>
      </w:r>
    </w:p>
    <w:p w14:paraId="3EE90DEC"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8000"/>
          <w:sz w:val="21"/>
          <w:szCs w:val="21"/>
          <w:lang w:eastAsia="ja-JP"/>
        </w:rPr>
        <w:t># Mô hình</w:t>
      </w:r>
    </w:p>
    <w:p w14:paraId="479F0904" w14:textId="03EF8D8D"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model = XGBClassifier(objective=</w:t>
      </w:r>
      <w:r w:rsidRPr="00EC711A">
        <w:rPr>
          <w:rFonts w:ascii="Courier New" w:eastAsia="Times New Roman" w:hAnsi="Courier New" w:cs="Courier New"/>
          <w:color w:val="A31515"/>
          <w:sz w:val="21"/>
          <w:szCs w:val="21"/>
          <w:lang w:eastAsia="ja-JP"/>
        </w:rPr>
        <w:t>"binary:logistic"</w:t>
      </w:r>
      <w:r w:rsidRPr="00EC711A">
        <w:rPr>
          <w:rFonts w:ascii="Courier New" w:eastAsia="Times New Roman" w:hAnsi="Courier New" w:cs="Courier New"/>
          <w:color w:val="000000"/>
          <w:sz w:val="21"/>
          <w:szCs w:val="21"/>
          <w:lang w:eastAsia="ja-JP"/>
        </w:rPr>
        <w:t>, random_state=</w:t>
      </w:r>
      <w:r w:rsidRPr="00EC711A">
        <w:rPr>
          <w:rFonts w:ascii="Courier New" w:eastAsia="Times New Roman" w:hAnsi="Courier New" w:cs="Courier New"/>
          <w:color w:val="09885A"/>
          <w:sz w:val="21"/>
          <w:szCs w:val="21"/>
          <w:lang w:eastAsia="ja-JP"/>
        </w:rPr>
        <w:t>42</w:t>
      </w:r>
      <w:r w:rsidRPr="00EC711A">
        <w:rPr>
          <w:rFonts w:ascii="Courier New" w:eastAsia="Times New Roman" w:hAnsi="Courier New" w:cs="Courier New"/>
          <w:color w:val="000000"/>
          <w:sz w:val="21"/>
          <w:szCs w:val="21"/>
          <w:lang w:eastAsia="ja-JP"/>
        </w:rPr>
        <w:t>)</w:t>
      </w:r>
    </w:p>
    <w:p w14:paraId="3B29CC4C"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8000"/>
          <w:sz w:val="21"/>
          <w:szCs w:val="21"/>
          <w:lang w:eastAsia="ja-JP"/>
        </w:rPr>
        <w:t># Danh sách confusion matrix của từng lần KFold</w:t>
      </w:r>
    </w:p>
    <w:p w14:paraId="4D8F6463"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conf_matrix_list_of_arrays = []</w:t>
      </w:r>
    </w:p>
    <w:p w14:paraId="70611333" w14:textId="6A6F2959"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conf_matrix_list_of_arrays_test_set = []</w:t>
      </w:r>
    </w:p>
    <w:p w14:paraId="572A9073"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8000"/>
          <w:sz w:val="21"/>
          <w:szCs w:val="21"/>
          <w:lang w:eastAsia="ja-JP"/>
        </w:rPr>
        <w:t># Danh sách độ chính xác của từng lần KFold trên dữ liệu test</w:t>
      </w:r>
    </w:p>
    <w:p w14:paraId="16F46E9C"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accuracy_train_set = []</w:t>
      </w:r>
    </w:p>
    <w:p w14:paraId="3A44208D"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accuracy_test_set = []</w:t>
      </w:r>
    </w:p>
    <w:p w14:paraId="62A19ECE"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f1_score_train = []</w:t>
      </w:r>
    </w:p>
    <w:p w14:paraId="20E2CAF9" w14:textId="7998A210"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f1_score_test = []</w:t>
      </w:r>
    </w:p>
    <w:p w14:paraId="37916D20"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8000"/>
          <w:sz w:val="21"/>
          <w:szCs w:val="21"/>
          <w:lang w:eastAsia="ja-JP"/>
        </w:rPr>
        <w:t># Cross Vallidation: KFold = 3</w:t>
      </w:r>
    </w:p>
    <w:p w14:paraId="61144714"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cv = StratifiedKFold(n_splits=</w:t>
      </w:r>
      <w:r w:rsidRPr="00EC711A">
        <w:rPr>
          <w:rFonts w:ascii="Courier New" w:eastAsia="Times New Roman" w:hAnsi="Courier New" w:cs="Courier New"/>
          <w:color w:val="09885A"/>
          <w:sz w:val="21"/>
          <w:szCs w:val="21"/>
          <w:lang w:eastAsia="ja-JP"/>
        </w:rPr>
        <w:t>3</w:t>
      </w:r>
      <w:r w:rsidRPr="00EC711A">
        <w:rPr>
          <w:rFonts w:ascii="Courier New" w:eastAsia="Times New Roman" w:hAnsi="Courier New" w:cs="Courier New"/>
          <w:color w:val="000000"/>
          <w:sz w:val="21"/>
          <w:szCs w:val="21"/>
          <w:lang w:eastAsia="ja-JP"/>
        </w:rPr>
        <w:t>, random_state=</w:t>
      </w:r>
      <w:r w:rsidRPr="00EC711A">
        <w:rPr>
          <w:rFonts w:ascii="Courier New" w:eastAsia="Times New Roman" w:hAnsi="Courier New" w:cs="Courier New"/>
          <w:color w:val="0000FF"/>
          <w:sz w:val="21"/>
          <w:szCs w:val="21"/>
          <w:lang w:eastAsia="ja-JP"/>
        </w:rPr>
        <w:t>None</w:t>
      </w:r>
      <w:r w:rsidRPr="00EC711A">
        <w:rPr>
          <w:rFonts w:ascii="Courier New" w:eastAsia="Times New Roman" w:hAnsi="Courier New" w:cs="Courier New"/>
          <w:color w:val="000000"/>
          <w:sz w:val="21"/>
          <w:szCs w:val="21"/>
          <w:lang w:eastAsia="ja-JP"/>
        </w:rPr>
        <w:t>, shuffle=</w:t>
      </w:r>
      <w:r w:rsidRPr="00EC711A">
        <w:rPr>
          <w:rFonts w:ascii="Courier New" w:eastAsia="Times New Roman" w:hAnsi="Courier New" w:cs="Courier New"/>
          <w:color w:val="0000FF"/>
          <w:sz w:val="21"/>
          <w:szCs w:val="21"/>
          <w:lang w:eastAsia="ja-JP"/>
        </w:rPr>
        <w:t>True</w:t>
      </w:r>
      <w:r w:rsidRPr="00EC711A">
        <w:rPr>
          <w:rFonts w:ascii="Courier New" w:eastAsia="Times New Roman" w:hAnsi="Courier New" w:cs="Courier New"/>
          <w:color w:val="000000"/>
          <w:sz w:val="21"/>
          <w:szCs w:val="21"/>
          <w:lang w:eastAsia="ja-JP"/>
        </w:rPr>
        <w:t>)</w:t>
      </w:r>
    </w:p>
    <w:p w14:paraId="784204BB" w14:textId="2FBC14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cv.get_n_splits(X_train, y_train)</w:t>
      </w:r>
    </w:p>
    <w:p w14:paraId="17BC733F"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8000"/>
          <w:sz w:val="21"/>
          <w:szCs w:val="21"/>
          <w:lang w:eastAsia="ja-JP"/>
        </w:rPr>
        <w:t># List time train</w:t>
      </w:r>
    </w:p>
    <w:p w14:paraId="4CCE1B49" w14:textId="002C1933"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times_train = []</w:t>
      </w:r>
    </w:p>
    <w:p w14:paraId="19F98D86"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AF00DB"/>
          <w:sz w:val="21"/>
          <w:szCs w:val="21"/>
          <w:lang w:eastAsia="ja-JP"/>
        </w:rPr>
        <w:t>for</w:t>
      </w:r>
      <w:r w:rsidRPr="00EC711A">
        <w:rPr>
          <w:rFonts w:ascii="Courier New" w:eastAsia="Times New Roman" w:hAnsi="Courier New" w:cs="Courier New"/>
          <w:color w:val="000000"/>
          <w:sz w:val="21"/>
          <w:szCs w:val="21"/>
          <w:lang w:eastAsia="ja-JP"/>
        </w:rPr>
        <w:t> train_index, test_index </w:t>
      </w:r>
      <w:r w:rsidRPr="00EC711A">
        <w:rPr>
          <w:rFonts w:ascii="Courier New" w:eastAsia="Times New Roman" w:hAnsi="Courier New" w:cs="Courier New"/>
          <w:color w:val="0000FF"/>
          <w:sz w:val="21"/>
          <w:szCs w:val="21"/>
          <w:lang w:eastAsia="ja-JP"/>
        </w:rPr>
        <w:t>in</w:t>
      </w:r>
      <w:r w:rsidRPr="00EC711A">
        <w:rPr>
          <w:rFonts w:ascii="Courier New" w:eastAsia="Times New Roman" w:hAnsi="Courier New" w:cs="Courier New"/>
          <w:color w:val="000000"/>
          <w:sz w:val="21"/>
          <w:szCs w:val="21"/>
          <w:lang w:eastAsia="ja-JP"/>
        </w:rPr>
        <w:t> cv.split(X_train, y_train):</w:t>
      </w:r>
    </w:p>
    <w:p w14:paraId="15B70488"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undersample_Xtrain, undersample_Xtest = X_train.iloc[train_index], X_train.iloc[test_index]</w:t>
      </w:r>
    </w:p>
    <w:p w14:paraId="05979A5D" w14:textId="409814E2"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undersample_ytrain, undersample_ytest = y_train.iloc[train_index], y_train.iloc[test_index]</w:t>
      </w:r>
    </w:p>
    <w:p w14:paraId="24099A82"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w:t>
      </w:r>
      <w:r w:rsidRPr="00EC711A">
        <w:rPr>
          <w:rFonts w:ascii="Courier New" w:eastAsia="Times New Roman" w:hAnsi="Courier New" w:cs="Courier New"/>
          <w:color w:val="008000"/>
          <w:sz w:val="21"/>
          <w:szCs w:val="21"/>
          <w:lang w:eastAsia="ja-JP"/>
        </w:rPr>
        <w:t># Thời gian bắt đầu train</w:t>
      </w:r>
    </w:p>
    <w:p w14:paraId="07CB29D4" w14:textId="17D66D4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start_time = timer()</w:t>
      </w:r>
    </w:p>
    <w:p w14:paraId="18106C1B"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model.fit(undersample_Xtrain, undersample_ytrain)</w:t>
      </w:r>
    </w:p>
    <w:p w14:paraId="4910033A"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y_pre_train = model.predict(undersample_Xtest)</w:t>
      </w:r>
    </w:p>
    <w:p w14:paraId="1184969B" w14:textId="01B8230E"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y_pre_test = model.predict(X_test)</w:t>
      </w:r>
    </w:p>
    <w:p w14:paraId="26926185"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w:t>
      </w:r>
      <w:r w:rsidRPr="00EC711A">
        <w:rPr>
          <w:rFonts w:ascii="Courier New" w:eastAsia="Times New Roman" w:hAnsi="Courier New" w:cs="Courier New"/>
          <w:color w:val="008000"/>
          <w:sz w:val="21"/>
          <w:szCs w:val="21"/>
          <w:lang w:eastAsia="ja-JP"/>
        </w:rPr>
        <w:t># Print the accuracy</w:t>
      </w:r>
    </w:p>
    <w:p w14:paraId="58B40168"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accuracy_train_set.append(</w:t>
      </w:r>
    </w:p>
    <w:p w14:paraId="0CA6E7AC"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accuracy_score(undersample_ytest, y_pre_train, normalize=</w:t>
      </w:r>
      <w:r w:rsidRPr="00EC711A">
        <w:rPr>
          <w:rFonts w:ascii="Courier New" w:eastAsia="Times New Roman" w:hAnsi="Courier New" w:cs="Courier New"/>
          <w:color w:val="0000FF"/>
          <w:sz w:val="21"/>
          <w:szCs w:val="21"/>
          <w:lang w:eastAsia="ja-JP"/>
        </w:rPr>
        <w:t>True</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09885A"/>
          <w:sz w:val="21"/>
          <w:szCs w:val="21"/>
          <w:lang w:eastAsia="ja-JP"/>
        </w:rPr>
        <w:t>100</w:t>
      </w:r>
      <w:r w:rsidRPr="00EC711A">
        <w:rPr>
          <w:rFonts w:ascii="Courier New" w:eastAsia="Times New Roman" w:hAnsi="Courier New" w:cs="Courier New"/>
          <w:color w:val="000000"/>
          <w:sz w:val="21"/>
          <w:szCs w:val="21"/>
          <w:lang w:eastAsia="ja-JP"/>
        </w:rPr>
        <w:t>)</w:t>
      </w:r>
    </w:p>
    <w:p w14:paraId="7A1272BE"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accuracy_test_set.append(</w:t>
      </w:r>
    </w:p>
    <w:p w14:paraId="26F58C0E" w14:textId="3F3FD1AC"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accuracy_score(y_test, y_pre_test, normalize=</w:t>
      </w:r>
      <w:r w:rsidRPr="00EC711A">
        <w:rPr>
          <w:rFonts w:ascii="Courier New" w:eastAsia="Times New Roman" w:hAnsi="Courier New" w:cs="Courier New"/>
          <w:color w:val="0000FF"/>
          <w:sz w:val="21"/>
          <w:szCs w:val="21"/>
          <w:lang w:eastAsia="ja-JP"/>
        </w:rPr>
        <w:t>True</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09885A"/>
          <w:sz w:val="21"/>
          <w:szCs w:val="21"/>
          <w:lang w:eastAsia="ja-JP"/>
        </w:rPr>
        <w:t>100</w:t>
      </w:r>
      <w:r w:rsidRPr="00EC711A">
        <w:rPr>
          <w:rFonts w:ascii="Courier New" w:eastAsia="Times New Roman" w:hAnsi="Courier New" w:cs="Courier New"/>
          <w:color w:val="000000"/>
          <w:sz w:val="21"/>
          <w:szCs w:val="21"/>
          <w:lang w:eastAsia="ja-JP"/>
        </w:rPr>
        <w:t>)</w:t>
      </w:r>
    </w:p>
    <w:p w14:paraId="350AC975"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w:t>
      </w:r>
      <w:r w:rsidRPr="00EC711A">
        <w:rPr>
          <w:rFonts w:ascii="Courier New" w:eastAsia="Times New Roman" w:hAnsi="Courier New" w:cs="Courier New"/>
          <w:color w:val="008000"/>
          <w:sz w:val="21"/>
          <w:szCs w:val="21"/>
          <w:lang w:eastAsia="ja-JP"/>
        </w:rPr>
        <w:t># Confusion matrix</w:t>
      </w:r>
    </w:p>
    <w:p w14:paraId="79DF5535"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conf_matrix = confusion_matrix(undersample_ytest, y_pre_train)</w:t>
      </w:r>
    </w:p>
    <w:p w14:paraId="07D4CBF1"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conf_matrix_list_of_arrays.append(conf_matrix)</w:t>
      </w:r>
    </w:p>
    <w:p w14:paraId="09A08F6E"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conf_matrix_2 = confusion_matrix(y_test, y_pre_test)</w:t>
      </w:r>
    </w:p>
    <w:p w14:paraId="15407E3F" w14:textId="5575846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lastRenderedPageBreak/>
        <w:t>    conf_matrix_list_of_arrays_test_set.append(conf_matrix_2)</w:t>
      </w:r>
    </w:p>
    <w:p w14:paraId="66380230"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w:t>
      </w:r>
      <w:r w:rsidRPr="00EC711A">
        <w:rPr>
          <w:rFonts w:ascii="Courier New" w:eastAsia="Times New Roman" w:hAnsi="Courier New" w:cs="Courier New"/>
          <w:color w:val="008000"/>
          <w:sz w:val="21"/>
          <w:szCs w:val="21"/>
          <w:lang w:eastAsia="ja-JP"/>
        </w:rPr>
        <w:t># F1 score</w:t>
      </w:r>
    </w:p>
    <w:p w14:paraId="0DB8DA56"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f1_score_train.append(f1_score(undersample_ytest, y_pre_train))</w:t>
      </w:r>
    </w:p>
    <w:p w14:paraId="23D017E6" w14:textId="7AEEF8E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f1_score_test.append(f1_score(y_test, y_pre_test))</w:t>
      </w:r>
    </w:p>
    <w:p w14:paraId="013196F8"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w:t>
      </w:r>
      <w:r w:rsidRPr="00EC711A">
        <w:rPr>
          <w:rFonts w:ascii="Courier New" w:eastAsia="Times New Roman" w:hAnsi="Courier New" w:cs="Courier New"/>
          <w:color w:val="008000"/>
          <w:sz w:val="21"/>
          <w:szCs w:val="21"/>
          <w:lang w:eastAsia="ja-JP"/>
        </w:rPr>
        <w:t># Thời gian kết thúc train</w:t>
      </w:r>
    </w:p>
    <w:p w14:paraId="66795559"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end_time = timer()</w:t>
      </w:r>
    </w:p>
    <w:p w14:paraId="57CC2C72"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w:t>
      </w:r>
      <w:r w:rsidRPr="00EC711A">
        <w:rPr>
          <w:rFonts w:ascii="Courier New" w:eastAsia="Times New Roman" w:hAnsi="Courier New" w:cs="Courier New"/>
          <w:color w:val="008000"/>
          <w:sz w:val="21"/>
          <w:szCs w:val="21"/>
          <w:lang w:eastAsia="ja-JP"/>
        </w:rPr>
        <w:t># Tính thời gian thực hiện</w:t>
      </w:r>
    </w:p>
    <w:p w14:paraId="4ED1F30C"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time_train = (end_time - start_time)</w:t>
      </w:r>
    </w:p>
    <w:p w14:paraId="4A6F448A" w14:textId="04DDF100"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0000"/>
          <w:sz w:val="21"/>
          <w:szCs w:val="21"/>
          <w:lang w:eastAsia="ja-JP"/>
        </w:rPr>
        <w:t>    times_train.append(time_train)</w:t>
      </w:r>
    </w:p>
    <w:p w14:paraId="29A530F6"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008000"/>
          <w:sz w:val="21"/>
          <w:szCs w:val="21"/>
          <w:lang w:eastAsia="ja-JP"/>
        </w:rPr>
        <w:t># Độ chính xác của mô hình</w:t>
      </w:r>
    </w:p>
    <w:p w14:paraId="41540424"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795E26"/>
          <w:sz w:val="21"/>
          <w:szCs w:val="21"/>
          <w:lang w:eastAsia="ja-JP"/>
        </w:rPr>
        <w:t>print</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A31515"/>
          <w:sz w:val="21"/>
          <w:szCs w:val="21"/>
          <w:lang w:eastAsia="ja-JP"/>
        </w:rPr>
        <w:t>'Độ chính xác của mô hình trên dữ liệu train: '</w:t>
      </w:r>
      <w:r w:rsidRPr="00EC711A">
        <w:rPr>
          <w:rFonts w:ascii="Courier New" w:eastAsia="Times New Roman" w:hAnsi="Courier New" w:cs="Courier New"/>
          <w:color w:val="000000"/>
          <w:sz w:val="21"/>
          <w:szCs w:val="21"/>
          <w:lang w:eastAsia="ja-JP"/>
        </w:rPr>
        <w:t>, accuracy_train_set)</w:t>
      </w:r>
    </w:p>
    <w:p w14:paraId="72AAE1A7" w14:textId="079CB1EC"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795E26"/>
          <w:sz w:val="21"/>
          <w:szCs w:val="21"/>
          <w:lang w:eastAsia="ja-JP"/>
        </w:rPr>
        <w:t>print</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A31515"/>
          <w:sz w:val="21"/>
          <w:szCs w:val="21"/>
          <w:lang w:eastAsia="ja-JP"/>
        </w:rPr>
        <w:t>'Độ chính xác của mô hình trên dữ liệu test: '</w:t>
      </w:r>
      <w:r w:rsidRPr="00EC711A">
        <w:rPr>
          <w:rFonts w:ascii="Courier New" w:eastAsia="Times New Roman" w:hAnsi="Courier New" w:cs="Courier New"/>
          <w:color w:val="000000"/>
          <w:sz w:val="21"/>
          <w:szCs w:val="21"/>
          <w:lang w:eastAsia="ja-JP"/>
        </w:rPr>
        <w:t>, accuracy_test_set)</w:t>
      </w:r>
    </w:p>
    <w:p w14:paraId="209FC8BE"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795E26"/>
          <w:sz w:val="21"/>
          <w:szCs w:val="21"/>
          <w:lang w:eastAsia="ja-JP"/>
        </w:rPr>
        <w:t>print</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A31515"/>
          <w:sz w:val="21"/>
          <w:szCs w:val="21"/>
          <w:lang w:eastAsia="ja-JP"/>
        </w:rPr>
        <w:t>'Độ chính xác trung bình dữ liệu train:'</w:t>
      </w:r>
      <w:r w:rsidRPr="00EC711A">
        <w:rPr>
          <w:rFonts w:ascii="Courier New" w:eastAsia="Times New Roman" w:hAnsi="Courier New" w:cs="Courier New"/>
          <w:color w:val="000000"/>
          <w:sz w:val="21"/>
          <w:szCs w:val="21"/>
          <w:lang w:eastAsia="ja-JP"/>
        </w:rPr>
        <w:t>, np.mean(accuracy_train_set))</w:t>
      </w:r>
    </w:p>
    <w:p w14:paraId="6522DCDB" w14:textId="4B6ED86B"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795E26"/>
          <w:sz w:val="21"/>
          <w:szCs w:val="21"/>
          <w:lang w:eastAsia="ja-JP"/>
        </w:rPr>
        <w:t>print</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A31515"/>
          <w:sz w:val="21"/>
          <w:szCs w:val="21"/>
          <w:lang w:eastAsia="ja-JP"/>
        </w:rPr>
        <w:t>'Độ chính xác trung bình dữ liệu test:'</w:t>
      </w:r>
      <w:r w:rsidRPr="00EC711A">
        <w:rPr>
          <w:rFonts w:ascii="Courier New" w:eastAsia="Times New Roman" w:hAnsi="Courier New" w:cs="Courier New"/>
          <w:color w:val="000000"/>
          <w:sz w:val="21"/>
          <w:szCs w:val="21"/>
          <w:lang w:eastAsia="ja-JP"/>
        </w:rPr>
        <w:t>, np.mean(accuracy_test_set))</w:t>
      </w:r>
    </w:p>
    <w:p w14:paraId="057FA424" w14:textId="7777777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795E26"/>
          <w:sz w:val="21"/>
          <w:szCs w:val="21"/>
          <w:lang w:eastAsia="ja-JP"/>
        </w:rPr>
        <w:t>print</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A31515"/>
          <w:sz w:val="21"/>
          <w:szCs w:val="21"/>
          <w:lang w:eastAsia="ja-JP"/>
        </w:rPr>
        <w:t>'F1 score trung bình trên dữ liệu train:'</w:t>
      </w:r>
      <w:r w:rsidRPr="00EC711A">
        <w:rPr>
          <w:rFonts w:ascii="Courier New" w:eastAsia="Times New Roman" w:hAnsi="Courier New" w:cs="Courier New"/>
          <w:color w:val="000000"/>
          <w:sz w:val="21"/>
          <w:szCs w:val="21"/>
          <w:lang w:eastAsia="ja-JP"/>
        </w:rPr>
        <w:t>, np.mean(f1_score_train))</w:t>
      </w:r>
    </w:p>
    <w:p w14:paraId="07A50B60" w14:textId="5DC06707" w:rsidR="00EC711A" w:rsidRP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795E26"/>
          <w:sz w:val="21"/>
          <w:szCs w:val="21"/>
          <w:lang w:eastAsia="ja-JP"/>
        </w:rPr>
        <w:t>print</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A31515"/>
          <w:sz w:val="21"/>
          <w:szCs w:val="21"/>
          <w:lang w:eastAsia="ja-JP"/>
        </w:rPr>
        <w:t>'F1 score trung bình trên dữ liệu test:'</w:t>
      </w:r>
      <w:r w:rsidRPr="00EC711A">
        <w:rPr>
          <w:rFonts w:ascii="Courier New" w:eastAsia="Times New Roman" w:hAnsi="Courier New" w:cs="Courier New"/>
          <w:color w:val="000000"/>
          <w:sz w:val="21"/>
          <w:szCs w:val="21"/>
          <w:lang w:eastAsia="ja-JP"/>
        </w:rPr>
        <w:t>, np.mean(f1_score_test))</w:t>
      </w:r>
    </w:p>
    <w:p w14:paraId="2CCA9D64" w14:textId="352DA534" w:rsidR="00EC711A" w:rsidRDefault="00EC711A" w:rsidP="00B0260E">
      <w:pPr>
        <w:shd w:val="clear" w:color="auto" w:fill="FFFFFE"/>
        <w:rPr>
          <w:rFonts w:ascii="Courier New" w:eastAsia="Times New Roman" w:hAnsi="Courier New" w:cs="Courier New"/>
          <w:color w:val="000000"/>
          <w:sz w:val="21"/>
          <w:szCs w:val="21"/>
          <w:lang w:eastAsia="ja-JP"/>
        </w:rPr>
      </w:pPr>
      <w:r w:rsidRPr="00EC711A">
        <w:rPr>
          <w:rFonts w:ascii="Courier New" w:eastAsia="Times New Roman" w:hAnsi="Courier New" w:cs="Courier New"/>
          <w:color w:val="795E26"/>
          <w:sz w:val="21"/>
          <w:szCs w:val="21"/>
          <w:lang w:eastAsia="ja-JP"/>
        </w:rPr>
        <w:t>print</w:t>
      </w:r>
      <w:r w:rsidRPr="00EC711A">
        <w:rPr>
          <w:rFonts w:ascii="Courier New" w:eastAsia="Times New Roman" w:hAnsi="Courier New" w:cs="Courier New"/>
          <w:color w:val="000000"/>
          <w:sz w:val="21"/>
          <w:szCs w:val="21"/>
          <w:lang w:eastAsia="ja-JP"/>
        </w:rPr>
        <w:t>(</w:t>
      </w:r>
      <w:r w:rsidRPr="00EC711A">
        <w:rPr>
          <w:rFonts w:ascii="Courier New" w:eastAsia="Times New Roman" w:hAnsi="Courier New" w:cs="Courier New"/>
          <w:color w:val="A31515"/>
          <w:sz w:val="21"/>
          <w:szCs w:val="21"/>
          <w:lang w:eastAsia="ja-JP"/>
        </w:rPr>
        <w:t>'Thời gian thực hiện: '</w:t>
      </w:r>
      <w:r w:rsidRPr="00EC711A">
        <w:rPr>
          <w:rFonts w:ascii="Courier New" w:eastAsia="Times New Roman" w:hAnsi="Courier New" w:cs="Courier New"/>
          <w:color w:val="000000"/>
          <w:sz w:val="21"/>
          <w:szCs w:val="21"/>
          <w:lang w:eastAsia="ja-JP"/>
        </w:rPr>
        <w:t>, times_train)</w:t>
      </w:r>
    </w:p>
    <w:p w14:paraId="583143FD" w14:textId="77777777" w:rsidR="002E4791" w:rsidRPr="002E4791" w:rsidRDefault="002E4791" w:rsidP="00B0260E">
      <w:pPr>
        <w:shd w:val="clear" w:color="auto" w:fill="FFFFFE"/>
        <w:rPr>
          <w:rFonts w:ascii="Courier New" w:eastAsia="Times New Roman" w:hAnsi="Courier New" w:cs="Courier New"/>
          <w:color w:val="000000"/>
          <w:sz w:val="21"/>
          <w:szCs w:val="21"/>
          <w:lang w:eastAsia="ja-JP"/>
        </w:rPr>
      </w:pPr>
      <w:r w:rsidRPr="002E4791">
        <w:rPr>
          <w:rFonts w:ascii="Courier New" w:eastAsia="Times New Roman" w:hAnsi="Courier New" w:cs="Courier New"/>
          <w:color w:val="008000"/>
          <w:sz w:val="21"/>
          <w:szCs w:val="21"/>
          <w:lang w:eastAsia="ja-JP"/>
        </w:rPr>
        <w:t># Confusion matrix: dữ liệu test</w:t>
      </w:r>
    </w:p>
    <w:p w14:paraId="750A1F3E" w14:textId="77777777" w:rsidR="002E4791" w:rsidRPr="002E4791" w:rsidRDefault="002E4791" w:rsidP="00B0260E">
      <w:pPr>
        <w:shd w:val="clear" w:color="auto" w:fill="FFFFFE"/>
        <w:rPr>
          <w:rFonts w:ascii="Courier New" w:eastAsia="Times New Roman" w:hAnsi="Courier New" w:cs="Courier New"/>
          <w:color w:val="000000"/>
          <w:sz w:val="21"/>
          <w:szCs w:val="21"/>
          <w:lang w:eastAsia="ja-JP"/>
        </w:rPr>
      </w:pPr>
      <w:r w:rsidRPr="002E4791">
        <w:rPr>
          <w:rFonts w:ascii="Courier New" w:eastAsia="Times New Roman" w:hAnsi="Courier New" w:cs="Courier New"/>
          <w:color w:val="000000"/>
          <w:sz w:val="21"/>
          <w:szCs w:val="21"/>
          <w:lang w:eastAsia="ja-JP"/>
        </w:rPr>
        <w:t>actual_cm_test_set = np.mean(conf_matrix_list_of_arrays_test_set, axis=</w:t>
      </w:r>
      <w:r w:rsidRPr="002E4791">
        <w:rPr>
          <w:rFonts w:ascii="Courier New" w:eastAsia="Times New Roman" w:hAnsi="Courier New" w:cs="Courier New"/>
          <w:color w:val="09885A"/>
          <w:sz w:val="21"/>
          <w:szCs w:val="21"/>
          <w:lang w:eastAsia="ja-JP"/>
        </w:rPr>
        <w:t>0</w:t>
      </w:r>
      <w:r w:rsidRPr="002E4791">
        <w:rPr>
          <w:rFonts w:ascii="Courier New" w:eastAsia="Times New Roman" w:hAnsi="Courier New" w:cs="Courier New"/>
          <w:color w:val="000000"/>
          <w:sz w:val="21"/>
          <w:szCs w:val="21"/>
          <w:lang w:eastAsia="ja-JP"/>
        </w:rPr>
        <w:t>).astype(</w:t>
      </w:r>
      <w:r w:rsidRPr="002E4791">
        <w:rPr>
          <w:rFonts w:ascii="Courier New" w:eastAsia="Times New Roman" w:hAnsi="Courier New" w:cs="Courier New"/>
          <w:color w:val="267F99"/>
          <w:sz w:val="21"/>
          <w:szCs w:val="21"/>
          <w:lang w:eastAsia="ja-JP"/>
        </w:rPr>
        <w:t>int</w:t>
      </w:r>
      <w:r w:rsidRPr="002E4791">
        <w:rPr>
          <w:rFonts w:ascii="Courier New" w:eastAsia="Times New Roman" w:hAnsi="Courier New" w:cs="Courier New"/>
          <w:color w:val="000000"/>
          <w:sz w:val="21"/>
          <w:szCs w:val="21"/>
          <w:lang w:eastAsia="ja-JP"/>
        </w:rPr>
        <w:t>)</w:t>
      </w:r>
    </w:p>
    <w:p w14:paraId="205D81AA" w14:textId="77777777" w:rsidR="002E4791" w:rsidRPr="002E4791" w:rsidRDefault="002E4791" w:rsidP="00B0260E">
      <w:pPr>
        <w:shd w:val="clear" w:color="auto" w:fill="FFFFFE"/>
        <w:rPr>
          <w:rFonts w:ascii="Courier New" w:eastAsia="Times New Roman" w:hAnsi="Courier New" w:cs="Courier New"/>
          <w:color w:val="000000"/>
          <w:sz w:val="21"/>
          <w:szCs w:val="21"/>
          <w:lang w:eastAsia="ja-JP"/>
        </w:rPr>
      </w:pPr>
      <w:r w:rsidRPr="002E4791">
        <w:rPr>
          <w:rFonts w:ascii="Courier New" w:eastAsia="Times New Roman" w:hAnsi="Courier New" w:cs="Courier New"/>
          <w:color w:val="000000"/>
          <w:sz w:val="21"/>
          <w:szCs w:val="21"/>
          <w:lang w:eastAsia="ja-JP"/>
        </w:rPr>
        <w:t>labels = [</w:t>
      </w:r>
      <w:r w:rsidRPr="002E4791">
        <w:rPr>
          <w:rFonts w:ascii="Courier New" w:eastAsia="Times New Roman" w:hAnsi="Courier New" w:cs="Courier New"/>
          <w:color w:val="A31515"/>
          <w:sz w:val="21"/>
          <w:szCs w:val="21"/>
          <w:lang w:eastAsia="ja-JP"/>
        </w:rPr>
        <w:t>'Not Fraud'</w:t>
      </w:r>
      <w:r w:rsidRPr="002E4791">
        <w:rPr>
          <w:rFonts w:ascii="Courier New" w:eastAsia="Times New Roman" w:hAnsi="Courier New" w:cs="Courier New"/>
          <w:color w:val="000000"/>
          <w:sz w:val="21"/>
          <w:szCs w:val="21"/>
          <w:lang w:eastAsia="ja-JP"/>
        </w:rPr>
        <w:t>, </w:t>
      </w:r>
      <w:r w:rsidRPr="002E4791">
        <w:rPr>
          <w:rFonts w:ascii="Courier New" w:eastAsia="Times New Roman" w:hAnsi="Courier New" w:cs="Courier New"/>
          <w:color w:val="A31515"/>
          <w:sz w:val="21"/>
          <w:szCs w:val="21"/>
          <w:lang w:eastAsia="ja-JP"/>
        </w:rPr>
        <w:t>'Fraud'</w:t>
      </w:r>
      <w:r w:rsidRPr="002E4791">
        <w:rPr>
          <w:rFonts w:ascii="Courier New" w:eastAsia="Times New Roman" w:hAnsi="Courier New" w:cs="Courier New"/>
          <w:color w:val="000000"/>
          <w:sz w:val="21"/>
          <w:szCs w:val="21"/>
          <w:lang w:eastAsia="ja-JP"/>
        </w:rPr>
        <w:t>]</w:t>
      </w:r>
    </w:p>
    <w:p w14:paraId="15B2D3AC" w14:textId="5A7EAC5B" w:rsidR="00EC711A" w:rsidRPr="00EC711A" w:rsidRDefault="002E4791" w:rsidP="00B0260E">
      <w:pPr>
        <w:shd w:val="clear" w:color="auto" w:fill="FFFFFE"/>
        <w:rPr>
          <w:rFonts w:ascii="Courier New" w:eastAsia="Times New Roman" w:hAnsi="Courier New" w:cs="Courier New"/>
          <w:color w:val="000000"/>
          <w:sz w:val="21"/>
          <w:szCs w:val="21"/>
          <w:lang w:eastAsia="ja-JP"/>
        </w:rPr>
      </w:pPr>
      <w:r w:rsidRPr="002E4791">
        <w:rPr>
          <w:rFonts w:ascii="Courier New" w:eastAsia="Times New Roman" w:hAnsi="Courier New" w:cs="Courier New"/>
          <w:color w:val="000000"/>
          <w:sz w:val="21"/>
          <w:szCs w:val="21"/>
          <w:lang w:eastAsia="ja-JP"/>
        </w:rPr>
        <w:t>plot_confusion_matrix(actual_cm_test_set, labels, title=</w:t>
      </w:r>
      <w:r w:rsidRPr="002E4791">
        <w:rPr>
          <w:rFonts w:ascii="Courier New" w:eastAsia="Times New Roman" w:hAnsi="Courier New" w:cs="Courier New"/>
          <w:color w:val="A31515"/>
          <w:sz w:val="21"/>
          <w:szCs w:val="21"/>
          <w:lang w:eastAsia="ja-JP"/>
        </w:rPr>
        <w:t>"Confusion Matrix \nTrên dữ liệu kiểm thử"</w:t>
      </w:r>
      <w:r w:rsidRPr="002E4791">
        <w:rPr>
          <w:rFonts w:ascii="Courier New" w:eastAsia="Times New Roman" w:hAnsi="Courier New" w:cs="Courier New"/>
          <w:color w:val="000000"/>
          <w:sz w:val="21"/>
          <w:szCs w:val="21"/>
          <w:lang w:eastAsia="ja-JP"/>
        </w:rPr>
        <w:t>, cmap=plt.cm.Greens)</w:t>
      </w:r>
    </w:p>
    <w:p w14:paraId="59EE68BE" w14:textId="577E7137" w:rsidR="0020451A" w:rsidRDefault="0020451A" w:rsidP="00B0260E">
      <w:pPr>
        <w:rPr>
          <w:rFonts w:cs="Times New Roman"/>
          <w:szCs w:val="26"/>
          <w:lang w:val="fr-FR"/>
        </w:rPr>
      </w:pPr>
      <w:r>
        <w:rPr>
          <w:rFonts w:cs="Times New Roman"/>
          <w:szCs w:val="26"/>
          <w:lang w:val="fr-FR"/>
        </w:rPr>
        <w:t>4.2.11.2. Với bộ dữ liệu đã xử lý mất cân bằng</w:t>
      </w:r>
    </w:p>
    <w:p w14:paraId="29CD152E" w14:textId="77777777" w:rsidR="00C41953" w:rsidRDefault="00C41953" w:rsidP="00B0260E">
      <w:pPr>
        <w:rPr>
          <w:rFonts w:cs="Times New Roman"/>
          <w:lang w:val="fr-FR"/>
        </w:rPr>
      </w:pPr>
      <w:r w:rsidRPr="00C41953">
        <w:rPr>
          <w:rFonts w:cs="Times New Roman"/>
          <w:lang w:val="fr-FR"/>
        </w:rPr>
        <w:t>a. Đối với bộ dữ liệu xử lý cân bằng dùng phương pháp Oversampling</w:t>
      </w:r>
    </w:p>
    <w:p w14:paraId="4B791AC8"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8000"/>
          <w:sz w:val="21"/>
          <w:szCs w:val="21"/>
          <w:lang w:eastAsia="ja-JP"/>
        </w:rPr>
        <w:t># Mô hình</w:t>
      </w:r>
    </w:p>
    <w:p w14:paraId="65F6443D" w14:textId="007C3B3F"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model = XGBClassifier(objective=</w:t>
      </w:r>
      <w:r w:rsidRPr="0097768A">
        <w:rPr>
          <w:rFonts w:ascii="Courier New" w:eastAsia="Times New Roman" w:hAnsi="Courier New" w:cs="Courier New"/>
          <w:color w:val="A31515"/>
          <w:sz w:val="21"/>
          <w:szCs w:val="21"/>
          <w:lang w:eastAsia="ja-JP"/>
        </w:rPr>
        <w:t>"binary:logistic"</w:t>
      </w:r>
      <w:r w:rsidRPr="0097768A">
        <w:rPr>
          <w:rFonts w:ascii="Courier New" w:eastAsia="Times New Roman" w:hAnsi="Courier New" w:cs="Courier New"/>
          <w:color w:val="000000"/>
          <w:sz w:val="21"/>
          <w:szCs w:val="21"/>
          <w:lang w:eastAsia="ja-JP"/>
        </w:rPr>
        <w:t>, random_state=</w:t>
      </w:r>
      <w:r w:rsidRPr="0097768A">
        <w:rPr>
          <w:rFonts w:ascii="Courier New" w:eastAsia="Times New Roman" w:hAnsi="Courier New" w:cs="Courier New"/>
          <w:color w:val="09885A"/>
          <w:sz w:val="21"/>
          <w:szCs w:val="21"/>
          <w:lang w:eastAsia="ja-JP"/>
        </w:rPr>
        <w:t>42</w:t>
      </w:r>
      <w:r w:rsidRPr="0097768A">
        <w:rPr>
          <w:rFonts w:ascii="Courier New" w:eastAsia="Times New Roman" w:hAnsi="Courier New" w:cs="Courier New"/>
          <w:color w:val="000000"/>
          <w:sz w:val="21"/>
          <w:szCs w:val="21"/>
          <w:lang w:eastAsia="ja-JP"/>
        </w:rPr>
        <w:t>)</w:t>
      </w:r>
    </w:p>
    <w:p w14:paraId="33A4B380"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8000"/>
          <w:sz w:val="21"/>
          <w:szCs w:val="21"/>
          <w:lang w:eastAsia="ja-JP"/>
        </w:rPr>
        <w:t># Danh sách confusion matrix của từng lần KFold</w:t>
      </w:r>
    </w:p>
    <w:p w14:paraId="508706F2"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conf_matrix_list_of_arrays = []</w:t>
      </w:r>
    </w:p>
    <w:p w14:paraId="2C4D7F6E" w14:textId="30806C9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conf_matrix_list_of_arrays_test_set = []</w:t>
      </w:r>
    </w:p>
    <w:p w14:paraId="341E6997"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8000"/>
          <w:sz w:val="21"/>
          <w:szCs w:val="21"/>
          <w:lang w:eastAsia="ja-JP"/>
        </w:rPr>
        <w:lastRenderedPageBreak/>
        <w:t># Danh sách độ chính xác của từng lần KFold trên dữ liệu test</w:t>
      </w:r>
    </w:p>
    <w:p w14:paraId="0DC59C67"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accuracy_train_set = []</w:t>
      </w:r>
    </w:p>
    <w:p w14:paraId="710DC706"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accuracy_test_set = []</w:t>
      </w:r>
    </w:p>
    <w:p w14:paraId="38992671"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f1_score_train = []</w:t>
      </w:r>
    </w:p>
    <w:p w14:paraId="3D8A28A7" w14:textId="1D13104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f1_score_test = []</w:t>
      </w:r>
    </w:p>
    <w:p w14:paraId="78466ECC"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8000"/>
          <w:sz w:val="21"/>
          <w:szCs w:val="21"/>
          <w:lang w:eastAsia="ja-JP"/>
        </w:rPr>
        <w:t># Cross Vallidation: KFold = 3</w:t>
      </w:r>
    </w:p>
    <w:p w14:paraId="41158A09"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cv = StratifiedKFold(n_splits=</w:t>
      </w:r>
      <w:r w:rsidRPr="0097768A">
        <w:rPr>
          <w:rFonts w:ascii="Courier New" w:eastAsia="Times New Roman" w:hAnsi="Courier New" w:cs="Courier New"/>
          <w:color w:val="09885A"/>
          <w:sz w:val="21"/>
          <w:szCs w:val="21"/>
          <w:lang w:eastAsia="ja-JP"/>
        </w:rPr>
        <w:t>3</w:t>
      </w:r>
      <w:r w:rsidRPr="0097768A">
        <w:rPr>
          <w:rFonts w:ascii="Courier New" w:eastAsia="Times New Roman" w:hAnsi="Courier New" w:cs="Courier New"/>
          <w:color w:val="000000"/>
          <w:sz w:val="21"/>
          <w:szCs w:val="21"/>
          <w:lang w:eastAsia="ja-JP"/>
        </w:rPr>
        <w:t>, random_state=</w:t>
      </w:r>
      <w:r w:rsidRPr="0097768A">
        <w:rPr>
          <w:rFonts w:ascii="Courier New" w:eastAsia="Times New Roman" w:hAnsi="Courier New" w:cs="Courier New"/>
          <w:color w:val="0000FF"/>
          <w:sz w:val="21"/>
          <w:szCs w:val="21"/>
          <w:lang w:eastAsia="ja-JP"/>
        </w:rPr>
        <w:t>None</w:t>
      </w:r>
      <w:r w:rsidRPr="0097768A">
        <w:rPr>
          <w:rFonts w:ascii="Courier New" w:eastAsia="Times New Roman" w:hAnsi="Courier New" w:cs="Courier New"/>
          <w:color w:val="000000"/>
          <w:sz w:val="21"/>
          <w:szCs w:val="21"/>
          <w:lang w:eastAsia="ja-JP"/>
        </w:rPr>
        <w:t>, shuffle=</w:t>
      </w:r>
      <w:r w:rsidRPr="0097768A">
        <w:rPr>
          <w:rFonts w:ascii="Courier New" w:eastAsia="Times New Roman" w:hAnsi="Courier New" w:cs="Courier New"/>
          <w:color w:val="0000FF"/>
          <w:sz w:val="21"/>
          <w:szCs w:val="21"/>
          <w:lang w:eastAsia="ja-JP"/>
        </w:rPr>
        <w:t>True</w:t>
      </w:r>
      <w:r w:rsidRPr="0097768A">
        <w:rPr>
          <w:rFonts w:ascii="Courier New" w:eastAsia="Times New Roman" w:hAnsi="Courier New" w:cs="Courier New"/>
          <w:color w:val="000000"/>
          <w:sz w:val="21"/>
          <w:szCs w:val="21"/>
          <w:lang w:eastAsia="ja-JP"/>
        </w:rPr>
        <w:t>)</w:t>
      </w:r>
    </w:p>
    <w:p w14:paraId="0168E6EB" w14:textId="12863A05"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cv.get_n_splits(X_train, y_train)</w:t>
      </w:r>
    </w:p>
    <w:p w14:paraId="306F6DC2"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8000"/>
          <w:sz w:val="21"/>
          <w:szCs w:val="21"/>
          <w:lang w:eastAsia="ja-JP"/>
        </w:rPr>
        <w:t># List time train</w:t>
      </w:r>
    </w:p>
    <w:p w14:paraId="4FC477EF" w14:textId="390E8758"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times_train = []</w:t>
      </w:r>
    </w:p>
    <w:p w14:paraId="3F39FE04"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AF00DB"/>
          <w:sz w:val="21"/>
          <w:szCs w:val="21"/>
          <w:lang w:eastAsia="ja-JP"/>
        </w:rPr>
        <w:t>for</w:t>
      </w:r>
      <w:r w:rsidRPr="0097768A">
        <w:rPr>
          <w:rFonts w:ascii="Courier New" w:eastAsia="Times New Roman" w:hAnsi="Courier New" w:cs="Courier New"/>
          <w:color w:val="000000"/>
          <w:sz w:val="21"/>
          <w:szCs w:val="21"/>
          <w:lang w:eastAsia="ja-JP"/>
        </w:rPr>
        <w:t> train_index, test_index </w:t>
      </w:r>
      <w:r w:rsidRPr="0097768A">
        <w:rPr>
          <w:rFonts w:ascii="Courier New" w:eastAsia="Times New Roman" w:hAnsi="Courier New" w:cs="Courier New"/>
          <w:color w:val="0000FF"/>
          <w:sz w:val="21"/>
          <w:szCs w:val="21"/>
          <w:lang w:eastAsia="ja-JP"/>
        </w:rPr>
        <w:t>in</w:t>
      </w:r>
      <w:r w:rsidRPr="0097768A">
        <w:rPr>
          <w:rFonts w:ascii="Courier New" w:eastAsia="Times New Roman" w:hAnsi="Courier New" w:cs="Courier New"/>
          <w:color w:val="000000"/>
          <w:sz w:val="21"/>
          <w:szCs w:val="21"/>
          <w:lang w:eastAsia="ja-JP"/>
        </w:rPr>
        <w:t> cv.split(X_train, y_train):</w:t>
      </w:r>
    </w:p>
    <w:p w14:paraId="2ED2B266"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undersample_Xtrain, undersample_Xtest = X_train.iloc[train_index], X_train.iloc[test_index]</w:t>
      </w:r>
    </w:p>
    <w:p w14:paraId="40BB59D2" w14:textId="29E269BA"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undersample_ytrain, undersample_ytest = y_train.iloc[train_index], y_train.iloc[test_index]</w:t>
      </w:r>
    </w:p>
    <w:p w14:paraId="6E719F68"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w:t>
      </w:r>
      <w:r w:rsidRPr="0097768A">
        <w:rPr>
          <w:rFonts w:ascii="Courier New" w:eastAsia="Times New Roman" w:hAnsi="Courier New" w:cs="Courier New"/>
          <w:color w:val="008000"/>
          <w:sz w:val="21"/>
          <w:szCs w:val="21"/>
          <w:lang w:eastAsia="ja-JP"/>
        </w:rPr>
        <w:t># Thời gian bắt đầu train</w:t>
      </w:r>
    </w:p>
    <w:p w14:paraId="6DBE881E" w14:textId="6CBB9F9C"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start_time = timer()</w:t>
      </w:r>
    </w:p>
    <w:p w14:paraId="4178E23B"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model.fit(undersample_Xtrain, undersample_ytrain)</w:t>
      </w:r>
    </w:p>
    <w:p w14:paraId="558BCAAC"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y_pre_train = model.predict(undersample_Xtest)</w:t>
      </w:r>
    </w:p>
    <w:p w14:paraId="4AB085B6" w14:textId="62F9D895"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y_pre_test = model.predict(X_test)</w:t>
      </w:r>
    </w:p>
    <w:p w14:paraId="7106626B"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w:t>
      </w:r>
      <w:r w:rsidRPr="0097768A">
        <w:rPr>
          <w:rFonts w:ascii="Courier New" w:eastAsia="Times New Roman" w:hAnsi="Courier New" w:cs="Courier New"/>
          <w:color w:val="008000"/>
          <w:sz w:val="21"/>
          <w:szCs w:val="21"/>
          <w:lang w:eastAsia="ja-JP"/>
        </w:rPr>
        <w:t># Print the accuracy</w:t>
      </w:r>
    </w:p>
    <w:p w14:paraId="1CFA91C4"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accuracy_train_set.append(</w:t>
      </w:r>
    </w:p>
    <w:p w14:paraId="53B6DF73"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accuracy_score(undersample_ytest, y_pre_train, normalize=</w:t>
      </w:r>
      <w:r w:rsidRPr="0097768A">
        <w:rPr>
          <w:rFonts w:ascii="Courier New" w:eastAsia="Times New Roman" w:hAnsi="Courier New" w:cs="Courier New"/>
          <w:color w:val="0000FF"/>
          <w:sz w:val="21"/>
          <w:szCs w:val="21"/>
          <w:lang w:eastAsia="ja-JP"/>
        </w:rPr>
        <w:t>True</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09885A"/>
          <w:sz w:val="21"/>
          <w:szCs w:val="21"/>
          <w:lang w:eastAsia="ja-JP"/>
        </w:rPr>
        <w:t>100</w:t>
      </w:r>
      <w:r w:rsidRPr="0097768A">
        <w:rPr>
          <w:rFonts w:ascii="Courier New" w:eastAsia="Times New Roman" w:hAnsi="Courier New" w:cs="Courier New"/>
          <w:color w:val="000000"/>
          <w:sz w:val="21"/>
          <w:szCs w:val="21"/>
          <w:lang w:eastAsia="ja-JP"/>
        </w:rPr>
        <w:t>)</w:t>
      </w:r>
    </w:p>
    <w:p w14:paraId="29A7110D"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accuracy_test_set.append(</w:t>
      </w:r>
    </w:p>
    <w:p w14:paraId="594DBFF8" w14:textId="0E24BF95"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accuracy_score(y_test, y_pre_test, normalize=</w:t>
      </w:r>
      <w:r w:rsidRPr="0097768A">
        <w:rPr>
          <w:rFonts w:ascii="Courier New" w:eastAsia="Times New Roman" w:hAnsi="Courier New" w:cs="Courier New"/>
          <w:color w:val="0000FF"/>
          <w:sz w:val="21"/>
          <w:szCs w:val="21"/>
          <w:lang w:eastAsia="ja-JP"/>
        </w:rPr>
        <w:t>True</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09885A"/>
          <w:sz w:val="21"/>
          <w:szCs w:val="21"/>
          <w:lang w:eastAsia="ja-JP"/>
        </w:rPr>
        <w:t>100</w:t>
      </w:r>
      <w:r w:rsidRPr="0097768A">
        <w:rPr>
          <w:rFonts w:ascii="Courier New" w:eastAsia="Times New Roman" w:hAnsi="Courier New" w:cs="Courier New"/>
          <w:color w:val="000000"/>
          <w:sz w:val="21"/>
          <w:szCs w:val="21"/>
          <w:lang w:eastAsia="ja-JP"/>
        </w:rPr>
        <w:t>)</w:t>
      </w:r>
    </w:p>
    <w:p w14:paraId="16CA8236"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w:t>
      </w:r>
      <w:r w:rsidRPr="0097768A">
        <w:rPr>
          <w:rFonts w:ascii="Courier New" w:eastAsia="Times New Roman" w:hAnsi="Courier New" w:cs="Courier New"/>
          <w:color w:val="008000"/>
          <w:sz w:val="21"/>
          <w:szCs w:val="21"/>
          <w:lang w:eastAsia="ja-JP"/>
        </w:rPr>
        <w:t># Confusion matrix</w:t>
      </w:r>
    </w:p>
    <w:p w14:paraId="71F2016B"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conf_matrix = confusion_matrix(undersample_ytest, y_pre_train)</w:t>
      </w:r>
    </w:p>
    <w:p w14:paraId="6C2D61BA"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conf_matrix_list_of_arrays.append(conf_matrix)</w:t>
      </w:r>
    </w:p>
    <w:p w14:paraId="240B0027"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conf_matrix_2 = confusion_matrix(y_test, y_pre_test)</w:t>
      </w:r>
    </w:p>
    <w:p w14:paraId="1F772FF9" w14:textId="634C7AA4"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conf_matrix_list_of_arrays_test_set.append(conf_matrix_2)</w:t>
      </w:r>
    </w:p>
    <w:p w14:paraId="3A7837E7"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w:t>
      </w:r>
      <w:r w:rsidRPr="0097768A">
        <w:rPr>
          <w:rFonts w:ascii="Courier New" w:eastAsia="Times New Roman" w:hAnsi="Courier New" w:cs="Courier New"/>
          <w:color w:val="008000"/>
          <w:sz w:val="21"/>
          <w:szCs w:val="21"/>
          <w:lang w:eastAsia="ja-JP"/>
        </w:rPr>
        <w:t># F1 score</w:t>
      </w:r>
    </w:p>
    <w:p w14:paraId="31056798"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f1_score_train.append(f1_score(undersample_ytest, y_pre_train))</w:t>
      </w:r>
    </w:p>
    <w:p w14:paraId="12973F7D" w14:textId="62FF2432"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f1_score_test.append(f1_score(y_test, y_pre_test))</w:t>
      </w:r>
    </w:p>
    <w:p w14:paraId="4F6B5B2D"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w:t>
      </w:r>
      <w:r w:rsidRPr="0097768A">
        <w:rPr>
          <w:rFonts w:ascii="Courier New" w:eastAsia="Times New Roman" w:hAnsi="Courier New" w:cs="Courier New"/>
          <w:color w:val="008000"/>
          <w:sz w:val="21"/>
          <w:szCs w:val="21"/>
          <w:lang w:eastAsia="ja-JP"/>
        </w:rPr>
        <w:t># Thời gian kết thúc train</w:t>
      </w:r>
    </w:p>
    <w:p w14:paraId="6495B319"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end_time = timer()</w:t>
      </w:r>
    </w:p>
    <w:p w14:paraId="5E04B98C"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w:t>
      </w:r>
      <w:r w:rsidRPr="0097768A">
        <w:rPr>
          <w:rFonts w:ascii="Courier New" w:eastAsia="Times New Roman" w:hAnsi="Courier New" w:cs="Courier New"/>
          <w:color w:val="008000"/>
          <w:sz w:val="21"/>
          <w:szCs w:val="21"/>
          <w:lang w:eastAsia="ja-JP"/>
        </w:rPr>
        <w:t># Tính thời gian thực hiện</w:t>
      </w:r>
    </w:p>
    <w:p w14:paraId="764F062C"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lastRenderedPageBreak/>
        <w:t>    time_train = (end_time - start_time)</w:t>
      </w:r>
    </w:p>
    <w:p w14:paraId="10ABE0A2" w14:textId="2E16CBAA"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0000"/>
          <w:sz w:val="21"/>
          <w:szCs w:val="21"/>
          <w:lang w:eastAsia="ja-JP"/>
        </w:rPr>
        <w:t>    times_train.append(time_train)</w:t>
      </w:r>
    </w:p>
    <w:p w14:paraId="2CD56A70"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008000"/>
          <w:sz w:val="21"/>
          <w:szCs w:val="21"/>
          <w:lang w:eastAsia="ja-JP"/>
        </w:rPr>
        <w:t># Độ chính xác của mô hình</w:t>
      </w:r>
    </w:p>
    <w:p w14:paraId="12611E63"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795E26"/>
          <w:sz w:val="21"/>
          <w:szCs w:val="21"/>
          <w:lang w:eastAsia="ja-JP"/>
        </w:rPr>
        <w:t>print</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A31515"/>
          <w:sz w:val="21"/>
          <w:szCs w:val="21"/>
          <w:lang w:eastAsia="ja-JP"/>
        </w:rPr>
        <w:t>'Độ chính xác của mô hình trên dữ liệu train: '</w:t>
      </w:r>
      <w:r w:rsidRPr="0097768A">
        <w:rPr>
          <w:rFonts w:ascii="Courier New" w:eastAsia="Times New Roman" w:hAnsi="Courier New" w:cs="Courier New"/>
          <w:color w:val="000000"/>
          <w:sz w:val="21"/>
          <w:szCs w:val="21"/>
          <w:lang w:eastAsia="ja-JP"/>
        </w:rPr>
        <w:t>, accuracy_train_set)</w:t>
      </w:r>
    </w:p>
    <w:p w14:paraId="0D3CFAD7" w14:textId="2B70AF8C"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795E26"/>
          <w:sz w:val="21"/>
          <w:szCs w:val="21"/>
          <w:lang w:eastAsia="ja-JP"/>
        </w:rPr>
        <w:t>print</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A31515"/>
          <w:sz w:val="21"/>
          <w:szCs w:val="21"/>
          <w:lang w:eastAsia="ja-JP"/>
        </w:rPr>
        <w:t>'Độ chính xác của mô hình trên dữ liệu test: '</w:t>
      </w:r>
      <w:r w:rsidRPr="0097768A">
        <w:rPr>
          <w:rFonts w:ascii="Courier New" w:eastAsia="Times New Roman" w:hAnsi="Courier New" w:cs="Courier New"/>
          <w:color w:val="000000"/>
          <w:sz w:val="21"/>
          <w:szCs w:val="21"/>
          <w:lang w:eastAsia="ja-JP"/>
        </w:rPr>
        <w:t>, accuracy_test_set)</w:t>
      </w:r>
    </w:p>
    <w:p w14:paraId="776FB99B"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795E26"/>
          <w:sz w:val="21"/>
          <w:szCs w:val="21"/>
          <w:lang w:eastAsia="ja-JP"/>
        </w:rPr>
        <w:t>print</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A31515"/>
          <w:sz w:val="21"/>
          <w:szCs w:val="21"/>
          <w:lang w:eastAsia="ja-JP"/>
        </w:rPr>
        <w:t>'Độ chính xác trung bình dữ liệu train:'</w:t>
      </w:r>
      <w:r w:rsidRPr="0097768A">
        <w:rPr>
          <w:rFonts w:ascii="Courier New" w:eastAsia="Times New Roman" w:hAnsi="Courier New" w:cs="Courier New"/>
          <w:color w:val="000000"/>
          <w:sz w:val="21"/>
          <w:szCs w:val="21"/>
          <w:lang w:eastAsia="ja-JP"/>
        </w:rPr>
        <w:t>, np.mean(accuracy_train_set))</w:t>
      </w:r>
    </w:p>
    <w:p w14:paraId="221E7BBC" w14:textId="16F7F55C"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795E26"/>
          <w:sz w:val="21"/>
          <w:szCs w:val="21"/>
          <w:lang w:eastAsia="ja-JP"/>
        </w:rPr>
        <w:t>print</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A31515"/>
          <w:sz w:val="21"/>
          <w:szCs w:val="21"/>
          <w:lang w:eastAsia="ja-JP"/>
        </w:rPr>
        <w:t>'Độ chính xác trung bình dữ liệu test:'</w:t>
      </w:r>
      <w:r w:rsidRPr="0097768A">
        <w:rPr>
          <w:rFonts w:ascii="Courier New" w:eastAsia="Times New Roman" w:hAnsi="Courier New" w:cs="Courier New"/>
          <w:color w:val="000000"/>
          <w:sz w:val="21"/>
          <w:szCs w:val="21"/>
          <w:lang w:eastAsia="ja-JP"/>
        </w:rPr>
        <w:t>, np.mean(accuracy_test_set))</w:t>
      </w:r>
    </w:p>
    <w:p w14:paraId="067D9CA3"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795E26"/>
          <w:sz w:val="21"/>
          <w:szCs w:val="21"/>
          <w:lang w:eastAsia="ja-JP"/>
        </w:rPr>
        <w:t>print</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A31515"/>
          <w:sz w:val="21"/>
          <w:szCs w:val="21"/>
          <w:lang w:eastAsia="ja-JP"/>
        </w:rPr>
        <w:t>'F1 score trung bình trên dữ liệu train:'</w:t>
      </w:r>
      <w:r w:rsidRPr="0097768A">
        <w:rPr>
          <w:rFonts w:ascii="Courier New" w:eastAsia="Times New Roman" w:hAnsi="Courier New" w:cs="Courier New"/>
          <w:color w:val="000000"/>
          <w:sz w:val="21"/>
          <w:szCs w:val="21"/>
          <w:lang w:eastAsia="ja-JP"/>
        </w:rPr>
        <w:t>, np.mean(f1_score_train))</w:t>
      </w:r>
    </w:p>
    <w:p w14:paraId="356E5A1C" w14:textId="23739D21"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795E26"/>
          <w:sz w:val="21"/>
          <w:szCs w:val="21"/>
          <w:lang w:eastAsia="ja-JP"/>
        </w:rPr>
        <w:t>print</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A31515"/>
          <w:sz w:val="21"/>
          <w:szCs w:val="21"/>
          <w:lang w:eastAsia="ja-JP"/>
        </w:rPr>
        <w:t>'F1 score trung bình trên dữ liệu test:'</w:t>
      </w:r>
      <w:r w:rsidRPr="0097768A">
        <w:rPr>
          <w:rFonts w:ascii="Courier New" w:eastAsia="Times New Roman" w:hAnsi="Courier New" w:cs="Courier New"/>
          <w:color w:val="000000"/>
          <w:sz w:val="21"/>
          <w:szCs w:val="21"/>
          <w:lang w:eastAsia="ja-JP"/>
        </w:rPr>
        <w:t>, np.mean(f1_score_test))</w:t>
      </w:r>
    </w:p>
    <w:p w14:paraId="6583AAFA" w14:textId="77777777" w:rsidR="0097768A" w:rsidRPr="0097768A" w:rsidRDefault="0097768A" w:rsidP="00B0260E">
      <w:pPr>
        <w:shd w:val="clear" w:color="auto" w:fill="FFFFFE"/>
        <w:rPr>
          <w:rFonts w:ascii="Courier New" w:eastAsia="Times New Roman" w:hAnsi="Courier New" w:cs="Courier New"/>
          <w:color w:val="000000"/>
          <w:sz w:val="21"/>
          <w:szCs w:val="21"/>
          <w:lang w:eastAsia="ja-JP"/>
        </w:rPr>
      </w:pPr>
      <w:r w:rsidRPr="0097768A">
        <w:rPr>
          <w:rFonts w:ascii="Courier New" w:eastAsia="Times New Roman" w:hAnsi="Courier New" w:cs="Courier New"/>
          <w:color w:val="795E26"/>
          <w:sz w:val="21"/>
          <w:szCs w:val="21"/>
          <w:lang w:eastAsia="ja-JP"/>
        </w:rPr>
        <w:t>print</w:t>
      </w:r>
      <w:r w:rsidRPr="0097768A">
        <w:rPr>
          <w:rFonts w:ascii="Courier New" w:eastAsia="Times New Roman" w:hAnsi="Courier New" w:cs="Courier New"/>
          <w:color w:val="000000"/>
          <w:sz w:val="21"/>
          <w:szCs w:val="21"/>
          <w:lang w:eastAsia="ja-JP"/>
        </w:rPr>
        <w:t>(</w:t>
      </w:r>
      <w:r w:rsidRPr="0097768A">
        <w:rPr>
          <w:rFonts w:ascii="Courier New" w:eastAsia="Times New Roman" w:hAnsi="Courier New" w:cs="Courier New"/>
          <w:color w:val="A31515"/>
          <w:sz w:val="21"/>
          <w:szCs w:val="21"/>
          <w:lang w:eastAsia="ja-JP"/>
        </w:rPr>
        <w:t>'Thời gian thực hiện: '</w:t>
      </w:r>
      <w:r w:rsidRPr="0097768A">
        <w:rPr>
          <w:rFonts w:ascii="Courier New" w:eastAsia="Times New Roman" w:hAnsi="Courier New" w:cs="Courier New"/>
          <w:color w:val="000000"/>
          <w:sz w:val="21"/>
          <w:szCs w:val="21"/>
          <w:lang w:eastAsia="ja-JP"/>
        </w:rPr>
        <w:t>, times_train)</w:t>
      </w:r>
    </w:p>
    <w:p w14:paraId="55F6B633" w14:textId="77777777" w:rsidR="00DF0109" w:rsidRDefault="00DF0109" w:rsidP="00B0260E">
      <w:pPr>
        <w:rPr>
          <w:rFonts w:cs="Times New Roman"/>
          <w:szCs w:val="26"/>
          <w:lang w:val="fr-FR"/>
        </w:rPr>
      </w:pPr>
      <w:r w:rsidRPr="00DF0109">
        <w:rPr>
          <w:rFonts w:cs="Times New Roman"/>
          <w:szCs w:val="26"/>
          <w:lang w:val="fr-FR"/>
        </w:rPr>
        <w:t>b. Đối với bộ dữ liệu xử lý cân bằng dùng phương pháp Undersampling</w:t>
      </w:r>
    </w:p>
    <w:p w14:paraId="33B55CD7"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8000"/>
          <w:sz w:val="21"/>
          <w:szCs w:val="21"/>
          <w:lang w:eastAsia="ja-JP"/>
        </w:rPr>
        <w:t># Mô hình</w:t>
      </w:r>
    </w:p>
    <w:p w14:paraId="497C4BB8" w14:textId="5D3C80AF"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model = XGBClassifier(objective=</w:t>
      </w:r>
      <w:r w:rsidRPr="00493E0A">
        <w:rPr>
          <w:rFonts w:ascii="Courier New" w:eastAsia="Times New Roman" w:hAnsi="Courier New" w:cs="Courier New"/>
          <w:color w:val="A31515"/>
          <w:sz w:val="21"/>
          <w:szCs w:val="21"/>
          <w:lang w:eastAsia="ja-JP"/>
        </w:rPr>
        <w:t>"binary:logistic"</w:t>
      </w:r>
      <w:r w:rsidRPr="00493E0A">
        <w:rPr>
          <w:rFonts w:ascii="Courier New" w:eastAsia="Times New Roman" w:hAnsi="Courier New" w:cs="Courier New"/>
          <w:color w:val="000000"/>
          <w:sz w:val="21"/>
          <w:szCs w:val="21"/>
          <w:lang w:eastAsia="ja-JP"/>
        </w:rPr>
        <w:t>, random_state=</w:t>
      </w:r>
      <w:r w:rsidRPr="00493E0A">
        <w:rPr>
          <w:rFonts w:ascii="Courier New" w:eastAsia="Times New Roman" w:hAnsi="Courier New" w:cs="Courier New"/>
          <w:color w:val="09885A"/>
          <w:sz w:val="21"/>
          <w:szCs w:val="21"/>
          <w:lang w:eastAsia="ja-JP"/>
        </w:rPr>
        <w:t>42</w:t>
      </w:r>
      <w:r w:rsidRPr="00493E0A">
        <w:rPr>
          <w:rFonts w:ascii="Courier New" w:eastAsia="Times New Roman" w:hAnsi="Courier New" w:cs="Courier New"/>
          <w:color w:val="000000"/>
          <w:sz w:val="21"/>
          <w:szCs w:val="21"/>
          <w:lang w:eastAsia="ja-JP"/>
        </w:rPr>
        <w:t>)</w:t>
      </w:r>
    </w:p>
    <w:p w14:paraId="4071BE0A"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8000"/>
          <w:sz w:val="21"/>
          <w:szCs w:val="21"/>
          <w:lang w:eastAsia="ja-JP"/>
        </w:rPr>
        <w:t># Danh sách confusion matrix của từng lần KFold</w:t>
      </w:r>
    </w:p>
    <w:p w14:paraId="66946A8F"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conf_matrix_list_of_arrays = []</w:t>
      </w:r>
    </w:p>
    <w:p w14:paraId="43CC0FB2" w14:textId="794632BA"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conf_matrix_list_of_arrays_test_set = []</w:t>
      </w:r>
    </w:p>
    <w:p w14:paraId="0682FEFA"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8000"/>
          <w:sz w:val="21"/>
          <w:szCs w:val="21"/>
          <w:lang w:eastAsia="ja-JP"/>
        </w:rPr>
        <w:t># Danh sách độ chính xác của từng lần KFold trên dữ liệu test</w:t>
      </w:r>
    </w:p>
    <w:p w14:paraId="6A7C7218"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accuracy_train_set = []</w:t>
      </w:r>
    </w:p>
    <w:p w14:paraId="4331E22D"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accuracy_test_set = []</w:t>
      </w:r>
    </w:p>
    <w:p w14:paraId="6BBEC1EB"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f1_score_train = []</w:t>
      </w:r>
    </w:p>
    <w:p w14:paraId="0FAEC19B" w14:textId="12C21282"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f1_score_test = []</w:t>
      </w:r>
    </w:p>
    <w:p w14:paraId="3E46011E"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8000"/>
          <w:sz w:val="21"/>
          <w:szCs w:val="21"/>
          <w:lang w:eastAsia="ja-JP"/>
        </w:rPr>
        <w:t># Cross Vallidation: KFold = 3</w:t>
      </w:r>
    </w:p>
    <w:p w14:paraId="1EA5C360"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cv = StratifiedKFold(n_splits=</w:t>
      </w:r>
      <w:r w:rsidRPr="00493E0A">
        <w:rPr>
          <w:rFonts w:ascii="Courier New" w:eastAsia="Times New Roman" w:hAnsi="Courier New" w:cs="Courier New"/>
          <w:color w:val="09885A"/>
          <w:sz w:val="21"/>
          <w:szCs w:val="21"/>
          <w:lang w:eastAsia="ja-JP"/>
        </w:rPr>
        <w:t>3</w:t>
      </w:r>
      <w:r w:rsidRPr="00493E0A">
        <w:rPr>
          <w:rFonts w:ascii="Courier New" w:eastAsia="Times New Roman" w:hAnsi="Courier New" w:cs="Courier New"/>
          <w:color w:val="000000"/>
          <w:sz w:val="21"/>
          <w:szCs w:val="21"/>
          <w:lang w:eastAsia="ja-JP"/>
        </w:rPr>
        <w:t>, random_state=</w:t>
      </w:r>
      <w:r w:rsidRPr="00493E0A">
        <w:rPr>
          <w:rFonts w:ascii="Courier New" w:eastAsia="Times New Roman" w:hAnsi="Courier New" w:cs="Courier New"/>
          <w:color w:val="0000FF"/>
          <w:sz w:val="21"/>
          <w:szCs w:val="21"/>
          <w:lang w:eastAsia="ja-JP"/>
        </w:rPr>
        <w:t>None</w:t>
      </w:r>
      <w:r w:rsidRPr="00493E0A">
        <w:rPr>
          <w:rFonts w:ascii="Courier New" w:eastAsia="Times New Roman" w:hAnsi="Courier New" w:cs="Courier New"/>
          <w:color w:val="000000"/>
          <w:sz w:val="21"/>
          <w:szCs w:val="21"/>
          <w:lang w:eastAsia="ja-JP"/>
        </w:rPr>
        <w:t>, shuffle=</w:t>
      </w:r>
      <w:r w:rsidRPr="00493E0A">
        <w:rPr>
          <w:rFonts w:ascii="Courier New" w:eastAsia="Times New Roman" w:hAnsi="Courier New" w:cs="Courier New"/>
          <w:color w:val="0000FF"/>
          <w:sz w:val="21"/>
          <w:szCs w:val="21"/>
          <w:lang w:eastAsia="ja-JP"/>
        </w:rPr>
        <w:t>True</w:t>
      </w:r>
      <w:r w:rsidRPr="00493E0A">
        <w:rPr>
          <w:rFonts w:ascii="Courier New" w:eastAsia="Times New Roman" w:hAnsi="Courier New" w:cs="Courier New"/>
          <w:color w:val="000000"/>
          <w:sz w:val="21"/>
          <w:szCs w:val="21"/>
          <w:lang w:eastAsia="ja-JP"/>
        </w:rPr>
        <w:t>)</w:t>
      </w:r>
    </w:p>
    <w:p w14:paraId="6C2F0F5E" w14:textId="28B21443"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cv.get_n_splits(X_train, y_train)</w:t>
      </w:r>
    </w:p>
    <w:p w14:paraId="646D7531"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8000"/>
          <w:sz w:val="21"/>
          <w:szCs w:val="21"/>
          <w:lang w:eastAsia="ja-JP"/>
        </w:rPr>
        <w:t># List time train</w:t>
      </w:r>
    </w:p>
    <w:p w14:paraId="6A6B51B0" w14:textId="73504721"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times_train = []</w:t>
      </w:r>
    </w:p>
    <w:p w14:paraId="3229C799"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AF00DB"/>
          <w:sz w:val="21"/>
          <w:szCs w:val="21"/>
          <w:lang w:eastAsia="ja-JP"/>
        </w:rPr>
        <w:t>for</w:t>
      </w:r>
      <w:r w:rsidRPr="00493E0A">
        <w:rPr>
          <w:rFonts w:ascii="Courier New" w:eastAsia="Times New Roman" w:hAnsi="Courier New" w:cs="Courier New"/>
          <w:color w:val="000000"/>
          <w:sz w:val="21"/>
          <w:szCs w:val="21"/>
          <w:lang w:eastAsia="ja-JP"/>
        </w:rPr>
        <w:t> train_index, test_index </w:t>
      </w:r>
      <w:r w:rsidRPr="00493E0A">
        <w:rPr>
          <w:rFonts w:ascii="Courier New" w:eastAsia="Times New Roman" w:hAnsi="Courier New" w:cs="Courier New"/>
          <w:color w:val="0000FF"/>
          <w:sz w:val="21"/>
          <w:szCs w:val="21"/>
          <w:lang w:eastAsia="ja-JP"/>
        </w:rPr>
        <w:t>in</w:t>
      </w:r>
      <w:r w:rsidRPr="00493E0A">
        <w:rPr>
          <w:rFonts w:ascii="Courier New" w:eastAsia="Times New Roman" w:hAnsi="Courier New" w:cs="Courier New"/>
          <w:color w:val="000000"/>
          <w:sz w:val="21"/>
          <w:szCs w:val="21"/>
          <w:lang w:eastAsia="ja-JP"/>
        </w:rPr>
        <w:t> cv.split(X_train, y_train):</w:t>
      </w:r>
    </w:p>
    <w:p w14:paraId="07DAF953"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undersample_Xtrain, undersample_Xtest = X_train.iloc[train_index], X_train.iloc[test_index]</w:t>
      </w:r>
    </w:p>
    <w:p w14:paraId="49DF2E4C" w14:textId="42867435"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lastRenderedPageBreak/>
        <w:t>    undersample_ytrain, undersample_ytest = y_train.iloc[train_index], y_train.iloc[test_index]</w:t>
      </w:r>
    </w:p>
    <w:p w14:paraId="120003F0"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w:t>
      </w:r>
      <w:r w:rsidRPr="00493E0A">
        <w:rPr>
          <w:rFonts w:ascii="Courier New" w:eastAsia="Times New Roman" w:hAnsi="Courier New" w:cs="Courier New"/>
          <w:color w:val="008000"/>
          <w:sz w:val="21"/>
          <w:szCs w:val="21"/>
          <w:lang w:eastAsia="ja-JP"/>
        </w:rPr>
        <w:t># Thời gian bắt đầu train</w:t>
      </w:r>
    </w:p>
    <w:p w14:paraId="14D6991E" w14:textId="77AA7822"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start_time = timer()</w:t>
      </w:r>
    </w:p>
    <w:p w14:paraId="07BCC175"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model.fit(undersample_Xtrain, undersample_ytrain)</w:t>
      </w:r>
    </w:p>
    <w:p w14:paraId="6F5669C3"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y_pre_train = model.predict(undersample_Xtest)</w:t>
      </w:r>
    </w:p>
    <w:p w14:paraId="4833609B" w14:textId="39F40808"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y_pre_test = model.predict(X_test)</w:t>
      </w:r>
    </w:p>
    <w:p w14:paraId="760DFDA9"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w:t>
      </w:r>
      <w:r w:rsidRPr="00493E0A">
        <w:rPr>
          <w:rFonts w:ascii="Courier New" w:eastAsia="Times New Roman" w:hAnsi="Courier New" w:cs="Courier New"/>
          <w:color w:val="008000"/>
          <w:sz w:val="21"/>
          <w:szCs w:val="21"/>
          <w:lang w:eastAsia="ja-JP"/>
        </w:rPr>
        <w:t># Print the accuracy</w:t>
      </w:r>
    </w:p>
    <w:p w14:paraId="11C9370E"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accuracy_train_set.append(</w:t>
      </w:r>
    </w:p>
    <w:p w14:paraId="6F51D4E5"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accuracy_score(undersample_ytest, y_pre_train, normalize=</w:t>
      </w:r>
      <w:r w:rsidRPr="00493E0A">
        <w:rPr>
          <w:rFonts w:ascii="Courier New" w:eastAsia="Times New Roman" w:hAnsi="Courier New" w:cs="Courier New"/>
          <w:color w:val="0000FF"/>
          <w:sz w:val="21"/>
          <w:szCs w:val="21"/>
          <w:lang w:eastAsia="ja-JP"/>
        </w:rPr>
        <w:t>True</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09885A"/>
          <w:sz w:val="21"/>
          <w:szCs w:val="21"/>
          <w:lang w:eastAsia="ja-JP"/>
        </w:rPr>
        <w:t>100</w:t>
      </w:r>
      <w:r w:rsidRPr="00493E0A">
        <w:rPr>
          <w:rFonts w:ascii="Courier New" w:eastAsia="Times New Roman" w:hAnsi="Courier New" w:cs="Courier New"/>
          <w:color w:val="000000"/>
          <w:sz w:val="21"/>
          <w:szCs w:val="21"/>
          <w:lang w:eastAsia="ja-JP"/>
        </w:rPr>
        <w:t>)</w:t>
      </w:r>
    </w:p>
    <w:p w14:paraId="316159F7"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accuracy_test_set.append(</w:t>
      </w:r>
    </w:p>
    <w:p w14:paraId="6D6E6581" w14:textId="73A7CB58"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accuracy_score(y_test, y_pre_test, normalize=</w:t>
      </w:r>
      <w:r w:rsidRPr="00493E0A">
        <w:rPr>
          <w:rFonts w:ascii="Courier New" w:eastAsia="Times New Roman" w:hAnsi="Courier New" w:cs="Courier New"/>
          <w:color w:val="0000FF"/>
          <w:sz w:val="21"/>
          <w:szCs w:val="21"/>
          <w:lang w:eastAsia="ja-JP"/>
        </w:rPr>
        <w:t>True</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09885A"/>
          <w:sz w:val="21"/>
          <w:szCs w:val="21"/>
          <w:lang w:eastAsia="ja-JP"/>
        </w:rPr>
        <w:t>100</w:t>
      </w:r>
      <w:r w:rsidRPr="00493E0A">
        <w:rPr>
          <w:rFonts w:ascii="Courier New" w:eastAsia="Times New Roman" w:hAnsi="Courier New" w:cs="Courier New"/>
          <w:color w:val="000000"/>
          <w:sz w:val="21"/>
          <w:szCs w:val="21"/>
          <w:lang w:eastAsia="ja-JP"/>
        </w:rPr>
        <w:t>)</w:t>
      </w:r>
    </w:p>
    <w:p w14:paraId="3F38EB17"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w:t>
      </w:r>
      <w:r w:rsidRPr="00493E0A">
        <w:rPr>
          <w:rFonts w:ascii="Courier New" w:eastAsia="Times New Roman" w:hAnsi="Courier New" w:cs="Courier New"/>
          <w:color w:val="008000"/>
          <w:sz w:val="21"/>
          <w:szCs w:val="21"/>
          <w:lang w:eastAsia="ja-JP"/>
        </w:rPr>
        <w:t># Confusion matrix</w:t>
      </w:r>
    </w:p>
    <w:p w14:paraId="059FBA7C"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conf_matrix = confusion_matrix(undersample_ytest, y_pre_train)</w:t>
      </w:r>
    </w:p>
    <w:p w14:paraId="5BC1D474"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conf_matrix_list_of_arrays.append(conf_matrix)</w:t>
      </w:r>
    </w:p>
    <w:p w14:paraId="360042D4"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conf_matrix_2 = confusion_matrix(y_test, y_pre_test)</w:t>
      </w:r>
    </w:p>
    <w:p w14:paraId="6CFBCFCA" w14:textId="2D017CD1"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conf_matrix_list_of_arrays_test_set.append(conf_matrix_2)</w:t>
      </w:r>
    </w:p>
    <w:p w14:paraId="135F7B36"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w:t>
      </w:r>
      <w:r w:rsidRPr="00493E0A">
        <w:rPr>
          <w:rFonts w:ascii="Courier New" w:eastAsia="Times New Roman" w:hAnsi="Courier New" w:cs="Courier New"/>
          <w:color w:val="008000"/>
          <w:sz w:val="21"/>
          <w:szCs w:val="21"/>
          <w:lang w:eastAsia="ja-JP"/>
        </w:rPr>
        <w:t># F1 score</w:t>
      </w:r>
    </w:p>
    <w:p w14:paraId="51067FC9"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f1_score_train.append(f1_score(undersample_ytest, y_pre_train))</w:t>
      </w:r>
    </w:p>
    <w:p w14:paraId="08DD9169" w14:textId="758CB161"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f1_score_test.append(f1_score(y_test, y_pre_test))</w:t>
      </w:r>
    </w:p>
    <w:p w14:paraId="37202D7B"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w:t>
      </w:r>
      <w:r w:rsidRPr="00493E0A">
        <w:rPr>
          <w:rFonts w:ascii="Courier New" w:eastAsia="Times New Roman" w:hAnsi="Courier New" w:cs="Courier New"/>
          <w:color w:val="008000"/>
          <w:sz w:val="21"/>
          <w:szCs w:val="21"/>
          <w:lang w:eastAsia="ja-JP"/>
        </w:rPr>
        <w:t># Thời gian kết thúc train</w:t>
      </w:r>
    </w:p>
    <w:p w14:paraId="687D9FD6"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end_time = timer()</w:t>
      </w:r>
    </w:p>
    <w:p w14:paraId="3669B64D"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w:t>
      </w:r>
      <w:r w:rsidRPr="00493E0A">
        <w:rPr>
          <w:rFonts w:ascii="Courier New" w:eastAsia="Times New Roman" w:hAnsi="Courier New" w:cs="Courier New"/>
          <w:color w:val="008000"/>
          <w:sz w:val="21"/>
          <w:szCs w:val="21"/>
          <w:lang w:eastAsia="ja-JP"/>
        </w:rPr>
        <w:t># Tính thời gian thực hiện</w:t>
      </w:r>
    </w:p>
    <w:p w14:paraId="10836E7C"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time_train = (end_time - start_time)</w:t>
      </w:r>
    </w:p>
    <w:p w14:paraId="2B255166" w14:textId="56825B6D"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0000"/>
          <w:sz w:val="21"/>
          <w:szCs w:val="21"/>
          <w:lang w:eastAsia="ja-JP"/>
        </w:rPr>
        <w:t>    times_train.append(time_train)</w:t>
      </w:r>
    </w:p>
    <w:p w14:paraId="51B07059"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008000"/>
          <w:sz w:val="21"/>
          <w:szCs w:val="21"/>
          <w:lang w:eastAsia="ja-JP"/>
        </w:rPr>
        <w:t># Độ chính xác của mô hình</w:t>
      </w:r>
    </w:p>
    <w:p w14:paraId="78D2EC4E"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795E26"/>
          <w:sz w:val="21"/>
          <w:szCs w:val="21"/>
          <w:lang w:eastAsia="ja-JP"/>
        </w:rPr>
        <w:t>print</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A31515"/>
          <w:sz w:val="21"/>
          <w:szCs w:val="21"/>
          <w:lang w:eastAsia="ja-JP"/>
        </w:rPr>
        <w:t>'Độ chính xác của mô hình trên dữ liệu train: '</w:t>
      </w:r>
      <w:r w:rsidRPr="00493E0A">
        <w:rPr>
          <w:rFonts w:ascii="Courier New" w:eastAsia="Times New Roman" w:hAnsi="Courier New" w:cs="Courier New"/>
          <w:color w:val="000000"/>
          <w:sz w:val="21"/>
          <w:szCs w:val="21"/>
          <w:lang w:eastAsia="ja-JP"/>
        </w:rPr>
        <w:t>, accuracy_train_set)</w:t>
      </w:r>
    </w:p>
    <w:p w14:paraId="484A0DB5" w14:textId="2CE26CA3"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795E26"/>
          <w:sz w:val="21"/>
          <w:szCs w:val="21"/>
          <w:lang w:eastAsia="ja-JP"/>
        </w:rPr>
        <w:t>print</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A31515"/>
          <w:sz w:val="21"/>
          <w:szCs w:val="21"/>
          <w:lang w:eastAsia="ja-JP"/>
        </w:rPr>
        <w:t>'Độ chính xác của mô hình trên dữ liệu test: '</w:t>
      </w:r>
      <w:r w:rsidRPr="00493E0A">
        <w:rPr>
          <w:rFonts w:ascii="Courier New" w:eastAsia="Times New Roman" w:hAnsi="Courier New" w:cs="Courier New"/>
          <w:color w:val="000000"/>
          <w:sz w:val="21"/>
          <w:szCs w:val="21"/>
          <w:lang w:eastAsia="ja-JP"/>
        </w:rPr>
        <w:t>, accuracy_test_set)</w:t>
      </w:r>
    </w:p>
    <w:p w14:paraId="5BFCBD4E"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795E26"/>
          <w:sz w:val="21"/>
          <w:szCs w:val="21"/>
          <w:lang w:eastAsia="ja-JP"/>
        </w:rPr>
        <w:t>print</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A31515"/>
          <w:sz w:val="21"/>
          <w:szCs w:val="21"/>
          <w:lang w:eastAsia="ja-JP"/>
        </w:rPr>
        <w:t>'Độ chính xác trung bình dữ liệu train:'</w:t>
      </w:r>
      <w:r w:rsidRPr="00493E0A">
        <w:rPr>
          <w:rFonts w:ascii="Courier New" w:eastAsia="Times New Roman" w:hAnsi="Courier New" w:cs="Courier New"/>
          <w:color w:val="000000"/>
          <w:sz w:val="21"/>
          <w:szCs w:val="21"/>
          <w:lang w:eastAsia="ja-JP"/>
        </w:rPr>
        <w:t>, np.mean(accuracy_train_set))</w:t>
      </w:r>
    </w:p>
    <w:p w14:paraId="6FD42494" w14:textId="3CC824B9"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795E26"/>
          <w:sz w:val="21"/>
          <w:szCs w:val="21"/>
          <w:lang w:eastAsia="ja-JP"/>
        </w:rPr>
        <w:t>print</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A31515"/>
          <w:sz w:val="21"/>
          <w:szCs w:val="21"/>
          <w:lang w:eastAsia="ja-JP"/>
        </w:rPr>
        <w:t>'Độ chính xác trung bình dữ liệu test:'</w:t>
      </w:r>
      <w:r w:rsidRPr="00493E0A">
        <w:rPr>
          <w:rFonts w:ascii="Courier New" w:eastAsia="Times New Roman" w:hAnsi="Courier New" w:cs="Courier New"/>
          <w:color w:val="000000"/>
          <w:sz w:val="21"/>
          <w:szCs w:val="21"/>
          <w:lang w:eastAsia="ja-JP"/>
        </w:rPr>
        <w:t>, np.mean(accuracy_test_set))</w:t>
      </w:r>
    </w:p>
    <w:p w14:paraId="388C4591" w14:textId="77777777"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795E26"/>
          <w:sz w:val="21"/>
          <w:szCs w:val="21"/>
          <w:lang w:eastAsia="ja-JP"/>
        </w:rPr>
        <w:t>print</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A31515"/>
          <w:sz w:val="21"/>
          <w:szCs w:val="21"/>
          <w:lang w:eastAsia="ja-JP"/>
        </w:rPr>
        <w:t>'F1 score trung bình trên dữ liệu train:'</w:t>
      </w:r>
      <w:r w:rsidRPr="00493E0A">
        <w:rPr>
          <w:rFonts w:ascii="Courier New" w:eastAsia="Times New Roman" w:hAnsi="Courier New" w:cs="Courier New"/>
          <w:color w:val="000000"/>
          <w:sz w:val="21"/>
          <w:szCs w:val="21"/>
          <w:lang w:eastAsia="ja-JP"/>
        </w:rPr>
        <w:t>, np.mean(f1_score_train))</w:t>
      </w:r>
    </w:p>
    <w:p w14:paraId="05E72B38" w14:textId="706469B4" w:rsidR="00493E0A" w:rsidRPr="00493E0A"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795E26"/>
          <w:sz w:val="21"/>
          <w:szCs w:val="21"/>
          <w:lang w:eastAsia="ja-JP"/>
        </w:rPr>
        <w:lastRenderedPageBreak/>
        <w:t>print</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A31515"/>
          <w:sz w:val="21"/>
          <w:szCs w:val="21"/>
          <w:lang w:eastAsia="ja-JP"/>
        </w:rPr>
        <w:t>'F1 score trung bình trên dữ liệu test:'</w:t>
      </w:r>
      <w:r w:rsidRPr="00493E0A">
        <w:rPr>
          <w:rFonts w:ascii="Courier New" w:eastAsia="Times New Roman" w:hAnsi="Courier New" w:cs="Courier New"/>
          <w:color w:val="000000"/>
          <w:sz w:val="21"/>
          <w:szCs w:val="21"/>
          <w:lang w:eastAsia="ja-JP"/>
        </w:rPr>
        <w:t>, np.mean(f1_score_test))</w:t>
      </w:r>
    </w:p>
    <w:p w14:paraId="59AD384B" w14:textId="0739DEF1" w:rsidR="00685CD3" w:rsidRDefault="00493E0A" w:rsidP="00B0260E">
      <w:pPr>
        <w:shd w:val="clear" w:color="auto" w:fill="FFFFFE"/>
        <w:rPr>
          <w:rFonts w:ascii="Courier New" w:eastAsia="Times New Roman" w:hAnsi="Courier New" w:cs="Courier New"/>
          <w:color w:val="000000"/>
          <w:sz w:val="21"/>
          <w:szCs w:val="21"/>
          <w:lang w:eastAsia="ja-JP"/>
        </w:rPr>
      </w:pPr>
      <w:r w:rsidRPr="00493E0A">
        <w:rPr>
          <w:rFonts w:ascii="Courier New" w:eastAsia="Times New Roman" w:hAnsi="Courier New" w:cs="Courier New"/>
          <w:color w:val="795E26"/>
          <w:sz w:val="21"/>
          <w:szCs w:val="21"/>
          <w:lang w:eastAsia="ja-JP"/>
        </w:rPr>
        <w:t>print</w:t>
      </w:r>
      <w:r w:rsidRPr="00493E0A">
        <w:rPr>
          <w:rFonts w:ascii="Courier New" w:eastAsia="Times New Roman" w:hAnsi="Courier New" w:cs="Courier New"/>
          <w:color w:val="000000"/>
          <w:sz w:val="21"/>
          <w:szCs w:val="21"/>
          <w:lang w:eastAsia="ja-JP"/>
        </w:rPr>
        <w:t>(</w:t>
      </w:r>
      <w:r w:rsidRPr="00493E0A">
        <w:rPr>
          <w:rFonts w:ascii="Courier New" w:eastAsia="Times New Roman" w:hAnsi="Courier New" w:cs="Courier New"/>
          <w:color w:val="A31515"/>
          <w:sz w:val="21"/>
          <w:szCs w:val="21"/>
          <w:lang w:eastAsia="ja-JP"/>
        </w:rPr>
        <w:t>'Thời gian thực hiện: '</w:t>
      </w:r>
      <w:r w:rsidRPr="00493E0A">
        <w:rPr>
          <w:rFonts w:ascii="Courier New" w:eastAsia="Times New Roman" w:hAnsi="Courier New" w:cs="Courier New"/>
          <w:color w:val="000000"/>
          <w:sz w:val="21"/>
          <w:szCs w:val="21"/>
          <w:lang w:eastAsia="ja-JP"/>
        </w:rPr>
        <w:t>, times_train)</w:t>
      </w:r>
    </w:p>
    <w:p w14:paraId="465AB8D4" w14:textId="74A57753" w:rsidR="00DF0109" w:rsidRDefault="00685CD3" w:rsidP="00B0260E">
      <w:pPr>
        <w:rPr>
          <w:lang w:val="fr-FR"/>
        </w:rPr>
      </w:pPr>
      <w:r w:rsidRPr="00685CD3">
        <w:rPr>
          <w:lang w:val="fr-FR"/>
        </w:rPr>
        <w:t>c. Đối với bộ dữ liệu xử lý cân bằng dùng phương pháp kết hợp SMOTE + ENN</w:t>
      </w:r>
    </w:p>
    <w:p w14:paraId="624FB5D0"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8000"/>
          <w:sz w:val="21"/>
          <w:szCs w:val="21"/>
          <w:lang w:eastAsia="ja-JP"/>
        </w:rPr>
        <w:t># Mô hình</w:t>
      </w:r>
    </w:p>
    <w:p w14:paraId="1BEDB6F7" w14:textId="06CC4055"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model = XGBClassifier(objective=</w:t>
      </w:r>
      <w:r w:rsidRPr="00FC6E86">
        <w:rPr>
          <w:rFonts w:ascii="Courier New" w:eastAsia="Times New Roman" w:hAnsi="Courier New" w:cs="Courier New"/>
          <w:color w:val="A31515"/>
          <w:sz w:val="21"/>
          <w:szCs w:val="21"/>
          <w:lang w:eastAsia="ja-JP"/>
        </w:rPr>
        <w:t>"binary:logistic"</w:t>
      </w:r>
      <w:r w:rsidRPr="00FC6E86">
        <w:rPr>
          <w:rFonts w:ascii="Courier New" w:eastAsia="Times New Roman" w:hAnsi="Courier New" w:cs="Courier New"/>
          <w:color w:val="000000"/>
          <w:sz w:val="21"/>
          <w:szCs w:val="21"/>
          <w:lang w:eastAsia="ja-JP"/>
        </w:rPr>
        <w:t>, random_state=</w:t>
      </w:r>
      <w:r w:rsidRPr="00FC6E86">
        <w:rPr>
          <w:rFonts w:ascii="Courier New" w:eastAsia="Times New Roman" w:hAnsi="Courier New" w:cs="Courier New"/>
          <w:color w:val="09885A"/>
          <w:sz w:val="21"/>
          <w:szCs w:val="21"/>
          <w:lang w:eastAsia="ja-JP"/>
        </w:rPr>
        <w:t>42</w:t>
      </w:r>
      <w:r w:rsidRPr="00FC6E86">
        <w:rPr>
          <w:rFonts w:ascii="Courier New" w:eastAsia="Times New Roman" w:hAnsi="Courier New" w:cs="Courier New"/>
          <w:color w:val="000000"/>
          <w:sz w:val="21"/>
          <w:szCs w:val="21"/>
          <w:lang w:eastAsia="ja-JP"/>
        </w:rPr>
        <w:t>)</w:t>
      </w:r>
    </w:p>
    <w:p w14:paraId="0990E34C"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8000"/>
          <w:sz w:val="21"/>
          <w:szCs w:val="21"/>
          <w:lang w:eastAsia="ja-JP"/>
        </w:rPr>
        <w:t># Danh sách confusion matrix của từng lần KFold</w:t>
      </w:r>
    </w:p>
    <w:p w14:paraId="166C8B9E"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conf_matrix_list_of_arrays = []</w:t>
      </w:r>
    </w:p>
    <w:p w14:paraId="4F4CB3C1" w14:textId="444E2B75"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conf_matrix_list_of_arrays_test_set = []</w:t>
      </w:r>
    </w:p>
    <w:p w14:paraId="4C98DB57"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8000"/>
          <w:sz w:val="21"/>
          <w:szCs w:val="21"/>
          <w:lang w:eastAsia="ja-JP"/>
        </w:rPr>
        <w:t># Danh sách độ chính xác của từng lần KFold trên dữ liệu test</w:t>
      </w:r>
    </w:p>
    <w:p w14:paraId="1F23657C"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accuracy_train_set = []</w:t>
      </w:r>
    </w:p>
    <w:p w14:paraId="2BF90776"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accuracy_test_set = []</w:t>
      </w:r>
    </w:p>
    <w:p w14:paraId="0BA0034D"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f1_score_train = []</w:t>
      </w:r>
    </w:p>
    <w:p w14:paraId="0BDF10EF" w14:textId="59FB0A7F"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f1_score_test = []</w:t>
      </w:r>
    </w:p>
    <w:p w14:paraId="079969BC"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8000"/>
          <w:sz w:val="21"/>
          <w:szCs w:val="21"/>
          <w:lang w:eastAsia="ja-JP"/>
        </w:rPr>
        <w:t># Cross Vallidation: KFold = 3</w:t>
      </w:r>
    </w:p>
    <w:p w14:paraId="2379FAA9"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cv = StratifiedKFold(n_splits=</w:t>
      </w:r>
      <w:r w:rsidRPr="00FC6E86">
        <w:rPr>
          <w:rFonts w:ascii="Courier New" w:eastAsia="Times New Roman" w:hAnsi="Courier New" w:cs="Courier New"/>
          <w:color w:val="09885A"/>
          <w:sz w:val="21"/>
          <w:szCs w:val="21"/>
          <w:lang w:eastAsia="ja-JP"/>
        </w:rPr>
        <w:t>3</w:t>
      </w:r>
      <w:r w:rsidRPr="00FC6E86">
        <w:rPr>
          <w:rFonts w:ascii="Courier New" w:eastAsia="Times New Roman" w:hAnsi="Courier New" w:cs="Courier New"/>
          <w:color w:val="000000"/>
          <w:sz w:val="21"/>
          <w:szCs w:val="21"/>
          <w:lang w:eastAsia="ja-JP"/>
        </w:rPr>
        <w:t>, random_state=</w:t>
      </w:r>
      <w:r w:rsidRPr="00FC6E86">
        <w:rPr>
          <w:rFonts w:ascii="Courier New" w:eastAsia="Times New Roman" w:hAnsi="Courier New" w:cs="Courier New"/>
          <w:color w:val="0000FF"/>
          <w:sz w:val="21"/>
          <w:szCs w:val="21"/>
          <w:lang w:eastAsia="ja-JP"/>
        </w:rPr>
        <w:t>None</w:t>
      </w:r>
      <w:r w:rsidRPr="00FC6E86">
        <w:rPr>
          <w:rFonts w:ascii="Courier New" w:eastAsia="Times New Roman" w:hAnsi="Courier New" w:cs="Courier New"/>
          <w:color w:val="000000"/>
          <w:sz w:val="21"/>
          <w:szCs w:val="21"/>
          <w:lang w:eastAsia="ja-JP"/>
        </w:rPr>
        <w:t>, shuffle=</w:t>
      </w:r>
      <w:r w:rsidRPr="00FC6E86">
        <w:rPr>
          <w:rFonts w:ascii="Courier New" w:eastAsia="Times New Roman" w:hAnsi="Courier New" w:cs="Courier New"/>
          <w:color w:val="0000FF"/>
          <w:sz w:val="21"/>
          <w:szCs w:val="21"/>
          <w:lang w:eastAsia="ja-JP"/>
        </w:rPr>
        <w:t>True</w:t>
      </w:r>
      <w:r w:rsidRPr="00FC6E86">
        <w:rPr>
          <w:rFonts w:ascii="Courier New" w:eastAsia="Times New Roman" w:hAnsi="Courier New" w:cs="Courier New"/>
          <w:color w:val="000000"/>
          <w:sz w:val="21"/>
          <w:szCs w:val="21"/>
          <w:lang w:eastAsia="ja-JP"/>
        </w:rPr>
        <w:t>)</w:t>
      </w:r>
    </w:p>
    <w:p w14:paraId="0CC0A319" w14:textId="6D5AAFC6"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cv.get_n_splits(X_train, y_train)</w:t>
      </w:r>
    </w:p>
    <w:p w14:paraId="553DB818"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8000"/>
          <w:sz w:val="21"/>
          <w:szCs w:val="21"/>
          <w:lang w:eastAsia="ja-JP"/>
        </w:rPr>
        <w:t># List time train</w:t>
      </w:r>
    </w:p>
    <w:p w14:paraId="277A7FF1" w14:textId="4111D0EF"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times_train = []</w:t>
      </w:r>
    </w:p>
    <w:p w14:paraId="218B0ABB"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AF00DB"/>
          <w:sz w:val="21"/>
          <w:szCs w:val="21"/>
          <w:lang w:eastAsia="ja-JP"/>
        </w:rPr>
        <w:t>for</w:t>
      </w:r>
      <w:r w:rsidRPr="00FC6E86">
        <w:rPr>
          <w:rFonts w:ascii="Courier New" w:eastAsia="Times New Roman" w:hAnsi="Courier New" w:cs="Courier New"/>
          <w:color w:val="000000"/>
          <w:sz w:val="21"/>
          <w:szCs w:val="21"/>
          <w:lang w:eastAsia="ja-JP"/>
        </w:rPr>
        <w:t> train_index, test_index </w:t>
      </w:r>
      <w:r w:rsidRPr="00FC6E86">
        <w:rPr>
          <w:rFonts w:ascii="Courier New" w:eastAsia="Times New Roman" w:hAnsi="Courier New" w:cs="Courier New"/>
          <w:color w:val="0000FF"/>
          <w:sz w:val="21"/>
          <w:szCs w:val="21"/>
          <w:lang w:eastAsia="ja-JP"/>
        </w:rPr>
        <w:t>in</w:t>
      </w:r>
      <w:r w:rsidRPr="00FC6E86">
        <w:rPr>
          <w:rFonts w:ascii="Courier New" w:eastAsia="Times New Roman" w:hAnsi="Courier New" w:cs="Courier New"/>
          <w:color w:val="000000"/>
          <w:sz w:val="21"/>
          <w:szCs w:val="21"/>
          <w:lang w:eastAsia="ja-JP"/>
        </w:rPr>
        <w:t> cv.split(X_train, y_train):</w:t>
      </w:r>
    </w:p>
    <w:p w14:paraId="6E277B07"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smote_enn_Xtrain, smote_enn_Xtest = X_train.iloc[train_index], X_train.iloc[test_index]</w:t>
      </w:r>
    </w:p>
    <w:p w14:paraId="69A1652C" w14:textId="1ECE9509"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smote_enn_ytrain, smote_enn_ytest = y_train.iloc[train_index], y_train.iloc[test_index]</w:t>
      </w:r>
    </w:p>
    <w:p w14:paraId="6FB3424A"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w:t>
      </w:r>
      <w:r w:rsidRPr="00FC6E86">
        <w:rPr>
          <w:rFonts w:ascii="Courier New" w:eastAsia="Times New Roman" w:hAnsi="Courier New" w:cs="Courier New"/>
          <w:color w:val="008000"/>
          <w:sz w:val="21"/>
          <w:szCs w:val="21"/>
          <w:lang w:eastAsia="ja-JP"/>
        </w:rPr>
        <w:t># Thời gian bắt đầu train</w:t>
      </w:r>
    </w:p>
    <w:p w14:paraId="502365C5" w14:textId="79B5EB1A"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start_time = timer()</w:t>
      </w:r>
    </w:p>
    <w:p w14:paraId="7904169F"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model.fit(smote_enn_Xtrain, smote_enn_ytrain)</w:t>
      </w:r>
    </w:p>
    <w:p w14:paraId="2CE4CCB8"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y_pre_train = model.predict(smote_enn_Xtest)</w:t>
      </w:r>
    </w:p>
    <w:p w14:paraId="578BAE55" w14:textId="52D58469"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y_pre_test = model.predict(X_test)</w:t>
      </w:r>
    </w:p>
    <w:p w14:paraId="24ABC920"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w:t>
      </w:r>
      <w:r w:rsidRPr="00FC6E86">
        <w:rPr>
          <w:rFonts w:ascii="Courier New" w:eastAsia="Times New Roman" w:hAnsi="Courier New" w:cs="Courier New"/>
          <w:color w:val="008000"/>
          <w:sz w:val="21"/>
          <w:szCs w:val="21"/>
          <w:lang w:eastAsia="ja-JP"/>
        </w:rPr>
        <w:t># Print the accuracy</w:t>
      </w:r>
    </w:p>
    <w:p w14:paraId="6D4F86B9"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accuracy_train_set.append(</w:t>
      </w:r>
    </w:p>
    <w:p w14:paraId="1EF04698"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accuracy_score(smote_enn_ytest, y_pre_train, normalize=</w:t>
      </w:r>
      <w:r w:rsidRPr="00FC6E86">
        <w:rPr>
          <w:rFonts w:ascii="Courier New" w:eastAsia="Times New Roman" w:hAnsi="Courier New" w:cs="Courier New"/>
          <w:color w:val="0000FF"/>
          <w:sz w:val="21"/>
          <w:szCs w:val="21"/>
          <w:lang w:eastAsia="ja-JP"/>
        </w:rPr>
        <w:t>True</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09885A"/>
          <w:sz w:val="21"/>
          <w:szCs w:val="21"/>
          <w:lang w:eastAsia="ja-JP"/>
        </w:rPr>
        <w:t>100</w:t>
      </w:r>
      <w:r w:rsidRPr="00FC6E86">
        <w:rPr>
          <w:rFonts w:ascii="Courier New" w:eastAsia="Times New Roman" w:hAnsi="Courier New" w:cs="Courier New"/>
          <w:color w:val="000000"/>
          <w:sz w:val="21"/>
          <w:szCs w:val="21"/>
          <w:lang w:eastAsia="ja-JP"/>
        </w:rPr>
        <w:t>)</w:t>
      </w:r>
    </w:p>
    <w:p w14:paraId="02D0F18A"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accuracy_test_set.append(</w:t>
      </w:r>
    </w:p>
    <w:p w14:paraId="32E979BC" w14:textId="5F44732A"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accuracy_score(y_test, y_pre_test, normalize=</w:t>
      </w:r>
      <w:r w:rsidRPr="00FC6E86">
        <w:rPr>
          <w:rFonts w:ascii="Courier New" w:eastAsia="Times New Roman" w:hAnsi="Courier New" w:cs="Courier New"/>
          <w:color w:val="0000FF"/>
          <w:sz w:val="21"/>
          <w:szCs w:val="21"/>
          <w:lang w:eastAsia="ja-JP"/>
        </w:rPr>
        <w:t>True</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09885A"/>
          <w:sz w:val="21"/>
          <w:szCs w:val="21"/>
          <w:lang w:eastAsia="ja-JP"/>
        </w:rPr>
        <w:t>100</w:t>
      </w:r>
      <w:r w:rsidRPr="00FC6E86">
        <w:rPr>
          <w:rFonts w:ascii="Courier New" w:eastAsia="Times New Roman" w:hAnsi="Courier New" w:cs="Courier New"/>
          <w:color w:val="000000"/>
          <w:sz w:val="21"/>
          <w:szCs w:val="21"/>
          <w:lang w:eastAsia="ja-JP"/>
        </w:rPr>
        <w:t>)</w:t>
      </w:r>
    </w:p>
    <w:p w14:paraId="41EFE602"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w:t>
      </w:r>
      <w:r w:rsidRPr="00FC6E86">
        <w:rPr>
          <w:rFonts w:ascii="Courier New" w:eastAsia="Times New Roman" w:hAnsi="Courier New" w:cs="Courier New"/>
          <w:color w:val="008000"/>
          <w:sz w:val="21"/>
          <w:szCs w:val="21"/>
          <w:lang w:eastAsia="ja-JP"/>
        </w:rPr>
        <w:t># Confusion matrix</w:t>
      </w:r>
    </w:p>
    <w:p w14:paraId="2B57A3DC"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lastRenderedPageBreak/>
        <w:t>    conf_matrix = confusion_matrix(smote_enn_ytest, y_pre_train)</w:t>
      </w:r>
    </w:p>
    <w:p w14:paraId="5C35ED30"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conf_matrix_list_of_arrays.append(conf_matrix)</w:t>
      </w:r>
    </w:p>
    <w:p w14:paraId="1BD9221B"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conf_matrix_2 = confusion_matrix(y_test, y_pre_test)</w:t>
      </w:r>
    </w:p>
    <w:p w14:paraId="791974CA" w14:textId="4FDF2D6B"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conf_matrix_list_of_arrays_test_set.append(conf_matrix_2)</w:t>
      </w:r>
    </w:p>
    <w:p w14:paraId="60A2531B"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w:t>
      </w:r>
      <w:r w:rsidRPr="00FC6E86">
        <w:rPr>
          <w:rFonts w:ascii="Courier New" w:eastAsia="Times New Roman" w:hAnsi="Courier New" w:cs="Courier New"/>
          <w:color w:val="008000"/>
          <w:sz w:val="21"/>
          <w:szCs w:val="21"/>
          <w:lang w:eastAsia="ja-JP"/>
        </w:rPr>
        <w:t># F1 score</w:t>
      </w:r>
    </w:p>
    <w:p w14:paraId="4E5B1809"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f1_score_train.append(f1_score(smote_enn_ytest, y_pre_train))</w:t>
      </w:r>
    </w:p>
    <w:p w14:paraId="3B50E897" w14:textId="69460BCF"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f1_score_test.append(f1_score(y_test, y_pre_test))</w:t>
      </w:r>
    </w:p>
    <w:p w14:paraId="29F7C9AA"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w:t>
      </w:r>
      <w:r w:rsidRPr="00FC6E86">
        <w:rPr>
          <w:rFonts w:ascii="Courier New" w:eastAsia="Times New Roman" w:hAnsi="Courier New" w:cs="Courier New"/>
          <w:color w:val="008000"/>
          <w:sz w:val="21"/>
          <w:szCs w:val="21"/>
          <w:lang w:eastAsia="ja-JP"/>
        </w:rPr>
        <w:t># Thời gian kết thúc train</w:t>
      </w:r>
    </w:p>
    <w:p w14:paraId="22004C50"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end_time = timer()</w:t>
      </w:r>
    </w:p>
    <w:p w14:paraId="007C4C78"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w:t>
      </w:r>
      <w:r w:rsidRPr="00FC6E86">
        <w:rPr>
          <w:rFonts w:ascii="Courier New" w:eastAsia="Times New Roman" w:hAnsi="Courier New" w:cs="Courier New"/>
          <w:color w:val="008000"/>
          <w:sz w:val="21"/>
          <w:szCs w:val="21"/>
          <w:lang w:eastAsia="ja-JP"/>
        </w:rPr>
        <w:t># Tính thời gian thực hiện</w:t>
      </w:r>
    </w:p>
    <w:p w14:paraId="3B8E3BEF"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time_train = (end_time - start_time)</w:t>
      </w:r>
    </w:p>
    <w:p w14:paraId="7ED8458E" w14:textId="0CD67085"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0000"/>
          <w:sz w:val="21"/>
          <w:szCs w:val="21"/>
          <w:lang w:eastAsia="ja-JP"/>
        </w:rPr>
        <w:t>    times_train.append(time_train)</w:t>
      </w:r>
    </w:p>
    <w:p w14:paraId="49F14635"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008000"/>
          <w:sz w:val="21"/>
          <w:szCs w:val="21"/>
          <w:lang w:eastAsia="ja-JP"/>
        </w:rPr>
        <w:t># Độ chính xác của mô hình</w:t>
      </w:r>
    </w:p>
    <w:p w14:paraId="481F2F34"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795E26"/>
          <w:sz w:val="21"/>
          <w:szCs w:val="21"/>
          <w:lang w:eastAsia="ja-JP"/>
        </w:rPr>
        <w:t>print</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A31515"/>
          <w:sz w:val="21"/>
          <w:szCs w:val="21"/>
          <w:lang w:eastAsia="ja-JP"/>
        </w:rPr>
        <w:t>'Độ chính xác của mô hình trên dữ liệu train: '</w:t>
      </w:r>
      <w:r w:rsidRPr="00FC6E86">
        <w:rPr>
          <w:rFonts w:ascii="Courier New" w:eastAsia="Times New Roman" w:hAnsi="Courier New" w:cs="Courier New"/>
          <w:color w:val="000000"/>
          <w:sz w:val="21"/>
          <w:szCs w:val="21"/>
          <w:lang w:eastAsia="ja-JP"/>
        </w:rPr>
        <w:t>, accuracy_train_set)</w:t>
      </w:r>
    </w:p>
    <w:p w14:paraId="38187F27" w14:textId="4189F4FB"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795E26"/>
          <w:sz w:val="21"/>
          <w:szCs w:val="21"/>
          <w:lang w:eastAsia="ja-JP"/>
        </w:rPr>
        <w:t>print</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A31515"/>
          <w:sz w:val="21"/>
          <w:szCs w:val="21"/>
          <w:lang w:eastAsia="ja-JP"/>
        </w:rPr>
        <w:t>'Độ chính xác của mô hình trên dữ liệu test: '</w:t>
      </w:r>
      <w:r w:rsidRPr="00FC6E86">
        <w:rPr>
          <w:rFonts w:ascii="Courier New" w:eastAsia="Times New Roman" w:hAnsi="Courier New" w:cs="Courier New"/>
          <w:color w:val="000000"/>
          <w:sz w:val="21"/>
          <w:szCs w:val="21"/>
          <w:lang w:eastAsia="ja-JP"/>
        </w:rPr>
        <w:t>, accuracy_test_set)</w:t>
      </w:r>
    </w:p>
    <w:p w14:paraId="1ED2BE62"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795E26"/>
          <w:sz w:val="21"/>
          <w:szCs w:val="21"/>
          <w:lang w:eastAsia="ja-JP"/>
        </w:rPr>
        <w:t>print</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A31515"/>
          <w:sz w:val="21"/>
          <w:szCs w:val="21"/>
          <w:lang w:eastAsia="ja-JP"/>
        </w:rPr>
        <w:t>'Độ chính xác trung bình dữ liệu train:'</w:t>
      </w:r>
      <w:r w:rsidRPr="00FC6E86">
        <w:rPr>
          <w:rFonts w:ascii="Courier New" w:eastAsia="Times New Roman" w:hAnsi="Courier New" w:cs="Courier New"/>
          <w:color w:val="000000"/>
          <w:sz w:val="21"/>
          <w:szCs w:val="21"/>
          <w:lang w:eastAsia="ja-JP"/>
        </w:rPr>
        <w:t>, np.mean(accuracy_train_set))</w:t>
      </w:r>
    </w:p>
    <w:p w14:paraId="100D5A78" w14:textId="0289A381"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795E26"/>
          <w:sz w:val="21"/>
          <w:szCs w:val="21"/>
          <w:lang w:eastAsia="ja-JP"/>
        </w:rPr>
        <w:t>print</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A31515"/>
          <w:sz w:val="21"/>
          <w:szCs w:val="21"/>
          <w:lang w:eastAsia="ja-JP"/>
        </w:rPr>
        <w:t>'Độ chính xác trung bình dữ liệu test:'</w:t>
      </w:r>
      <w:r w:rsidRPr="00FC6E86">
        <w:rPr>
          <w:rFonts w:ascii="Courier New" w:eastAsia="Times New Roman" w:hAnsi="Courier New" w:cs="Courier New"/>
          <w:color w:val="000000"/>
          <w:sz w:val="21"/>
          <w:szCs w:val="21"/>
          <w:lang w:eastAsia="ja-JP"/>
        </w:rPr>
        <w:t>, np.mean(accuracy_test_set))</w:t>
      </w:r>
    </w:p>
    <w:p w14:paraId="6B545767"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795E26"/>
          <w:sz w:val="21"/>
          <w:szCs w:val="21"/>
          <w:lang w:eastAsia="ja-JP"/>
        </w:rPr>
        <w:t>print</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A31515"/>
          <w:sz w:val="21"/>
          <w:szCs w:val="21"/>
          <w:lang w:eastAsia="ja-JP"/>
        </w:rPr>
        <w:t>'F1 score trung bình trên dữ liệu train:'</w:t>
      </w:r>
      <w:r w:rsidRPr="00FC6E86">
        <w:rPr>
          <w:rFonts w:ascii="Courier New" w:eastAsia="Times New Roman" w:hAnsi="Courier New" w:cs="Courier New"/>
          <w:color w:val="000000"/>
          <w:sz w:val="21"/>
          <w:szCs w:val="21"/>
          <w:lang w:eastAsia="ja-JP"/>
        </w:rPr>
        <w:t>, np.mean(f1_score_train))</w:t>
      </w:r>
    </w:p>
    <w:p w14:paraId="1BB1B230" w14:textId="5A2E41D2"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795E26"/>
          <w:sz w:val="21"/>
          <w:szCs w:val="21"/>
          <w:lang w:eastAsia="ja-JP"/>
        </w:rPr>
        <w:t>print</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A31515"/>
          <w:sz w:val="21"/>
          <w:szCs w:val="21"/>
          <w:lang w:eastAsia="ja-JP"/>
        </w:rPr>
        <w:t>'F1 score trung bình trên dữ liệu test:'</w:t>
      </w:r>
      <w:r w:rsidRPr="00FC6E86">
        <w:rPr>
          <w:rFonts w:ascii="Courier New" w:eastAsia="Times New Roman" w:hAnsi="Courier New" w:cs="Courier New"/>
          <w:color w:val="000000"/>
          <w:sz w:val="21"/>
          <w:szCs w:val="21"/>
          <w:lang w:eastAsia="ja-JP"/>
        </w:rPr>
        <w:t>, np.mean(f1_score_test))</w:t>
      </w:r>
    </w:p>
    <w:p w14:paraId="0B0DA6AB" w14:textId="77777777" w:rsidR="00FC6E86" w:rsidRPr="00FC6E86" w:rsidRDefault="00FC6E86" w:rsidP="00B0260E">
      <w:pPr>
        <w:shd w:val="clear" w:color="auto" w:fill="FFFFFE"/>
        <w:rPr>
          <w:rFonts w:ascii="Courier New" w:eastAsia="Times New Roman" w:hAnsi="Courier New" w:cs="Courier New"/>
          <w:color w:val="000000"/>
          <w:sz w:val="21"/>
          <w:szCs w:val="21"/>
          <w:lang w:eastAsia="ja-JP"/>
        </w:rPr>
      </w:pPr>
      <w:r w:rsidRPr="00FC6E86">
        <w:rPr>
          <w:rFonts w:ascii="Courier New" w:eastAsia="Times New Roman" w:hAnsi="Courier New" w:cs="Courier New"/>
          <w:color w:val="795E26"/>
          <w:sz w:val="21"/>
          <w:szCs w:val="21"/>
          <w:lang w:eastAsia="ja-JP"/>
        </w:rPr>
        <w:t>print</w:t>
      </w:r>
      <w:r w:rsidRPr="00FC6E86">
        <w:rPr>
          <w:rFonts w:ascii="Courier New" w:eastAsia="Times New Roman" w:hAnsi="Courier New" w:cs="Courier New"/>
          <w:color w:val="000000"/>
          <w:sz w:val="21"/>
          <w:szCs w:val="21"/>
          <w:lang w:eastAsia="ja-JP"/>
        </w:rPr>
        <w:t>(</w:t>
      </w:r>
      <w:r w:rsidRPr="00FC6E86">
        <w:rPr>
          <w:rFonts w:ascii="Courier New" w:eastAsia="Times New Roman" w:hAnsi="Courier New" w:cs="Courier New"/>
          <w:color w:val="A31515"/>
          <w:sz w:val="21"/>
          <w:szCs w:val="21"/>
          <w:lang w:eastAsia="ja-JP"/>
        </w:rPr>
        <w:t>'Thời gian thực hiện: '</w:t>
      </w:r>
      <w:r w:rsidRPr="00FC6E86">
        <w:rPr>
          <w:rFonts w:ascii="Courier New" w:eastAsia="Times New Roman" w:hAnsi="Courier New" w:cs="Courier New"/>
          <w:color w:val="000000"/>
          <w:sz w:val="21"/>
          <w:szCs w:val="21"/>
          <w:lang w:eastAsia="ja-JP"/>
        </w:rPr>
        <w:t>, times_train)</w:t>
      </w:r>
    </w:p>
    <w:p w14:paraId="6AB9D2F5" w14:textId="77777777" w:rsidR="00FA7D20" w:rsidRPr="00C14ED2" w:rsidRDefault="00FA7D20" w:rsidP="00B0260E">
      <w:pPr>
        <w:rPr>
          <w:rFonts w:cs="Times New Roman"/>
          <w:szCs w:val="26"/>
          <w:lang w:val="fr-FR"/>
        </w:rPr>
      </w:pPr>
    </w:p>
    <w:p w14:paraId="3262B286" w14:textId="77777777" w:rsidR="00D91AF9" w:rsidRPr="00C14ED2" w:rsidRDefault="00D91AF9" w:rsidP="00B0260E">
      <w:pPr>
        <w:rPr>
          <w:rFonts w:cs="Times New Roman"/>
          <w:szCs w:val="26"/>
          <w:lang w:val="fr-FR"/>
        </w:rPr>
      </w:pPr>
    </w:p>
    <w:p w14:paraId="4B601AB5" w14:textId="69C5AFED" w:rsidR="00D361A8" w:rsidRPr="00C14ED2" w:rsidRDefault="00D361A8" w:rsidP="00B0260E">
      <w:pPr>
        <w:rPr>
          <w:rFonts w:cs="Times New Roman"/>
          <w:szCs w:val="26"/>
          <w:lang w:val="fr-FR"/>
        </w:rPr>
      </w:pPr>
    </w:p>
    <w:sectPr w:rsidR="00D361A8" w:rsidRPr="00C14ED2" w:rsidSect="008A18FD">
      <w:headerReference w:type="default" r:id="rId94"/>
      <w:footerReference w:type="default" r:id="rId95"/>
      <w:pgSz w:w="11907" w:h="16839" w:code="9"/>
      <w:pgMar w:top="1701" w:right="1134" w:bottom="1985" w:left="1985" w:header="720" w:footer="720" w:gutter="0"/>
      <w:pgNumType w:start="1"/>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TRẦN HOÀNG LUÂN" w:date="2019-12-27T07:54:00Z" w:initials="THL">
    <w:p w14:paraId="5784E7DB" w14:textId="77777777" w:rsidR="00C07125" w:rsidRDefault="00C07125" w:rsidP="00E55A03">
      <w:pPr>
        <w:pStyle w:val="CommentText"/>
      </w:pPr>
      <w:r>
        <w:rPr>
          <w:rStyle w:val="CommentReference"/>
        </w:rPr>
        <w:annotationRef/>
      </w:r>
      <w:r>
        <w:t>Bổ sung  nguồn ảnh</w:t>
      </w:r>
    </w:p>
  </w:comment>
  <w:comment w:id="25" w:author="NGUYỄN HOÀNG HIỆP" w:date="2019-12-29T20:05:00Z" w:initials="NH">
    <w:p w14:paraId="20BFA576" w14:textId="77777777" w:rsidR="00C07125" w:rsidRDefault="00C07125" w:rsidP="00E55A03">
      <w:pPr>
        <w:pStyle w:val="CommentText"/>
      </w:pPr>
      <w:r>
        <w:t>https://blogs.nvidia.com/blog/2016/07/29/whats-difference-artificial-intelligence-machine-learning-deep-learning-ai/</w:t>
      </w:r>
      <w:r>
        <w:rPr>
          <w:rStyle w:val="CommentReference"/>
        </w:rPr>
        <w:annotationRef/>
      </w:r>
    </w:p>
  </w:comment>
  <w:comment w:id="30" w:author="TRẦN HOÀNG LUÂN" w:date="2019-12-27T07:55:00Z" w:initials="THL">
    <w:p w14:paraId="229A3932" w14:textId="77777777" w:rsidR="00C07125" w:rsidRDefault="00C07125" w:rsidP="00E55A03">
      <w:pPr>
        <w:pStyle w:val="CommentText"/>
      </w:pPr>
      <w:r>
        <w:rPr>
          <w:rStyle w:val="CommentReference"/>
        </w:rPr>
        <w:annotationRef/>
      </w:r>
      <w:r>
        <w:t>Bổ sung nguồn ảnh</w:t>
      </w:r>
    </w:p>
  </w:comment>
  <w:comment w:id="31" w:author="NGUYỄN HOÀNG HIỆP" w:date="2019-12-29T20:06:00Z" w:initials="NH">
    <w:p w14:paraId="1190FA33" w14:textId="77777777" w:rsidR="00C07125" w:rsidRDefault="00C07125" w:rsidP="00E55A03">
      <w:pPr>
        <w:pStyle w:val="CommentText"/>
      </w:pPr>
      <w:r>
        <w:t>https://docs.microsoft.com/en-us/azure/machine-learning/algorithm-cheat-sheet</w:t>
      </w:r>
      <w:r>
        <w:rPr>
          <w:rStyle w:val="CommentReference"/>
        </w:rPr>
        <w:annotationRef/>
      </w:r>
    </w:p>
  </w:comment>
  <w:comment w:id="45" w:author="Windows User" w:date="2019-12-26T20:35:00Z" w:initials="WU">
    <w:p w14:paraId="1951F8B6" w14:textId="77777777" w:rsidR="00C07125" w:rsidRDefault="00C07125" w:rsidP="00E55A03">
      <w:pPr>
        <w:pStyle w:val="CommentText"/>
      </w:pPr>
      <w:r>
        <w:rPr>
          <w:rStyle w:val="CommentReference"/>
        </w:rPr>
        <w:annotationRef/>
      </w:r>
      <w:r>
        <w:t>Việt h</w:t>
      </w:r>
      <w:r>
        <w:rPr>
          <w:rStyle w:val="CommentReference"/>
        </w:rPr>
        <w:annotationRef/>
      </w:r>
    </w:p>
  </w:comment>
  <w:comment w:id="46" w:author="NGUYỄN HOÀNG HIỆP" w:date="2019-12-29T20:07:00Z" w:initials="NH">
    <w:p w14:paraId="78BF1D34" w14:textId="77777777" w:rsidR="00C07125" w:rsidRDefault="00C07125" w:rsidP="00E55A03">
      <w:pPr>
        <w:pStyle w:val="CommentText"/>
      </w:pPr>
      <w:r>
        <w:t>~ dạng số</w:t>
      </w:r>
      <w:r>
        <w:rPr>
          <w:rStyle w:val="CommentReference"/>
        </w:rPr>
        <w:annotationRef/>
      </w:r>
    </w:p>
  </w:comment>
  <w:comment w:id="71" w:author="Windows User" w:date="2019-12-26T20:58:00Z" w:initials="WU">
    <w:p w14:paraId="50011C7C" w14:textId="77777777" w:rsidR="00C07125" w:rsidRDefault="00C07125" w:rsidP="001C2C00">
      <w:pPr>
        <w:pStyle w:val="CommentText"/>
      </w:pPr>
      <w:r>
        <w:rPr>
          <w:rStyle w:val="CommentReference"/>
        </w:rPr>
        <w:annotationRef/>
      </w:r>
      <w:r>
        <w:t>Việt hóa</w:t>
      </w:r>
    </w:p>
  </w:comment>
  <w:comment w:id="136" w:author="Windows User" w:date="2019-12-26T21:35:00Z" w:initials="WU">
    <w:p w14:paraId="05BF041E" w14:textId="77777777" w:rsidR="00C07125" w:rsidRDefault="00C07125" w:rsidP="00F12170">
      <w:pPr>
        <w:pStyle w:val="CommentText"/>
      </w:pPr>
      <w:r>
        <w:rPr>
          <w:rStyle w:val="CommentReference"/>
        </w:rPr>
        <w:annotationRef/>
      </w:r>
      <w:r>
        <w:t>TLTK</w:t>
      </w:r>
    </w:p>
  </w:comment>
  <w:comment w:id="137" w:author="TRẦN HOÀNG LUÂN" w:date="2019-12-30T16:55:00Z" w:initials="THL">
    <w:p w14:paraId="0C0DB24B" w14:textId="77777777" w:rsidR="00C07125" w:rsidRDefault="00C07125" w:rsidP="00F12170">
      <w:pPr>
        <w:pStyle w:val="CommentText"/>
      </w:pPr>
      <w:r>
        <w:rPr>
          <w:rStyle w:val="CommentReference"/>
        </w:rPr>
        <w:annotationRef/>
      </w:r>
      <w:r>
        <w:t>@Hiệp</w:t>
      </w:r>
    </w:p>
  </w:comment>
  <w:comment w:id="140" w:author="Windows User" w:date="2019-12-26T21:36:00Z" w:initials="WU">
    <w:p w14:paraId="13A7838C" w14:textId="77777777" w:rsidR="00C07125" w:rsidRDefault="00C07125" w:rsidP="00F05218">
      <w:pPr>
        <w:pStyle w:val="CommentText"/>
      </w:pPr>
      <w:r>
        <w:rPr>
          <w:rStyle w:val="CommentReference"/>
        </w:rPr>
        <w:annotationRef/>
      </w:r>
      <w:r>
        <w:t xml:space="preserve"> Chúng ta là ai: nhóm mình hay tác giả nghiên cứu nào trước đó??</w:t>
      </w:r>
    </w:p>
  </w:comment>
  <w:comment w:id="141" w:author="HIỆP NGUYỄN HOÀNG" w:date="2019-12-30T18:24:00Z" w:initials="HNH">
    <w:p w14:paraId="1C6E3D9F" w14:textId="77777777" w:rsidR="00C07125" w:rsidRDefault="00C07125" w:rsidP="00F05218">
      <w:pPr>
        <w:pStyle w:val="CommentText"/>
      </w:pPr>
      <w:r>
        <w:rPr>
          <w:rStyle w:val="CommentReference"/>
        </w:rPr>
        <w:annotationRef/>
      </w:r>
      <w:r>
        <w:t>Tham khảo bài báo trước đó:</w:t>
      </w:r>
    </w:p>
    <w:p w14:paraId="4C3EB33C" w14:textId="77777777" w:rsidR="00C07125" w:rsidRDefault="00192599" w:rsidP="00F05218">
      <w:pPr>
        <w:pStyle w:val="CommentText"/>
      </w:pPr>
      <w:hyperlink r:id="rId1" w:history="1">
        <w:r w:rsidR="00C07125">
          <w:rPr>
            <w:rStyle w:val="Hyperlink"/>
          </w:rPr>
          <w:t>https://www.kaggle.com/arjunjoshua/predicting-fraud-in-financial-payment-services</w:t>
        </w:r>
      </w:hyperlink>
    </w:p>
  </w:comment>
  <w:comment w:id="142" w:author="HIỆP NGUYỄN HOÀNG" w:date="2019-12-30T18:24:00Z" w:initials="HNH">
    <w:p w14:paraId="1C6EE0A9" w14:textId="77777777" w:rsidR="00C07125" w:rsidRDefault="00C07125" w:rsidP="00F05218">
      <w:pPr>
        <w:pStyle w:val="CommentText"/>
      </w:pPr>
      <w:r>
        <w:rPr>
          <w:rStyle w:val="CommentReference"/>
        </w:rPr>
        <w:annotationRef/>
      </w:r>
    </w:p>
  </w:comment>
  <w:comment w:id="145" w:author="TRẦN HOÀNG LUÂN" w:date="2019-12-30T17:22:00Z" w:initials="THL">
    <w:p w14:paraId="1D25FC30" w14:textId="77777777" w:rsidR="00C07125" w:rsidRDefault="00C07125" w:rsidP="0081669A">
      <w:pPr>
        <w:pStyle w:val="CommentText"/>
      </w:pPr>
      <w:r>
        <w:rPr>
          <w:rStyle w:val="CommentReference"/>
        </w:rPr>
        <w:annotationRef/>
      </w:r>
      <w:r>
        <w:t>@Hiep, cai này là tìm cái gì hen: Giao dịch thuộc loại transfer có amount lớn hơn bằng 200000 và isFlaggedFraud = 0 hả?</w:t>
      </w:r>
    </w:p>
  </w:comment>
  <w:comment w:id="146" w:author="HIỆP NGUYỄN HOÀNG" w:date="2019-12-30T18:36:00Z" w:initials="HNH">
    <w:p w14:paraId="55487170" w14:textId="77777777" w:rsidR="00C07125" w:rsidRDefault="00C07125" w:rsidP="0081669A">
      <w:pPr>
        <w:pStyle w:val="CommentText"/>
      </w:pPr>
      <w:r>
        <w:rPr>
          <w:rStyle w:val="CommentReference"/>
        </w:rPr>
        <w:annotationRef/>
      </w:r>
      <w:r>
        <w:t>Đúng rồi</w:t>
      </w:r>
    </w:p>
    <w:p w14:paraId="5734B1C6" w14:textId="77777777" w:rsidR="00C07125" w:rsidRDefault="00C07125" w:rsidP="0081669A">
      <w:pPr>
        <w:pStyle w:val="CommentText"/>
      </w:pPr>
      <w:r>
        <w:t>Để so sánh độ chênh lệnh</w:t>
      </w:r>
    </w:p>
    <w:p w14:paraId="1B94DBD6" w14:textId="77777777" w:rsidR="00C07125" w:rsidRDefault="00C07125" w:rsidP="0081669A">
      <w:pPr>
        <w:pStyle w:val="CommentText"/>
      </w:pPr>
      <w:r>
        <w:t>Với coi 16 dòng đó có đủ nhiều với quan trọng không =&gt; không thì không sử dụng để train</w:t>
      </w:r>
    </w:p>
  </w:comment>
  <w:comment w:id="147" w:author="HIỆP NGUYỄN HOÀNG" w:date="2019-12-30T18:36:00Z" w:initials="HNH">
    <w:p w14:paraId="38C27197" w14:textId="77777777" w:rsidR="00C07125" w:rsidRDefault="00C07125" w:rsidP="0081669A">
      <w:pPr>
        <w:pStyle w:val="CommentText"/>
      </w:pPr>
      <w:r>
        <w:rPr>
          <w:rStyle w:val="CommentReference"/>
        </w:rPr>
        <w:annotationRef/>
      </w:r>
    </w:p>
  </w:comment>
  <w:comment w:id="152" w:author="TRẦN HOÀNG LUÂN" w:date="2019-12-30T18:26:00Z" w:initials="THL">
    <w:p w14:paraId="0D662784" w14:textId="77777777" w:rsidR="00C07125" w:rsidRPr="00A72F87" w:rsidRDefault="00C07125" w:rsidP="00AD2747">
      <w:pPr>
        <w:pStyle w:val="CommentText"/>
        <w:rPr>
          <w:lang w:val="fr-FR"/>
        </w:rPr>
      </w:pPr>
      <w:r>
        <w:rPr>
          <w:rStyle w:val="CommentReference"/>
        </w:rPr>
        <w:annotationRef/>
      </w:r>
      <w:r w:rsidRPr="00A72F87">
        <w:rPr>
          <w:lang w:val="fr-FR"/>
        </w:rPr>
        <w:t>NÀY LÀ GHÌ ÔNG?</w:t>
      </w:r>
    </w:p>
  </w:comment>
  <w:comment w:id="153" w:author="NGUYỄN HOÀNG HIỆP" w:date="2020-01-05T11:09:00Z" w:initials="NH">
    <w:p w14:paraId="4C2282D0" w14:textId="6A3CBB96" w:rsidR="00C07125" w:rsidRDefault="00C07125">
      <w:pPr>
        <w:pStyle w:val="CommentText"/>
      </w:pPr>
      <w:r>
        <w:t>đã sử lý</w:t>
      </w:r>
      <w:r>
        <w:rPr>
          <w:rStyle w:val="CommentReference"/>
        </w:rPr>
        <w:annotationRef/>
      </w:r>
    </w:p>
  </w:comment>
  <w:comment w:id="156" w:author="Windows User" w:date="2019-12-26T21:41:00Z" w:initials="WU">
    <w:p w14:paraId="54794F0E" w14:textId="77777777" w:rsidR="00C07125" w:rsidRPr="00A72F87" w:rsidRDefault="00C07125" w:rsidP="00AD2747">
      <w:pPr>
        <w:pStyle w:val="CommentText"/>
        <w:rPr>
          <w:lang w:val="fr-FR"/>
        </w:rPr>
      </w:pPr>
      <w:r>
        <w:rPr>
          <w:rStyle w:val="CommentReference"/>
        </w:rPr>
        <w:annotationRef/>
      </w:r>
      <w:r w:rsidRPr="00A72F87">
        <w:rPr>
          <w:lang w:val="fr-FR"/>
        </w:rPr>
        <w:t>X cụ thể là gì?</w:t>
      </w:r>
    </w:p>
  </w:comment>
  <w:comment w:id="157" w:author="Windows User" w:date="2019-12-26T21:41:00Z" w:initials="WU">
    <w:p w14:paraId="4CDAA9F8" w14:textId="77777777" w:rsidR="00C07125" w:rsidRPr="00A72F87" w:rsidRDefault="00C07125" w:rsidP="00AD2747">
      <w:pPr>
        <w:pStyle w:val="CommentText"/>
        <w:rPr>
          <w:lang w:val="fr-FR"/>
        </w:rPr>
      </w:pPr>
      <w:r>
        <w:rPr>
          <w:rStyle w:val="CommentReference"/>
        </w:rPr>
        <w:annotationRef/>
      </w:r>
      <w:r w:rsidRPr="00A72F87">
        <w:rPr>
          <w:lang w:val="fr-FR"/>
        </w:rPr>
        <w:t>X cụ thể là gì?</w:t>
      </w:r>
    </w:p>
  </w:comment>
  <w:comment w:id="158" w:author="NGUYỄN HOÀNG HIỆP" w:date="2020-01-05T11:04:00Z" w:initials="NH">
    <w:p w14:paraId="4AE0F08C" w14:textId="5DBA5CD5" w:rsidR="00C07125" w:rsidRPr="005863EA" w:rsidRDefault="00C07125">
      <w:pPr>
        <w:pStyle w:val="CommentText"/>
        <w:rPr>
          <w:lang w:val="fr-FR"/>
        </w:rPr>
      </w:pPr>
      <w:r w:rsidRPr="005863EA">
        <w:rPr>
          <w:lang w:val="fr-FR"/>
        </w:rPr>
        <w:t>~ bộ dữ liệu tạm</w:t>
      </w:r>
      <w:r>
        <w:rPr>
          <w:rStyle w:val="CommentReference"/>
        </w:rPr>
        <w:annotationRef/>
      </w:r>
    </w:p>
  </w:comment>
  <w:comment w:id="159" w:author="NGUYỄN HOÀNG HIỆP" w:date="2020-01-05T11:04:00Z" w:initials="NH">
    <w:p w14:paraId="5FD7956C" w14:textId="77D60B4B" w:rsidR="00C07125" w:rsidRPr="005863EA" w:rsidRDefault="00C07125">
      <w:pPr>
        <w:pStyle w:val="CommentText"/>
        <w:rPr>
          <w:lang w:val="fr-FR"/>
        </w:rPr>
      </w:pPr>
      <w:r w:rsidRPr="005863EA">
        <w:rPr>
          <w:lang w:val="fr-FR"/>
        </w:rPr>
        <w:t>đã chỉnh sửa</w:t>
      </w:r>
      <w:r>
        <w:rPr>
          <w:rStyle w:val="CommentReference"/>
        </w:rPr>
        <w:annotationRef/>
      </w:r>
    </w:p>
  </w:comment>
  <w:comment w:id="162" w:author="TRẦN HOÀNG LUÂN" w:date="2019-12-30T19:12:00Z" w:initials="THL">
    <w:p w14:paraId="1F7731AE" w14:textId="77777777" w:rsidR="00C07125" w:rsidRPr="00A72F87" w:rsidRDefault="00C07125" w:rsidP="00AD2747">
      <w:pPr>
        <w:pStyle w:val="CommentText"/>
        <w:rPr>
          <w:lang w:val="fr-FR"/>
        </w:rPr>
      </w:pPr>
      <w:r>
        <w:rPr>
          <w:rStyle w:val="CommentReference"/>
        </w:rPr>
        <w:annotationRef/>
      </w:r>
      <w:r w:rsidRPr="00A72F87">
        <w:rPr>
          <w:lang w:val="fr-FR"/>
        </w:rPr>
        <w:t>Này dùng để làm gì ông?</w:t>
      </w:r>
    </w:p>
    <w:p w14:paraId="3AB99CC1" w14:textId="77777777" w:rsidR="00C07125" w:rsidRPr="00A72F87" w:rsidRDefault="00C07125" w:rsidP="00AD2747">
      <w:pPr>
        <w:pStyle w:val="CommentText"/>
        <w:rPr>
          <w:lang w:val="fr-FR"/>
        </w:rPr>
      </w:pPr>
      <w:r w:rsidRPr="00A72F87">
        <w:rPr>
          <w:color w:val="0B1A33"/>
          <w:spacing w:val="-1"/>
          <w:sz w:val="26"/>
          <w:szCs w:val="26"/>
          <w:shd w:val="clear" w:color="auto" w:fill="FFFFFF"/>
          <w:lang w:val="fr-FR"/>
        </w:rPr>
        <w:t>Feature Engineering là qúa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comment>
  <w:comment w:id="163" w:author="HIỆP NGUYỄN HOÀNG" w:date="2019-12-30T18:55:00Z" w:initials="HNH">
    <w:p w14:paraId="7DBF68F5" w14:textId="77777777" w:rsidR="00C07125" w:rsidRPr="00A72F87" w:rsidRDefault="00C07125" w:rsidP="00AD2747">
      <w:pPr>
        <w:pStyle w:val="CommentText"/>
        <w:rPr>
          <w:lang w:val="fr-FR"/>
        </w:rPr>
      </w:pPr>
      <w:r>
        <w:rPr>
          <w:rStyle w:val="CommentReference"/>
        </w:rPr>
        <w:annotationRef/>
      </w:r>
    </w:p>
  </w:comment>
  <w:comment w:id="199" w:author="Windows User" w:date="2019-12-26T21:43:00Z" w:initials="WU">
    <w:p w14:paraId="61BD5169" w14:textId="77777777" w:rsidR="00C07125" w:rsidRPr="00A72F87" w:rsidRDefault="00C07125" w:rsidP="00ED6A22">
      <w:pPr>
        <w:pStyle w:val="CommentText"/>
        <w:rPr>
          <w:lang w:val="fr-FR"/>
        </w:rPr>
      </w:pPr>
      <w:r>
        <w:rPr>
          <w:rStyle w:val="CommentReference"/>
        </w:rPr>
        <w:annotationRef/>
      </w:r>
      <w:r w:rsidRPr="00A72F87">
        <w:rPr>
          <w:lang w:val="fr-FR"/>
        </w:rPr>
        <w:t>???</w:t>
      </w:r>
      <w:r>
        <w:rPr>
          <w:rStyle w:val="CommentReference"/>
        </w:rPr>
        <w:annotationRef/>
      </w:r>
    </w:p>
  </w:comment>
  <w:comment w:id="200" w:author="NGUYỄN HOÀNG HIỆP" w:date="2019-12-31T09:28:00Z" w:initials="NH">
    <w:p w14:paraId="36E90DD9" w14:textId="77777777" w:rsidR="00C07125" w:rsidRPr="00A72F87" w:rsidRDefault="00C07125" w:rsidP="00ED6A22">
      <w:pPr>
        <w:pStyle w:val="CommentText"/>
        <w:rPr>
          <w:lang w:val="fr-FR"/>
        </w:rPr>
      </w:pPr>
      <w:r w:rsidRPr="00A72F87">
        <w:rPr>
          <w:lang w:val="fr-FR"/>
        </w:rPr>
        <w:t xml:space="preserve">done </w:t>
      </w:r>
      <w:r>
        <w:rPr>
          <w:rStyle w:val="CommentReference"/>
        </w:rPr>
        <w:annotationRef/>
      </w:r>
    </w:p>
  </w:comment>
  <w:comment w:id="201" w:author="Windows User" w:date="2019-12-26T21:44:00Z" w:initials="WU">
    <w:p w14:paraId="25C51C78" w14:textId="77777777" w:rsidR="00C07125" w:rsidRPr="00A72F87" w:rsidRDefault="00C07125" w:rsidP="00ED6A22">
      <w:pPr>
        <w:pStyle w:val="CommentText"/>
        <w:rPr>
          <w:lang w:val="fr-FR"/>
        </w:rPr>
      </w:pPr>
      <w:r>
        <w:rPr>
          <w:rStyle w:val="CommentReference"/>
        </w:rPr>
        <w:annotationRef/>
      </w:r>
      <w:r w:rsidRPr="00A72F87">
        <w:rPr>
          <w:lang w:val="fr-FR"/>
        </w:rPr>
        <w:t>Nhóm em tự làm hay nhóm khác đã làm và mình làm thực nghiệm lại?</w:t>
      </w:r>
    </w:p>
  </w:comment>
  <w:comment w:id="202" w:author="HIỆP NGUYỄN HOÀNG" w:date="2019-12-30T18:43:00Z" w:initials="HNH">
    <w:p w14:paraId="15E1EAE2" w14:textId="77777777" w:rsidR="00C07125" w:rsidRPr="00A72F87" w:rsidRDefault="00C07125" w:rsidP="00ED6A22">
      <w:pPr>
        <w:pStyle w:val="CommentText"/>
        <w:rPr>
          <w:lang w:val="fr-FR"/>
        </w:rPr>
      </w:pPr>
      <w:r>
        <w:rPr>
          <w:rStyle w:val="CommentReference"/>
        </w:rPr>
        <w:annotationRef/>
      </w:r>
      <w:r w:rsidRPr="00A72F87">
        <w:rPr>
          <w:lang w:val="fr-FR"/>
        </w:rPr>
        <w:t>Trong bài báo tham khảo chưa thực hiện bước này, bước này nhóm tự thêm vào</w:t>
      </w:r>
    </w:p>
  </w:comment>
  <w:comment w:id="203" w:author="HIỆP NGUYỄN HOÀNG" w:date="2019-12-30T18:44:00Z" w:initials="HNH">
    <w:p w14:paraId="16FC97ED" w14:textId="77777777" w:rsidR="00C07125" w:rsidRPr="00A72F87" w:rsidRDefault="00C07125" w:rsidP="00ED6A22">
      <w:pPr>
        <w:pStyle w:val="CommentText"/>
        <w:rPr>
          <w:lang w:val="fr-FR"/>
        </w:rPr>
      </w:pPr>
      <w:r>
        <w:rPr>
          <w:rStyle w:val="CommentReference"/>
        </w:rPr>
        <w:annotationRef/>
      </w:r>
    </w:p>
  </w:comment>
  <w:comment w:id="204" w:author="Windows User" w:date="2019-12-31T17:53:00Z" w:initials="WU">
    <w:p w14:paraId="735D1EEF" w14:textId="77777777" w:rsidR="00C07125" w:rsidRPr="00A72F87" w:rsidRDefault="00C07125" w:rsidP="00ED6A22">
      <w:pPr>
        <w:pStyle w:val="CommentText"/>
        <w:rPr>
          <w:lang w:val="fr-FR"/>
        </w:rPr>
      </w:pPr>
      <w:r>
        <w:rPr>
          <w:rStyle w:val="CommentReference"/>
        </w:rPr>
        <w:annotationRef/>
      </w:r>
      <w:r w:rsidRPr="00A72F87">
        <w:rPr>
          <w:lang w:val="fr-FR"/>
        </w:rPr>
        <w:t>OK, nêu có kết quả chạy thì bổ sung vào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4E7DB" w15:done="1"/>
  <w15:commentEx w15:paraId="20BFA576" w15:paraIdParent="5784E7DB" w15:done="1"/>
  <w15:commentEx w15:paraId="229A3932" w15:done="0"/>
  <w15:commentEx w15:paraId="1190FA33" w15:paraIdParent="229A3932" w15:done="0"/>
  <w15:commentEx w15:paraId="1951F8B6" w15:done="1"/>
  <w15:commentEx w15:paraId="78BF1D34" w15:paraIdParent="1951F8B6" w15:done="1"/>
  <w15:commentEx w15:paraId="50011C7C" w15:done="1"/>
  <w15:commentEx w15:paraId="05BF041E" w15:done="0"/>
  <w15:commentEx w15:paraId="0C0DB24B" w15:paraIdParent="05BF041E" w15:done="0"/>
  <w15:commentEx w15:paraId="13A7838C" w15:done="0"/>
  <w15:commentEx w15:paraId="4C3EB33C" w15:paraIdParent="13A7838C" w15:done="0"/>
  <w15:commentEx w15:paraId="1C6EE0A9" w15:paraIdParent="13A7838C" w15:done="0"/>
  <w15:commentEx w15:paraId="1D25FC30" w15:done="0"/>
  <w15:commentEx w15:paraId="1B94DBD6" w15:paraIdParent="1D25FC30" w15:done="0"/>
  <w15:commentEx w15:paraId="38C27197" w15:paraIdParent="1D25FC30" w15:done="0"/>
  <w15:commentEx w15:paraId="0D662784" w15:done="0"/>
  <w15:commentEx w15:paraId="4C2282D0" w15:paraIdParent="0D662784" w15:done="0"/>
  <w15:commentEx w15:paraId="54794F0E" w15:done="0"/>
  <w15:commentEx w15:paraId="4CDAA9F8" w15:done="0"/>
  <w15:commentEx w15:paraId="4AE0F08C" w15:paraIdParent="4CDAA9F8" w15:done="0"/>
  <w15:commentEx w15:paraId="5FD7956C" w15:paraIdParent="4CDAA9F8" w15:done="0"/>
  <w15:commentEx w15:paraId="3AB99CC1" w15:done="0"/>
  <w15:commentEx w15:paraId="7DBF68F5" w15:paraIdParent="3AB99CC1" w15:done="0"/>
  <w15:commentEx w15:paraId="61BD5169" w15:done="0"/>
  <w15:commentEx w15:paraId="36E90DD9" w15:paraIdParent="61BD5169" w15:done="0"/>
  <w15:commentEx w15:paraId="25C51C78" w15:done="0"/>
  <w15:commentEx w15:paraId="15E1EAE2" w15:paraIdParent="25C51C78" w15:done="0"/>
  <w15:commentEx w15:paraId="16FC97ED" w15:paraIdParent="25C51C78" w15:done="0"/>
  <w15:commentEx w15:paraId="735D1EEF" w15:paraIdParent="25C51C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4E7DB" w16cid:durableId="21B03753"/>
  <w16cid:commentId w16cid:paraId="20BFA576" w16cid:durableId="4BE7C7A8"/>
  <w16cid:commentId w16cid:paraId="229A3932" w16cid:durableId="21B4FB0B"/>
  <w16cid:commentId w16cid:paraId="1190FA33" w16cid:durableId="21B4FB0A"/>
  <w16cid:commentId w16cid:paraId="1951F8B6" w16cid:durableId="21AFACB0"/>
  <w16cid:commentId w16cid:paraId="78BF1D34" w16cid:durableId="754068BF"/>
  <w16cid:commentId w16cid:paraId="50011C7C" w16cid:durableId="21AFACC9"/>
  <w16cid:commentId w16cid:paraId="05BF041E" w16cid:durableId="21B4AA63"/>
  <w16cid:commentId w16cid:paraId="0C0DB24B" w16cid:durableId="21B4AA69"/>
  <w16cid:commentId w16cid:paraId="13A7838C" w16cid:durableId="21B4AAAA"/>
  <w16cid:commentId w16cid:paraId="4C3EB33C" w16cid:durableId="21B4BF6A"/>
  <w16cid:commentId w16cid:paraId="1C6EE0A9" w16cid:durableId="21B4BF79"/>
  <w16cid:commentId w16cid:paraId="1D25FC30" w16cid:durableId="21B4B0DC"/>
  <w16cid:commentId w16cid:paraId="1B94DBD6" w16cid:durableId="21B4C211"/>
  <w16cid:commentId w16cid:paraId="38C27197" w16cid:durableId="21B4C243"/>
  <w16cid:commentId w16cid:paraId="0D662784" w16cid:durableId="21B4BFBF"/>
  <w16cid:commentId w16cid:paraId="4C2282D0" w16cid:durableId="21BD07C1"/>
  <w16cid:commentId w16cid:paraId="54794F0E" w16cid:durableId="21B53483"/>
  <w16cid:commentId w16cid:paraId="4CDAA9F8" w16cid:durableId="21B53484"/>
  <w16cid:commentId w16cid:paraId="4AE0F08C" w16cid:durableId="21BD07C4"/>
  <w16cid:commentId w16cid:paraId="5FD7956C" w16cid:durableId="21BD07C5"/>
  <w16cid:commentId w16cid:paraId="3AB99CC1" w16cid:durableId="21B4CAA5"/>
  <w16cid:commentId w16cid:paraId="7DBF68F5" w16cid:durableId="21B4C691"/>
  <w16cid:commentId w16cid:paraId="61BD5169" w16cid:durableId="21B4E3E2"/>
  <w16cid:commentId w16cid:paraId="36E90DD9" w16cid:durableId="42938F96"/>
  <w16cid:commentId w16cid:paraId="25C51C78" w16cid:durableId="21B4E3E3"/>
  <w16cid:commentId w16cid:paraId="15E1EAE2" w16cid:durableId="21B4C3DE"/>
  <w16cid:commentId w16cid:paraId="16FC97ED" w16cid:durableId="21B4C3FB"/>
  <w16cid:commentId w16cid:paraId="735D1EEF" w16cid:durableId="21B6B2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7366E" w14:textId="77777777" w:rsidR="00C07125" w:rsidRDefault="00C07125" w:rsidP="008A18FD">
      <w:pPr>
        <w:spacing w:line="240" w:lineRule="auto"/>
      </w:pPr>
      <w:r>
        <w:separator/>
      </w:r>
    </w:p>
  </w:endnote>
  <w:endnote w:type="continuationSeparator" w:id="0">
    <w:p w14:paraId="398D30A1" w14:textId="77777777" w:rsidR="00C07125" w:rsidRDefault="00C07125" w:rsidP="008A18FD">
      <w:pPr>
        <w:spacing w:line="240" w:lineRule="auto"/>
      </w:pPr>
      <w:r>
        <w:continuationSeparator/>
      </w:r>
    </w:p>
  </w:endnote>
  <w:endnote w:type="continuationNotice" w:id="1">
    <w:p w14:paraId="31818398" w14:textId="77777777" w:rsidR="00C07125" w:rsidRDefault="00C071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28D6E" w14:textId="6E515AFB" w:rsidR="00C07125" w:rsidRDefault="00C07125">
    <w:pPr>
      <w:pStyle w:val="Footer"/>
      <w:jc w:val="center"/>
    </w:pPr>
  </w:p>
  <w:p w14:paraId="3DF74352" w14:textId="77777777" w:rsidR="00C07125" w:rsidRPr="00A95B79" w:rsidRDefault="00C07125" w:rsidP="00E55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412661"/>
      <w:docPartObj>
        <w:docPartGallery w:val="Page Numbers (Bottom of Page)"/>
        <w:docPartUnique/>
      </w:docPartObj>
    </w:sdtPr>
    <w:sdtEndPr>
      <w:rPr>
        <w:noProof/>
      </w:rPr>
    </w:sdtEndPr>
    <w:sdtContent>
      <w:p w14:paraId="07AD1E90" w14:textId="68295DDE" w:rsidR="00C07125" w:rsidRDefault="00C07125" w:rsidP="00730BD1">
        <w:pPr>
          <w:pStyle w:val="Footer"/>
          <w:ind w:firstLine="4111"/>
          <w:jc w:val="center"/>
          <w:rPr>
            <w:noProof/>
          </w:rPr>
        </w:pPr>
        <w:r>
          <w:rPr>
            <w:noProof/>
            <w:sz w:val="22"/>
          </w:rPr>
          <mc:AlternateContent>
            <mc:Choice Requires="wps">
              <w:drawing>
                <wp:anchor distT="0" distB="0" distL="114300" distR="114300" simplePos="0" relativeHeight="251659264" behindDoc="0" locked="0" layoutInCell="1" allowOverlap="1" wp14:anchorId="1602EEE9" wp14:editId="09940B48">
                  <wp:simplePos x="0" y="0"/>
                  <wp:positionH relativeFrom="column">
                    <wp:posOffset>0</wp:posOffset>
                  </wp:positionH>
                  <wp:positionV relativeFrom="paragraph">
                    <wp:posOffset>0</wp:posOffset>
                  </wp:positionV>
                  <wp:extent cx="556069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606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0E9719"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0" to="43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" strokecolor="black [3200]" strokeweight=".5pt">
                  <v:stroke joinstyle="miter"/>
                </v:line>
              </w:pict>
            </mc:Fallback>
          </mc:AlternateContent>
        </w:r>
        <w:r>
          <w:fldChar w:fldCharType="begin"/>
        </w:r>
        <w:r>
          <w:instrText xml:space="preserve"> PAGE   \* MERGEFORMAT </w:instrText>
        </w:r>
        <w:r>
          <w:fldChar w:fldCharType="separate"/>
        </w:r>
        <w:r>
          <w:rPr>
            <w:noProof/>
          </w:rPr>
          <w:t>2</w:t>
        </w:r>
        <w:r>
          <w:rPr>
            <w:noProof/>
          </w:rPr>
          <w:fldChar w:fldCharType="end"/>
        </w:r>
        <w:r>
          <w:rPr>
            <w:noProof/>
          </w:rPr>
          <w:tab/>
        </w:r>
        <w:r>
          <w:rPr>
            <w:noProof/>
          </w:rPr>
          <w:tab/>
          <w:t>Nguyễn Hoàng Hiệp – 15520214</w:t>
        </w:r>
      </w:p>
      <w:p w14:paraId="008717BA" w14:textId="4DEA2092" w:rsidR="00C07125" w:rsidRDefault="00C07125" w:rsidP="004E6920">
        <w:pPr>
          <w:pStyle w:val="Footer"/>
          <w:jc w:val="right"/>
        </w:pPr>
        <w:r>
          <w:rPr>
            <w:noProof/>
          </w:rPr>
          <w:t>Trần Hoàng Luân - 15520452</w:t>
        </w:r>
      </w:p>
    </w:sdtContent>
  </w:sdt>
  <w:p w14:paraId="59A5E0EF" w14:textId="77777777" w:rsidR="00C07125" w:rsidRPr="00A95B79" w:rsidRDefault="00C07125" w:rsidP="00E55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43E03" w14:textId="77777777" w:rsidR="0099010E" w:rsidRPr="0099010E" w:rsidRDefault="0099010E" w:rsidP="00990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3129F" w14:textId="77777777" w:rsidR="00C07125" w:rsidRDefault="00C07125" w:rsidP="008A18FD">
      <w:pPr>
        <w:spacing w:line="240" w:lineRule="auto"/>
      </w:pPr>
      <w:r>
        <w:separator/>
      </w:r>
    </w:p>
  </w:footnote>
  <w:footnote w:type="continuationSeparator" w:id="0">
    <w:p w14:paraId="0F16BC5A" w14:textId="77777777" w:rsidR="00C07125" w:rsidRDefault="00C07125" w:rsidP="008A18FD">
      <w:pPr>
        <w:spacing w:line="240" w:lineRule="auto"/>
      </w:pPr>
      <w:r>
        <w:continuationSeparator/>
      </w:r>
    </w:p>
  </w:footnote>
  <w:footnote w:type="continuationNotice" w:id="1">
    <w:p w14:paraId="3EEBD82C" w14:textId="77777777" w:rsidR="00C07125" w:rsidRDefault="00C07125">
      <w:pPr>
        <w:spacing w:line="240" w:lineRule="auto"/>
      </w:pPr>
    </w:p>
  </w:footnote>
  <w:footnote w:id="2">
    <w:p w14:paraId="72E3568E" w14:textId="5AA1AC29" w:rsidR="00C07125" w:rsidRDefault="00C07125">
      <w:pPr>
        <w:pStyle w:val="FootnoteText"/>
      </w:pPr>
      <w:r>
        <w:rPr>
          <w:rStyle w:val="FootnoteReference"/>
        </w:rPr>
        <w:footnoteRef/>
      </w:r>
      <w:r>
        <w:t xml:space="preserve"> Nguồn ảnh: </w:t>
      </w:r>
      <w:hyperlink r:id="rId1" w:history="1">
        <w:r>
          <w:rPr>
            <w:rStyle w:val="Hyperlink"/>
          </w:rPr>
          <w:t>https://www.intellias.com/how-to-use-machine-learning-in-fraud-detection/</w:t>
        </w:r>
      </w:hyperlink>
    </w:p>
  </w:footnote>
  <w:footnote w:id="3">
    <w:p w14:paraId="733B5EBB" w14:textId="77777777" w:rsidR="00C07125" w:rsidRDefault="00C07125" w:rsidP="00E55A03">
      <w:pPr>
        <w:pStyle w:val="FootnoteText"/>
        <w:jc w:val="left"/>
      </w:pPr>
      <w:r>
        <w:rPr>
          <w:rStyle w:val="FootnoteReference"/>
        </w:rPr>
        <w:footnoteRef/>
      </w:r>
      <w:r>
        <w:t xml:space="preserve"> Nguồn ảnh:</w:t>
      </w:r>
      <w:r w:rsidRPr="00024010">
        <w:t xml:space="preserve"> </w:t>
      </w:r>
      <w:hyperlink r:id="rId2" w:history="1">
        <w:r>
          <w:rPr>
            <w:rStyle w:val="Hyperlink"/>
          </w:rPr>
          <w:t>https://blogs.nvidia.com/blog/2016/07/29/whats-difference-artificial-intelligence-machine-learning-deep-learning-ai/</w:t>
        </w:r>
      </w:hyperlink>
    </w:p>
  </w:footnote>
  <w:footnote w:id="4">
    <w:p w14:paraId="15AE98A7" w14:textId="77777777" w:rsidR="00C07125" w:rsidRDefault="00C07125" w:rsidP="00E55A03">
      <w:pPr>
        <w:pStyle w:val="FootnoteText"/>
      </w:pPr>
      <w:r>
        <w:rPr>
          <w:rStyle w:val="FootnoteReference"/>
        </w:rPr>
        <w:footnoteRef/>
      </w:r>
      <w:r>
        <w:t xml:space="preserve"> I</w:t>
      </w:r>
      <w:r w:rsidRPr="00FB6888">
        <w:t xml:space="preserve">nsights (hay còn được gọi là </w:t>
      </w:r>
      <w:r>
        <w:t xml:space="preserve">customer </w:t>
      </w:r>
      <w:r w:rsidRPr="00FB6888">
        <w:t>insight</w:t>
      </w:r>
      <w:r>
        <w:t>s</w:t>
      </w:r>
      <w:r w:rsidRPr="00FB6888">
        <w:t>) là các “sự thật ngầm hiểu” của khách hàng giúp doanh nghiệp có thể thấu hiểu một cách sâu sắc mong muốn và nhu cầu của họ. Việc phân tích hành vi khách hàng có thể giúp doanh nghiệp liệt kê được những insights nói trên, và điều chỉnh các chiến lược kinh doanh phù hợp.</w:t>
      </w:r>
    </w:p>
  </w:footnote>
  <w:footnote w:id="5">
    <w:p w14:paraId="01DB3180" w14:textId="77777777" w:rsidR="00C07125" w:rsidRDefault="00C07125" w:rsidP="00E55A03">
      <w:pPr>
        <w:pStyle w:val="FootnoteText"/>
      </w:pPr>
      <w:r>
        <w:rPr>
          <w:rStyle w:val="FootnoteReference"/>
        </w:rPr>
        <w:footnoteRef/>
      </w:r>
      <w:r>
        <w:t xml:space="preserve"> Nguồn ảnh: </w:t>
      </w:r>
      <w:hyperlink r:id="rId3" w:history="1">
        <w:r>
          <w:rPr>
            <w:rStyle w:val="Hyperlink"/>
          </w:rPr>
          <w:t>https://docs.microsoft.com/en-us/azure/machine-learning</w:t>
        </w:r>
      </w:hyperlink>
    </w:p>
  </w:footnote>
  <w:footnote w:id="6">
    <w:p w14:paraId="62416E51" w14:textId="77777777" w:rsidR="00C07125" w:rsidRDefault="00C07125" w:rsidP="00E55A03">
      <w:pPr>
        <w:pStyle w:val="FootnoteText"/>
        <w:jc w:val="left"/>
      </w:pPr>
      <w:r>
        <w:rPr>
          <w:rStyle w:val="FootnoteReference"/>
        </w:rPr>
        <w:footnoteRef/>
      </w:r>
      <w:r>
        <w:t xml:space="preserve"> </w:t>
      </w:r>
      <w:r w:rsidRPr="00B97964">
        <w:t>Một mô hình mô tốt là mộ mô hình có </w:t>
      </w:r>
      <w:r w:rsidRPr="00B97964">
        <w:rPr>
          <w:i/>
          <w:iCs/>
        </w:rPr>
        <w:t>tính tổng quát</w:t>
      </w:r>
      <w:r w:rsidRPr="00B97964">
        <w:t>, tức mô tả được dữ liệu cả trong lẫn ngoài tập training. Mô hình chỉ mô tả tốt dữ liệu trong tập training được gọi là </w:t>
      </w:r>
      <w:r w:rsidRPr="00142412">
        <w:t>overfitting</w:t>
      </w:r>
      <w:r>
        <w:t>.</w:t>
      </w:r>
    </w:p>
  </w:footnote>
  <w:footnote w:id="7">
    <w:p w14:paraId="1EF72B0E" w14:textId="77777777" w:rsidR="00C07125" w:rsidRDefault="00C07125" w:rsidP="00E55A03">
      <w:pPr>
        <w:pStyle w:val="FootnoteText"/>
      </w:pPr>
      <w:r>
        <w:rPr>
          <w:rStyle w:val="FootnoteReference"/>
        </w:rPr>
        <w:footnoteRef/>
      </w:r>
      <w:r>
        <w:t xml:space="preserve"> Nguồn ảnh: </w:t>
      </w:r>
      <w:hyperlink r:id="rId4" w:history="1">
        <w:r>
          <w:rPr>
            <w:rStyle w:val="Hyperlink"/>
          </w:rPr>
          <w:t>https://viblo.asia/p/phan-lop-bang-random-forests-trong-python-djeZ1D2QKWz</w:t>
        </w:r>
      </w:hyperlink>
    </w:p>
  </w:footnote>
  <w:footnote w:id="8">
    <w:p w14:paraId="4A864909" w14:textId="77777777" w:rsidR="00C07125" w:rsidRDefault="00C07125" w:rsidP="001C2C00">
      <w:pPr>
        <w:pStyle w:val="FootnoteText"/>
      </w:pPr>
      <w:r>
        <w:rPr>
          <w:rStyle w:val="FootnoteReference"/>
        </w:rPr>
        <w:footnoteRef/>
      </w:r>
      <w:r>
        <w:t xml:space="preserve"> Trang chủ: </w:t>
      </w:r>
      <w:hyperlink r:id="rId5" w:history="1">
        <w:r>
          <w:rPr>
            <w:rStyle w:val="Hyperlink"/>
          </w:rPr>
          <w:t>https://www.kaggle.com/</w:t>
        </w:r>
      </w:hyperlink>
    </w:p>
  </w:footnote>
  <w:footnote w:id="9">
    <w:p w14:paraId="7A426C90" w14:textId="77777777" w:rsidR="00C07125" w:rsidRDefault="00C07125" w:rsidP="001C2C00">
      <w:pPr>
        <w:pStyle w:val="FootnoteText"/>
      </w:pPr>
      <w:r>
        <w:rPr>
          <w:rStyle w:val="FootnoteReference"/>
        </w:rPr>
        <w:footnoteRef/>
      </w:r>
      <w:r>
        <w:t xml:space="preserve"> Nguồn ảnh: </w:t>
      </w:r>
      <w:hyperlink r:id="rId6" w:history="1">
        <w:r>
          <w:rPr>
            <w:rStyle w:val="Hyperlink"/>
          </w:rPr>
          <w:t>https://dlapplications.github.io/2018-06-15-MLP/</w:t>
        </w:r>
      </w:hyperlink>
    </w:p>
  </w:footnote>
  <w:footnote w:id="10">
    <w:p w14:paraId="098D652F" w14:textId="77777777" w:rsidR="00C07125" w:rsidRDefault="00C07125" w:rsidP="001C2C00">
      <w:pPr>
        <w:pStyle w:val="FootnoteText"/>
      </w:pPr>
      <w:r>
        <w:rPr>
          <w:rStyle w:val="FootnoteReference"/>
        </w:rPr>
        <w:footnoteRef/>
      </w:r>
      <w:r>
        <w:t xml:space="preserve"> Nguồn ảnh: </w:t>
      </w:r>
      <w:hyperlink r:id="rId7" w:history="1">
        <w:r>
          <w:rPr>
            <w:rStyle w:val="Hyperlink"/>
          </w:rPr>
          <w:t>https://dlapplications.github.io/2018-06-15-MLP/</w:t>
        </w:r>
      </w:hyperlink>
    </w:p>
  </w:footnote>
  <w:footnote w:id="11">
    <w:p w14:paraId="1A0B1B11" w14:textId="77777777" w:rsidR="00C07125" w:rsidRDefault="00C07125" w:rsidP="001C2C00">
      <w:pPr>
        <w:pStyle w:val="FootnoteText"/>
      </w:pPr>
      <w:r>
        <w:rPr>
          <w:rStyle w:val="FootnoteReference"/>
        </w:rPr>
        <w:footnoteRef/>
      </w:r>
      <w:r>
        <w:t xml:space="preserve"> Nguồn ảnh: </w:t>
      </w:r>
      <w:hyperlink r:id="rId8" w:history="1">
        <w:r>
          <w:rPr>
            <w:rStyle w:val="Hyperlink"/>
          </w:rPr>
          <w:t>https://dlapplications.github.io/2018-06-15-MLP/</w:t>
        </w:r>
      </w:hyperlink>
    </w:p>
  </w:footnote>
  <w:footnote w:id="12">
    <w:p w14:paraId="11F32BA9" w14:textId="4C6FE6EE" w:rsidR="00C07125" w:rsidRDefault="00C07125">
      <w:pPr>
        <w:pStyle w:val="FootnoteText"/>
      </w:pPr>
      <w:r>
        <w:rPr>
          <w:rStyle w:val="FootnoteReference"/>
        </w:rPr>
        <w:footnoteRef/>
      </w:r>
      <w:r>
        <w:t xml:space="preserve"> Nguồn ảnh: </w:t>
      </w:r>
    </w:p>
  </w:footnote>
  <w:footnote w:id="13">
    <w:p w14:paraId="402DE861" w14:textId="77777777" w:rsidR="00C07125" w:rsidRDefault="00C07125" w:rsidP="00F95081">
      <w:pPr>
        <w:pStyle w:val="FootnoteText"/>
      </w:pPr>
      <w:r>
        <w:rPr>
          <w:rStyle w:val="FootnoteReference"/>
        </w:rPr>
        <w:footnoteRef/>
      </w:r>
      <w:r>
        <w:t xml:space="preserve"> Nguồn ảnh: </w:t>
      </w:r>
      <w:hyperlink r:id="rId9" w:history="1">
        <w:r>
          <w:rPr>
            <w:rStyle w:val="Hyperlink"/>
          </w:rPr>
          <w:t>http://pypl.github.io/PYPL.html</w:t>
        </w:r>
      </w:hyperlink>
    </w:p>
  </w:footnote>
  <w:footnote w:id="14">
    <w:p w14:paraId="39453E61" w14:textId="44D43334" w:rsidR="00C07125" w:rsidRPr="00A72F87" w:rsidRDefault="00C07125" w:rsidP="00AD2747">
      <w:pPr>
        <w:pStyle w:val="CommentText"/>
        <w:rPr>
          <w:lang w:val="fr-FR"/>
        </w:rPr>
      </w:pPr>
      <w:r>
        <w:rPr>
          <w:rStyle w:val="FootnoteReference"/>
        </w:rPr>
        <w:footnoteRef/>
      </w:r>
      <w:r>
        <w:t xml:space="preserve"> </w:t>
      </w:r>
      <w:r w:rsidRPr="00AD2747">
        <w:rPr>
          <w:color w:val="0B1A33"/>
          <w:spacing w:val="-1"/>
          <w:shd w:val="clear" w:color="auto" w:fill="FFFFFF"/>
          <w:lang w:val="fr-FR"/>
        </w:rPr>
        <w:t>Feature Engineering là q</w:t>
      </w:r>
      <w:r>
        <w:rPr>
          <w:color w:val="0B1A33"/>
          <w:spacing w:val="-1"/>
          <w:shd w:val="clear" w:color="auto" w:fill="FFFFFF"/>
          <w:lang w:val="fr-FR"/>
        </w:rPr>
        <w:t>uá</w:t>
      </w:r>
      <w:r w:rsidRPr="00AD2747">
        <w:rPr>
          <w:color w:val="0B1A33"/>
          <w:spacing w:val="-1"/>
          <w:shd w:val="clear" w:color="auto" w:fill="FFFFFF"/>
          <w:lang w:val="fr-FR"/>
        </w:rPr>
        <w:t xml:space="preserve">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14:paraId="2A216268" w14:textId="3076EBED" w:rsidR="00C07125" w:rsidRPr="00AD2747" w:rsidRDefault="00C07125">
      <w:pPr>
        <w:pStyle w:val="FootnoteText"/>
        <w:rPr>
          <w:lang w:val="fr-FR"/>
        </w:rPr>
      </w:pPr>
    </w:p>
  </w:footnote>
  <w:footnote w:id="15">
    <w:p w14:paraId="206B1364" w14:textId="77777777" w:rsidR="00C07125" w:rsidRPr="001E07DF" w:rsidRDefault="00C07125" w:rsidP="001E07DF">
      <w:pPr>
        <w:rPr>
          <w:lang w:val="fr-FR"/>
        </w:rPr>
      </w:pPr>
      <w:r>
        <w:rPr>
          <w:rStyle w:val="FootnoteReference"/>
        </w:rPr>
        <w:footnoteRef/>
      </w:r>
      <w:r w:rsidRPr="001E07DF">
        <w:rPr>
          <w:lang w:val="fr-FR"/>
        </w:rPr>
        <w:t xml:space="preserve"> </w:t>
      </w:r>
      <w:r w:rsidRPr="001E07DF">
        <w:rPr>
          <w:sz w:val="18"/>
          <w:szCs w:val="14"/>
          <w:lang w:val="fr-FR"/>
        </w:rPr>
        <w:t>Scaling là một khái niệm chính của các mô hình học máy. Hầu hết các bộ dữ liệu chứa các tính năng thường khách nhau về cường độ và đơn vị. Một số mô hình học máy không bị ảnh hưởng bởi cường độ và đơn vị khác nhau này; tuy nhiên, hầu hết các mô hình học máy đều bị ảnh hưởng bởi sự thay đổi này vì chúng sử dụng một số liệu khoảng cách để tính khoảng cách giữa các điểm dữ liệu.</w:t>
      </w:r>
    </w:p>
    <w:p w14:paraId="7FF17752" w14:textId="46D3983A" w:rsidR="00C07125" w:rsidRPr="001E07DF" w:rsidRDefault="00C07125">
      <w:pPr>
        <w:pStyle w:val="FootnoteText"/>
        <w:rPr>
          <w:lang w:val="fr-F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3A182" w14:textId="77777777" w:rsidR="00C07125" w:rsidRPr="00CB5E79" w:rsidRDefault="00C07125" w:rsidP="00E55A03">
    <w:pPr>
      <w:pStyle w:val="Header"/>
      <w:tabs>
        <w:tab w:val="clear" w:pos="4680"/>
      </w:tabs>
      <w:rPr>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6A530" w14:textId="3F757F7E" w:rsidR="00C07125" w:rsidRPr="00CB5E79" w:rsidRDefault="00C07125" w:rsidP="00E55A03">
    <w:pPr>
      <w:pStyle w:val="Header"/>
      <w:tabs>
        <w:tab w:val="clear" w:pos="4680"/>
      </w:tabs>
      <w:rPr>
        <w:sz w:val="22"/>
      </w:rPr>
    </w:pPr>
    <w:r>
      <w:rPr>
        <w:noProof/>
        <w:sz w:val="22"/>
      </w:rPr>
      <mc:AlternateContent>
        <mc:Choice Requires="wps">
          <w:drawing>
            <wp:anchor distT="0" distB="0" distL="114300" distR="114300" simplePos="0" relativeHeight="251657216" behindDoc="0" locked="0" layoutInCell="1" allowOverlap="1" wp14:anchorId="31D4DB50" wp14:editId="7A57DE8C">
              <wp:simplePos x="0" y="0"/>
              <wp:positionH relativeFrom="column">
                <wp:posOffset>0</wp:posOffset>
              </wp:positionH>
              <wp:positionV relativeFrom="paragraph">
                <wp:posOffset>187325</wp:posOffset>
              </wp:positionV>
              <wp:extent cx="5560828"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608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59E2C8" id="Straight Connector 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14.75pt" to="437.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" strokecolor="black [3200]" strokeweight=".5pt">
              <v:stroke joinstyle="miter"/>
            </v:line>
          </w:pict>
        </mc:Fallback>
      </mc:AlternateContent>
    </w:r>
    <w:r>
      <w:rPr>
        <w:sz w:val="22"/>
      </w:rPr>
      <w:t>Khóa luận tốt nghiệp</w:t>
    </w:r>
    <w:r w:rsidRPr="008A18FD">
      <w:rPr>
        <w:sz w:val="22"/>
      </w:rPr>
      <w:ptab w:relativeTo="margin" w:alignment="right" w:leader="none"/>
    </w:r>
    <w:r w:rsidRPr="00CB5E79">
      <w:rPr>
        <w:noProof/>
        <w:sz w:val="22"/>
      </w:rPr>
      <w:t>Nghiên cứu mô hình phát hiện bất thường trong giao dịch tài chính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096F7" w14:textId="7E70D02E" w:rsidR="0099010E" w:rsidRPr="00CB5E79" w:rsidRDefault="0099010E" w:rsidP="00E55A03">
    <w:pPr>
      <w:pStyle w:val="Header"/>
      <w:tabs>
        <w:tab w:val="clear" w:pos="4680"/>
      </w:tabs>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468DC"/>
    <w:multiLevelType w:val="hybridMultilevel"/>
    <w:tmpl w:val="0C602104"/>
    <w:lvl w:ilvl="0" w:tplc="DF70735C">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B2D4F"/>
    <w:multiLevelType w:val="hybridMultilevel"/>
    <w:tmpl w:val="DB0CFB36"/>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38CF"/>
    <w:multiLevelType w:val="hybridMultilevel"/>
    <w:tmpl w:val="1F9ADE4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B4046"/>
    <w:multiLevelType w:val="hybridMultilevel"/>
    <w:tmpl w:val="E9C61784"/>
    <w:lvl w:ilvl="0" w:tplc="FFFFFFFF">
      <w:numFmt w:val="bullet"/>
      <w:lvlText w:val="-"/>
      <w:lvlJc w:val="left"/>
      <w:pPr>
        <w:ind w:left="720" w:hanging="360"/>
      </w:pPr>
      <w:rPr>
        <w:rFonts w:ascii="Calibri" w:hAnsi="Calibri" w:hint="default"/>
      </w:rPr>
    </w:lvl>
    <w:lvl w:ilvl="1" w:tplc="6C6AB06E">
      <w:start w:val="1"/>
      <w:numFmt w:val="bullet"/>
      <w:lvlText w:val="o"/>
      <w:lvlJc w:val="left"/>
      <w:pPr>
        <w:ind w:left="1440" w:hanging="360"/>
      </w:pPr>
      <w:rPr>
        <w:rFonts w:ascii="Courier New" w:hAnsi="Courier New" w:hint="default"/>
      </w:rPr>
    </w:lvl>
    <w:lvl w:ilvl="2" w:tplc="FCE22260">
      <w:start w:val="1"/>
      <w:numFmt w:val="bullet"/>
      <w:lvlText w:val=""/>
      <w:lvlJc w:val="left"/>
      <w:pPr>
        <w:ind w:left="2160" w:hanging="360"/>
      </w:pPr>
      <w:rPr>
        <w:rFonts w:ascii="Wingdings" w:hAnsi="Wingdings" w:hint="default"/>
      </w:rPr>
    </w:lvl>
    <w:lvl w:ilvl="3" w:tplc="0EE60C9E">
      <w:start w:val="1"/>
      <w:numFmt w:val="bullet"/>
      <w:lvlText w:val=""/>
      <w:lvlJc w:val="left"/>
      <w:pPr>
        <w:ind w:left="2880" w:hanging="360"/>
      </w:pPr>
      <w:rPr>
        <w:rFonts w:ascii="Symbol" w:hAnsi="Symbol" w:hint="default"/>
      </w:rPr>
    </w:lvl>
    <w:lvl w:ilvl="4" w:tplc="53C63F9C">
      <w:start w:val="1"/>
      <w:numFmt w:val="bullet"/>
      <w:lvlText w:val="o"/>
      <w:lvlJc w:val="left"/>
      <w:pPr>
        <w:ind w:left="3600" w:hanging="360"/>
      </w:pPr>
      <w:rPr>
        <w:rFonts w:ascii="Courier New" w:hAnsi="Courier New" w:hint="default"/>
      </w:rPr>
    </w:lvl>
    <w:lvl w:ilvl="5" w:tplc="D41491D2">
      <w:start w:val="1"/>
      <w:numFmt w:val="bullet"/>
      <w:lvlText w:val=""/>
      <w:lvlJc w:val="left"/>
      <w:pPr>
        <w:ind w:left="4320" w:hanging="360"/>
      </w:pPr>
      <w:rPr>
        <w:rFonts w:ascii="Wingdings" w:hAnsi="Wingdings" w:hint="default"/>
      </w:rPr>
    </w:lvl>
    <w:lvl w:ilvl="6" w:tplc="C26C61D6">
      <w:start w:val="1"/>
      <w:numFmt w:val="bullet"/>
      <w:lvlText w:val=""/>
      <w:lvlJc w:val="left"/>
      <w:pPr>
        <w:ind w:left="5040" w:hanging="360"/>
      </w:pPr>
      <w:rPr>
        <w:rFonts w:ascii="Symbol" w:hAnsi="Symbol" w:hint="default"/>
      </w:rPr>
    </w:lvl>
    <w:lvl w:ilvl="7" w:tplc="AB440060">
      <w:start w:val="1"/>
      <w:numFmt w:val="bullet"/>
      <w:lvlText w:val="o"/>
      <w:lvlJc w:val="left"/>
      <w:pPr>
        <w:ind w:left="5760" w:hanging="360"/>
      </w:pPr>
      <w:rPr>
        <w:rFonts w:ascii="Courier New" w:hAnsi="Courier New" w:hint="default"/>
      </w:rPr>
    </w:lvl>
    <w:lvl w:ilvl="8" w:tplc="B878743E">
      <w:start w:val="1"/>
      <w:numFmt w:val="bullet"/>
      <w:lvlText w:val=""/>
      <w:lvlJc w:val="left"/>
      <w:pPr>
        <w:ind w:left="6480" w:hanging="360"/>
      </w:pPr>
      <w:rPr>
        <w:rFonts w:ascii="Wingdings" w:hAnsi="Wingdings" w:hint="default"/>
      </w:rPr>
    </w:lvl>
  </w:abstractNum>
  <w:abstractNum w:abstractNumId="4" w15:restartNumberingAfterBreak="0">
    <w:nsid w:val="06940842"/>
    <w:multiLevelType w:val="hybridMultilevel"/>
    <w:tmpl w:val="F8E40554"/>
    <w:lvl w:ilvl="0" w:tplc="FFFFFFFF">
      <w:numFmt w:val="bullet"/>
      <w:lvlText w:val="-"/>
      <w:lvlJc w:val="left"/>
      <w:pPr>
        <w:ind w:left="720" w:hanging="360"/>
      </w:pPr>
      <w:rPr>
        <w:rFonts w:ascii="Calibri" w:hAnsi="Calibri" w:hint="default"/>
      </w:rPr>
    </w:lvl>
    <w:lvl w:ilvl="1" w:tplc="A132868C">
      <w:start w:val="1"/>
      <w:numFmt w:val="bullet"/>
      <w:lvlText w:val="o"/>
      <w:lvlJc w:val="left"/>
      <w:pPr>
        <w:ind w:left="1440" w:hanging="360"/>
      </w:pPr>
      <w:rPr>
        <w:rFonts w:ascii="Courier New" w:hAnsi="Courier New" w:hint="default"/>
      </w:rPr>
    </w:lvl>
    <w:lvl w:ilvl="2" w:tplc="44221EFE">
      <w:start w:val="1"/>
      <w:numFmt w:val="bullet"/>
      <w:lvlText w:val=""/>
      <w:lvlJc w:val="left"/>
      <w:pPr>
        <w:ind w:left="2160" w:hanging="360"/>
      </w:pPr>
      <w:rPr>
        <w:rFonts w:ascii="Wingdings" w:hAnsi="Wingdings" w:hint="default"/>
      </w:rPr>
    </w:lvl>
    <w:lvl w:ilvl="3" w:tplc="75C0AED0">
      <w:start w:val="1"/>
      <w:numFmt w:val="bullet"/>
      <w:lvlText w:val=""/>
      <w:lvlJc w:val="left"/>
      <w:pPr>
        <w:ind w:left="2880" w:hanging="360"/>
      </w:pPr>
      <w:rPr>
        <w:rFonts w:ascii="Symbol" w:hAnsi="Symbol" w:hint="default"/>
      </w:rPr>
    </w:lvl>
    <w:lvl w:ilvl="4" w:tplc="FC9C774E">
      <w:start w:val="1"/>
      <w:numFmt w:val="bullet"/>
      <w:lvlText w:val="o"/>
      <w:lvlJc w:val="left"/>
      <w:pPr>
        <w:ind w:left="3600" w:hanging="360"/>
      </w:pPr>
      <w:rPr>
        <w:rFonts w:ascii="Courier New" w:hAnsi="Courier New" w:hint="default"/>
      </w:rPr>
    </w:lvl>
    <w:lvl w:ilvl="5" w:tplc="816230D2">
      <w:start w:val="1"/>
      <w:numFmt w:val="bullet"/>
      <w:lvlText w:val=""/>
      <w:lvlJc w:val="left"/>
      <w:pPr>
        <w:ind w:left="4320" w:hanging="360"/>
      </w:pPr>
      <w:rPr>
        <w:rFonts w:ascii="Wingdings" w:hAnsi="Wingdings" w:hint="default"/>
      </w:rPr>
    </w:lvl>
    <w:lvl w:ilvl="6" w:tplc="664A7EC4">
      <w:start w:val="1"/>
      <w:numFmt w:val="bullet"/>
      <w:lvlText w:val=""/>
      <w:lvlJc w:val="left"/>
      <w:pPr>
        <w:ind w:left="5040" w:hanging="360"/>
      </w:pPr>
      <w:rPr>
        <w:rFonts w:ascii="Symbol" w:hAnsi="Symbol" w:hint="default"/>
      </w:rPr>
    </w:lvl>
    <w:lvl w:ilvl="7" w:tplc="A5F2B7BE">
      <w:start w:val="1"/>
      <w:numFmt w:val="bullet"/>
      <w:lvlText w:val="o"/>
      <w:lvlJc w:val="left"/>
      <w:pPr>
        <w:ind w:left="5760" w:hanging="360"/>
      </w:pPr>
      <w:rPr>
        <w:rFonts w:ascii="Courier New" w:hAnsi="Courier New" w:hint="default"/>
      </w:rPr>
    </w:lvl>
    <w:lvl w:ilvl="8" w:tplc="751E736E">
      <w:start w:val="1"/>
      <w:numFmt w:val="bullet"/>
      <w:lvlText w:val=""/>
      <w:lvlJc w:val="left"/>
      <w:pPr>
        <w:ind w:left="6480" w:hanging="360"/>
      </w:pPr>
      <w:rPr>
        <w:rFonts w:ascii="Wingdings" w:hAnsi="Wingdings" w:hint="default"/>
      </w:rPr>
    </w:lvl>
  </w:abstractNum>
  <w:abstractNum w:abstractNumId="5" w15:restartNumberingAfterBreak="0">
    <w:nsid w:val="075C078A"/>
    <w:multiLevelType w:val="hybridMultilevel"/>
    <w:tmpl w:val="BA0269E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57999"/>
    <w:multiLevelType w:val="multilevel"/>
    <w:tmpl w:val="53AC6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A621C8"/>
    <w:multiLevelType w:val="hybridMultilevel"/>
    <w:tmpl w:val="502C2B70"/>
    <w:lvl w:ilvl="0" w:tplc="08E0E6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938D9"/>
    <w:multiLevelType w:val="hybridMultilevel"/>
    <w:tmpl w:val="51386014"/>
    <w:lvl w:ilvl="0" w:tplc="DF70735C">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204321"/>
    <w:multiLevelType w:val="multilevel"/>
    <w:tmpl w:val="0B0A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FF2CDD"/>
    <w:multiLevelType w:val="hybridMultilevel"/>
    <w:tmpl w:val="CD024BD0"/>
    <w:lvl w:ilvl="0" w:tplc="08E0E6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1A5100"/>
    <w:multiLevelType w:val="multilevel"/>
    <w:tmpl w:val="4F2E0726"/>
    <w:lvl w:ilvl="0">
      <w:start w:val="1"/>
      <w:numFmt w:val="bullet"/>
      <w:lvlText w:val="➢"/>
      <w:lvlJc w:val="left"/>
      <w:pPr>
        <w:ind w:left="2160" w:hanging="360"/>
      </w:pPr>
      <w:rPr>
        <w:rFonts w:ascii="Courier New" w:eastAsia="Courier New" w:hAnsi="Courier New" w:cs="Courier New"/>
      </w:rPr>
    </w:lvl>
    <w:lvl w:ilvl="1">
      <w:start w:val="1"/>
      <w:numFmt w:val="bullet"/>
      <w:lvlText w:val="○"/>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 w15:restartNumberingAfterBreak="0">
    <w:nsid w:val="12F02A3A"/>
    <w:multiLevelType w:val="multilevel"/>
    <w:tmpl w:val="7CC056AE"/>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86218AB"/>
    <w:multiLevelType w:val="hybridMultilevel"/>
    <w:tmpl w:val="F9C2414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C36F33"/>
    <w:multiLevelType w:val="multilevel"/>
    <w:tmpl w:val="972A9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0F452C"/>
    <w:multiLevelType w:val="hybridMultilevel"/>
    <w:tmpl w:val="C80E7B56"/>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2B4965"/>
    <w:multiLevelType w:val="hybridMultilevel"/>
    <w:tmpl w:val="F7A2B924"/>
    <w:lvl w:ilvl="0" w:tplc="389ACE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CEA7605"/>
    <w:multiLevelType w:val="hybridMultilevel"/>
    <w:tmpl w:val="1A825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EC4E46"/>
    <w:multiLevelType w:val="multilevel"/>
    <w:tmpl w:val="E2A8F17C"/>
    <w:lvl w:ilvl="0">
      <w:start w:val="1"/>
      <w:numFmt w:val="decimal"/>
      <w:pStyle w:val="Heading1"/>
      <w:suff w:val="space"/>
      <w:lvlText w:val="CHƯƠNG %1:"/>
      <w:lvlJc w:val="left"/>
      <w:pPr>
        <w:ind w:left="432" w:hanging="432"/>
      </w:pPr>
      <w:rPr>
        <w:rFonts w:ascii="Times New Roman" w:hAnsi="Times New Roman" w:hint="default"/>
        <w:b/>
        <w:i w:val="0"/>
        <w:color w:val="auto"/>
        <w:sz w:val="28"/>
      </w:rPr>
    </w:lvl>
    <w:lvl w:ilvl="1">
      <w:start w:val="1"/>
      <w:numFmt w:val="decimal"/>
      <w:pStyle w:val="Heading2"/>
      <w:suff w:val="space"/>
      <w:lvlText w:val="%1.%2."/>
      <w:lvlJc w:val="left"/>
      <w:pPr>
        <w:ind w:left="576" w:hanging="576"/>
      </w:pPr>
      <w:rPr>
        <w:rFonts w:ascii="Times New Roman" w:hAnsi="Times New Roman" w:hint="default"/>
        <w:b/>
        <w:i w:val="0"/>
        <w:sz w:val="26"/>
      </w:rPr>
    </w:lvl>
    <w:lvl w:ilvl="2">
      <w:start w:val="1"/>
      <w:numFmt w:val="decimal"/>
      <w:pStyle w:val="Heading3"/>
      <w:suff w:val="space"/>
      <w:lvlText w:val="%1.%2.%3."/>
      <w:lvlJc w:val="left"/>
      <w:pPr>
        <w:ind w:left="720" w:hanging="720"/>
      </w:pPr>
      <w:rPr>
        <w:rFonts w:ascii="Times New Roman" w:hAnsi="Times New Roman" w:hint="default"/>
        <w:b/>
        <w:i w:val="0"/>
        <w:color w:val="auto"/>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suff w:val="space"/>
      <w:lvlText w:val="%1.%2.%3.%4.%5."/>
      <w:lvlJc w:val="left"/>
      <w:pPr>
        <w:ind w:left="1008" w:hanging="1008"/>
      </w:pPr>
      <w:rPr>
        <w:rFonts w:ascii="Times New Roman" w:hAnsi="Times New Roman" w:hint="default"/>
        <w:b/>
        <w:i w:val="0"/>
        <w:color w:val="auto"/>
        <w:sz w:val="26"/>
      </w:rPr>
    </w:lvl>
    <w:lvl w:ilvl="5">
      <w:start w:val="1"/>
      <w:numFmt w:val="decimal"/>
      <w:pStyle w:val="Heading6"/>
      <w:suff w:val="space"/>
      <w:lvlText w:val="%1.%2.%3.%4.%5.%6."/>
      <w:lvlJc w:val="left"/>
      <w:pPr>
        <w:ind w:left="1152" w:hanging="1152"/>
      </w:pPr>
      <w:rPr>
        <w:rFonts w:ascii="Times New Roman" w:hAnsi="Times New Roman" w:hint="default"/>
        <w:b/>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1D1C0079"/>
    <w:multiLevelType w:val="multilevel"/>
    <w:tmpl w:val="AE963848"/>
    <w:lvl w:ilvl="0">
      <w:start w:val="1"/>
      <w:numFmt w:val="bullet"/>
      <w:lvlText w:val="➢"/>
      <w:lvlJc w:val="left"/>
      <w:pPr>
        <w:ind w:left="2160" w:hanging="360"/>
      </w:pPr>
      <w:rPr>
        <w:rFonts w:ascii="Courier New" w:eastAsia="Courier New" w:hAnsi="Courier New" w:cs="Courier New"/>
      </w:rPr>
    </w:lvl>
    <w:lvl w:ilvl="1">
      <w:start w:val="1"/>
      <w:numFmt w:val="bullet"/>
      <w:lvlText w:val="○"/>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1" w15:restartNumberingAfterBreak="0">
    <w:nsid w:val="1D9F0476"/>
    <w:multiLevelType w:val="hybridMultilevel"/>
    <w:tmpl w:val="C8DE9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F7E4EAD"/>
    <w:multiLevelType w:val="hybridMultilevel"/>
    <w:tmpl w:val="CEAAEC20"/>
    <w:lvl w:ilvl="0" w:tplc="DF70735C">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247600"/>
    <w:multiLevelType w:val="hybridMultilevel"/>
    <w:tmpl w:val="6284F698"/>
    <w:lvl w:ilvl="0" w:tplc="CCE87CA4">
      <w:numFmt w:val="bullet"/>
      <w:lvlText w:val="-"/>
      <w:lvlJc w:val="left"/>
      <w:pPr>
        <w:ind w:left="720" w:hanging="360"/>
      </w:pPr>
      <w:rPr>
        <w:rFonts w:ascii="Times New Roman" w:eastAsia="Times New Roman" w:hAnsi="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76267A"/>
    <w:multiLevelType w:val="hybridMultilevel"/>
    <w:tmpl w:val="87A8C44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BF3943"/>
    <w:multiLevelType w:val="multilevel"/>
    <w:tmpl w:val="D9262C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2AA06EF1"/>
    <w:multiLevelType w:val="hybridMultilevel"/>
    <w:tmpl w:val="B4D8704E"/>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401B7C"/>
    <w:multiLevelType w:val="hybridMultilevel"/>
    <w:tmpl w:val="3E2217A6"/>
    <w:lvl w:ilvl="0" w:tplc="CCE87CA4">
      <w:numFmt w:val="bullet"/>
      <w:lvlText w:val="-"/>
      <w:lvlJc w:val="left"/>
      <w:pPr>
        <w:ind w:left="720" w:hanging="360"/>
      </w:pPr>
      <w:rPr>
        <w:rFonts w:ascii="Times New Roman" w:eastAsia="Times New Roman" w:hAnsi="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AB3A79"/>
    <w:multiLevelType w:val="multilevel"/>
    <w:tmpl w:val="F4504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F4D4FD8"/>
    <w:multiLevelType w:val="hybridMultilevel"/>
    <w:tmpl w:val="89203306"/>
    <w:lvl w:ilvl="0" w:tplc="429A89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250457"/>
    <w:multiLevelType w:val="multilevel"/>
    <w:tmpl w:val="70EA2450"/>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4F5647"/>
    <w:multiLevelType w:val="hybridMultilevel"/>
    <w:tmpl w:val="50A05CB4"/>
    <w:lvl w:ilvl="0" w:tplc="B950D68E">
      <w:numFmt w:val="bullet"/>
      <w:pStyle w:val="ListParagraph"/>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1D368C"/>
    <w:multiLevelType w:val="multilevel"/>
    <w:tmpl w:val="A9E41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2B65ED"/>
    <w:multiLevelType w:val="multilevel"/>
    <w:tmpl w:val="08864818"/>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32800711"/>
    <w:multiLevelType w:val="hybridMultilevel"/>
    <w:tmpl w:val="74208A6C"/>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AC3A7F"/>
    <w:multiLevelType w:val="hybridMultilevel"/>
    <w:tmpl w:val="B100D820"/>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9634D4"/>
    <w:multiLevelType w:val="hybridMultilevel"/>
    <w:tmpl w:val="CAA6CD10"/>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7A75FC"/>
    <w:multiLevelType w:val="hybridMultilevel"/>
    <w:tmpl w:val="1FA4178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F0153A"/>
    <w:multiLevelType w:val="hybridMultilevel"/>
    <w:tmpl w:val="6AD6232C"/>
    <w:lvl w:ilvl="0" w:tplc="CE1206CC">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557B13"/>
    <w:multiLevelType w:val="multilevel"/>
    <w:tmpl w:val="C322AB14"/>
    <w:lvl w:ilvl="0">
      <w:start w:val="1"/>
      <w:numFmt w:val="bullet"/>
      <w:lvlText w:val="➢"/>
      <w:lvlJc w:val="left"/>
      <w:pPr>
        <w:ind w:left="2160" w:hanging="360"/>
      </w:pPr>
      <w:rPr>
        <w:rFonts w:ascii="Courier New" w:eastAsia="Courier New" w:hAnsi="Courier New" w:cs="Courier New"/>
      </w:rPr>
    </w:lvl>
    <w:lvl w:ilvl="1">
      <w:start w:val="1"/>
      <w:numFmt w:val="bullet"/>
      <w:lvlText w:val="○"/>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0" w15:restartNumberingAfterBreak="0">
    <w:nsid w:val="37A20F5E"/>
    <w:multiLevelType w:val="multilevel"/>
    <w:tmpl w:val="61124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8281B88"/>
    <w:multiLevelType w:val="hybridMultilevel"/>
    <w:tmpl w:val="BD9CA1DC"/>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5D094D"/>
    <w:multiLevelType w:val="hybridMultilevel"/>
    <w:tmpl w:val="15F4A19C"/>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D71DC"/>
    <w:multiLevelType w:val="hybridMultilevel"/>
    <w:tmpl w:val="A81A9ADE"/>
    <w:lvl w:ilvl="0" w:tplc="FFFFFFFF">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529A7"/>
    <w:multiLevelType w:val="hybridMultilevel"/>
    <w:tmpl w:val="5D2CB9A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036977"/>
    <w:multiLevelType w:val="hybridMultilevel"/>
    <w:tmpl w:val="9D0C6E68"/>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8F4ED7"/>
    <w:multiLevelType w:val="hybridMultilevel"/>
    <w:tmpl w:val="A1B671E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C30EE6"/>
    <w:multiLevelType w:val="multilevel"/>
    <w:tmpl w:val="929E4E2A"/>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960F81"/>
    <w:multiLevelType w:val="hybridMultilevel"/>
    <w:tmpl w:val="E4AC1EB8"/>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D276FC"/>
    <w:multiLevelType w:val="hybridMultilevel"/>
    <w:tmpl w:val="042A3126"/>
    <w:lvl w:ilvl="0" w:tplc="FFFFFFFF">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7370F8"/>
    <w:multiLevelType w:val="hybridMultilevel"/>
    <w:tmpl w:val="38020AC8"/>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4746BB7"/>
    <w:multiLevelType w:val="multilevel"/>
    <w:tmpl w:val="4E301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60C79EC"/>
    <w:multiLevelType w:val="multilevel"/>
    <w:tmpl w:val="3EB29912"/>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E56F58"/>
    <w:multiLevelType w:val="multilevel"/>
    <w:tmpl w:val="8ED27E60"/>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B73994"/>
    <w:multiLevelType w:val="hybridMultilevel"/>
    <w:tmpl w:val="635894D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542C99"/>
    <w:multiLevelType w:val="hybridMultilevel"/>
    <w:tmpl w:val="2C76222E"/>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2F505B"/>
    <w:multiLevelType w:val="hybridMultilevel"/>
    <w:tmpl w:val="FAC4B55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460BC3"/>
    <w:multiLevelType w:val="hybridMultilevel"/>
    <w:tmpl w:val="9612BE36"/>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5C51A9"/>
    <w:multiLevelType w:val="hybridMultilevel"/>
    <w:tmpl w:val="F93657E6"/>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4C3182"/>
    <w:multiLevelType w:val="multilevel"/>
    <w:tmpl w:val="290C0786"/>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510A84"/>
    <w:multiLevelType w:val="hybridMultilevel"/>
    <w:tmpl w:val="4710C506"/>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3FF171B"/>
    <w:multiLevelType w:val="multilevel"/>
    <w:tmpl w:val="566AA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567201E"/>
    <w:multiLevelType w:val="multilevel"/>
    <w:tmpl w:val="F6FEF5A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55810F05"/>
    <w:multiLevelType w:val="hybridMultilevel"/>
    <w:tmpl w:val="DFFC813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A22C4D"/>
    <w:multiLevelType w:val="multilevel"/>
    <w:tmpl w:val="81483C7C"/>
    <w:lvl w:ilvl="0">
      <w:start w:val="1"/>
      <w:numFmt w:val="decimal"/>
      <w:suff w:val="space"/>
      <w:lvlText w:val="CHƯƠNG %1:"/>
      <w:lvlJc w:val="left"/>
      <w:pPr>
        <w:ind w:left="432" w:hanging="432"/>
      </w:pPr>
      <w:rPr>
        <w:rFonts w:ascii="Times New Roman" w:hAnsi="Times New Roman" w:hint="default"/>
        <w:b/>
        <w:i w:val="0"/>
        <w:color w:val="auto"/>
        <w:sz w:val="28"/>
      </w:rPr>
    </w:lvl>
    <w:lvl w:ilvl="1">
      <w:start w:val="1"/>
      <w:numFmt w:val="decimal"/>
      <w:suff w:val="space"/>
      <w:lvlText w:val="%1.%2."/>
      <w:lvlJc w:val="left"/>
      <w:pPr>
        <w:ind w:left="576" w:hanging="576"/>
      </w:pPr>
      <w:rPr>
        <w:rFonts w:ascii="Times New Roman" w:hAnsi="Times New Roman" w:hint="default"/>
        <w:b/>
        <w:i w:val="0"/>
        <w:color w:val="auto"/>
        <w:sz w:val="26"/>
      </w:rPr>
    </w:lvl>
    <w:lvl w:ilvl="2">
      <w:start w:val="1"/>
      <w:numFmt w:val="decimal"/>
      <w:suff w:val="space"/>
      <w:lvlText w:val="%1.%2.%3."/>
      <w:lvlJc w:val="left"/>
      <w:pPr>
        <w:ind w:left="720" w:hanging="720"/>
      </w:pPr>
      <w:rPr>
        <w:rFonts w:ascii="Times New Roman" w:hAnsi="Times New Roman" w:hint="default"/>
        <w:b/>
        <w:i w:val="0"/>
        <w:color w:val="auto"/>
        <w:sz w:val="26"/>
      </w:rPr>
    </w:lvl>
    <w:lvl w:ilvl="3">
      <w:start w:val="1"/>
      <w:numFmt w:val="decimal"/>
      <w:suff w:val="space"/>
      <w:lvlText w:val="%1.%2.%3.%4."/>
      <w:lvlJc w:val="left"/>
      <w:pPr>
        <w:ind w:left="864" w:hanging="864"/>
      </w:pPr>
      <w:rPr>
        <w:rFonts w:ascii="Times New Roman" w:hAnsi="Times New Roman" w:hint="default"/>
        <w:b/>
        <w:i w:val="0"/>
        <w:color w:val="auto"/>
        <w:sz w:val="26"/>
      </w:rPr>
    </w:lvl>
    <w:lvl w:ilvl="4">
      <w:start w:val="1"/>
      <w:numFmt w:val="decimal"/>
      <w:suff w:val="space"/>
      <w:lvlText w:val="%1.%2.%3.%4.%5."/>
      <w:lvlJc w:val="left"/>
      <w:pPr>
        <w:ind w:left="1008" w:hanging="1008"/>
      </w:pPr>
      <w:rPr>
        <w:rFonts w:ascii="Times New Roman" w:hAnsi="Times New Roman" w:hint="default"/>
        <w:b/>
        <w:i w:val="0"/>
        <w:color w:val="auto"/>
        <w:sz w:val="26"/>
      </w:rPr>
    </w:lvl>
    <w:lvl w:ilvl="5">
      <w:start w:val="1"/>
      <w:numFmt w:val="decimal"/>
      <w:suff w:val="space"/>
      <w:lvlText w:val="%1.%2.%3.%4.%5.%6."/>
      <w:lvlJc w:val="left"/>
      <w:pPr>
        <w:ind w:left="1152" w:hanging="1152"/>
      </w:pPr>
      <w:rPr>
        <w:rFonts w:ascii="Times New Roman" w:hAnsi="Times New Roman" w:hint="default"/>
        <w:b/>
        <w:i w:val="0"/>
        <w:color w:val="auto"/>
        <w:sz w:val="26"/>
      </w:rPr>
    </w:lvl>
    <w:lvl w:ilvl="6">
      <w:start w:val="1"/>
      <w:numFmt w:val="decimal"/>
      <w:suff w:val="space"/>
      <w:lvlText w:val="%1.%2.%3.%4.%5.%6.%7."/>
      <w:lvlJc w:val="left"/>
      <w:pPr>
        <w:ind w:left="1296" w:hanging="1296"/>
      </w:pPr>
      <w:rPr>
        <w:rFonts w:ascii="Times New Roman" w:hAnsi="Times New Roman" w:hint="default"/>
        <w:b/>
        <w:i w:val="0"/>
        <w:sz w:val="26"/>
      </w:rPr>
    </w:lvl>
    <w:lvl w:ilvl="7">
      <w:start w:val="1"/>
      <w:numFmt w:val="decimal"/>
      <w:suff w:val="space"/>
      <w:lvlText w:val="%1.%2.%3.%4.%5.%6.%7.%8."/>
      <w:lvlJc w:val="left"/>
      <w:pPr>
        <w:ind w:left="1440" w:hanging="1440"/>
      </w:pPr>
      <w:rPr>
        <w:rFonts w:ascii="Times New Roman" w:hAnsi="Times New Roman" w:hint="default"/>
        <w:b/>
        <w:i w:val="0"/>
        <w:color w:val="auto"/>
        <w:sz w:val="26"/>
      </w:rPr>
    </w:lvl>
    <w:lvl w:ilvl="8">
      <w:start w:val="1"/>
      <w:numFmt w:val="decimal"/>
      <w:suff w:val="space"/>
      <w:lvlText w:val="%1.%2.%3.%4.%5.%6.%7.%8.%9."/>
      <w:lvlJc w:val="left"/>
      <w:pPr>
        <w:ind w:left="1584" w:hanging="1584"/>
      </w:pPr>
      <w:rPr>
        <w:rFonts w:ascii="Times New Roman" w:hAnsi="Times New Roman" w:hint="default"/>
        <w:b/>
        <w:i w:val="0"/>
        <w:color w:val="auto"/>
        <w:sz w:val="26"/>
      </w:rPr>
    </w:lvl>
  </w:abstractNum>
  <w:abstractNum w:abstractNumId="65" w15:restartNumberingAfterBreak="0">
    <w:nsid w:val="589217EB"/>
    <w:multiLevelType w:val="hybridMultilevel"/>
    <w:tmpl w:val="6DFA876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A9238E"/>
    <w:multiLevelType w:val="hybridMultilevel"/>
    <w:tmpl w:val="55C26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94D2E81"/>
    <w:multiLevelType w:val="multilevel"/>
    <w:tmpl w:val="9F96B54E"/>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A4311EB"/>
    <w:multiLevelType w:val="multilevel"/>
    <w:tmpl w:val="295E49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9" w15:restartNumberingAfterBreak="0">
    <w:nsid w:val="5A5C3CC4"/>
    <w:multiLevelType w:val="multilevel"/>
    <w:tmpl w:val="C212AD7E"/>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784750"/>
    <w:multiLevelType w:val="multilevel"/>
    <w:tmpl w:val="1CFA207A"/>
    <w:lvl w:ilvl="0">
      <w:start w:val="1"/>
      <w:numFmt w:val="bullet"/>
      <w:lvlText w:val="➢"/>
      <w:lvlJc w:val="left"/>
      <w:pPr>
        <w:ind w:left="2160" w:hanging="360"/>
      </w:pPr>
      <w:rPr>
        <w:rFonts w:ascii="Courier New" w:eastAsia="Courier New" w:hAnsi="Courier New" w:cs="Courier New"/>
      </w:rPr>
    </w:lvl>
    <w:lvl w:ilvl="1">
      <w:start w:val="1"/>
      <w:numFmt w:val="bullet"/>
      <w:lvlText w:val="○"/>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1" w15:restartNumberingAfterBreak="0">
    <w:nsid w:val="5C7E1BA9"/>
    <w:multiLevelType w:val="multilevel"/>
    <w:tmpl w:val="A14C8B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2" w15:restartNumberingAfterBreak="0">
    <w:nsid w:val="5EC87142"/>
    <w:multiLevelType w:val="hybridMultilevel"/>
    <w:tmpl w:val="6520E2A4"/>
    <w:lvl w:ilvl="0" w:tplc="FFFFFFFF">
      <w:numFmt w:val="bullet"/>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F1E45A1"/>
    <w:multiLevelType w:val="multilevel"/>
    <w:tmpl w:val="F2763586"/>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1C090C"/>
    <w:multiLevelType w:val="hybridMultilevel"/>
    <w:tmpl w:val="89AAAE0E"/>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3D7DB6"/>
    <w:multiLevelType w:val="hybridMultilevel"/>
    <w:tmpl w:val="20E42758"/>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726B2A"/>
    <w:multiLevelType w:val="hybridMultilevel"/>
    <w:tmpl w:val="DCF421B0"/>
    <w:lvl w:ilvl="0" w:tplc="08E0E698">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705077C"/>
    <w:multiLevelType w:val="hybridMultilevel"/>
    <w:tmpl w:val="85D23850"/>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9961BC"/>
    <w:multiLevelType w:val="hybridMultilevel"/>
    <w:tmpl w:val="C8ECBD2C"/>
    <w:lvl w:ilvl="0" w:tplc="9CB2C2DA">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EF1F6A"/>
    <w:multiLevelType w:val="hybridMultilevel"/>
    <w:tmpl w:val="77989AEC"/>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AFF7525"/>
    <w:multiLevelType w:val="hybridMultilevel"/>
    <w:tmpl w:val="E16808F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0E2222"/>
    <w:multiLevelType w:val="multilevel"/>
    <w:tmpl w:val="7722B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43E5196"/>
    <w:multiLevelType w:val="hybridMultilevel"/>
    <w:tmpl w:val="32E8590A"/>
    <w:lvl w:ilvl="0" w:tplc="DF70735C">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46A67B6"/>
    <w:multiLevelType w:val="multilevel"/>
    <w:tmpl w:val="E926F7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4" w15:restartNumberingAfterBreak="0">
    <w:nsid w:val="755E6F94"/>
    <w:multiLevelType w:val="hybridMultilevel"/>
    <w:tmpl w:val="C44E67E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811E01"/>
    <w:multiLevelType w:val="hybridMultilevel"/>
    <w:tmpl w:val="84A6430E"/>
    <w:lvl w:ilvl="0" w:tplc="DF70735C">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172E3A"/>
    <w:multiLevelType w:val="hybridMultilevel"/>
    <w:tmpl w:val="59F0A3A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986FC3"/>
    <w:multiLevelType w:val="multilevel"/>
    <w:tmpl w:val="D5166314"/>
    <w:lvl w:ilvl="0">
      <w:numFmt w:val="bullet"/>
      <w:lvlText w:val="-"/>
      <w:lvlJc w:val="left"/>
      <w:pPr>
        <w:tabs>
          <w:tab w:val="num" w:pos="720"/>
        </w:tabs>
        <w:ind w:left="720" w:hanging="360"/>
      </w:pPr>
      <w:rPr>
        <w:rFonts w:ascii="Calibr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513E29"/>
    <w:multiLevelType w:val="hybridMultilevel"/>
    <w:tmpl w:val="FBB0322A"/>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9E1988"/>
    <w:multiLevelType w:val="hybridMultilevel"/>
    <w:tmpl w:val="744A9C2C"/>
    <w:lvl w:ilvl="0" w:tplc="FFFFFFFF">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A1836D1"/>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1" w15:restartNumberingAfterBreak="0">
    <w:nsid w:val="7C7D272A"/>
    <w:multiLevelType w:val="hybridMultilevel"/>
    <w:tmpl w:val="3D1AA180"/>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DE34D2F"/>
    <w:multiLevelType w:val="hybridMultilevel"/>
    <w:tmpl w:val="ACD29BE0"/>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E03201E"/>
    <w:multiLevelType w:val="hybridMultilevel"/>
    <w:tmpl w:val="8EBAE726"/>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BF0456"/>
    <w:multiLevelType w:val="hybridMultilevel"/>
    <w:tmpl w:val="4BA09414"/>
    <w:lvl w:ilvl="0" w:tplc="2FD679E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CC0A0A"/>
    <w:multiLevelType w:val="hybridMultilevel"/>
    <w:tmpl w:val="850C8584"/>
    <w:lvl w:ilvl="0" w:tplc="DF70735C">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90"/>
  </w:num>
  <w:num w:numId="4">
    <w:abstractNumId w:val="39"/>
  </w:num>
  <w:num w:numId="5">
    <w:abstractNumId w:val="68"/>
  </w:num>
  <w:num w:numId="6">
    <w:abstractNumId w:val="83"/>
  </w:num>
  <w:num w:numId="7">
    <w:abstractNumId w:val="40"/>
  </w:num>
  <w:num w:numId="8">
    <w:abstractNumId w:val="20"/>
  </w:num>
  <w:num w:numId="9">
    <w:abstractNumId w:val="67"/>
  </w:num>
  <w:num w:numId="10">
    <w:abstractNumId w:val="81"/>
  </w:num>
  <w:num w:numId="11">
    <w:abstractNumId w:val="71"/>
  </w:num>
  <w:num w:numId="12">
    <w:abstractNumId w:val="33"/>
  </w:num>
  <w:num w:numId="13">
    <w:abstractNumId w:val="25"/>
  </w:num>
  <w:num w:numId="14">
    <w:abstractNumId w:val="28"/>
  </w:num>
  <w:num w:numId="15">
    <w:abstractNumId w:val="61"/>
  </w:num>
  <w:num w:numId="16">
    <w:abstractNumId w:val="11"/>
  </w:num>
  <w:num w:numId="17">
    <w:abstractNumId w:val="70"/>
  </w:num>
  <w:num w:numId="18">
    <w:abstractNumId w:val="15"/>
  </w:num>
  <w:num w:numId="19">
    <w:abstractNumId w:val="62"/>
  </w:num>
  <w:num w:numId="20">
    <w:abstractNumId w:val="32"/>
  </w:num>
  <w:num w:numId="21">
    <w:abstractNumId w:val="9"/>
  </w:num>
  <w:num w:numId="22">
    <w:abstractNumId w:val="6"/>
  </w:num>
  <w:num w:numId="23">
    <w:abstractNumId w:val="51"/>
  </w:num>
  <w:num w:numId="24">
    <w:abstractNumId w:val="24"/>
  </w:num>
  <w:num w:numId="25">
    <w:abstractNumId w:val="8"/>
  </w:num>
  <w:num w:numId="26">
    <w:abstractNumId w:val="17"/>
  </w:num>
  <w:num w:numId="27">
    <w:abstractNumId w:val="10"/>
  </w:num>
  <w:num w:numId="28">
    <w:abstractNumId w:val="29"/>
  </w:num>
  <w:num w:numId="29">
    <w:abstractNumId w:val="36"/>
  </w:num>
  <w:num w:numId="30">
    <w:abstractNumId w:val="3"/>
  </w:num>
  <w:num w:numId="31">
    <w:abstractNumId w:val="46"/>
  </w:num>
  <w:num w:numId="32">
    <w:abstractNumId w:val="45"/>
  </w:num>
  <w:num w:numId="33">
    <w:abstractNumId w:val="34"/>
  </w:num>
  <w:num w:numId="34">
    <w:abstractNumId w:val="35"/>
  </w:num>
  <w:num w:numId="35">
    <w:abstractNumId w:val="78"/>
  </w:num>
  <w:num w:numId="36">
    <w:abstractNumId w:val="4"/>
  </w:num>
  <w:num w:numId="37">
    <w:abstractNumId w:val="89"/>
  </w:num>
  <w:num w:numId="38">
    <w:abstractNumId w:val="18"/>
  </w:num>
  <w:num w:numId="39">
    <w:abstractNumId w:val="66"/>
  </w:num>
  <w:num w:numId="40">
    <w:abstractNumId w:val="87"/>
  </w:num>
  <w:num w:numId="41">
    <w:abstractNumId w:val="91"/>
  </w:num>
  <w:num w:numId="42">
    <w:abstractNumId w:val="75"/>
  </w:num>
  <w:num w:numId="43">
    <w:abstractNumId w:val="92"/>
  </w:num>
  <w:num w:numId="44">
    <w:abstractNumId w:val="41"/>
  </w:num>
  <w:num w:numId="45">
    <w:abstractNumId w:val="60"/>
  </w:num>
  <w:num w:numId="46">
    <w:abstractNumId w:val="27"/>
  </w:num>
  <w:num w:numId="47">
    <w:abstractNumId w:val="23"/>
  </w:num>
  <w:num w:numId="48">
    <w:abstractNumId w:val="86"/>
  </w:num>
  <w:num w:numId="49">
    <w:abstractNumId w:val="48"/>
  </w:num>
  <w:num w:numId="50">
    <w:abstractNumId w:val="94"/>
  </w:num>
  <w:num w:numId="51">
    <w:abstractNumId w:val="7"/>
  </w:num>
  <w:num w:numId="52">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9"/>
  </w:num>
  <w:num w:numId="54">
    <w:abstractNumId w:val="82"/>
  </w:num>
  <w:num w:numId="55">
    <w:abstractNumId w:val="16"/>
  </w:num>
  <w:num w:numId="56">
    <w:abstractNumId w:val="22"/>
  </w:num>
  <w:num w:numId="57">
    <w:abstractNumId w:val="95"/>
  </w:num>
  <w:num w:numId="58">
    <w:abstractNumId w:val="85"/>
  </w:num>
  <w:num w:numId="59">
    <w:abstractNumId w:val="77"/>
  </w:num>
  <w:num w:numId="60">
    <w:abstractNumId w:val="56"/>
  </w:num>
  <w:num w:numId="61">
    <w:abstractNumId w:val="0"/>
  </w:num>
  <w:num w:numId="62">
    <w:abstractNumId w:val="21"/>
  </w:num>
  <w:num w:numId="63">
    <w:abstractNumId w:val="65"/>
  </w:num>
  <w:num w:numId="64">
    <w:abstractNumId w:val="72"/>
  </w:num>
  <w:num w:numId="65">
    <w:abstractNumId w:val="49"/>
  </w:num>
  <w:num w:numId="66">
    <w:abstractNumId w:val="57"/>
  </w:num>
  <w:num w:numId="67">
    <w:abstractNumId w:val="5"/>
  </w:num>
  <w:num w:numId="68">
    <w:abstractNumId w:val="54"/>
  </w:num>
  <w:num w:numId="69">
    <w:abstractNumId w:val="88"/>
  </w:num>
  <w:num w:numId="70">
    <w:abstractNumId w:val="1"/>
  </w:num>
  <w:num w:numId="71">
    <w:abstractNumId w:val="14"/>
  </w:num>
  <w:num w:numId="72">
    <w:abstractNumId w:val="37"/>
  </w:num>
  <w:num w:numId="73">
    <w:abstractNumId w:val="2"/>
  </w:num>
  <w:num w:numId="74">
    <w:abstractNumId w:val="55"/>
  </w:num>
  <w:num w:numId="75">
    <w:abstractNumId w:val="47"/>
  </w:num>
  <w:num w:numId="76">
    <w:abstractNumId w:val="63"/>
  </w:num>
  <w:num w:numId="77">
    <w:abstractNumId w:val="84"/>
  </w:num>
  <w:num w:numId="78">
    <w:abstractNumId w:val="58"/>
  </w:num>
  <w:num w:numId="79">
    <w:abstractNumId w:val="50"/>
  </w:num>
  <w:num w:numId="80">
    <w:abstractNumId w:val="80"/>
  </w:num>
  <w:num w:numId="81">
    <w:abstractNumId w:val="43"/>
  </w:num>
  <w:num w:numId="82">
    <w:abstractNumId w:val="42"/>
  </w:num>
  <w:num w:numId="83">
    <w:abstractNumId w:val="74"/>
  </w:num>
  <w:num w:numId="84">
    <w:abstractNumId w:val="44"/>
  </w:num>
  <w:num w:numId="85">
    <w:abstractNumId w:val="73"/>
  </w:num>
  <w:num w:numId="86">
    <w:abstractNumId w:val="69"/>
  </w:num>
  <w:num w:numId="87">
    <w:abstractNumId w:val="30"/>
  </w:num>
  <w:num w:numId="88">
    <w:abstractNumId w:val="52"/>
  </w:num>
  <w:num w:numId="89">
    <w:abstractNumId w:val="59"/>
  </w:num>
  <w:num w:numId="90">
    <w:abstractNumId w:val="53"/>
  </w:num>
  <w:num w:numId="91">
    <w:abstractNumId w:val="26"/>
  </w:num>
  <w:num w:numId="92">
    <w:abstractNumId w:val="19"/>
  </w:num>
  <w:num w:numId="93">
    <w:abstractNumId w:val="93"/>
  </w:num>
  <w:num w:numId="94">
    <w:abstractNumId w:val="31"/>
  </w:num>
  <w:num w:numId="95">
    <w:abstractNumId w:val="64"/>
  </w:num>
  <w:num w:numId="96">
    <w:abstractNumId w:val="38"/>
  </w:num>
  <w:numIdMacAtCleanup w:val="9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ẦN HOÀNG LUÂN">
    <w15:presenceInfo w15:providerId="None" w15:userId="TRẦN HOÀNG LUÂN"/>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hideSpellingErrors/>
  <w:hideGrammaticalErrors/>
  <w:revisionView w:markup="0" w:comments="0"/>
  <w:defaultTabStop w:val="720"/>
  <w:drawingGridHorizontalSpacing w:val="130"/>
  <w:drawingGridVerticalSpacing w:val="177"/>
  <w:displayHorizontalDrawingGridEvery w:val="2"/>
  <w:displayVerticalDrawingGridEvery w:val="2"/>
  <w:characterSpacingControl w:val="doNotCompress"/>
  <w:hdrShapeDefaults>
    <o:shapedefaults v:ext="edit" spidmax="1945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E29"/>
    <w:rsid w:val="00000176"/>
    <w:rsid w:val="00010E30"/>
    <w:rsid w:val="000117D9"/>
    <w:rsid w:val="00013067"/>
    <w:rsid w:val="00014B17"/>
    <w:rsid w:val="00014EF5"/>
    <w:rsid w:val="0001594E"/>
    <w:rsid w:val="00017962"/>
    <w:rsid w:val="000346A5"/>
    <w:rsid w:val="000356FE"/>
    <w:rsid w:val="00037098"/>
    <w:rsid w:val="00040EA8"/>
    <w:rsid w:val="00041DDC"/>
    <w:rsid w:val="0004208B"/>
    <w:rsid w:val="000479F2"/>
    <w:rsid w:val="00054C18"/>
    <w:rsid w:val="00054C73"/>
    <w:rsid w:val="00061BA5"/>
    <w:rsid w:val="00062335"/>
    <w:rsid w:val="00062D73"/>
    <w:rsid w:val="00064222"/>
    <w:rsid w:val="000648B8"/>
    <w:rsid w:val="0006677A"/>
    <w:rsid w:val="0006695B"/>
    <w:rsid w:val="00066FA3"/>
    <w:rsid w:val="00071E8D"/>
    <w:rsid w:val="00072E9A"/>
    <w:rsid w:val="0008007C"/>
    <w:rsid w:val="000834B6"/>
    <w:rsid w:val="00083914"/>
    <w:rsid w:val="00085704"/>
    <w:rsid w:val="00092E5D"/>
    <w:rsid w:val="00095840"/>
    <w:rsid w:val="000A2FBA"/>
    <w:rsid w:val="000A708F"/>
    <w:rsid w:val="000B0DFA"/>
    <w:rsid w:val="000B567D"/>
    <w:rsid w:val="000B58C0"/>
    <w:rsid w:val="000C20D0"/>
    <w:rsid w:val="000C478D"/>
    <w:rsid w:val="000C514B"/>
    <w:rsid w:val="000C56FF"/>
    <w:rsid w:val="000C7672"/>
    <w:rsid w:val="000D0545"/>
    <w:rsid w:val="000D11F0"/>
    <w:rsid w:val="000D1F54"/>
    <w:rsid w:val="000D21B6"/>
    <w:rsid w:val="000D21CF"/>
    <w:rsid w:val="000D5E29"/>
    <w:rsid w:val="000D6628"/>
    <w:rsid w:val="000D756C"/>
    <w:rsid w:val="000D756D"/>
    <w:rsid w:val="000E306A"/>
    <w:rsid w:val="000E696A"/>
    <w:rsid w:val="000F0245"/>
    <w:rsid w:val="000F0C15"/>
    <w:rsid w:val="000F4B4A"/>
    <w:rsid w:val="000F59A3"/>
    <w:rsid w:val="000F6BB1"/>
    <w:rsid w:val="000F6F75"/>
    <w:rsid w:val="001058F0"/>
    <w:rsid w:val="00110876"/>
    <w:rsid w:val="00111D6C"/>
    <w:rsid w:val="00112C3E"/>
    <w:rsid w:val="00117B65"/>
    <w:rsid w:val="00121663"/>
    <w:rsid w:val="00121702"/>
    <w:rsid w:val="00121F08"/>
    <w:rsid w:val="00124E9E"/>
    <w:rsid w:val="00132C38"/>
    <w:rsid w:val="00140D67"/>
    <w:rsid w:val="0014205E"/>
    <w:rsid w:val="00146017"/>
    <w:rsid w:val="00150ECF"/>
    <w:rsid w:val="00152C87"/>
    <w:rsid w:val="00152D47"/>
    <w:rsid w:val="00156945"/>
    <w:rsid w:val="00157549"/>
    <w:rsid w:val="00157B61"/>
    <w:rsid w:val="00157DB7"/>
    <w:rsid w:val="00162F65"/>
    <w:rsid w:val="00170D7F"/>
    <w:rsid w:val="00174FC0"/>
    <w:rsid w:val="001757B0"/>
    <w:rsid w:val="0018066F"/>
    <w:rsid w:val="001818BE"/>
    <w:rsid w:val="00183090"/>
    <w:rsid w:val="00184456"/>
    <w:rsid w:val="00184CB4"/>
    <w:rsid w:val="00187A30"/>
    <w:rsid w:val="0019197F"/>
    <w:rsid w:val="00192071"/>
    <w:rsid w:val="00192796"/>
    <w:rsid w:val="00193573"/>
    <w:rsid w:val="001A206C"/>
    <w:rsid w:val="001A2930"/>
    <w:rsid w:val="001A3695"/>
    <w:rsid w:val="001A4D66"/>
    <w:rsid w:val="001A644B"/>
    <w:rsid w:val="001B28AD"/>
    <w:rsid w:val="001B329D"/>
    <w:rsid w:val="001B5F65"/>
    <w:rsid w:val="001B6130"/>
    <w:rsid w:val="001B7A74"/>
    <w:rsid w:val="001B7FBE"/>
    <w:rsid w:val="001C2C00"/>
    <w:rsid w:val="001C30DA"/>
    <w:rsid w:val="001C701A"/>
    <w:rsid w:val="001C790B"/>
    <w:rsid w:val="001D0E4A"/>
    <w:rsid w:val="001D1B4F"/>
    <w:rsid w:val="001D345D"/>
    <w:rsid w:val="001D3628"/>
    <w:rsid w:val="001D79AD"/>
    <w:rsid w:val="001D79EC"/>
    <w:rsid w:val="001E07DF"/>
    <w:rsid w:val="001E0B05"/>
    <w:rsid w:val="001E185D"/>
    <w:rsid w:val="001E22A2"/>
    <w:rsid w:val="001E2E35"/>
    <w:rsid w:val="001E4907"/>
    <w:rsid w:val="001F3ACF"/>
    <w:rsid w:val="001F3B25"/>
    <w:rsid w:val="00202628"/>
    <w:rsid w:val="0020451A"/>
    <w:rsid w:val="0020578F"/>
    <w:rsid w:val="00206714"/>
    <w:rsid w:val="002078C3"/>
    <w:rsid w:val="002101A3"/>
    <w:rsid w:val="00212907"/>
    <w:rsid w:val="002135EA"/>
    <w:rsid w:val="00214465"/>
    <w:rsid w:val="002205A9"/>
    <w:rsid w:val="00220619"/>
    <w:rsid w:val="00222D7B"/>
    <w:rsid w:val="00227F5B"/>
    <w:rsid w:val="00237D8D"/>
    <w:rsid w:val="0024163F"/>
    <w:rsid w:val="00247294"/>
    <w:rsid w:val="00247540"/>
    <w:rsid w:val="00253706"/>
    <w:rsid w:val="00254548"/>
    <w:rsid w:val="00257FE0"/>
    <w:rsid w:val="00267118"/>
    <w:rsid w:val="002717CF"/>
    <w:rsid w:val="00274D35"/>
    <w:rsid w:val="00277BBE"/>
    <w:rsid w:val="00281657"/>
    <w:rsid w:val="002818AE"/>
    <w:rsid w:val="002834F1"/>
    <w:rsid w:val="00291806"/>
    <w:rsid w:val="0029184F"/>
    <w:rsid w:val="00297277"/>
    <w:rsid w:val="002A0233"/>
    <w:rsid w:val="002A0771"/>
    <w:rsid w:val="002A1FEA"/>
    <w:rsid w:val="002A46A8"/>
    <w:rsid w:val="002A6C27"/>
    <w:rsid w:val="002B1F28"/>
    <w:rsid w:val="002B681B"/>
    <w:rsid w:val="002C0787"/>
    <w:rsid w:val="002C2B96"/>
    <w:rsid w:val="002C2C69"/>
    <w:rsid w:val="002C337C"/>
    <w:rsid w:val="002C3867"/>
    <w:rsid w:val="002C4927"/>
    <w:rsid w:val="002C5088"/>
    <w:rsid w:val="002C519F"/>
    <w:rsid w:val="002D7FA7"/>
    <w:rsid w:val="002E4652"/>
    <w:rsid w:val="002E4791"/>
    <w:rsid w:val="002E5F79"/>
    <w:rsid w:val="002E79DB"/>
    <w:rsid w:val="002F48EB"/>
    <w:rsid w:val="002F6538"/>
    <w:rsid w:val="002F6D17"/>
    <w:rsid w:val="0030267B"/>
    <w:rsid w:val="00302AA2"/>
    <w:rsid w:val="00303B73"/>
    <w:rsid w:val="00316915"/>
    <w:rsid w:val="00326002"/>
    <w:rsid w:val="003263A8"/>
    <w:rsid w:val="00336B4D"/>
    <w:rsid w:val="00341434"/>
    <w:rsid w:val="003432DB"/>
    <w:rsid w:val="0034340F"/>
    <w:rsid w:val="00344080"/>
    <w:rsid w:val="00351CFF"/>
    <w:rsid w:val="00352BD1"/>
    <w:rsid w:val="0035520D"/>
    <w:rsid w:val="0035586D"/>
    <w:rsid w:val="0036057A"/>
    <w:rsid w:val="00367A87"/>
    <w:rsid w:val="003700BB"/>
    <w:rsid w:val="00375B95"/>
    <w:rsid w:val="00383C66"/>
    <w:rsid w:val="0038741D"/>
    <w:rsid w:val="0039311D"/>
    <w:rsid w:val="003954E0"/>
    <w:rsid w:val="003A367A"/>
    <w:rsid w:val="003A4B67"/>
    <w:rsid w:val="003A68B0"/>
    <w:rsid w:val="003A7821"/>
    <w:rsid w:val="003B0D0C"/>
    <w:rsid w:val="003B169C"/>
    <w:rsid w:val="003B4DA3"/>
    <w:rsid w:val="003B6806"/>
    <w:rsid w:val="003B6B0D"/>
    <w:rsid w:val="003B78A9"/>
    <w:rsid w:val="003C082E"/>
    <w:rsid w:val="003C0B0B"/>
    <w:rsid w:val="003C0FE7"/>
    <w:rsid w:val="003C2F38"/>
    <w:rsid w:val="003C488E"/>
    <w:rsid w:val="003C64EB"/>
    <w:rsid w:val="003E04A6"/>
    <w:rsid w:val="003E0E60"/>
    <w:rsid w:val="003E66F2"/>
    <w:rsid w:val="003E7A28"/>
    <w:rsid w:val="003F0AAF"/>
    <w:rsid w:val="003F0FE6"/>
    <w:rsid w:val="003F174F"/>
    <w:rsid w:val="00400BBB"/>
    <w:rsid w:val="00402D96"/>
    <w:rsid w:val="00404B3F"/>
    <w:rsid w:val="004130B8"/>
    <w:rsid w:val="0041498E"/>
    <w:rsid w:val="004200F9"/>
    <w:rsid w:val="00424A3D"/>
    <w:rsid w:val="004272AC"/>
    <w:rsid w:val="00427F9E"/>
    <w:rsid w:val="00430C55"/>
    <w:rsid w:val="0043160F"/>
    <w:rsid w:val="00431797"/>
    <w:rsid w:val="00435362"/>
    <w:rsid w:val="004357CB"/>
    <w:rsid w:val="0043611F"/>
    <w:rsid w:val="004369BC"/>
    <w:rsid w:val="00436E74"/>
    <w:rsid w:val="0043752E"/>
    <w:rsid w:val="00440881"/>
    <w:rsid w:val="00440A14"/>
    <w:rsid w:val="00440B77"/>
    <w:rsid w:val="004423C3"/>
    <w:rsid w:val="00445275"/>
    <w:rsid w:val="00445BD1"/>
    <w:rsid w:val="004461D8"/>
    <w:rsid w:val="00446E42"/>
    <w:rsid w:val="004509AD"/>
    <w:rsid w:val="004525AC"/>
    <w:rsid w:val="00453157"/>
    <w:rsid w:val="004551CD"/>
    <w:rsid w:val="0045777D"/>
    <w:rsid w:val="00460469"/>
    <w:rsid w:val="004641BC"/>
    <w:rsid w:val="00467028"/>
    <w:rsid w:val="00472301"/>
    <w:rsid w:val="00474DD8"/>
    <w:rsid w:val="00475092"/>
    <w:rsid w:val="0048128A"/>
    <w:rsid w:val="004845F2"/>
    <w:rsid w:val="0049001A"/>
    <w:rsid w:val="00491727"/>
    <w:rsid w:val="00492636"/>
    <w:rsid w:val="004936BC"/>
    <w:rsid w:val="004938D5"/>
    <w:rsid w:val="00493E0A"/>
    <w:rsid w:val="00497EB7"/>
    <w:rsid w:val="004A39E9"/>
    <w:rsid w:val="004A422D"/>
    <w:rsid w:val="004A68AE"/>
    <w:rsid w:val="004B07C0"/>
    <w:rsid w:val="004B21C4"/>
    <w:rsid w:val="004B2450"/>
    <w:rsid w:val="004B2A5B"/>
    <w:rsid w:val="004B5B4C"/>
    <w:rsid w:val="004B65F7"/>
    <w:rsid w:val="004C06B2"/>
    <w:rsid w:val="004C16F7"/>
    <w:rsid w:val="004C5B9F"/>
    <w:rsid w:val="004D12D8"/>
    <w:rsid w:val="004D1D98"/>
    <w:rsid w:val="004D5077"/>
    <w:rsid w:val="004D57AC"/>
    <w:rsid w:val="004E0AD3"/>
    <w:rsid w:val="004E278C"/>
    <w:rsid w:val="004E6920"/>
    <w:rsid w:val="004F60FD"/>
    <w:rsid w:val="005029F0"/>
    <w:rsid w:val="00505DA9"/>
    <w:rsid w:val="00510730"/>
    <w:rsid w:val="00510A05"/>
    <w:rsid w:val="005122A8"/>
    <w:rsid w:val="00516CDC"/>
    <w:rsid w:val="0051796E"/>
    <w:rsid w:val="00517D90"/>
    <w:rsid w:val="00525B4B"/>
    <w:rsid w:val="0052686E"/>
    <w:rsid w:val="0052695F"/>
    <w:rsid w:val="00526FD8"/>
    <w:rsid w:val="00531BDA"/>
    <w:rsid w:val="00531FBA"/>
    <w:rsid w:val="00535CD3"/>
    <w:rsid w:val="00536B46"/>
    <w:rsid w:val="00536C17"/>
    <w:rsid w:val="0054245A"/>
    <w:rsid w:val="0054456A"/>
    <w:rsid w:val="00547147"/>
    <w:rsid w:val="00551626"/>
    <w:rsid w:val="005553F5"/>
    <w:rsid w:val="00555E94"/>
    <w:rsid w:val="005568CB"/>
    <w:rsid w:val="00561EB3"/>
    <w:rsid w:val="00562CDC"/>
    <w:rsid w:val="00563241"/>
    <w:rsid w:val="00563A55"/>
    <w:rsid w:val="00563B0D"/>
    <w:rsid w:val="00566A9E"/>
    <w:rsid w:val="00566F91"/>
    <w:rsid w:val="00572E1C"/>
    <w:rsid w:val="0057372E"/>
    <w:rsid w:val="00574194"/>
    <w:rsid w:val="005770EE"/>
    <w:rsid w:val="0057720B"/>
    <w:rsid w:val="00583CC6"/>
    <w:rsid w:val="00584A95"/>
    <w:rsid w:val="005863EA"/>
    <w:rsid w:val="005906AE"/>
    <w:rsid w:val="0059081B"/>
    <w:rsid w:val="00590F30"/>
    <w:rsid w:val="00591BC8"/>
    <w:rsid w:val="0059347E"/>
    <w:rsid w:val="00595D0C"/>
    <w:rsid w:val="005962D3"/>
    <w:rsid w:val="0059656F"/>
    <w:rsid w:val="005A031B"/>
    <w:rsid w:val="005A7453"/>
    <w:rsid w:val="005A7F81"/>
    <w:rsid w:val="005B2E93"/>
    <w:rsid w:val="005B606E"/>
    <w:rsid w:val="005C61A5"/>
    <w:rsid w:val="005C6621"/>
    <w:rsid w:val="005D06DF"/>
    <w:rsid w:val="005D1DF3"/>
    <w:rsid w:val="005D3184"/>
    <w:rsid w:val="005D3663"/>
    <w:rsid w:val="005E0594"/>
    <w:rsid w:val="005E05DA"/>
    <w:rsid w:val="005E20FF"/>
    <w:rsid w:val="005E335F"/>
    <w:rsid w:val="005E6DDB"/>
    <w:rsid w:val="005E7B53"/>
    <w:rsid w:val="005F06A1"/>
    <w:rsid w:val="005F1773"/>
    <w:rsid w:val="005F3359"/>
    <w:rsid w:val="005F5D34"/>
    <w:rsid w:val="005F5F3B"/>
    <w:rsid w:val="005F67A4"/>
    <w:rsid w:val="0060732F"/>
    <w:rsid w:val="00611008"/>
    <w:rsid w:val="0061147A"/>
    <w:rsid w:val="006115E2"/>
    <w:rsid w:val="00612634"/>
    <w:rsid w:val="00612851"/>
    <w:rsid w:val="00612CE7"/>
    <w:rsid w:val="00615FC7"/>
    <w:rsid w:val="00616511"/>
    <w:rsid w:val="00620213"/>
    <w:rsid w:val="00625563"/>
    <w:rsid w:val="00627C43"/>
    <w:rsid w:val="0063089E"/>
    <w:rsid w:val="00632DD6"/>
    <w:rsid w:val="006334FC"/>
    <w:rsid w:val="00634DE5"/>
    <w:rsid w:val="00640515"/>
    <w:rsid w:val="00640CC6"/>
    <w:rsid w:val="00650445"/>
    <w:rsid w:val="006506D7"/>
    <w:rsid w:val="0065107F"/>
    <w:rsid w:val="00651FEC"/>
    <w:rsid w:val="0065481C"/>
    <w:rsid w:val="00654F9A"/>
    <w:rsid w:val="006571A9"/>
    <w:rsid w:val="00657DF4"/>
    <w:rsid w:val="006602DA"/>
    <w:rsid w:val="00662B64"/>
    <w:rsid w:val="006642BA"/>
    <w:rsid w:val="00665B51"/>
    <w:rsid w:val="00666AA8"/>
    <w:rsid w:val="00670DDB"/>
    <w:rsid w:val="00671D86"/>
    <w:rsid w:val="00673EB7"/>
    <w:rsid w:val="00674985"/>
    <w:rsid w:val="006749A2"/>
    <w:rsid w:val="00676FB6"/>
    <w:rsid w:val="006828BD"/>
    <w:rsid w:val="006859D8"/>
    <w:rsid w:val="00685CD3"/>
    <w:rsid w:val="00686741"/>
    <w:rsid w:val="00687A3B"/>
    <w:rsid w:val="0069123A"/>
    <w:rsid w:val="00691D56"/>
    <w:rsid w:val="006930FC"/>
    <w:rsid w:val="006937B9"/>
    <w:rsid w:val="006942D4"/>
    <w:rsid w:val="00695936"/>
    <w:rsid w:val="00695AF1"/>
    <w:rsid w:val="006967F3"/>
    <w:rsid w:val="00697A78"/>
    <w:rsid w:val="006A0628"/>
    <w:rsid w:val="006A0A7E"/>
    <w:rsid w:val="006A2794"/>
    <w:rsid w:val="006B0A2A"/>
    <w:rsid w:val="006B0F82"/>
    <w:rsid w:val="006B2094"/>
    <w:rsid w:val="006B5321"/>
    <w:rsid w:val="006B66C8"/>
    <w:rsid w:val="006B7E91"/>
    <w:rsid w:val="006C0A89"/>
    <w:rsid w:val="006C287C"/>
    <w:rsid w:val="006C34C4"/>
    <w:rsid w:val="006C614F"/>
    <w:rsid w:val="006C686D"/>
    <w:rsid w:val="006C699E"/>
    <w:rsid w:val="006D10C6"/>
    <w:rsid w:val="006D287C"/>
    <w:rsid w:val="006D2D37"/>
    <w:rsid w:val="006D5154"/>
    <w:rsid w:val="006E0CAF"/>
    <w:rsid w:val="006E2A4D"/>
    <w:rsid w:val="006F5B06"/>
    <w:rsid w:val="006F72FD"/>
    <w:rsid w:val="007007E9"/>
    <w:rsid w:val="00701636"/>
    <w:rsid w:val="0070256E"/>
    <w:rsid w:val="00702EC5"/>
    <w:rsid w:val="007047B0"/>
    <w:rsid w:val="00711787"/>
    <w:rsid w:val="00711A98"/>
    <w:rsid w:val="00712275"/>
    <w:rsid w:val="00720981"/>
    <w:rsid w:val="0072113E"/>
    <w:rsid w:val="00721BC9"/>
    <w:rsid w:val="00726688"/>
    <w:rsid w:val="00726AA2"/>
    <w:rsid w:val="00730471"/>
    <w:rsid w:val="00730BD1"/>
    <w:rsid w:val="00731F74"/>
    <w:rsid w:val="007321A9"/>
    <w:rsid w:val="00740306"/>
    <w:rsid w:val="0074119A"/>
    <w:rsid w:val="00744B8A"/>
    <w:rsid w:val="0074609A"/>
    <w:rsid w:val="00747C98"/>
    <w:rsid w:val="007508E8"/>
    <w:rsid w:val="00751B42"/>
    <w:rsid w:val="007534DD"/>
    <w:rsid w:val="00753638"/>
    <w:rsid w:val="00754E8A"/>
    <w:rsid w:val="007567AF"/>
    <w:rsid w:val="00756B2C"/>
    <w:rsid w:val="0075753E"/>
    <w:rsid w:val="00763A7F"/>
    <w:rsid w:val="007678B6"/>
    <w:rsid w:val="00776492"/>
    <w:rsid w:val="007768B8"/>
    <w:rsid w:val="00780BDF"/>
    <w:rsid w:val="00782128"/>
    <w:rsid w:val="00782722"/>
    <w:rsid w:val="007836D5"/>
    <w:rsid w:val="00787E24"/>
    <w:rsid w:val="00791535"/>
    <w:rsid w:val="007922A0"/>
    <w:rsid w:val="007939CF"/>
    <w:rsid w:val="00793CCD"/>
    <w:rsid w:val="00794D9E"/>
    <w:rsid w:val="00795E83"/>
    <w:rsid w:val="00796F76"/>
    <w:rsid w:val="00797B9E"/>
    <w:rsid w:val="007A2565"/>
    <w:rsid w:val="007B2CAB"/>
    <w:rsid w:val="007B734B"/>
    <w:rsid w:val="007B7642"/>
    <w:rsid w:val="007C36D1"/>
    <w:rsid w:val="007C4B00"/>
    <w:rsid w:val="007D0927"/>
    <w:rsid w:val="007D16EA"/>
    <w:rsid w:val="007D5E25"/>
    <w:rsid w:val="007D7304"/>
    <w:rsid w:val="007D7378"/>
    <w:rsid w:val="007E1B15"/>
    <w:rsid w:val="007E2B89"/>
    <w:rsid w:val="007E46A7"/>
    <w:rsid w:val="007F21EF"/>
    <w:rsid w:val="007F553A"/>
    <w:rsid w:val="008002B2"/>
    <w:rsid w:val="00800DE5"/>
    <w:rsid w:val="0080129D"/>
    <w:rsid w:val="00801403"/>
    <w:rsid w:val="00801E02"/>
    <w:rsid w:val="008032D3"/>
    <w:rsid w:val="00805330"/>
    <w:rsid w:val="008077A6"/>
    <w:rsid w:val="00807AAB"/>
    <w:rsid w:val="00812324"/>
    <w:rsid w:val="00813632"/>
    <w:rsid w:val="008143A3"/>
    <w:rsid w:val="0081546F"/>
    <w:rsid w:val="00816308"/>
    <w:rsid w:val="0081669A"/>
    <w:rsid w:val="00821B99"/>
    <w:rsid w:val="008223D7"/>
    <w:rsid w:val="008269D8"/>
    <w:rsid w:val="00826BF4"/>
    <w:rsid w:val="008318B8"/>
    <w:rsid w:val="00833575"/>
    <w:rsid w:val="00835543"/>
    <w:rsid w:val="00837484"/>
    <w:rsid w:val="00841E92"/>
    <w:rsid w:val="008435F5"/>
    <w:rsid w:val="00844BCA"/>
    <w:rsid w:val="00847181"/>
    <w:rsid w:val="0084772A"/>
    <w:rsid w:val="00851284"/>
    <w:rsid w:val="0085650B"/>
    <w:rsid w:val="00857E62"/>
    <w:rsid w:val="008627F4"/>
    <w:rsid w:val="008639C4"/>
    <w:rsid w:val="00864D0C"/>
    <w:rsid w:val="00866E5D"/>
    <w:rsid w:val="0087693A"/>
    <w:rsid w:val="00877B07"/>
    <w:rsid w:val="00877FEE"/>
    <w:rsid w:val="00882F32"/>
    <w:rsid w:val="0088440C"/>
    <w:rsid w:val="008844EE"/>
    <w:rsid w:val="00884571"/>
    <w:rsid w:val="00892329"/>
    <w:rsid w:val="00892408"/>
    <w:rsid w:val="00893902"/>
    <w:rsid w:val="008A0ABA"/>
    <w:rsid w:val="008A0B49"/>
    <w:rsid w:val="008A18FD"/>
    <w:rsid w:val="008A346F"/>
    <w:rsid w:val="008A34F9"/>
    <w:rsid w:val="008A5585"/>
    <w:rsid w:val="008A663A"/>
    <w:rsid w:val="008A708C"/>
    <w:rsid w:val="008B2E7B"/>
    <w:rsid w:val="008B416E"/>
    <w:rsid w:val="008B6C4F"/>
    <w:rsid w:val="008B6DB9"/>
    <w:rsid w:val="008C10EE"/>
    <w:rsid w:val="008C274F"/>
    <w:rsid w:val="008C3738"/>
    <w:rsid w:val="008C4158"/>
    <w:rsid w:val="008C45C1"/>
    <w:rsid w:val="008D1121"/>
    <w:rsid w:val="008D125E"/>
    <w:rsid w:val="008D6FD7"/>
    <w:rsid w:val="008E09C6"/>
    <w:rsid w:val="008E10C1"/>
    <w:rsid w:val="008E4EC8"/>
    <w:rsid w:val="008E6625"/>
    <w:rsid w:val="008E6881"/>
    <w:rsid w:val="008E711C"/>
    <w:rsid w:val="008E7B72"/>
    <w:rsid w:val="008E7E30"/>
    <w:rsid w:val="008F0A1D"/>
    <w:rsid w:val="008F16FD"/>
    <w:rsid w:val="008F2E76"/>
    <w:rsid w:val="008F37BE"/>
    <w:rsid w:val="008F60AA"/>
    <w:rsid w:val="008F67A7"/>
    <w:rsid w:val="008F7F6D"/>
    <w:rsid w:val="0090695D"/>
    <w:rsid w:val="00907C64"/>
    <w:rsid w:val="00913B12"/>
    <w:rsid w:val="00913D88"/>
    <w:rsid w:val="00914853"/>
    <w:rsid w:val="009201F2"/>
    <w:rsid w:val="00920528"/>
    <w:rsid w:val="00920F94"/>
    <w:rsid w:val="00922FC7"/>
    <w:rsid w:val="0092644E"/>
    <w:rsid w:val="00926880"/>
    <w:rsid w:val="00932881"/>
    <w:rsid w:val="009329DC"/>
    <w:rsid w:val="0093345C"/>
    <w:rsid w:val="00936005"/>
    <w:rsid w:val="00936C89"/>
    <w:rsid w:val="009372B7"/>
    <w:rsid w:val="00942A84"/>
    <w:rsid w:val="009445E0"/>
    <w:rsid w:val="00946A98"/>
    <w:rsid w:val="00952C03"/>
    <w:rsid w:val="00954760"/>
    <w:rsid w:val="00964EB6"/>
    <w:rsid w:val="00965A22"/>
    <w:rsid w:val="009761D0"/>
    <w:rsid w:val="0097768A"/>
    <w:rsid w:val="009814F8"/>
    <w:rsid w:val="009816F5"/>
    <w:rsid w:val="0098409D"/>
    <w:rsid w:val="00984D0D"/>
    <w:rsid w:val="00987CD5"/>
    <w:rsid w:val="00987FD2"/>
    <w:rsid w:val="0099010E"/>
    <w:rsid w:val="00992B8E"/>
    <w:rsid w:val="0099364C"/>
    <w:rsid w:val="00996800"/>
    <w:rsid w:val="009B0121"/>
    <w:rsid w:val="009B1299"/>
    <w:rsid w:val="009B2157"/>
    <w:rsid w:val="009B22F7"/>
    <w:rsid w:val="009B2EFC"/>
    <w:rsid w:val="009B4A2E"/>
    <w:rsid w:val="009B5258"/>
    <w:rsid w:val="009B59A0"/>
    <w:rsid w:val="009B6A6D"/>
    <w:rsid w:val="009B76E4"/>
    <w:rsid w:val="009C1114"/>
    <w:rsid w:val="009C1350"/>
    <w:rsid w:val="009C19C9"/>
    <w:rsid w:val="009C41B6"/>
    <w:rsid w:val="009C439D"/>
    <w:rsid w:val="009C498A"/>
    <w:rsid w:val="009C4CE7"/>
    <w:rsid w:val="009C5450"/>
    <w:rsid w:val="009C7D4B"/>
    <w:rsid w:val="009D0B35"/>
    <w:rsid w:val="009D4914"/>
    <w:rsid w:val="009D530B"/>
    <w:rsid w:val="009D6D49"/>
    <w:rsid w:val="009E1DE2"/>
    <w:rsid w:val="009E31F8"/>
    <w:rsid w:val="009E3D75"/>
    <w:rsid w:val="009F5C99"/>
    <w:rsid w:val="00A00BAD"/>
    <w:rsid w:val="00A03F37"/>
    <w:rsid w:val="00A06DA3"/>
    <w:rsid w:val="00A11623"/>
    <w:rsid w:val="00A11CD5"/>
    <w:rsid w:val="00A127E6"/>
    <w:rsid w:val="00A175A3"/>
    <w:rsid w:val="00A202D9"/>
    <w:rsid w:val="00A2204B"/>
    <w:rsid w:val="00A24D93"/>
    <w:rsid w:val="00A30536"/>
    <w:rsid w:val="00A31749"/>
    <w:rsid w:val="00A31AA9"/>
    <w:rsid w:val="00A320CC"/>
    <w:rsid w:val="00A32CD8"/>
    <w:rsid w:val="00A334CF"/>
    <w:rsid w:val="00A44B18"/>
    <w:rsid w:val="00A51E8D"/>
    <w:rsid w:val="00A53052"/>
    <w:rsid w:val="00A56957"/>
    <w:rsid w:val="00A719DD"/>
    <w:rsid w:val="00A71FE9"/>
    <w:rsid w:val="00A72C86"/>
    <w:rsid w:val="00A7397B"/>
    <w:rsid w:val="00A73E19"/>
    <w:rsid w:val="00A75343"/>
    <w:rsid w:val="00A842BA"/>
    <w:rsid w:val="00A85984"/>
    <w:rsid w:val="00A9112D"/>
    <w:rsid w:val="00A918F0"/>
    <w:rsid w:val="00A948B5"/>
    <w:rsid w:val="00A97A22"/>
    <w:rsid w:val="00AA0EBD"/>
    <w:rsid w:val="00AA1059"/>
    <w:rsid w:val="00AA2D12"/>
    <w:rsid w:val="00AA39F6"/>
    <w:rsid w:val="00AA3B01"/>
    <w:rsid w:val="00AA4100"/>
    <w:rsid w:val="00AA52A9"/>
    <w:rsid w:val="00AA5313"/>
    <w:rsid w:val="00AB0A22"/>
    <w:rsid w:val="00AB175F"/>
    <w:rsid w:val="00AB2B41"/>
    <w:rsid w:val="00AB4F5E"/>
    <w:rsid w:val="00AB5185"/>
    <w:rsid w:val="00AB56D3"/>
    <w:rsid w:val="00AC2A49"/>
    <w:rsid w:val="00AC51A6"/>
    <w:rsid w:val="00AC5C4A"/>
    <w:rsid w:val="00AC7EC2"/>
    <w:rsid w:val="00AD16C6"/>
    <w:rsid w:val="00AD2747"/>
    <w:rsid w:val="00AD5BDA"/>
    <w:rsid w:val="00AE3FE7"/>
    <w:rsid w:val="00AE48B0"/>
    <w:rsid w:val="00AE5E7E"/>
    <w:rsid w:val="00AE6D2F"/>
    <w:rsid w:val="00AF0AB6"/>
    <w:rsid w:val="00AF3E1E"/>
    <w:rsid w:val="00AF7319"/>
    <w:rsid w:val="00AF7DF1"/>
    <w:rsid w:val="00B0260E"/>
    <w:rsid w:val="00B0389B"/>
    <w:rsid w:val="00B06AE8"/>
    <w:rsid w:val="00B156CC"/>
    <w:rsid w:val="00B17651"/>
    <w:rsid w:val="00B21F6B"/>
    <w:rsid w:val="00B21F70"/>
    <w:rsid w:val="00B27454"/>
    <w:rsid w:val="00B353E3"/>
    <w:rsid w:val="00B41E85"/>
    <w:rsid w:val="00B42250"/>
    <w:rsid w:val="00B429B0"/>
    <w:rsid w:val="00B4434D"/>
    <w:rsid w:val="00B47B26"/>
    <w:rsid w:val="00B50148"/>
    <w:rsid w:val="00B541B5"/>
    <w:rsid w:val="00B55EB6"/>
    <w:rsid w:val="00B5741F"/>
    <w:rsid w:val="00B613F1"/>
    <w:rsid w:val="00B6276D"/>
    <w:rsid w:val="00B6325E"/>
    <w:rsid w:val="00B6374A"/>
    <w:rsid w:val="00B63A8F"/>
    <w:rsid w:val="00B7108F"/>
    <w:rsid w:val="00B71610"/>
    <w:rsid w:val="00B73765"/>
    <w:rsid w:val="00B76E9C"/>
    <w:rsid w:val="00B81ED0"/>
    <w:rsid w:val="00B82140"/>
    <w:rsid w:val="00B82C63"/>
    <w:rsid w:val="00B83916"/>
    <w:rsid w:val="00B83DAB"/>
    <w:rsid w:val="00B86A48"/>
    <w:rsid w:val="00B871EF"/>
    <w:rsid w:val="00B93BB4"/>
    <w:rsid w:val="00BA19D6"/>
    <w:rsid w:val="00BA2AA6"/>
    <w:rsid w:val="00BA2E29"/>
    <w:rsid w:val="00BA30E2"/>
    <w:rsid w:val="00BA44FB"/>
    <w:rsid w:val="00BB40AF"/>
    <w:rsid w:val="00BB5BC4"/>
    <w:rsid w:val="00BB70FA"/>
    <w:rsid w:val="00BC1DBF"/>
    <w:rsid w:val="00BC6FC8"/>
    <w:rsid w:val="00BD1DDC"/>
    <w:rsid w:val="00BD5892"/>
    <w:rsid w:val="00BE186C"/>
    <w:rsid w:val="00BE1DAC"/>
    <w:rsid w:val="00BE29FB"/>
    <w:rsid w:val="00BE34C8"/>
    <w:rsid w:val="00BF2FE7"/>
    <w:rsid w:val="00BF3C23"/>
    <w:rsid w:val="00C00CF4"/>
    <w:rsid w:val="00C03CA8"/>
    <w:rsid w:val="00C04681"/>
    <w:rsid w:val="00C04788"/>
    <w:rsid w:val="00C04EFE"/>
    <w:rsid w:val="00C05048"/>
    <w:rsid w:val="00C05CDD"/>
    <w:rsid w:val="00C07125"/>
    <w:rsid w:val="00C07C71"/>
    <w:rsid w:val="00C11E7A"/>
    <w:rsid w:val="00C129C0"/>
    <w:rsid w:val="00C13D46"/>
    <w:rsid w:val="00C14ED2"/>
    <w:rsid w:val="00C15152"/>
    <w:rsid w:val="00C20E5D"/>
    <w:rsid w:val="00C2115E"/>
    <w:rsid w:val="00C22A62"/>
    <w:rsid w:val="00C2451D"/>
    <w:rsid w:val="00C25675"/>
    <w:rsid w:val="00C25867"/>
    <w:rsid w:val="00C27057"/>
    <w:rsid w:val="00C279D5"/>
    <w:rsid w:val="00C306C5"/>
    <w:rsid w:val="00C32D72"/>
    <w:rsid w:val="00C353A8"/>
    <w:rsid w:val="00C35656"/>
    <w:rsid w:val="00C41953"/>
    <w:rsid w:val="00C437AC"/>
    <w:rsid w:val="00C47E38"/>
    <w:rsid w:val="00C50132"/>
    <w:rsid w:val="00C52913"/>
    <w:rsid w:val="00C55779"/>
    <w:rsid w:val="00C6128B"/>
    <w:rsid w:val="00C6209E"/>
    <w:rsid w:val="00C62A83"/>
    <w:rsid w:val="00C64C5E"/>
    <w:rsid w:val="00C65287"/>
    <w:rsid w:val="00C674BE"/>
    <w:rsid w:val="00C678BF"/>
    <w:rsid w:val="00C67B7F"/>
    <w:rsid w:val="00C75867"/>
    <w:rsid w:val="00C75C0B"/>
    <w:rsid w:val="00C839A6"/>
    <w:rsid w:val="00C84B10"/>
    <w:rsid w:val="00C85834"/>
    <w:rsid w:val="00C90E32"/>
    <w:rsid w:val="00C91170"/>
    <w:rsid w:val="00C91EAE"/>
    <w:rsid w:val="00C92190"/>
    <w:rsid w:val="00C938A9"/>
    <w:rsid w:val="00C942C8"/>
    <w:rsid w:val="00C96C86"/>
    <w:rsid w:val="00C97D1F"/>
    <w:rsid w:val="00CA2CCC"/>
    <w:rsid w:val="00CA3976"/>
    <w:rsid w:val="00CA4A49"/>
    <w:rsid w:val="00CA5BC5"/>
    <w:rsid w:val="00CA78DA"/>
    <w:rsid w:val="00CB0C2C"/>
    <w:rsid w:val="00CB1937"/>
    <w:rsid w:val="00CB3180"/>
    <w:rsid w:val="00CB3A5D"/>
    <w:rsid w:val="00CB5439"/>
    <w:rsid w:val="00CD044A"/>
    <w:rsid w:val="00CD05AE"/>
    <w:rsid w:val="00CD5D5F"/>
    <w:rsid w:val="00CD6FED"/>
    <w:rsid w:val="00CE10E5"/>
    <w:rsid w:val="00CE1D70"/>
    <w:rsid w:val="00CE4958"/>
    <w:rsid w:val="00CF0B27"/>
    <w:rsid w:val="00CF0FDF"/>
    <w:rsid w:val="00CF2A68"/>
    <w:rsid w:val="00CF2E08"/>
    <w:rsid w:val="00CF2F1C"/>
    <w:rsid w:val="00CF7C7A"/>
    <w:rsid w:val="00D006B6"/>
    <w:rsid w:val="00D00BAE"/>
    <w:rsid w:val="00D02C2B"/>
    <w:rsid w:val="00D06CDE"/>
    <w:rsid w:val="00D06CEA"/>
    <w:rsid w:val="00D10D20"/>
    <w:rsid w:val="00D11BA9"/>
    <w:rsid w:val="00D11EC1"/>
    <w:rsid w:val="00D12D64"/>
    <w:rsid w:val="00D1358F"/>
    <w:rsid w:val="00D14808"/>
    <w:rsid w:val="00D15290"/>
    <w:rsid w:val="00D17B61"/>
    <w:rsid w:val="00D213CF"/>
    <w:rsid w:val="00D2281D"/>
    <w:rsid w:val="00D24AB1"/>
    <w:rsid w:val="00D3019A"/>
    <w:rsid w:val="00D30A2F"/>
    <w:rsid w:val="00D338A6"/>
    <w:rsid w:val="00D3461E"/>
    <w:rsid w:val="00D34C24"/>
    <w:rsid w:val="00D35711"/>
    <w:rsid w:val="00D3577D"/>
    <w:rsid w:val="00D361A8"/>
    <w:rsid w:val="00D423A1"/>
    <w:rsid w:val="00D42D63"/>
    <w:rsid w:val="00D45EF7"/>
    <w:rsid w:val="00D46D57"/>
    <w:rsid w:val="00D53BD3"/>
    <w:rsid w:val="00D55493"/>
    <w:rsid w:val="00D567C6"/>
    <w:rsid w:val="00D63FE9"/>
    <w:rsid w:val="00D64121"/>
    <w:rsid w:val="00D656B6"/>
    <w:rsid w:val="00D65E27"/>
    <w:rsid w:val="00D663EF"/>
    <w:rsid w:val="00D7055F"/>
    <w:rsid w:val="00D71393"/>
    <w:rsid w:val="00D713A0"/>
    <w:rsid w:val="00D7753B"/>
    <w:rsid w:val="00D776D6"/>
    <w:rsid w:val="00D812AA"/>
    <w:rsid w:val="00D840DC"/>
    <w:rsid w:val="00D865A5"/>
    <w:rsid w:val="00D8799B"/>
    <w:rsid w:val="00D91AF9"/>
    <w:rsid w:val="00D925D2"/>
    <w:rsid w:val="00D92E01"/>
    <w:rsid w:val="00D946CA"/>
    <w:rsid w:val="00DA020F"/>
    <w:rsid w:val="00DA02F6"/>
    <w:rsid w:val="00DA2A4F"/>
    <w:rsid w:val="00DA4DA6"/>
    <w:rsid w:val="00DA6A49"/>
    <w:rsid w:val="00DA707F"/>
    <w:rsid w:val="00DB040E"/>
    <w:rsid w:val="00DB0A56"/>
    <w:rsid w:val="00DB5B4B"/>
    <w:rsid w:val="00DB77CC"/>
    <w:rsid w:val="00DC0821"/>
    <w:rsid w:val="00DC163F"/>
    <w:rsid w:val="00DC679F"/>
    <w:rsid w:val="00DD661E"/>
    <w:rsid w:val="00DE083A"/>
    <w:rsid w:val="00DE2F8F"/>
    <w:rsid w:val="00DE62C9"/>
    <w:rsid w:val="00DF0109"/>
    <w:rsid w:val="00DF061B"/>
    <w:rsid w:val="00DF0D9E"/>
    <w:rsid w:val="00DF1AF7"/>
    <w:rsid w:val="00DF4532"/>
    <w:rsid w:val="00E02EAD"/>
    <w:rsid w:val="00E04815"/>
    <w:rsid w:val="00E16B9C"/>
    <w:rsid w:val="00E16DB0"/>
    <w:rsid w:val="00E20B0A"/>
    <w:rsid w:val="00E20C05"/>
    <w:rsid w:val="00E26897"/>
    <w:rsid w:val="00E301E9"/>
    <w:rsid w:val="00E31E00"/>
    <w:rsid w:val="00E34470"/>
    <w:rsid w:val="00E35BE8"/>
    <w:rsid w:val="00E407FA"/>
    <w:rsid w:val="00E4314F"/>
    <w:rsid w:val="00E43FDA"/>
    <w:rsid w:val="00E46A33"/>
    <w:rsid w:val="00E51320"/>
    <w:rsid w:val="00E51D9D"/>
    <w:rsid w:val="00E53755"/>
    <w:rsid w:val="00E55A03"/>
    <w:rsid w:val="00E56FD8"/>
    <w:rsid w:val="00E57F70"/>
    <w:rsid w:val="00E6444C"/>
    <w:rsid w:val="00E70D4D"/>
    <w:rsid w:val="00E71EC5"/>
    <w:rsid w:val="00E86006"/>
    <w:rsid w:val="00E92984"/>
    <w:rsid w:val="00E95681"/>
    <w:rsid w:val="00EA03F1"/>
    <w:rsid w:val="00EA7ABE"/>
    <w:rsid w:val="00EA7EA7"/>
    <w:rsid w:val="00EB1D4D"/>
    <w:rsid w:val="00EB70C5"/>
    <w:rsid w:val="00EC04B5"/>
    <w:rsid w:val="00EC1609"/>
    <w:rsid w:val="00EC212E"/>
    <w:rsid w:val="00EC3366"/>
    <w:rsid w:val="00EC6810"/>
    <w:rsid w:val="00EC711A"/>
    <w:rsid w:val="00ED0F68"/>
    <w:rsid w:val="00ED4287"/>
    <w:rsid w:val="00ED4650"/>
    <w:rsid w:val="00ED4C4B"/>
    <w:rsid w:val="00ED61D6"/>
    <w:rsid w:val="00ED6A22"/>
    <w:rsid w:val="00ED7716"/>
    <w:rsid w:val="00EE046B"/>
    <w:rsid w:val="00EE192C"/>
    <w:rsid w:val="00EE439C"/>
    <w:rsid w:val="00EE7B3D"/>
    <w:rsid w:val="00EE7D01"/>
    <w:rsid w:val="00EF39C9"/>
    <w:rsid w:val="00EF6656"/>
    <w:rsid w:val="00EF684A"/>
    <w:rsid w:val="00F002A7"/>
    <w:rsid w:val="00F00A82"/>
    <w:rsid w:val="00F01C12"/>
    <w:rsid w:val="00F05218"/>
    <w:rsid w:val="00F057B4"/>
    <w:rsid w:val="00F10144"/>
    <w:rsid w:val="00F10D9F"/>
    <w:rsid w:val="00F12170"/>
    <w:rsid w:val="00F12498"/>
    <w:rsid w:val="00F15812"/>
    <w:rsid w:val="00F17A36"/>
    <w:rsid w:val="00F17D8F"/>
    <w:rsid w:val="00F2003E"/>
    <w:rsid w:val="00F21006"/>
    <w:rsid w:val="00F2182A"/>
    <w:rsid w:val="00F228DA"/>
    <w:rsid w:val="00F23146"/>
    <w:rsid w:val="00F25301"/>
    <w:rsid w:val="00F25628"/>
    <w:rsid w:val="00F26680"/>
    <w:rsid w:val="00F26945"/>
    <w:rsid w:val="00F26D66"/>
    <w:rsid w:val="00F2734E"/>
    <w:rsid w:val="00F31367"/>
    <w:rsid w:val="00F32565"/>
    <w:rsid w:val="00F33538"/>
    <w:rsid w:val="00F373D6"/>
    <w:rsid w:val="00F37443"/>
    <w:rsid w:val="00F402EB"/>
    <w:rsid w:val="00F42D74"/>
    <w:rsid w:val="00F42FE3"/>
    <w:rsid w:val="00F4357B"/>
    <w:rsid w:val="00F4581C"/>
    <w:rsid w:val="00F500C7"/>
    <w:rsid w:val="00F51912"/>
    <w:rsid w:val="00F527F5"/>
    <w:rsid w:val="00F533F2"/>
    <w:rsid w:val="00F53949"/>
    <w:rsid w:val="00F54541"/>
    <w:rsid w:val="00F547A9"/>
    <w:rsid w:val="00F5659D"/>
    <w:rsid w:val="00F57435"/>
    <w:rsid w:val="00F66AE9"/>
    <w:rsid w:val="00F677E6"/>
    <w:rsid w:val="00F67B2E"/>
    <w:rsid w:val="00F71964"/>
    <w:rsid w:val="00F720FC"/>
    <w:rsid w:val="00F73016"/>
    <w:rsid w:val="00F73081"/>
    <w:rsid w:val="00F7465D"/>
    <w:rsid w:val="00F76893"/>
    <w:rsid w:val="00F83189"/>
    <w:rsid w:val="00F847F1"/>
    <w:rsid w:val="00F84BB3"/>
    <w:rsid w:val="00F85B0F"/>
    <w:rsid w:val="00F85BDF"/>
    <w:rsid w:val="00F8613D"/>
    <w:rsid w:val="00F86259"/>
    <w:rsid w:val="00F94C16"/>
    <w:rsid w:val="00F95081"/>
    <w:rsid w:val="00F96EA8"/>
    <w:rsid w:val="00FA3E29"/>
    <w:rsid w:val="00FA53CE"/>
    <w:rsid w:val="00FA5BEA"/>
    <w:rsid w:val="00FA69A2"/>
    <w:rsid w:val="00FA7D13"/>
    <w:rsid w:val="00FA7D20"/>
    <w:rsid w:val="00FB2A14"/>
    <w:rsid w:val="00FB3922"/>
    <w:rsid w:val="00FC0451"/>
    <w:rsid w:val="00FC3D8B"/>
    <w:rsid w:val="00FC5F0C"/>
    <w:rsid w:val="00FC6E86"/>
    <w:rsid w:val="00FC7B6F"/>
    <w:rsid w:val="00FC7CB5"/>
    <w:rsid w:val="00FD17FA"/>
    <w:rsid w:val="00FD1927"/>
    <w:rsid w:val="00FD4BDD"/>
    <w:rsid w:val="00FD5998"/>
    <w:rsid w:val="00FD7656"/>
    <w:rsid w:val="00FD7E61"/>
    <w:rsid w:val="00FE34FE"/>
    <w:rsid w:val="00FF1D48"/>
    <w:rsid w:val="00FF2269"/>
    <w:rsid w:val="00FF2584"/>
    <w:rsid w:val="00FF6428"/>
    <w:rsid w:val="00FF6BF8"/>
    <w:rsid w:val="059F0076"/>
    <w:rsid w:val="492F8196"/>
    <w:rsid w:val="4C935B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4:docId w14:val="694C92F6"/>
  <w15:chartTrackingRefBased/>
  <w15:docId w15:val="{E1A72D94-5975-461E-8156-467E01F5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2"/>
        <w:lang w:val="en-US"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E29"/>
    <w:rPr>
      <w:rFonts w:eastAsia="PMingLiU"/>
      <w:lang w:eastAsia="en-US"/>
    </w:rPr>
  </w:style>
  <w:style w:type="paragraph" w:styleId="Heading1">
    <w:name w:val="heading 1"/>
    <w:basedOn w:val="Normal"/>
    <w:next w:val="Normal"/>
    <w:link w:val="Heading1Char"/>
    <w:autoRedefine/>
    <w:uiPriority w:val="9"/>
    <w:qFormat/>
    <w:rsid w:val="00D361A8"/>
    <w:pPr>
      <w:keepNext/>
      <w:keepLines/>
      <w:numPr>
        <w:numId w:val="92"/>
      </w:numPr>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F95081"/>
    <w:pPr>
      <w:keepNext/>
      <w:keepLines/>
      <w:numPr>
        <w:ilvl w:val="1"/>
        <w:numId w:val="92"/>
      </w:numPr>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95081"/>
    <w:pPr>
      <w:keepNext/>
      <w:keepLines/>
      <w:numPr>
        <w:ilvl w:val="2"/>
        <w:numId w:val="92"/>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9B5258"/>
    <w:pPr>
      <w:keepNext/>
      <w:keepLines/>
      <w:numPr>
        <w:ilvl w:val="3"/>
        <w:numId w:val="92"/>
      </w:numPr>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9B5258"/>
    <w:pPr>
      <w:keepNext/>
      <w:keepLines/>
      <w:numPr>
        <w:ilvl w:val="4"/>
        <w:numId w:val="92"/>
      </w:numPr>
      <w:outlineLvl w:val="4"/>
    </w:pPr>
    <w:rPr>
      <w:rFonts w:eastAsiaTheme="majorEastAsia" w:cstheme="majorBidi"/>
      <w:b/>
    </w:rPr>
  </w:style>
  <w:style w:type="paragraph" w:styleId="Heading6">
    <w:name w:val="heading 6"/>
    <w:basedOn w:val="Normal"/>
    <w:next w:val="Normal"/>
    <w:link w:val="Heading6Char"/>
    <w:autoRedefine/>
    <w:uiPriority w:val="9"/>
    <w:semiHidden/>
    <w:unhideWhenUsed/>
    <w:qFormat/>
    <w:rsid w:val="009B5258"/>
    <w:pPr>
      <w:keepNext/>
      <w:keepLines/>
      <w:numPr>
        <w:ilvl w:val="5"/>
        <w:numId w:val="92"/>
      </w:numPr>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9B76E4"/>
    <w:pPr>
      <w:keepNext/>
      <w:keepLines/>
      <w:numPr>
        <w:ilvl w:val="6"/>
        <w:numId w:val="9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76E4"/>
    <w:pPr>
      <w:keepNext/>
      <w:keepLines/>
      <w:numPr>
        <w:ilvl w:val="7"/>
        <w:numId w:val="9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76E4"/>
    <w:pPr>
      <w:keepNext/>
      <w:keepLines/>
      <w:numPr>
        <w:ilvl w:val="8"/>
        <w:numId w:val="9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ListParagraph"/>
    <w:link w:val="Style1Char"/>
    <w:autoRedefine/>
    <w:qFormat/>
    <w:rsid w:val="00F73016"/>
    <w:pPr>
      <w:numPr>
        <w:numId w:val="1"/>
      </w:numPr>
      <w:spacing w:after="200"/>
      <w:ind w:hanging="360"/>
    </w:pPr>
    <w:rPr>
      <w:rFonts w:eastAsia="Calibri" w:cs="Times New Roman"/>
      <w:szCs w:val="26"/>
    </w:rPr>
  </w:style>
  <w:style w:type="character" w:customStyle="1" w:styleId="Style1Char">
    <w:name w:val="Style1 Char"/>
    <w:basedOn w:val="DefaultParagraphFont"/>
    <w:link w:val="Style1"/>
    <w:rsid w:val="00F73016"/>
    <w:rPr>
      <w:rFonts w:eastAsia="Calibri" w:cs="Times New Roman"/>
      <w:bCs/>
      <w:szCs w:val="26"/>
      <w:lang w:eastAsia="en-US"/>
    </w:rPr>
  </w:style>
  <w:style w:type="paragraph" w:styleId="ListParagraph">
    <w:name w:val="List Paragraph"/>
    <w:basedOn w:val="Normal"/>
    <w:link w:val="ListParagraphChar"/>
    <w:autoRedefine/>
    <w:uiPriority w:val="34"/>
    <w:qFormat/>
    <w:rsid w:val="008F16FD"/>
    <w:pPr>
      <w:numPr>
        <w:numId w:val="94"/>
      </w:numPr>
      <w:contextualSpacing/>
    </w:pPr>
    <w:rPr>
      <w:rFonts w:eastAsiaTheme="minorHAnsi"/>
      <w:bCs/>
    </w:rPr>
  </w:style>
  <w:style w:type="paragraph" w:styleId="Header">
    <w:name w:val="header"/>
    <w:basedOn w:val="Normal"/>
    <w:link w:val="HeaderChar"/>
    <w:uiPriority w:val="99"/>
    <w:unhideWhenUsed/>
    <w:rsid w:val="000D5E29"/>
    <w:pPr>
      <w:tabs>
        <w:tab w:val="center" w:pos="4680"/>
        <w:tab w:val="right" w:pos="9360"/>
      </w:tabs>
      <w:spacing w:line="240" w:lineRule="auto"/>
    </w:pPr>
    <w:rPr>
      <w:rFonts w:eastAsiaTheme="minorHAnsi"/>
    </w:rPr>
  </w:style>
  <w:style w:type="character" w:customStyle="1" w:styleId="HeaderChar">
    <w:name w:val="Header Char"/>
    <w:basedOn w:val="DefaultParagraphFont"/>
    <w:link w:val="Header"/>
    <w:uiPriority w:val="99"/>
    <w:rsid w:val="000D5E29"/>
    <w:rPr>
      <w:rFonts w:eastAsiaTheme="minorHAnsi"/>
      <w:lang w:eastAsia="en-US"/>
    </w:rPr>
  </w:style>
  <w:style w:type="paragraph" w:styleId="Footer">
    <w:name w:val="footer"/>
    <w:basedOn w:val="Normal"/>
    <w:link w:val="FooterChar"/>
    <w:uiPriority w:val="99"/>
    <w:unhideWhenUsed/>
    <w:rsid w:val="000D5E29"/>
    <w:pPr>
      <w:tabs>
        <w:tab w:val="center" w:pos="4680"/>
        <w:tab w:val="right" w:pos="9360"/>
      </w:tabs>
      <w:spacing w:line="240" w:lineRule="auto"/>
    </w:pPr>
    <w:rPr>
      <w:rFonts w:eastAsiaTheme="minorHAnsi"/>
    </w:rPr>
  </w:style>
  <w:style w:type="character" w:customStyle="1" w:styleId="FooterChar">
    <w:name w:val="Footer Char"/>
    <w:basedOn w:val="DefaultParagraphFont"/>
    <w:link w:val="Footer"/>
    <w:uiPriority w:val="99"/>
    <w:rsid w:val="000D5E29"/>
    <w:rPr>
      <w:rFonts w:eastAsiaTheme="minorHAnsi"/>
      <w:lang w:eastAsia="en-US"/>
    </w:rPr>
  </w:style>
  <w:style w:type="character" w:customStyle="1" w:styleId="ListParagraphChar">
    <w:name w:val="List Paragraph Char"/>
    <w:basedOn w:val="DefaultParagraphFont"/>
    <w:link w:val="ListParagraph"/>
    <w:uiPriority w:val="34"/>
    <w:rsid w:val="008F16FD"/>
    <w:rPr>
      <w:rFonts w:eastAsiaTheme="minorHAnsi"/>
      <w:bCs/>
      <w:lang w:eastAsia="en-US"/>
    </w:rPr>
  </w:style>
  <w:style w:type="paragraph" w:customStyle="1" w:styleId="StyleABC">
    <w:name w:val="Style ABC"/>
    <w:basedOn w:val="Normal"/>
    <w:link w:val="StyleABCChar"/>
    <w:qFormat/>
    <w:rsid w:val="00812324"/>
    <w:pPr>
      <w:spacing w:after="200" w:line="276" w:lineRule="auto"/>
      <w:jc w:val="center"/>
    </w:pPr>
    <w:rPr>
      <w:b/>
      <w:sz w:val="32"/>
    </w:rPr>
  </w:style>
  <w:style w:type="character" w:customStyle="1" w:styleId="StyleABCChar">
    <w:name w:val="Style ABC Char"/>
    <w:basedOn w:val="DefaultParagraphFont"/>
    <w:link w:val="StyleABC"/>
    <w:rsid w:val="00812324"/>
    <w:rPr>
      <w:rFonts w:eastAsia="PMingLiU"/>
      <w:b/>
      <w:sz w:val="32"/>
      <w:lang w:eastAsia="en-US"/>
    </w:rPr>
  </w:style>
  <w:style w:type="character" w:customStyle="1" w:styleId="Heading1Char">
    <w:name w:val="Heading 1 Char"/>
    <w:basedOn w:val="DefaultParagraphFont"/>
    <w:link w:val="Heading1"/>
    <w:uiPriority w:val="9"/>
    <w:rsid w:val="00D361A8"/>
    <w:rPr>
      <w:rFonts w:eastAsiaTheme="majorEastAsia" w:cstheme="majorBidi"/>
      <w:b/>
      <w:sz w:val="28"/>
      <w:szCs w:val="32"/>
      <w:lang w:eastAsia="en-US"/>
    </w:rPr>
  </w:style>
  <w:style w:type="character" w:customStyle="1" w:styleId="Heading2Char">
    <w:name w:val="Heading 2 Char"/>
    <w:basedOn w:val="DefaultParagraphFont"/>
    <w:link w:val="Heading2"/>
    <w:uiPriority w:val="9"/>
    <w:rsid w:val="00F95081"/>
    <w:rPr>
      <w:rFonts w:eastAsiaTheme="majorEastAsia" w:cstheme="majorBidi"/>
      <w:b/>
      <w:bCs/>
      <w:szCs w:val="26"/>
      <w:lang w:eastAsia="en-US"/>
    </w:rPr>
  </w:style>
  <w:style w:type="character" w:customStyle="1" w:styleId="Heading3Char">
    <w:name w:val="Heading 3 Char"/>
    <w:basedOn w:val="DefaultParagraphFont"/>
    <w:link w:val="Heading3"/>
    <w:uiPriority w:val="9"/>
    <w:rsid w:val="00F95081"/>
    <w:rPr>
      <w:rFonts w:eastAsiaTheme="majorEastAsia" w:cstheme="majorBidi"/>
      <w:b/>
      <w:szCs w:val="24"/>
      <w:lang w:eastAsia="en-US"/>
    </w:rPr>
  </w:style>
  <w:style w:type="character" w:customStyle="1" w:styleId="Heading4Char">
    <w:name w:val="Heading 4 Char"/>
    <w:basedOn w:val="DefaultParagraphFont"/>
    <w:link w:val="Heading4"/>
    <w:uiPriority w:val="9"/>
    <w:rsid w:val="009B5258"/>
    <w:rPr>
      <w:rFonts w:eastAsiaTheme="majorEastAsia" w:cstheme="majorBidi"/>
      <w:b/>
      <w:iCs/>
      <w:lang w:eastAsia="en-US"/>
    </w:rPr>
  </w:style>
  <w:style w:type="character" w:customStyle="1" w:styleId="Heading5Char">
    <w:name w:val="Heading 5 Char"/>
    <w:basedOn w:val="DefaultParagraphFont"/>
    <w:link w:val="Heading5"/>
    <w:uiPriority w:val="9"/>
    <w:rsid w:val="009B5258"/>
    <w:rPr>
      <w:rFonts w:eastAsiaTheme="majorEastAsia" w:cstheme="majorBidi"/>
      <w:b/>
      <w:lang w:eastAsia="en-US"/>
    </w:rPr>
  </w:style>
  <w:style w:type="character" w:customStyle="1" w:styleId="Heading6Char">
    <w:name w:val="Heading 6 Char"/>
    <w:basedOn w:val="DefaultParagraphFont"/>
    <w:link w:val="Heading6"/>
    <w:uiPriority w:val="9"/>
    <w:semiHidden/>
    <w:rsid w:val="009B5258"/>
    <w:rPr>
      <w:rFonts w:eastAsiaTheme="majorEastAsia" w:cstheme="majorBidi"/>
      <w:b/>
      <w:lang w:eastAsia="en-US"/>
    </w:rPr>
  </w:style>
  <w:style w:type="character" w:customStyle="1" w:styleId="Heading7Char">
    <w:name w:val="Heading 7 Char"/>
    <w:basedOn w:val="DefaultParagraphFont"/>
    <w:link w:val="Heading7"/>
    <w:uiPriority w:val="9"/>
    <w:semiHidden/>
    <w:rsid w:val="009B76E4"/>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9B76E4"/>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9B76E4"/>
    <w:rPr>
      <w:rFonts w:asciiTheme="majorHAnsi" w:eastAsiaTheme="majorEastAsia" w:hAnsiTheme="majorHAnsi" w:cstheme="majorBidi"/>
      <w:i/>
      <w:iCs/>
      <w:color w:val="272727" w:themeColor="text1" w:themeTint="D8"/>
      <w:sz w:val="21"/>
      <w:szCs w:val="21"/>
      <w:lang w:eastAsia="en-US"/>
    </w:rPr>
  </w:style>
  <w:style w:type="paragraph" w:styleId="Bibliography">
    <w:name w:val="Bibliography"/>
    <w:basedOn w:val="Normal"/>
    <w:next w:val="Normal"/>
    <w:uiPriority w:val="37"/>
    <w:unhideWhenUsed/>
    <w:rsid w:val="00B42250"/>
  </w:style>
  <w:style w:type="paragraph" w:styleId="Caption">
    <w:name w:val="caption"/>
    <w:basedOn w:val="Normal"/>
    <w:next w:val="Normal"/>
    <w:autoRedefine/>
    <w:uiPriority w:val="35"/>
    <w:unhideWhenUsed/>
    <w:qFormat/>
    <w:rsid w:val="00014EF5"/>
    <w:pPr>
      <w:spacing w:after="200"/>
      <w:ind w:firstLine="720"/>
      <w:jc w:val="center"/>
    </w:pPr>
    <w:rPr>
      <w:rFonts w:cs="Times New Roman"/>
      <w:szCs w:val="26"/>
    </w:rPr>
  </w:style>
  <w:style w:type="paragraph" w:styleId="FootnoteText">
    <w:name w:val="footnote text"/>
    <w:basedOn w:val="Normal"/>
    <w:link w:val="FootnoteTextChar"/>
    <w:uiPriority w:val="99"/>
    <w:semiHidden/>
    <w:unhideWhenUsed/>
    <w:rsid w:val="00B42250"/>
    <w:pPr>
      <w:spacing w:line="240" w:lineRule="auto"/>
    </w:pPr>
    <w:rPr>
      <w:sz w:val="20"/>
      <w:szCs w:val="20"/>
    </w:rPr>
  </w:style>
  <w:style w:type="character" w:customStyle="1" w:styleId="FootnoteTextChar">
    <w:name w:val="Footnote Text Char"/>
    <w:basedOn w:val="DefaultParagraphFont"/>
    <w:link w:val="FootnoteText"/>
    <w:uiPriority w:val="99"/>
    <w:semiHidden/>
    <w:rsid w:val="00B42250"/>
    <w:rPr>
      <w:rFonts w:eastAsia="PMingLiU"/>
      <w:sz w:val="20"/>
      <w:szCs w:val="20"/>
      <w:lang w:eastAsia="en-US"/>
    </w:rPr>
  </w:style>
  <w:style w:type="character" w:styleId="FootnoteReference">
    <w:name w:val="footnote reference"/>
    <w:basedOn w:val="DefaultParagraphFont"/>
    <w:uiPriority w:val="99"/>
    <w:semiHidden/>
    <w:unhideWhenUsed/>
    <w:rsid w:val="00B42250"/>
    <w:rPr>
      <w:vertAlign w:val="superscript"/>
    </w:rPr>
  </w:style>
  <w:style w:type="character" w:styleId="Hyperlink">
    <w:name w:val="Hyperlink"/>
    <w:basedOn w:val="DefaultParagraphFont"/>
    <w:uiPriority w:val="99"/>
    <w:unhideWhenUsed/>
    <w:rsid w:val="00B42250"/>
    <w:rPr>
      <w:color w:val="0563C1" w:themeColor="hyperlink"/>
      <w:u w:val="single"/>
    </w:rPr>
  </w:style>
  <w:style w:type="character" w:styleId="CommentReference">
    <w:name w:val="annotation reference"/>
    <w:basedOn w:val="DefaultParagraphFont"/>
    <w:uiPriority w:val="99"/>
    <w:semiHidden/>
    <w:unhideWhenUsed/>
    <w:rsid w:val="00E55A03"/>
    <w:rPr>
      <w:sz w:val="16"/>
      <w:szCs w:val="16"/>
    </w:rPr>
  </w:style>
  <w:style w:type="paragraph" w:styleId="CommentText">
    <w:name w:val="annotation text"/>
    <w:basedOn w:val="Normal"/>
    <w:link w:val="CommentTextChar"/>
    <w:uiPriority w:val="99"/>
    <w:semiHidden/>
    <w:unhideWhenUsed/>
    <w:rsid w:val="00E55A03"/>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E55A03"/>
    <w:rPr>
      <w:rFonts w:eastAsiaTheme="minorHAnsi"/>
      <w:sz w:val="20"/>
      <w:szCs w:val="20"/>
      <w:lang w:eastAsia="en-US"/>
    </w:rPr>
  </w:style>
  <w:style w:type="paragraph" w:styleId="BalloonText">
    <w:name w:val="Balloon Text"/>
    <w:basedOn w:val="Normal"/>
    <w:link w:val="BalloonTextChar"/>
    <w:uiPriority w:val="99"/>
    <w:semiHidden/>
    <w:unhideWhenUsed/>
    <w:rsid w:val="00E55A0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5A03"/>
    <w:rPr>
      <w:rFonts w:ascii="Segoe UI" w:eastAsia="PMingLiU" w:hAnsi="Segoe UI" w:cs="Segoe UI"/>
      <w:sz w:val="18"/>
      <w:szCs w:val="18"/>
      <w:lang w:eastAsia="en-US"/>
    </w:rPr>
  </w:style>
  <w:style w:type="table" w:styleId="TableGrid">
    <w:name w:val="Table Grid"/>
    <w:basedOn w:val="TableNormal"/>
    <w:rsid w:val="001C2C00"/>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D6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ED6A2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15812"/>
    <w:pPr>
      <w:numPr>
        <w:numId w:val="0"/>
      </w:num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5812"/>
    <w:pPr>
      <w:spacing w:after="100"/>
    </w:pPr>
    <w:rPr>
      <w:b/>
    </w:rPr>
  </w:style>
  <w:style w:type="paragraph" w:styleId="TOC2">
    <w:name w:val="toc 2"/>
    <w:basedOn w:val="Normal"/>
    <w:next w:val="Normal"/>
    <w:autoRedefine/>
    <w:uiPriority w:val="39"/>
    <w:unhideWhenUsed/>
    <w:rsid w:val="00F15812"/>
    <w:pPr>
      <w:spacing w:after="100"/>
      <w:ind w:left="260"/>
    </w:pPr>
  </w:style>
  <w:style w:type="paragraph" w:styleId="TOC3">
    <w:name w:val="toc 3"/>
    <w:basedOn w:val="Normal"/>
    <w:next w:val="Normal"/>
    <w:autoRedefine/>
    <w:uiPriority w:val="39"/>
    <w:unhideWhenUsed/>
    <w:rsid w:val="00F15812"/>
    <w:pPr>
      <w:spacing w:after="100"/>
      <w:ind w:left="520"/>
    </w:pPr>
  </w:style>
  <w:style w:type="paragraph" w:styleId="TableofFigures">
    <w:name w:val="table of figures"/>
    <w:basedOn w:val="Normal"/>
    <w:next w:val="Normal"/>
    <w:uiPriority w:val="99"/>
    <w:unhideWhenUsed/>
    <w:rsid w:val="00303B73"/>
  </w:style>
  <w:style w:type="paragraph" w:styleId="TOC5">
    <w:name w:val="toc 5"/>
    <w:basedOn w:val="Normal"/>
    <w:next w:val="Normal"/>
    <w:autoRedefine/>
    <w:uiPriority w:val="39"/>
    <w:unhideWhenUsed/>
    <w:rsid w:val="00F15812"/>
    <w:pPr>
      <w:spacing w:after="100"/>
      <w:ind w:left="1040"/>
    </w:pPr>
  </w:style>
  <w:style w:type="paragraph" w:styleId="TOC4">
    <w:name w:val="toc 4"/>
    <w:basedOn w:val="Normal"/>
    <w:next w:val="Normal"/>
    <w:autoRedefine/>
    <w:uiPriority w:val="39"/>
    <w:unhideWhenUsed/>
    <w:rsid w:val="00566A9E"/>
    <w:pPr>
      <w:spacing w:after="100"/>
      <w:ind w:left="780"/>
    </w:pPr>
  </w:style>
  <w:style w:type="paragraph" w:styleId="TOC6">
    <w:name w:val="toc 6"/>
    <w:basedOn w:val="Normal"/>
    <w:next w:val="Normal"/>
    <w:autoRedefine/>
    <w:uiPriority w:val="39"/>
    <w:unhideWhenUsed/>
    <w:rsid w:val="00566A9E"/>
    <w:pPr>
      <w:spacing w:after="100" w:line="259" w:lineRule="auto"/>
      <w:ind w:left="110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566A9E"/>
    <w:pPr>
      <w:spacing w:after="100" w:line="259" w:lineRule="auto"/>
      <w:ind w:left="132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566A9E"/>
    <w:pPr>
      <w:spacing w:after="100" w:line="259" w:lineRule="auto"/>
      <w:ind w:left="154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566A9E"/>
    <w:pPr>
      <w:spacing w:after="100" w:line="259" w:lineRule="auto"/>
      <w:ind w:left="1760"/>
      <w:jc w:val="left"/>
    </w:pPr>
    <w:rPr>
      <w:rFonts w:asciiTheme="minorHAnsi" w:eastAsiaTheme="minorEastAsia" w:hAnsiTheme="minorHAnsi"/>
      <w:sz w:val="22"/>
      <w:lang w:eastAsia="ja-JP"/>
    </w:rPr>
  </w:style>
  <w:style w:type="character" w:styleId="UnresolvedMention">
    <w:name w:val="Unresolved Mention"/>
    <w:basedOn w:val="DefaultParagraphFont"/>
    <w:uiPriority w:val="99"/>
    <w:semiHidden/>
    <w:unhideWhenUsed/>
    <w:rsid w:val="00566A9E"/>
    <w:rPr>
      <w:color w:val="605E5C"/>
      <w:shd w:val="clear" w:color="auto" w:fill="E1DFDD"/>
    </w:rPr>
  </w:style>
  <w:style w:type="paragraph" w:styleId="Date">
    <w:name w:val="Date"/>
    <w:basedOn w:val="Normal"/>
    <w:next w:val="Normal"/>
    <w:link w:val="DateChar"/>
    <w:uiPriority w:val="99"/>
    <w:semiHidden/>
    <w:unhideWhenUsed/>
    <w:rsid w:val="00510730"/>
  </w:style>
  <w:style w:type="character" w:customStyle="1" w:styleId="DateChar">
    <w:name w:val="Date Char"/>
    <w:basedOn w:val="DefaultParagraphFont"/>
    <w:link w:val="Date"/>
    <w:uiPriority w:val="99"/>
    <w:semiHidden/>
    <w:rsid w:val="00510730"/>
    <w:rPr>
      <w:rFonts w:eastAsia="PMingLiU"/>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02">
      <w:bodyDiv w:val="1"/>
      <w:marLeft w:val="0"/>
      <w:marRight w:val="0"/>
      <w:marTop w:val="0"/>
      <w:marBottom w:val="0"/>
      <w:divBdr>
        <w:top w:val="none" w:sz="0" w:space="0" w:color="auto"/>
        <w:left w:val="none" w:sz="0" w:space="0" w:color="auto"/>
        <w:bottom w:val="none" w:sz="0" w:space="0" w:color="auto"/>
        <w:right w:val="none" w:sz="0" w:space="0" w:color="auto"/>
      </w:divBdr>
    </w:div>
    <w:div w:id="1931605">
      <w:bodyDiv w:val="1"/>
      <w:marLeft w:val="0"/>
      <w:marRight w:val="0"/>
      <w:marTop w:val="0"/>
      <w:marBottom w:val="0"/>
      <w:divBdr>
        <w:top w:val="none" w:sz="0" w:space="0" w:color="auto"/>
        <w:left w:val="none" w:sz="0" w:space="0" w:color="auto"/>
        <w:bottom w:val="none" w:sz="0" w:space="0" w:color="auto"/>
        <w:right w:val="none" w:sz="0" w:space="0" w:color="auto"/>
      </w:divBdr>
      <w:divsChild>
        <w:div w:id="1197044100">
          <w:marLeft w:val="0"/>
          <w:marRight w:val="0"/>
          <w:marTop w:val="0"/>
          <w:marBottom w:val="0"/>
          <w:divBdr>
            <w:top w:val="none" w:sz="0" w:space="0" w:color="auto"/>
            <w:left w:val="none" w:sz="0" w:space="0" w:color="auto"/>
            <w:bottom w:val="none" w:sz="0" w:space="0" w:color="auto"/>
            <w:right w:val="none" w:sz="0" w:space="0" w:color="auto"/>
          </w:divBdr>
          <w:divsChild>
            <w:div w:id="789084128">
              <w:marLeft w:val="0"/>
              <w:marRight w:val="0"/>
              <w:marTop w:val="0"/>
              <w:marBottom w:val="0"/>
              <w:divBdr>
                <w:top w:val="none" w:sz="0" w:space="0" w:color="auto"/>
                <w:left w:val="none" w:sz="0" w:space="0" w:color="auto"/>
                <w:bottom w:val="none" w:sz="0" w:space="0" w:color="auto"/>
                <w:right w:val="none" w:sz="0" w:space="0" w:color="auto"/>
              </w:divBdr>
            </w:div>
            <w:div w:id="2056612570">
              <w:marLeft w:val="0"/>
              <w:marRight w:val="0"/>
              <w:marTop w:val="0"/>
              <w:marBottom w:val="0"/>
              <w:divBdr>
                <w:top w:val="none" w:sz="0" w:space="0" w:color="auto"/>
                <w:left w:val="none" w:sz="0" w:space="0" w:color="auto"/>
                <w:bottom w:val="none" w:sz="0" w:space="0" w:color="auto"/>
                <w:right w:val="none" w:sz="0" w:space="0" w:color="auto"/>
              </w:divBdr>
            </w:div>
            <w:div w:id="1747418806">
              <w:marLeft w:val="0"/>
              <w:marRight w:val="0"/>
              <w:marTop w:val="0"/>
              <w:marBottom w:val="0"/>
              <w:divBdr>
                <w:top w:val="none" w:sz="0" w:space="0" w:color="auto"/>
                <w:left w:val="none" w:sz="0" w:space="0" w:color="auto"/>
                <w:bottom w:val="none" w:sz="0" w:space="0" w:color="auto"/>
                <w:right w:val="none" w:sz="0" w:space="0" w:color="auto"/>
              </w:divBdr>
            </w:div>
            <w:div w:id="1073358030">
              <w:marLeft w:val="0"/>
              <w:marRight w:val="0"/>
              <w:marTop w:val="0"/>
              <w:marBottom w:val="0"/>
              <w:divBdr>
                <w:top w:val="none" w:sz="0" w:space="0" w:color="auto"/>
                <w:left w:val="none" w:sz="0" w:space="0" w:color="auto"/>
                <w:bottom w:val="none" w:sz="0" w:space="0" w:color="auto"/>
                <w:right w:val="none" w:sz="0" w:space="0" w:color="auto"/>
              </w:divBdr>
            </w:div>
            <w:div w:id="95056153">
              <w:marLeft w:val="0"/>
              <w:marRight w:val="0"/>
              <w:marTop w:val="0"/>
              <w:marBottom w:val="0"/>
              <w:divBdr>
                <w:top w:val="none" w:sz="0" w:space="0" w:color="auto"/>
                <w:left w:val="none" w:sz="0" w:space="0" w:color="auto"/>
                <w:bottom w:val="none" w:sz="0" w:space="0" w:color="auto"/>
                <w:right w:val="none" w:sz="0" w:space="0" w:color="auto"/>
              </w:divBdr>
            </w:div>
            <w:div w:id="1698118852">
              <w:marLeft w:val="0"/>
              <w:marRight w:val="0"/>
              <w:marTop w:val="0"/>
              <w:marBottom w:val="0"/>
              <w:divBdr>
                <w:top w:val="none" w:sz="0" w:space="0" w:color="auto"/>
                <w:left w:val="none" w:sz="0" w:space="0" w:color="auto"/>
                <w:bottom w:val="none" w:sz="0" w:space="0" w:color="auto"/>
                <w:right w:val="none" w:sz="0" w:space="0" w:color="auto"/>
              </w:divBdr>
            </w:div>
            <w:div w:id="1287354915">
              <w:marLeft w:val="0"/>
              <w:marRight w:val="0"/>
              <w:marTop w:val="0"/>
              <w:marBottom w:val="0"/>
              <w:divBdr>
                <w:top w:val="none" w:sz="0" w:space="0" w:color="auto"/>
                <w:left w:val="none" w:sz="0" w:space="0" w:color="auto"/>
                <w:bottom w:val="none" w:sz="0" w:space="0" w:color="auto"/>
                <w:right w:val="none" w:sz="0" w:space="0" w:color="auto"/>
              </w:divBdr>
            </w:div>
            <w:div w:id="918518637">
              <w:marLeft w:val="0"/>
              <w:marRight w:val="0"/>
              <w:marTop w:val="0"/>
              <w:marBottom w:val="0"/>
              <w:divBdr>
                <w:top w:val="none" w:sz="0" w:space="0" w:color="auto"/>
                <w:left w:val="none" w:sz="0" w:space="0" w:color="auto"/>
                <w:bottom w:val="none" w:sz="0" w:space="0" w:color="auto"/>
                <w:right w:val="none" w:sz="0" w:space="0" w:color="auto"/>
              </w:divBdr>
            </w:div>
            <w:div w:id="6216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842">
      <w:bodyDiv w:val="1"/>
      <w:marLeft w:val="0"/>
      <w:marRight w:val="0"/>
      <w:marTop w:val="0"/>
      <w:marBottom w:val="0"/>
      <w:divBdr>
        <w:top w:val="none" w:sz="0" w:space="0" w:color="auto"/>
        <w:left w:val="none" w:sz="0" w:space="0" w:color="auto"/>
        <w:bottom w:val="none" w:sz="0" w:space="0" w:color="auto"/>
        <w:right w:val="none" w:sz="0" w:space="0" w:color="auto"/>
      </w:divBdr>
      <w:divsChild>
        <w:div w:id="278149894">
          <w:marLeft w:val="0"/>
          <w:marRight w:val="0"/>
          <w:marTop w:val="0"/>
          <w:marBottom w:val="0"/>
          <w:divBdr>
            <w:top w:val="none" w:sz="0" w:space="0" w:color="auto"/>
            <w:left w:val="none" w:sz="0" w:space="0" w:color="auto"/>
            <w:bottom w:val="none" w:sz="0" w:space="0" w:color="auto"/>
            <w:right w:val="none" w:sz="0" w:space="0" w:color="auto"/>
          </w:divBdr>
          <w:divsChild>
            <w:div w:id="1793935994">
              <w:marLeft w:val="0"/>
              <w:marRight w:val="0"/>
              <w:marTop w:val="0"/>
              <w:marBottom w:val="0"/>
              <w:divBdr>
                <w:top w:val="none" w:sz="0" w:space="0" w:color="auto"/>
                <w:left w:val="none" w:sz="0" w:space="0" w:color="auto"/>
                <w:bottom w:val="none" w:sz="0" w:space="0" w:color="auto"/>
                <w:right w:val="none" w:sz="0" w:space="0" w:color="auto"/>
              </w:divBdr>
            </w:div>
            <w:div w:id="939608996">
              <w:marLeft w:val="0"/>
              <w:marRight w:val="0"/>
              <w:marTop w:val="0"/>
              <w:marBottom w:val="0"/>
              <w:divBdr>
                <w:top w:val="none" w:sz="0" w:space="0" w:color="auto"/>
                <w:left w:val="none" w:sz="0" w:space="0" w:color="auto"/>
                <w:bottom w:val="none" w:sz="0" w:space="0" w:color="auto"/>
                <w:right w:val="none" w:sz="0" w:space="0" w:color="auto"/>
              </w:divBdr>
            </w:div>
            <w:div w:id="1652052702">
              <w:marLeft w:val="0"/>
              <w:marRight w:val="0"/>
              <w:marTop w:val="0"/>
              <w:marBottom w:val="0"/>
              <w:divBdr>
                <w:top w:val="none" w:sz="0" w:space="0" w:color="auto"/>
                <w:left w:val="none" w:sz="0" w:space="0" w:color="auto"/>
                <w:bottom w:val="none" w:sz="0" w:space="0" w:color="auto"/>
                <w:right w:val="none" w:sz="0" w:space="0" w:color="auto"/>
              </w:divBdr>
            </w:div>
            <w:div w:id="6943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127">
      <w:bodyDiv w:val="1"/>
      <w:marLeft w:val="0"/>
      <w:marRight w:val="0"/>
      <w:marTop w:val="0"/>
      <w:marBottom w:val="0"/>
      <w:divBdr>
        <w:top w:val="none" w:sz="0" w:space="0" w:color="auto"/>
        <w:left w:val="none" w:sz="0" w:space="0" w:color="auto"/>
        <w:bottom w:val="none" w:sz="0" w:space="0" w:color="auto"/>
        <w:right w:val="none" w:sz="0" w:space="0" w:color="auto"/>
      </w:divBdr>
      <w:divsChild>
        <w:div w:id="241108765">
          <w:marLeft w:val="0"/>
          <w:marRight w:val="0"/>
          <w:marTop w:val="0"/>
          <w:marBottom w:val="0"/>
          <w:divBdr>
            <w:top w:val="none" w:sz="0" w:space="0" w:color="auto"/>
            <w:left w:val="none" w:sz="0" w:space="0" w:color="auto"/>
            <w:bottom w:val="none" w:sz="0" w:space="0" w:color="auto"/>
            <w:right w:val="none" w:sz="0" w:space="0" w:color="auto"/>
          </w:divBdr>
          <w:divsChild>
            <w:div w:id="405881787">
              <w:marLeft w:val="0"/>
              <w:marRight w:val="0"/>
              <w:marTop w:val="0"/>
              <w:marBottom w:val="0"/>
              <w:divBdr>
                <w:top w:val="none" w:sz="0" w:space="0" w:color="auto"/>
                <w:left w:val="none" w:sz="0" w:space="0" w:color="auto"/>
                <w:bottom w:val="none" w:sz="0" w:space="0" w:color="auto"/>
                <w:right w:val="none" w:sz="0" w:space="0" w:color="auto"/>
              </w:divBdr>
            </w:div>
            <w:div w:id="2036688128">
              <w:marLeft w:val="0"/>
              <w:marRight w:val="0"/>
              <w:marTop w:val="0"/>
              <w:marBottom w:val="0"/>
              <w:divBdr>
                <w:top w:val="none" w:sz="0" w:space="0" w:color="auto"/>
                <w:left w:val="none" w:sz="0" w:space="0" w:color="auto"/>
                <w:bottom w:val="none" w:sz="0" w:space="0" w:color="auto"/>
                <w:right w:val="none" w:sz="0" w:space="0" w:color="auto"/>
              </w:divBdr>
            </w:div>
            <w:div w:id="1287083387">
              <w:marLeft w:val="0"/>
              <w:marRight w:val="0"/>
              <w:marTop w:val="0"/>
              <w:marBottom w:val="0"/>
              <w:divBdr>
                <w:top w:val="none" w:sz="0" w:space="0" w:color="auto"/>
                <w:left w:val="none" w:sz="0" w:space="0" w:color="auto"/>
                <w:bottom w:val="none" w:sz="0" w:space="0" w:color="auto"/>
                <w:right w:val="none" w:sz="0" w:space="0" w:color="auto"/>
              </w:divBdr>
            </w:div>
            <w:div w:id="20778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329">
      <w:bodyDiv w:val="1"/>
      <w:marLeft w:val="0"/>
      <w:marRight w:val="0"/>
      <w:marTop w:val="0"/>
      <w:marBottom w:val="0"/>
      <w:divBdr>
        <w:top w:val="none" w:sz="0" w:space="0" w:color="auto"/>
        <w:left w:val="none" w:sz="0" w:space="0" w:color="auto"/>
        <w:bottom w:val="none" w:sz="0" w:space="0" w:color="auto"/>
        <w:right w:val="none" w:sz="0" w:space="0" w:color="auto"/>
      </w:divBdr>
      <w:divsChild>
        <w:div w:id="1521889333">
          <w:marLeft w:val="0"/>
          <w:marRight w:val="0"/>
          <w:marTop w:val="0"/>
          <w:marBottom w:val="0"/>
          <w:divBdr>
            <w:top w:val="none" w:sz="0" w:space="0" w:color="auto"/>
            <w:left w:val="none" w:sz="0" w:space="0" w:color="auto"/>
            <w:bottom w:val="none" w:sz="0" w:space="0" w:color="auto"/>
            <w:right w:val="none" w:sz="0" w:space="0" w:color="auto"/>
          </w:divBdr>
          <w:divsChild>
            <w:div w:id="1905721734">
              <w:marLeft w:val="0"/>
              <w:marRight w:val="0"/>
              <w:marTop w:val="0"/>
              <w:marBottom w:val="0"/>
              <w:divBdr>
                <w:top w:val="none" w:sz="0" w:space="0" w:color="auto"/>
                <w:left w:val="none" w:sz="0" w:space="0" w:color="auto"/>
                <w:bottom w:val="none" w:sz="0" w:space="0" w:color="auto"/>
                <w:right w:val="none" w:sz="0" w:space="0" w:color="auto"/>
              </w:divBdr>
            </w:div>
            <w:div w:id="19555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360">
      <w:bodyDiv w:val="1"/>
      <w:marLeft w:val="0"/>
      <w:marRight w:val="0"/>
      <w:marTop w:val="0"/>
      <w:marBottom w:val="0"/>
      <w:divBdr>
        <w:top w:val="none" w:sz="0" w:space="0" w:color="auto"/>
        <w:left w:val="none" w:sz="0" w:space="0" w:color="auto"/>
        <w:bottom w:val="none" w:sz="0" w:space="0" w:color="auto"/>
        <w:right w:val="none" w:sz="0" w:space="0" w:color="auto"/>
      </w:divBdr>
      <w:divsChild>
        <w:div w:id="65037276">
          <w:marLeft w:val="0"/>
          <w:marRight w:val="0"/>
          <w:marTop w:val="0"/>
          <w:marBottom w:val="0"/>
          <w:divBdr>
            <w:top w:val="none" w:sz="0" w:space="0" w:color="auto"/>
            <w:left w:val="none" w:sz="0" w:space="0" w:color="auto"/>
            <w:bottom w:val="none" w:sz="0" w:space="0" w:color="auto"/>
            <w:right w:val="none" w:sz="0" w:space="0" w:color="auto"/>
          </w:divBdr>
          <w:divsChild>
            <w:div w:id="284000227">
              <w:marLeft w:val="0"/>
              <w:marRight w:val="0"/>
              <w:marTop w:val="0"/>
              <w:marBottom w:val="0"/>
              <w:divBdr>
                <w:top w:val="none" w:sz="0" w:space="0" w:color="auto"/>
                <w:left w:val="none" w:sz="0" w:space="0" w:color="auto"/>
                <w:bottom w:val="none" w:sz="0" w:space="0" w:color="auto"/>
                <w:right w:val="none" w:sz="0" w:space="0" w:color="auto"/>
              </w:divBdr>
            </w:div>
            <w:div w:id="1215773932">
              <w:marLeft w:val="0"/>
              <w:marRight w:val="0"/>
              <w:marTop w:val="0"/>
              <w:marBottom w:val="0"/>
              <w:divBdr>
                <w:top w:val="none" w:sz="0" w:space="0" w:color="auto"/>
                <w:left w:val="none" w:sz="0" w:space="0" w:color="auto"/>
                <w:bottom w:val="none" w:sz="0" w:space="0" w:color="auto"/>
                <w:right w:val="none" w:sz="0" w:space="0" w:color="auto"/>
              </w:divBdr>
            </w:div>
            <w:div w:id="1410808614">
              <w:marLeft w:val="0"/>
              <w:marRight w:val="0"/>
              <w:marTop w:val="0"/>
              <w:marBottom w:val="0"/>
              <w:divBdr>
                <w:top w:val="none" w:sz="0" w:space="0" w:color="auto"/>
                <w:left w:val="none" w:sz="0" w:space="0" w:color="auto"/>
                <w:bottom w:val="none" w:sz="0" w:space="0" w:color="auto"/>
                <w:right w:val="none" w:sz="0" w:space="0" w:color="auto"/>
              </w:divBdr>
            </w:div>
            <w:div w:id="946422681">
              <w:marLeft w:val="0"/>
              <w:marRight w:val="0"/>
              <w:marTop w:val="0"/>
              <w:marBottom w:val="0"/>
              <w:divBdr>
                <w:top w:val="none" w:sz="0" w:space="0" w:color="auto"/>
                <w:left w:val="none" w:sz="0" w:space="0" w:color="auto"/>
                <w:bottom w:val="none" w:sz="0" w:space="0" w:color="auto"/>
                <w:right w:val="none" w:sz="0" w:space="0" w:color="auto"/>
              </w:divBdr>
            </w:div>
            <w:div w:id="1860391190">
              <w:marLeft w:val="0"/>
              <w:marRight w:val="0"/>
              <w:marTop w:val="0"/>
              <w:marBottom w:val="0"/>
              <w:divBdr>
                <w:top w:val="none" w:sz="0" w:space="0" w:color="auto"/>
                <w:left w:val="none" w:sz="0" w:space="0" w:color="auto"/>
                <w:bottom w:val="none" w:sz="0" w:space="0" w:color="auto"/>
                <w:right w:val="none" w:sz="0" w:space="0" w:color="auto"/>
              </w:divBdr>
            </w:div>
            <w:div w:id="1439567584">
              <w:marLeft w:val="0"/>
              <w:marRight w:val="0"/>
              <w:marTop w:val="0"/>
              <w:marBottom w:val="0"/>
              <w:divBdr>
                <w:top w:val="none" w:sz="0" w:space="0" w:color="auto"/>
                <w:left w:val="none" w:sz="0" w:space="0" w:color="auto"/>
                <w:bottom w:val="none" w:sz="0" w:space="0" w:color="auto"/>
                <w:right w:val="none" w:sz="0" w:space="0" w:color="auto"/>
              </w:divBdr>
            </w:div>
            <w:div w:id="857036614">
              <w:marLeft w:val="0"/>
              <w:marRight w:val="0"/>
              <w:marTop w:val="0"/>
              <w:marBottom w:val="0"/>
              <w:divBdr>
                <w:top w:val="none" w:sz="0" w:space="0" w:color="auto"/>
                <w:left w:val="none" w:sz="0" w:space="0" w:color="auto"/>
                <w:bottom w:val="none" w:sz="0" w:space="0" w:color="auto"/>
                <w:right w:val="none" w:sz="0" w:space="0" w:color="auto"/>
              </w:divBdr>
            </w:div>
            <w:div w:id="941457306">
              <w:marLeft w:val="0"/>
              <w:marRight w:val="0"/>
              <w:marTop w:val="0"/>
              <w:marBottom w:val="0"/>
              <w:divBdr>
                <w:top w:val="none" w:sz="0" w:space="0" w:color="auto"/>
                <w:left w:val="none" w:sz="0" w:space="0" w:color="auto"/>
                <w:bottom w:val="none" w:sz="0" w:space="0" w:color="auto"/>
                <w:right w:val="none" w:sz="0" w:space="0" w:color="auto"/>
              </w:divBdr>
            </w:div>
            <w:div w:id="1692339035">
              <w:marLeft w:val="0"/>
              <w:marRight w:val="0"/>
              <w:marTop w:val="0"/>
              <w:marBottom w:val="0"/>
              <w:divBdr>
                <w:top w:val="none" w:sz="0" w:space="0" w:color="auto"/>
                <w:left w:val="none" w:sz="0" w:space="0" w:color="auto"/>
                <w:bottom w:val="none" w:sz="0" w:space="0" w:color="auto"/>
                <w:right w:val="none" w:sz="0" w:space="0" w:color="auto"/>
              </w:divBdr>
            </w:div>
            <w:div w:id="630135329">
              <w:marLeft w:val="0"/>
              <w:marRight w:val="0"/>
              <w:marTop w:val="0"/>
              <w:marBottom w:val="0"/>
              <w:divBdr>
                <w:top w:val="none" w:sz="0" w:space="0" w:color="auto"/>
                <w:left w:val="none" w:sz="0" w:space="0" w:color="auto"/>
                <w:bottom w:val="none" w:sz="0" w:space="0" w:color="auto"/>
                <w:right w:val="none" w:sz="0" w:space="0" w:color="auto"/>
              </w:divBdr>
            </w:div>
            <w:div w:id="1692494101">
              <w:marLeft w:val="0"/>
              <w:marRight w:val="0"/>
              <w:marTop w:val="0"/>
              <w:marBottom w:val="0"/>
              <w:divBdr>
                <w:top w:val="none" w:sz="0" w:space="0" w:color="auto"/>
                <w:left w:val="none" w:sz="0" w:space="0" w:color="auto"/>
                <w:bottom w:val="none" w:sz="0" w:space="0" w:color="auto"/>
                <w:right w:val="none" w:sz="0" w:space="0" w:color="auto"/>
              </w:divBdr>
            </w:div>
            <w:div w:id="2024941630">
              <w:marLeft w:val="0"/>
              <w:marRight w:val="0"/>
              <w:marTop w:val="0"/>
              <w:marBottom w:val="0"/>
              <w:divBdr>
                <w:top w:val="none" w:sz="0" w:space="0" w:color="auto"/>
                <w:left w:val="none" w:sz="0" w:space="0" w:color="auto"/>
                <w:bottom w:val="none" w:sz="0" w:space="0" w:color="auto"/>
                <w:right w:val="none" w:sz="0" w:space="0" w:color="auto"/>
              </w:divBdr>
            </w:div>
            <w:div w:id="1728645531">
              <w:marLeft w:val="0"/>
              <w:marRight w:val="0"/>
              <w:marTop w:val="0"/>
              <w:marBottom w:val="0"/>
              <w:divBdr>
                <w:top w:val="none" w:sz="0" w:space="0" w:color="auto"/>
                <w:left w:val="none" w:sz="0" w:space="0" w:color="auto"/>
                <w:bottom w:val="none" w:sz="0" w:space="0" w:color="auto"/>
                <w:right w:val="none" w:sz="0" w:space="0" w:color="auto"/>
              </w:divBdr>
            </w:div>
            <w:div w:id="2124112340">
              <w:marLeft w:val="0"/>
              <w:marRight w:val="0"/>
              <w:marTop w:val="0"/>
              <w:marBottom w:val="0"/>
              <w:divBdr>
                <w:top w:val="none" w:sz="0" w:space="0" w:color="auto"/>
                <w:left w:val="none" w:sz="0" w:space="0" w:color="auto"/>
                <w:bottom w:val="none" w:sz="0" w:space="0" w:color="auto"/>
                <w:right w:val="none" w:sz="0" w:space="0" w:color="auto"/>
              </w:divBdr>
            </w:div>
            <w:div w:id="898905878">
              <w:marLeft w:val="0"/>
              <w:marRight w:val="0"/>
              <w:marTop w:val="0"/>
              <w:marBottom w:val="0"/>
              <w:divBdr>
                <w:top w:val="none" w:sz="0" w:space="0" w:color="auto"/>
                <w:left w:val="none" w:sz="0" w:space="0" w:color="auto"/>
                <w:bottom w:val="none" w:sz="0" w:space="0" w:color="auto"/>
                <w:right w:val="none" w:sz="0" w:space="0" w:color="auto"/>
              </w:divBdr>
            </w:div>
            <w:div w:id="1294482806">
              <w:marLeft w:val="0"/>
              <w:marRight w:val="0"/>
              <w:marTop w:val="0"/>
              <w:marBottom w:val="0"/>
              <w:divBdr>
                <w:top w:val="none" w:sz="0" w:space="0" w:color="auto"/>
                <w:left w:val="none" w:sz="0" w:space="0" w:color="auto"/>
                <w:bottom w:val="none" w:sz="0" w:space="0" w:color="auto"/>
                <w:right w:val="none" w:sz="0" w:space="0" w:color="auto"/>
              </w:divBdr>
            </w:div>
            <w:div w:id="1818958489">
              <w:marLeft w:val="0"/>
              <w:marRight w:val="0"/>
              <w:marTop w:val="0"/>
              <w:marBottom w:val="0"/>
              <w:divBdr>
                <w:top w:val="none" w:sz="0" w:space="0" w:color="auto"/>
                <w:left w:val="none" w:sz="0" w:space="0" w:color="auto"/>
                <w:bottom w:val="none" w:sz="0" w:space="0" w:color="auto"/>
                <w:right w:val="none" w:sz="0" w:space="0" w:color="auto"/>
              </w:divBdr>
            </w:div>
            <w:div w:id="2076194468">
              <w:marLeft w:val="0"/>
              <w:marRight w:val="0"/>
              <w:marTop w:val="0"/>
              <w:marBottom w:val="0"/>
              <w:divBdr>
                <w:top w:val="none" w:sz="0" w:space="0" w:color="auto"/>
                <w:left w:val="none" w:sz="0" w:space="0" w:color="auto"/>
                <w:bottom w:val="none" w:sz="0" w:space="0" w:color="auto"/>
                <w:right w:val="none" w:sz="0" w:space="0" w:color="auto"/>
              </w:divBdr>
            </w:div>
            <w:div w:id="1112356673">
              <w:marLeft w:val="0"/>
              <w:marRight w:val="0"/>
              <w:marTop w:val="0"/>
              <w:marBottom w:val="0"/>
              <w:divBdr>
                <w:top w:val="none" w:sz="0" w:space="0" w:color="auto"/>
                <w:left w:val="none" w:sz="0" w:space="0" w:color="auto"/>
                <w:bottom w:val="none" w:sz="0" w:space="0" w:color="auto"/>
                <w:right w:val="none" w:sz="0" w:space="0" w:color="auto"/>
              </w:divBdr>
            </w:div>
            <w:div w:id="1438595569">
              <w:marLeft w:val="0"/>
              <w:marRight w:val="0"/>
              <w:marTop w:val="0"/>
              <w:marBottom w:val="0"/>
              <w:divBdr>
                <w:top w:val="none" w:sz="0" w:space="0" w:color="auto"/>
                <w:left w:val="none" w:sz="0" w:space="0" w:color="auto"/>
                <w:bottom w:val="none" w:sz="0" w:space="0" w:color="auto"/>
                <w:right w:val="none" w:sz="0" w:space="0" w:color="auto"/>
              </w:divBdr>
            </w:div>
            <w:div w:id="1861240518">
              <w:marLeft w:val="0"/>
              <w:marRight w:val="0"/>
              <w:marTop w:val="0"/>
              <w:marBottom w:val="0"/>
              <w:divBdr>
                <w:top w:val="none" w:sz="0" w:space="0" w:color="auto"/>
                <w:left w:val="none" w:sz="0" w:space="0" w:color="auto"/>
                <w:bottom w:val="none" w:sz="0" w:space="0" w:color="auto"/>
                <w:right w:val="none" w:sz="0" w:space="0" w:color="auto"/>
              </w:divBdr>
            </w:div>
            <w:div w:id="894588500">
              <w:marLeft w:val="0"/>
              <w:marRight w:val="0"/>
              <w:marTop w:val="0"/>
              <w:marBottom w:val="0"/>
              <w:divBdr>
                <w:top w:val="none" w:sz="0" w:space="0" w:color="auto"/>
                <w:left w:val="none" w:sz="0" w:space="0" w:color="auto"/>
                <w:bottom w:val="none" w:sz="0" w:space="0" w:color="auto"/>
                <w:right w:val="none" w:sz="0" w:space="0" w:color="auto"/>
              </w:divBdr>
            </w:div>
            <w:div w:id="2045321413">
              <w:marLeft w:val="0"/>
              <w:marRight w:val="0"/>
              <w:marTop w:val="0"/>
              <w:marBottom w:val="0"/>
              <w:divBdr>
                <w:top w:val="none" w:sz="0" w:space="0" w:color="auto"/>
                <w:left w:val="none" w:sz="0" w:space="0" w:color="auto"/>
                <w:bottom w:val="none" w:sz="0" w:space="0" w:color="auto"/>
                <w:right w:val="none" w:sz="0" w:space="0" w:color="auto"/>
              </w:divBdr>
            </w:div>
            <w:div w:id="1221943783">
              <w:marLeft w:val="0"/>
              <w:marRight w:val="0"/>
              <w:marTop w:val="0"/>
              <w:marBottom w:val="0"/>
              <w:divBdr>
                <w:top w:val="none" w:sz="0" w:space="0" w:color="auto"/>
                <w:left w:val="none" w:sz="0" w:space="0" w:color="auto"/>
                <w:bottom w:val="none" w:sz="0" w:space="0" w:color="auto"/>
                <w:right w:val="none" w:sz="0" w:space="0" w:color="auto"/>
              </w:divBdr>
            </w:div>
            <w:div w:id="1997758161">
              <w:marLeft w:val="0"/>
              <w:marRight w:val="0"/>
              <w:marTop w:val="0"/>
              <w:marBottom w:val="0"/>
              <w:divBdr>
                <w:top w:val="none" w:sz="0" w:space="0" w:color="auto"/>
                <w:left w:val="none" w:sz="0" w:space="0" w:color="auto"/>
                <w:bottom w:val="none" w:sz="0" w:space="0" w:color="auto"/>
                <w:right w:val="none" w:sz="0" w:space="0" w:color="auto"/>
              </w:divBdr>
            </w:div>
            <w:div w:id="481041938">
              <w:marLeft w:val="0"/>
              <w:marRight w:val="0"/>
              <w:marTop w:val="0"/>
              <w:marBottom w:val="0"/>
              <w:divBdr>
                <w:top w:val="none" w:sz="0" w:space="0" w:color="auto"/>
                <w:left w:val="none" w:sz="0" w:space="0" w:color="auto"/>
                <w:bottom w:val="none" w:sz="0" w:space="0" w:color="auto"/>
                <w:right w:val="none" w:sz="0" w:space="0" w:color="auto"/>
              </w:divBdr>
            </w:div>
            <w:div w:id="832380078">
              <w:marLeft w:val="0"/>
              <w:marRight w:val="0"/>
              <w:marTop w:val="0"/>
              <w:marBottom w:val="0"/>
              <w:divBdr>
                <w:top w:val="none" w:sz="0" w:space="0" w:color="auto"/>
                <w:left w:val="none" w:sz="0" w:space="0" w:color="auto"/>
                <w:bottom w:val="none" w:sz="0" w:space="0" w:color="auto"/>
                <w:right w:val="none" w:sz="0" w:space="0" w:color="auto"/>
              </w:divBdr>
            </w:div>
            <w:div w:id="1298872737">
              <w:marLeft w:val="0"/>
              <w:marRight w:val="0"/>
              <w:marTop w:val="0"/>
              <w:marBottom w:val="0"/>
              <w:divBdr>
                <w:top w:val="none" w:sz="0" w:space="0" w:color="auto"/>
                <w:left w:val="none" w:sz="0" w:space="0" w:color="auto"/>
                <w:bottom w:val="none" w:sz="0" w:space="0" w:color="auto"/>
                <w:right w:val="none" w:sz="0" w:space="0" w:color="auto"/>
              </w:divBdr>
            </w:div>
            <w:div w:id="1819764978">
              <w:marLeft w:val="0"/>
              <w:marRight w:val="0"/>
              <w:marTop w:val="0"/>
              <w:marBottom w:val="0"/>
              <w:divBdr>
                <w:top w:val="none" w:sz="0" w:space="0" w:color="auto"/>
                <w:left w:val="none" w:sz="0" w:space="0" w:color="auto"/>
                <w:bottom w:val="none" w:sz="0" w:space="0" w:color="auto"/>
                <w:right w:val="none" w:sz="0" w:space="0" w:color="auto"/>
              </w:divBdr>
            </w:div>
            <w:div w:id="876744803">
              <w:marLeft w:val="0"/>
              <w:marRight w:val="0"/>
              <w:marTop w:val="0"/>
              <w:marBottom w:val="0"/>
              <w:divBdr>
                <w:top w:val="none" w:sz="0" w:space="0" w:color="auto"/>
                <w:left w:val="none" w:sz="0" w:space="0" w:color="auto"/>
                <w:bottom w:val="none" w:sz="0" w:space="0" w:color="auto"/>
                <w:right w:val="none" w:sz="0" w:space="0" w:color="auto"/>
              </w:divBdr>
            </w:div>
            <w:div w:id="1097213452">
              <w:marLeft w:val="0"/>
              <w:marRight w:val="0"/>
              <w:marTop w:val="0"/>
              <w:marBottom w:val="0"/>
              <w:divBdr>
                <w:top w:val="none" w:sz="0" w:space="0" w:color="auto"/>
                <w:left w:val="none" w:sz="0" w:space="0" w:color="auto"/>
                <w:bottom w:val="none" w:sz="0" w:space="0" w:color="auto"/>
                <w:right w:val="none" w:sz="0" w:space="0" w:color="auto"/>
              </w:divBdr>
            </w:div>
            <w:div w:id="608588710">
              <w:marLeft w:val="0"/>
              <w:marRight w:val="0"/>
              <w:marTop w:val="0"/>
              <w:marBottom w:val="0"/>
              <w:divBdr>
                <w:top w:val="none" w:sz="0" w:space="0" w:color="auto"/>
                <w:left w:val="none" w:sz="0" w:space="0" w:color="auto"/>
                <w:bottom w:val="none" w:sz="0" w:space="0" w:color="auto"/>
                <w:right w:val="none" w:sz="0" w:space="0" w:color="auto"/>
              </w:divBdr>
            </w:div>
            <w:div w:id="764378121">
              <w:marLeft w:val="0"/>
              <w:marRight w:val="0"/>
              <w:marTop w:val="0"/>
              <w:marBottom w:val="0"/>
              <w:divBdr>
                <w:top w:val="none" w:sz="0" w:space="0" w:color="auto"/>
                <w:left w:val="none" w:sz="0" w:space="0" w:color="auto"/>
                <w:bottom w:val="none" w:sz="0" w:space="0" w:color="auto"/>
                <w:right w:val="none" w:sz="0" w:space="0" w:color="auto"/>
              </w:divBdr>
            </w:div>
            <w:div w:id="350883544">
              <w:marLeft w:val="0"/>
              <w:marRight w:val="0"/>
              <w:marTop w:val="0"/>
              <w:marBottom w:val="0"/>
              <w:divBdr>
                <w:top w:val="none" w:sz="0" w:space="0" w:color="auto"/>
                <w:left w:val="none" w:sz="0" w:space="0" w:color="auto"/>
                <w:bottom w:val="none" w:sz="0" w:space="0" w:color="auto"/>
                <w:right w:val="none" w:sz="0" w:space="0" w:color="auto"/>
              </w:divBdr>
            </w:div>
            <w:div w:id="119307160">
              <w:marLeft w:val="0"/>
              <w:marRight w:val="0"/>
              <w:marTop w:val="0"/>
              <w:marBottom w:val="0"/>
              <w:divBdr>
                <w:top w:val="none" w:sz="0" w:space="0" w:color="auto"/>
                <w:left w:val="none" w:sz="0" w:space="0" w:color="auto"/>
                <w:bottom w:val="none" w:sz="0" w:space="0" w:color="auto"/>
                <w:right w:val="none" w:sz="0" w:space="0" w:color="auto"/>
              </w:divBdr>
            </w:div>
            <w:div w:id="427698443">
              <w:marLeft w:val="0"/>
              <w:marRight w:val="0"/>
              <w:marTop w:val="0"/>
              <w:marBottom w:val="0"/>
              <w:divBdr>
                <w:top w:val="none" w:sz="0" w:space="0" w:color="auto"/>
                <w:left w:val="none" w:sz="0" w:space="0" w:color="auto"/>
                <w:bottom w:val="none" w:sz="0" w:space="0" w:color="auto"/>
                <w:right w:val="none" w:sz="0" w:space="0" w:color="auto"/>
              </w:divBdr>
            </w:div>
            <w:div w:id="781846521">
              <w:marLeft w:val="0"/>
              <w:marRight w:val="0"/>
              <w:marTop w:val="0"/>
              <w:marBottom w:val="0"/>
              <w:divBdr>
                <w:top w:val="none" w:sz="0" w:space="0" w:color="auto"/>
                <w:left w:val="none" w:sz="0" w:space="0" w:color="auto"/>
                <w:bottom w:val="none" w:sz="0" w:space="0" w:color="auto"/>
                <w:right w:val="none" w:sz="0" w:space="0" w:color="auto"/>
              </w:divBdr>
            </w:div>
            <w:div w:id="1817334051">
              <w:marLeft w:val="0"/>
              <w:marRight w:val="0"/>
              <w:marTop w:val="0"/>
              <w:marBottom w:val="0"/>
              <w:divBdr>
                <w:top w:val="none" w:sz="0" w:space="0" w:color="auto"/>
                <w:left w:val="none" w:sz="0" w:space="0" w:color="auto"/>
                <w:bottom w:val="none" w:sz="0" w:space="0" w:color="auto"/>
                <w:right w:val="none" w:sz="0" w:space="0" w:color="auto"/>
              </w:divBdr>
            </w:div>
            <w:div w:id="1322781371">
              <w:marLeft w:val="0"/>
              <w:marRight w:val="0"/>
              <w:marTop w:val="0"/>
              <w:marBottom w:val="0"/>
              <w:divBdr>
                <w:top w:val="none" w:sz="0" w:space="0" w:color="auto"/>
                <w:left w:val="none" w:sz="0" w:space="0" w:color="auto"/>
                <w:bottom w:val="none" w:sz="0" w:space="0" w:color="auto"/>
                <w:right w:val="none" w:sz="0" w:space="0" w:color="auto"/>
              </w:divBdr>
            </w:div>
            <w:div w:id="860321791">
              <w:marLeft w:val="0"/>
              <w:marRight w:val="0"/>
              <w:marTop w:val="0"/>
              <w:marBottom w:val="0"/>
              <w:divBdr>
                <w:top w:val="none" w:sz="0" w:space="0" w:color="auto"/>
                <w:left w:val="none" w:sz="0" w:space="0" w:color="auto"/>
                <w:bottom w:val="none" w:sz="0" w:space="0" w:color="auto"/>
                <w:right w:val="none" w:sz="0" w:space="0" w:color="auto"/>
              </w:divBdr>
            </w:div>
            <w:div w:id="427578071">
              <w:marLeft w:val="0"/>
              <w:marRight w:val="0"/>
              <w:marTop w:val="0"/>
              <w:marBottom w:val="0"/>
              <w:divBdr>
                <w:top w:val="none" w:sz="0" w:space="0" w:color="auto"/>
                <w:left w:val="none" w:sz="0" w:space="0" w:color="auto"/>
                <w:bottom w:val="none" w:sz="0" w:space="0" w:color="auto"/>
                <w:right w:val="none" w:sz="0" w:space="0" w:color="auto"/>
              </w:divBdr>
            </w:div>
            <w:div w:id="575549961">
              <w:marLeft w:val="0"/>
              <w:marRight w:val="0"/>
              <w:marTop w:val="0"/>
              <w:marBottom w:val="0"/>
              <w:divBdr>
                <w:top w:val="none" w:sz="0" w:space="0" w:color="auto"/>
                <w:left w:val="none" w:sz="0" w:space="0" w:color="auto"/>
                <w:bottom w:val="none" w:sz="0" w:space="0" w:color="auto"/>
                <w:right w:val="none" w:sz="0" w:space="0" w:color="auto"/>
              </w:divBdr>
            </w:div>
            <w:div w:id="384454009">
              <w:marLeft w:val="0"/>
              <w:marRight w:val="0"/>
              <w:marTop w:val="0"/>
              <w:marBottom w:val="0"/>
              <w:divBdr>
                <w:top w:val="none" w:sz="0" w:space="0" w:color="auto"/>
                <w:left w:val="none" w:sz="0" w:space="0" w:color="auto"/>
                <w:bottom w:val="none" w:sz="0" w:space="0" w:color="auto"/>
                <w:right w:val="none" w:sz="0" w:space="0" w:color="auto"/>
              </w:divBdr>
            </w:div>
            <w:div w:id="829977768">
              <w:marLeft w:val="0"/>
              <w:marRight w:val="0"/>
              <w:marTop w:val="0"/>
              <w:marBottom w:val="0"/>
              <w:divBdr>
                <w:top w:val="none" w:sz="0" w:space="0" w:color="auto"/>
                <w:left w:val="none" w:sz="0" w:space="0" w:color="auto"/>
                <w:bottom w:val="none" w:sz="0" w:space="0" w:color="auto"/>
                <w:right w:val="none" w:sz="0" w:space="0" w:color="auto"/>
              </w:divBdr>
            </w:div>
            <w:div w:id="38475829">
              <w:marLeft w:val="0"/>
              <w:marRight w:val="0"/>
              <w:marTop w:val="0"/>
              <w:marBottom w:val="0"/>
              <w:divBdr>
                <w:top w:val="none" w:sz="0" w:space="0" w:color="auto"/>
                <w:left w:val="none" w:sz="0" w:space="0" w:color="auto"/>
                <w:bottom w:val="none" w:sz="0" w:space="0" w:color="auto"/>
                <w:right w:val="none" w:sz="0" w:space="0" w:color="auto"/>
              </w:divBdr>
            </w:div>
            <w:div w:id="639263550">
              <w:marLeft w:val="0"/>
              <w:marRight w:val="0"/>
              <w:marTop w:val="0"/>
              <w:marBottom w:val="0"/>
              <w:divBdr>
                <w:top w:val="none" w:sz="0" w:space="0" w:color="auto"/>
                <w:left w:val="none" w:sz="0" w:space="0" w:color="auto"/>
                <w:bottom w:val="none" w:sz="0" w:space="0" w:color="auto"/>
                <w:right w:val="none" w:sz="0" w:space="0" w:color="auto"/>
              </w:divBdr>
            </w:div>
            <w:div w:id="1418021458">
              <w:marLeft w:val="0"/>
              <w:marRight w:val="0"/>
              <w:marTop w:val="0"/>
              <w:marBottom w:val="0"/>
              <w:divBdr>
                <w:top w:val="none" w:sz="0" w:space="0" w:color="auto"/>
                <w:left w:val="none" w:sz="0" w:space="0" w:color="auto"/>
                <w:bottom w:val="none" w:sz="0" w:space="0" w:color="auto"/>
                <w:right w:val="none" w:sz="0" w:space="0" w:color="auto"/>
              </w:divBdr>
            </w:div>
            <w:div w:id="1428388500">
              <w:marLeft w:val="0"/>
              <w:marRight w:val="0"/>
              <w:marTop w:val="0"/>
              <w:marBottom w:val="0"/>
              <w:divBdr>
                <w:top w:val="none" w:sz="0" w:space="0" w:color="auto"/>
                <w:left w:val="none" w:sz="0" w:space="0" w:color="auto"/>
                <w:bottom w:val="none" w:sz="0" w:space="0" w:color="auto"/>
                <w:right w:val="none" w:sz="0" w:space="0" w:color="auto"/>
              </w:divBdr>
            </w:div>
            <w:div w:id="9962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1968">
      <w:bodyDiv w:val="1"/>
      <w:marLeft w:val="0"/>
      <w:marRight w:val="0"/>
      <w:marTop w:val="0"/>
      <w:marBottom w:val="0"/>
      <w:divBdr>
        <w:top w:val="none" w:sz="0" w:space="0" w:color="auto"/>
        <w:left w:val="none" w:sz="0" w:space="0" w:color="auto"/>
        <w:bottom w:val="none" w:sz="0" w:space="0" w:color="auto"/>
        <w:right w:val="none" w:sz="0" w:space="0" w:color="auto"/>
      </w:divBdr>
    </w:div>
    <w:div w:id="42220326">
      <w:bodyDiv w:val="1"/>
      <w:marLeft w:val="0"/>
      <w:marRight w:val="0"/>
      <w:marTop w:val="0"/>
      <w:marBottom w:val="0"/>
      <w:divBdr>
        <w:top w:val="none" w:sz="0" w:space="0" w:color="auto"/>
        <w:left w:val="none" w:sz="0" w:space="0" w:color="auto"/>
        <w:bottom w:val="none" w:sz="0" w:space="0" w:color="auto"/>
        <w:right w:val="none" w:sz="0" w:space="0" w:color="auto"/>
      </w:divBdr>
    </w:div>
    <w:div w:id="79179400">
      <w:bodyDiv w:val="1"/>
      <w:marLeft w:val="0"/>
      <w:marRight w:val="0"/>
      <w:marTop w:val="0"/>
      <w:marBottom w:val="0"/>
      <w:divBdr>
        <w:top w:val="none" w:sz="0" w:space="0" w:color="auto"/>
        <w:left w:val="none" w:sz="0" w:space="0" w:color="auto"/>
        <w:bottom w:val="none" w:sz="0" w:space="0" w:color="auto"/>
        <w:right w:val="none" w:sz="0" w:space="0" w:color="auto"/>
      </w:divBdr>
      <w:divsChild>
        <w:div w:id="1719010074">
          <w:marLeft w:val="0"/>
          <w:marRight w:val="0"/>
          <w:marTop w:val="0"/>
          <w:marBottom w:val="0"/>
          <w:divBdr>
            <w:top w:val="none" w:sz="0" w:space="0" w:color="auto"/>
            <w:left w:val="none" w:sz="0" w:space="0" w:color="auto"/>
            <w:bottom w:val="none" w:sz="0" w:space="0" w:color="auto"/>
            <w:right w:val="none" w:sz="0" w:space="0" w:color="auto"/>
          </w:divBdr>
          <w:divsChild>
            <w:div w:id="336542976">
              <w:marLeft w:val="0"/>
              <w:marRight w:val="0"/>
              <w:marTop w:val="0"/>
              <w:marBottom w:val="0"/>
              <w:divBdr>
                <w:top w:val="none" w:sz="0" w:space="0" w:color="auto"/>
                <w:left w:val="none" w:sz="0" w:space="0" w:color="auto"/>
                <w:bottom w:val="none" w:sz="0" w:space="0" w:color="auto"/>
                <w:right w:val="none" w:sz="0" w:space="0" w:color="auto"/>
              </w:divBdr>
            </w:div>
            <w:div w:id="1081215861">
              <w:marLeft w:val="0"/>
              <w:marRight w:val="0"/>
              <w:marTop w:val="0"/>
              <w:marBottom w:val="0"/>
              <w:divBdr>
                <w:top w:val="none" w:sz="0" w:space="0" w:color="auto"/>
                <w:left w:val="none" w:sz="0" w:space="0" w:color="auto"/>
                <w:bottom w:val="none" w:sz="0" w:space="0" w:color="auto"/>
                <w:right w:val="none" w:sz="0" w:space="0" w:color="auto"/>
              </w:divBdr>
            </w:div>
            <w:div w:id="3333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9767">
      <w:bodyDiv w:val="1"/>
      <w:marLeft w:val="0"/>
      <w:marRight w:val="0"/>
      <w:marTop w:val="0"/>
      <w:marBottom w:val="0"/>
      <w:divBdr>
        <w:top w:val="none" w:sz="0" w:space="0" w:color="auto"/>
        <w:left w:val="none" w:sz="0" w:space="0" w:color="auto"/>
        <w:bottom w:val="none" w:sz="0" w:space="0" w:color="auto"/>
        <w:right w:val="none" w:sz="0" w:space="0" w:color="auto"/>
      </w:divBdr>
    </w:div>
    <w:div w:id="89594754">
      <w:bodyDiv w:val="1"/>
      <w:marLeft w:val="0"/>
      <w:marRight w:val="0"/>
      <w:marTop w:val="0"/>
      <w:marBottom w:val="0"/>
      <w:divBdr>
        <w:top w:val="none" w:sz="0" w:space="0" w:color="auto"/>
        <w:left w:val="none" w:sz="0" w:space="0" w:color="auto"/>
        <w:bottom w:val="none" w:sz="0" w:space="0" w:color="auto"/>
        <w:right w:val="none" w:sz="0" w:space="0" w:color="auto"/>
      </w:divBdr>
    </w:div>
    <w:div w:id="96407014">
      <w:bodyDiv w:val="1"/>
      <w:marLeft w:val="0"/>
      <w:marRight w:val="0"/>
      <w:marTop w:val="0"/>
      <w:marBottom w:val="0"/>
      <w:divBdr>
        <w:top w:val="none" w:sz="0" w:space="0" w:color="auto"/>
        <w:left w:val="none" w:sz="0" w:space="0" w:color="auto"/>
        <w:bottom w:val="none" w:sz="0" w:space="0" w:color="auto"/>
        <w:right w:val="none" w:sz="0" w:space="0" w:color="auto"/>
      </w:divBdr>
      <w:divsChild>
        <w:div w:id="1554804293">
          <w:marLeft w:val="0"/>
          <w:marRight w:val="0"/>
          <w:marTop w:val="0"/>
          <w:marBottom w:val="0"/>
          <w:divBdr>
            <w:top w:val="none" w:sz="0" w:space="0" w:color="auto"/>
            <w:left w:val="none" w:sz="0" w:space="0" w:color="auto"/>
            <w:bottom w:val="none" w:sz="0" w:space="0" w:color="auto"/>
            <w:right w:val="none" w:sz="0" w:space="0" w:color="auto"/>
          </w:divBdr>
          <w:divsChild>
            <w:div w:id="1123577470">
              <w:marLeft w:val="0"/>
              <w:marRight w:val="0"/>
              <w:marTop w:val="0"/>
              <w:marBottom w:val="0"/>
              <w:divBdr>
                <w:top w:val="none" w:sz="0" w:space="0" w:color="auto"/>
                <w:left w:val="none" w:sz="0" w:space="0" w:color="auto"/>
                <w:bottom w:val="none" w:sz="0" w:space="0" w:color="auto"/>
                <w:right w:val="none" w:sz="0" w:space="0" w:color="auto"/>
              </w:divBdr>
            </w:div>
            <w:div w:id="58287425">
              <w:marLeft w:val="0"/>
              <w:marRight w:val="0"/>
              <w:marTop w:val="0"/>
              <w:marBottom w:val="0"/>
              <w:divBdr>
                <w:top w:val="none" w:sz="0" w:space="0" w:color="auto"/>
                <w:left w:val="none" w:sz="0" w:space="0" w:color="auto"/>
                <w:bottom w:val="none" w:sz="0" w:space="0" w:color="auto"/>
                <w:right w:val="none" w:sz="0" w:space="0" w:color="auto"/>
              </w:divBdr>
            </w:div>
            <w:div w:id="255528810">
              <w:marLeft w:val="0"/>
              <w:marRight w:val="0"/>
              <w:marTop w:val="0"/>
              <w:marBottom w:val="0"/>
              <w:divBdr>
                <w:top w:val="none" w:sz="0" w:space="0" w:color="auto"/>
                <w:left w:val="none" w:sz="0" w:space="0" w:color="auto"/>
                <w:bottom w:val="none" w:sz="0" w:space="0" w:color="auto"/>
                <w:right w:val="none" w:sz="0" w:space="0" w:color="auto"/>
              </w:divBdr>
            </w:div>
            <w:div w:id="1764908856">
              <w:marLeft w:val="0"/>
              <w:marRight w:val="0"/>
              <w:marTop w:val="0"/>
              <w:marBottom w:val="0"/>
              <w:divBdr>
                <w:top w:val="none" w:sz="0" w:space="0" w:color="auto"/>
                <w:left w:val="none" w:sz="0" w:space="0" w:color="auto"/>
                <w:bottom w:val="none" w:sz="0" w:space="0" w:color="auto"/>
                <w:right w:val="none" w:sz="0" w:space="0" w:color="auto"/>
              </w:divBdr>
            </w:div>
            <w:div w:id="42869557">
              <w:marLeft w:val="0"/>
              <w:marRight w:val="0"/>
              <w:marTop w:val="0"/>
              <w:marBottom w:val="0"/>
              <w:divBdr>
                <w:top w:val="none" w:sz="0" w:space="0" w:color="auto"/>
                <w:left w:val="none" w:sz="0" w:space="0" w:color="auto"/>
                <w:bottom w:val="none" w:sz="0" w:space="0" w:color="auto"/>
                <w:right w:val="none" w:sz="0" w:space="0" w:color="auto"/>
              </w:divBdr>
            </w:div>
            <w:div w:id="920917412">
              <w:marLeft w:val="0"/>
              <w:marRight w:val="0"/>
              <w:marTop w:val="0"/>
              <w:marBottom w:val="0"/>
              <w:divBdr>
                <w:top w:val="none" w:sz="0" w:space="0" w:color="auto"/>
                <w:left w:val="none" w:sz="0" w:space="0" w:color="auto"/>
                <w:bottom w:val="none" w:sz="0" w:space="0" w:color="auto"/>
                <w:right w:val="none" w:sz="0" w:space="0" w:color="auto"/>
              </w:divBdr>
            </w:div>
            <w:div w:id="1047677905">
              <w:marLeft w:val="0"/>
              <w:marRight w:val="0"/>
              <w:marTop w:val="0"/>
              <w:marBottom w:val="0"/>
              <w:divBdr>
                <w:top w:val="none" w:sz="0" w:space="0" w:color="auto"/>
                <w:left w:val="none" w:sz="0" w:space="0" w:color="auto"/>
                <w:bottom w:val="none" w:sz="0" w:space="0" w:color="auto"/>
                <w:right w:val="none" w:sz="0" w:space="0" w:color="auto"/>
              </w:divBdr>
            </w:div>
            <w:div w:id="773593676">
              <w:marLeft w:val="0"/>
              <w:marRight w:val="0"/>
              <w:marTop w:val="0"/>
              <w:marBottom w:val="0"/>
              <w:divBdr>
                <w:top w:val="none" w:sz="0" w:space="0" w:color="auto"/>
                <w:left w:val="none" w:sz="0" w:space="0" w:color="auto"/>
                <w:bottom w:val="none" w:sz="0" w:space="0" w:color="auto"/>
                <w:right w:val="none" w:sz="0" w:space="0" w:color="auto"/>
              </w:divBdr>
            </w:div>
            <w:div w:id="16850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978">
      <w:bodyDiv w:val="1"/>
      <w:marLeft w:val="0"/>
      <w:marRight w:val="0"/>
      <w:marTop w:val="0"/>
      <w:marBottom w:val="0"/>
      <w:divBdr>
        <w:top w:val="none" w:sz="0" w:space="0" w:color="auto"/>
        <w:left w:val="none" w:sz="0" w:space="0" w:color="auto"/>
        <w:bottom w:val="none" w:sz="0" w:space="0" w:color="auto"/>
        <w:right w:val="none" w:sz="0" w:space="0" w:color="auto"/>
      </w:divBdr>
    </w:div>
    <w:div w:id="116727417">
      <w:bodyDiv w:val="1"/>
      <w:marLeft w:val="0"/>
      <w:marRight w:val="0"/>
      <w:marTop w:val="0"/>
      <w:marBottom w:val="0"/>
      <w:divBdr>
        <w:top w:val="none" w:sz="0" w:space="0" w:color="auto"/>
        <w:left w:val="none" w:sz="0" w:space="0" w:color="auto"/>
        <w:bottom w:val="none" w:sz="0" w:space="0" w:color="auto"/>
        <w:right w:val="none" w:sz="0" w:space="0" w:color="auto"/>
      </w:divBdr>
    </w:div>
    <w:div w:id="120612762">
      <w:bodyDiv w:val="1"/>
      <w:marLeft w:val="0"/>
      <w:marRight w:val="0"/>
      <w:marTop w:val="0"/>
      <w:marBottom w:val="0"/>
      <w:divBdr>
        <w:top w:val="none" w:sz="0" w:space="0" w:color="auto"/>
        <w:left w:val="none" w:sz="0" w:space="0" w:color="auto"/>
        <w:bottom w:val="none" w:sz="0" w:space="0" w:color="auto"/>
        <w:right w:val="none" w:sz="0" w:space="0" w:color="auto"/>
      </w:divBdr>
      <w:divsChild>
        <w:div w:id="1044210712">
          <w:marLeft w:val="0"/>
          <w:marRight w:val="0"/>
          <w:marTop w:val="0"/>
          <w:marBottom w:val="0"/>
          <w:divBdr>
            <w:top w:val="none" w:sz="0" w:space="0" w:color="auto"/>
            <w:left w:val="none" w:sz="0" w:space="0" w:color="auto"/>
            <w:bottom w:val="none" w:sz="0" w:space="0" w:color="auto"/>
            <w:right w:val="none" w:sz="0" w:space="0" w:color="auto"/>
          </w:divBdr>
          <w:divsChild>
            <w:div w:id="696271213">
              <w:marLeft w:val="0"/>
              <w:marRight w:val="0"/>
              <w:marTop w:val="0"/>
              <w:marBottom w:val="0"/>
              <w:divBdr>
                <w:top w:val="none" w:sz="0" w:space="0" w:color="auto"/>
                <w:left w:val="none" w:sz="0" w:space="0" w:color="auto"/>
                <w:bottom w:val="none" w:sz="0" w:space="0" w:color="auto"/>
                <w:right w:val="none" w:sz="0" w:space="0" w:color="auto"/>
              </w:divBdr>
            </w:div>
            <w:div w:id="386414977">
              <w:marLeft w:val="0"/>
              <w:marRight w:val="0"/>
              <w:marTop w:val="0"/>
              <w:marBottom w:val="0"/>
              <w:divBdr>
                <w:top w:val="none" w:sz="0" w:space="0" w:color="auto"/>
                <w:left w:val="none" w:sz="0" w:space="0" w:color="auto"/>
                <w:bottom w:val="none" w:sz="0" w:space="0" w:color="auto"/>
                <w:right w:val="none" w:sz="0" w:space="0" w:color="auto"/>
              </w:divBdr>
            </w:div>
            <w:div w:id="5566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2775">
      <w:bodyDiv w:val="1"/>
      <w:marLeft w:val="0"/>
      <w:marRight w:val="0"/>
      <w:marTop w:val="0"/>
      <w:marBottom w:val="0"/>
      <w:divBdr>
        <w:top w:val="none" w:sz="0" w:space="0" w:color="auto"/>
        <w:left w:val="none" w:sz="0" w:space="0" w:color="auto"/>
        <w:bottom w:val="none" w:sz="0" w:space="0" w:color="auto"/>
        <w:right w:val="none" w:sz="0" w:space="0" w:color="auto"/>
      </w:divBdr>
    </w:div>
    <w:div w:id="123231997">
      <w:bodyDiv w:val="1"/>
      <w:marLeft w:val="0"/>
      <w:marRight w:val="0"/>
      <w:marTop w:val="0"/>
      <w:marBottom w:val="0"/>
      <w:divBdr>
        <w:top w:val="none" w:sz="0" w:space="0" w:color="auto"/>
        <w:left w:val="none" w:sz="0" w:space="0" w:color="auto"/>
        <w:bottom w:val="none" w:sz="0" w:space="0" w:color="auto"/>
        <w:right w:val="none" w:sz="0" w:space="0" w:color="auto"/>
      </w:divBdr>
      <w:divsChild>
        <w:div w:id="1628194681">
          <w:marLeft w:val="0"/>
          <w:marRight w:val="0"/>
          <w:marTop w:val="0"/>
          <w:marBottom w:val="0"/>
          <w:divBdr>
            <w:top w:val="none" w:sz="0" w:space="0" w:color="auto"/>
            <w:left w:val="none" w:sz="0" w:space="0" w:color="auto"/>
            <w:bottom w:val="none" w:sz="0" w:space="0" w:color="auto"/>
            <w:right w:val="none" w:sz="0" w:space="0" w:color="auto"/>
          </w:divBdr>
          <w:divsChild>
            <w:div w:id="2078353376">
              <w:marLeft w:val="0"/>
              <w:marRight w:val="0"/>
              <w:marTop w:val="0"/>
              <w:marBottom w:val="0"/>
              <w:divBdr>
                <w:top w:val="none" w:sz="0" w:space="0" w:color="auto"/>
                <w:left w:val="none" w:sz="0" w:space="0" w:color="auto"/>
                <w:bottom w:val="none" w:sz="0" w:space="0" w:color="auto"/>
                <w:right w:val="none" w:sz="0" w:space="0" w:color="auto"/>
              </w:divBdr>
            </w:div>
            <w:div w:id="1238439005">
              <w:marLeft w:val="0"/>
              <w:marRight w:val="0"/>
              <w:marTop w:val="0"/>
              <w:marBottom w:val="0"/>
              <w:divBdr>
                <w:top w:val="none" w:sz="0" w:space="0" w:color="auto"/>
                <w:left w:val="none" w:sz="0" w:space="0" w:color="auto"/>
                <w:bottom w:val="none" w:sz="0" w:space="0" w:color="auto"/>
                <w:right w:val="none" w:sz="0" w:space="0" w:color="auto"/>
              </w:divBdr>
            </w:div>
            <w:div w:id="9580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907">
      <w:bodyDiv w:val="1"/>
      <w:marLeft w:val="0"/>
      <w:marRight w:val="0"/>
      <w:marTop w:val="0"/>
      <w:marBottom w:val="0"/>
      <w:divBdr>
        <w:top w:val="none" w:sz="0" w:space="0" w:color="auto"/>
        <w:left w:val="none" w:sz="0" w:space="0" w:color="auto"/>
        <w:bottom w:val="none" w:sz="0" w:space="0" w:color="auto"/>
        <w:right w:val="none" w:sz="0" w:space="0" w:color="auto"/>
      </w:divBdr>
    </w:div>
    <w:div w:id="153837840">
      <w:bodyDiv w:val="1"/>
      <w:marLeft w:val="0"/>
      <w:marRight w:val="0"/>
      <w:marTop w:val="0"/>
      <w:marBottom w:val="0"/>
      <w:divBdr>
        <w:top w:val="none" w:sz="0" w:space="0" w:color="auto"/>
        <w:left w:val="none" w:sz="0" w:space="0" w:color="auto"/>
        <w:bottom w:val="none" w:sz="0" w:space="0" w:color="auto"/>
        <w:right w:val="none" w:sz="0" w:space="0" w:color="auto"/>
      </w:divBdr>
    </w:div>
    <w:div w:id="154418061">
      <w:bodyDiv w:val="1"/>
      <w:marLeft w:val="0"/>
      <w:marRight w:val="0"/>
      <w:marTop w:val="0"/>
      <w:marBottom w:val="0"/>
      <w:divBdr>
        <w:top w:val="none" w:sz="0" w:space="0" w:color="auto"/>
        <w:left w:val="none" w:sz="0" w:space="0" w:color="auto"/>
        <w:bottom w:val="none" w:sz="0" w:space="0" w:color="auto"/>
        <w:right w:val="none" w:sz="0" w:space="0" w:color="auto"/>
      </w:divBdr>
      <w:divsChild>
        <w:div w:id="310448950">
          <w:marLeft w:val="0"/>
          <w:marRight w:val="0"/>
          <w:marTop w:val="0"/>
          <w:marBottom w:val="0"/>
          <w:divBdr>
            <w:top w:val="none" w:sz="0" w:space="0" w:color="auto"/>
            <w:left w:val="none" w:sz="0" w:space="0" w:color="auto"/>
            <w:bottom w:val="none" w:sz="0" w:space="0" w:color="auto"/>
            <w:right w:val="none" w:sz="0" w:space="0" w:color="auto"/>
          </w:divBdr>
          <w:divsChild>
            <w:div w:id="1432043164">
              <w:marLeft w:val="0"/>
              <w:marRight w:val="0"/>
              <w:marTop w:val="0"/>
              <w:marBottom w:val="0"/>
              <w:divBdr>
                <w:top w:val="none" w:sz="0" w:space="0" w:color="auto"/>
                <w:left w:val="none" w:sz="0" w:space="0" w:color="auto"/>
                <w:bottom w:val="none" w:sz="0" w:space="0" w:color="auto"/>
                <w:right w:val="none" w:sz="0" w:space="0" w:color="auto"/>
              </w:divBdr>
            </w:div>
            <w:div w:id="43262073">
              <w:marLeft w:val="0"/>
              <w:marRight w:val="0"/>
              <w:marTop w:val="0"/>
              <w:marBottom w:val="0"/>
              <w:divBdr>
                <w:top w:val="none" w:sz="0" w:space="0" w:color="auto"/>
                <w:left w:val="none" w:sz="0" w:space="0" w:color="auto"/>
                <w:bottom w:val="none" w:sz="0" w:space="0" w:color="auto"/>
                <w:right w:val="none" w:sz="0" w:space="0" w:color="auto"/>
              </w:divBdr>
            </w:div>
            <w:div w:id="1583295090">
              <w:marLeft w:val="0"/>
              <w:marRight w:val="0"/>
              <w:marTop w:val="0"/>
              <w:marBottom w:val="0"/>
              <w:divBdr>
                <w:top w:val="none" w:sz="0" w:space="0" w:color="auto"/>
                <w:left w:val="none" w:sz="0" w:space="0" w:color="auto"/>
                <w:bottom w:val="none" w:sz="0" w:space="0" w:color="auto"/>
                <w:right w:val="none" w:sz="0" w:space="0" w:color="auto"/>
              </w:divBdr>
            </w:div>
            <w:div w:id="1798790783">
              <w:marLeft w:val="0"/>
              <w:marRight w:val="0"/>
              <w:marTop w:val="0"/>
              <w:marBottom w:val="0"/>
              <w:divBdr>
                <w:top w:val="none" w:sz="0" w:space="0" w:color="auto"/>
                <w:left w:val="none" w:sz="0" w:space="0" w:color="auto"/>
                <w:bottom w:val="none" w:sz="0" w:space="0" w:color="auto"/>
                <w:right w:val="none" w:sz="0" w:space="0" w:color="auto"/>
              </w:divBdr>
            </w:div>
            <w:div w:id="1681272282">
              <w:marLeft w:val="0"/>
              <w:marRight w:val="0"/>
              <w:marTop w:val="0"/>
              <w:marBottom w:val="0"/>
              <w:divBdr>
                <w:top w:val="none" w:sz="0" w:space="0" w:color="auto"/>
                <w:left w:val="none" w:sz="0" w:space="0" w:color="auto"/>
                <w:bottom w:val="none" w:sz="0" w:space="0" w:color="auto"/>
                <w:right w:val="none" w:sz="0" w:space="0" w:color="auto"/>
              </w:divBdr>
            </w:div>
            <w:div w:id="147331582">
              <w:marLeft w:val="0"/>
              <w:marRight w:val="0"/>
              <w:marTop w:val="0"/>
              <w:marBottom w:val="0"/>
              <w:divBdr>
                <w:top w:val="none" w:sz="0" w:space="0" w:color="auto"/>
                <w:left w:val="none" w:sz="0" w:space="0" w:color="auto"/>
                <w:bottom w:val="none" w:sz="0" w:space="0" w:color="auto"/>
                <w:right w:val="none" w:sz="0" w:space="0" w:color="auto"/>
              </w:divBdr>
            </w:div>
            <w:div w:id="1207449239">
              <w:marLeft w:val="0"/>
              <w:marRight w:val="0"/>
              <w:marTop w:val="0"/>
              <w:marBottom w:val="0"/>
              <w:divBdr>
                <w:top w:val="none" w:sz="0" w:space="0" w:color="auto"/>
                <w:left w:val="none" w:sz="0" w:space="0" w:color="auto"/>
                <w:bottom w:val="none" w:sz="0" w:space="0" w:color="auto"/>
                <w:right w:val="none" w:sz="0" w:space="0" w:color="auto"/>
              </w:divBdr>
            </w:div>
            <w:div w:id="1257595065">
              <w:marLeft w:val="0"/>
              <w:marRight w:val="0"/>
              <w:marTop w:val="0"/>
              <w:marBottom w:val="0"/>
              <w:divBdr>
                <w:top w:val="none" w:sz="0" w:space="0" w:color="auto"/>
                <w:left w:val="none" w:sz="0" w:space="0" w:color="auto"/>
                <w:bottom w:val="none" w:sz="0" w:space="0" w:color="auto"/>
                <w:right w:val="none" w:sz="0" w:space="0" w:color="auto"/>
              </w:divBdr>
            </w:div>
            <w:div w:id="1029380563">
              <w:marLeft w:val="0"/>
              <w:marRight w:val="0"/>
              <w:marTop w:val="0"/>
              <w:marBottom w:val="0"/>
              <w:divBdr>
                <w:top w:val="none" w:sz="0" w:space="0" w:color="auto"/>
                <w:left w:val="none" w:sz="0" w:space="0" w:color="auto"/>
                <w:bottom w:val="none" w:sz="0" w:space="0" w:color="auto"/>
                <w:right w:val="none" w:sz="0" w:space="0" w:color="auto"/>
              </w:divBdr>
            </w:div>
            <w:div w:id="990980693">
              <w:marLeft w:val="0"/>
              <w:marRight w:val="0"/>
              <w:marTop w:val="0"/>
              <w:marBottom w:val="0"/>
              <w:divBdr>
                <w:top w:val="none" w:sz="0" w:space="0" w:color="auto"/>
                <w:left w:val="none" w:sz="0" w:space="0" w:color="auto"/>
                <w:bottom w:val="none" w:sz="0" w:space="0" w:color="auto"/>
                <w:right w:val="none" w:sz="0" w:space="0" w:color="auto"/>
              </w:divBdr>
            </w:div>
            <w:div w:id="458718296">
              <w:marLeft w:val="0"/>
              <w:marRight w:val="0"/>
              <w:marTop w:val="0"/>
              <w:marBottom w:val="0"/>
              <w:divBdr>
                <w:top w:val="none" w:sz="0" w:space="0" w:color="auto"/>
                <w:left w:val="none" w:sz="0" w:space="0" w:color="auto"/>
                <w:bottom w:val="none" w:sz="0" w:space="0" w:color="auto"/>
                <w:right w:val="none" w:sz="0" w:space="0" w:color="auto"/>
              </w:divBdr>
            </w:div>
            <w:div w:id="1870290341">
              <w:marLeft w:val="0"/>
              <w:marRight w:val="0"/>
              <w:marTop w:val="0"/>
              <w:marBottom w:val="0"/>
              <w:divBdr>
                <w:top w:val="none" w:sz="0" w:space="0" w:color="auto"/>
                <w:left w:val="none" w:sz="0" w:space="0" w:color="auto"/>
                <w:bottom w:val="none" w:sz="0" w:space="0" w:color="auto"/>
                <w:right w:val="none" w:sz="0" w:space="0" w:color="auto"/>
              </w:divBdr>
            </w:div>
            <w:div w:id="9147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9715">
      <w:bodyDiv w:val="1"/>
      <w:marLeft w:val="0"/>
      <w:marRight w:val="0"/>
      <w:marTop w:val="0"/>
      <w:marBottom w:val="0"/>
      <w:divBdr>
        <w:top w:val="none" w:sz="0" w:space="0" w:color="auto"/>
        <w:left w:val="none" w:sz="0" w:space="0" w:color="auto"/>
        <w:bottom w:val="none" w:sz="0" w:space="0" w:color="auto"/>
        <w:right w:val="none" w:sz="0" w:space="0" w:color="auto"/>
      </w:divBdr>
    </w:div>
    <w:div w:id="165020907">
      <w:bodyDiv w:val="1"/>
      <w:marLeft w:val="0"/>
      <w:marRight w:val="0"/>
      <w:marTop w:val="0"/>
      <w:marBottom w:val="0"/>
      <w:divBdr>
        <w:top w:val="none" w:sz="0" w:space="0" w:color="auto"/>
        <w:left w:val="none" w:sz="0" w:space="0" w:color="auto"/>
        <w:bottom w:val="none" w:sz="0" w:space="0" w:color="auto"/>
        <w:right w:val="none" w:sz="0" w:space="0" w:color="auto"/>
      </w:divBdr>
    </w:div>
    <w:div w:id="165752436">
      <w:bodyDiv w:val="1"/>
      <w:marLeft w:val="0"/>
      <w:marRight w:val="0"/>
      <w:marTop w:val="0"/>
      <w:marBottom w:val="0"/>
      <w:divBdr>
        <w:top w:val="none" w:sz="0" w:space="0" w:color="auto"/>
        <w:left w:val="none" w:sz="0" w:space="0" w:color="auto"/>
        <w:bottom w:val="none" w:sz="0" w:space="0" w:color="auto"/>
        <w:right w:val="none" w:sz="0" w:space="0" w:color="auto"/>
      </w:divBdr>
      <w:divsChild>
        <w:div w:id="1422486522">
          <w:marLeft w:val="0"/>
          <w:marRight w:val="0"/>
          <w:marTop w:val="0"/>
          <w:marBottom w:val="0"/>
          <w:divBdr>
            <w:top w:val="none" w:sz="0" w:space="0" w:color="auto"/>
            <w:left w:val="none" w:sz="0" w:space="0" w:color="auto"/>
            <w:bottom w:val="none" w:sz="0" w:space="0" w:color="auto"/>
            <w:right w:val="none" w:sz="0" w:space="0" w:color="auto"/>
          </w:divBdr>
          <w:divsChild>
            <w:div w:id="1600407782">
              <w:marLeft w:val="0"/>
              <w:marRight w:val="0"/>
              <w:marTop w:val="0"/>
              <w:marBottom w:val="0"/>
              <w:divBdr>
                <w:top w:val="none" w:sz="0" w:space="0" w:color="auto"/>
                <w:left w:val="none" w:sz="0" w:space="0" w:color="auto"/>
                <w:bottom w:val="none" w:sz="0" w:space="0" w:color="auto"/>
                <w:right w:val="none" w:sz="0" w:space="0" w:color="auto"/>
              </w:divBdr>
            </w:div>
            <w:div w:id="745878167">
              <w:marLeft w:val="0"/>
              <w:marRight w:val="0"/>
              <w:marTop w:val="0"/>
              <w:marBottom w:val="0"/>
              <w:divBdr>
                <w:top w:val="none" w:sz="0" w:space="0" w:color="auto"/>
                <w:left w:val="none" w:sz="0" w:space="0" w:color="auto"/>
                <w:bottom w:val="none" w:sz="0" w:space="0" w:color="auto"/>
                <w:right w:val="none" w:sz="0" w:space="0" w:color="auto"/>
              </w:divBdr>
            </w:div>
            <w:div w:id="1427462669">
              <w:marLeft w:val="0"/>
              <w:marRight w:val="0"/>
              <w:marTop w:val="0"/>
              <w:marBottom w:val="0"/>
              <w:divBdr>
                <w:top w:val="none" w:sz="0" w:space="0" w:color="auto"/>
                <w:left w:val="none" w:sz="0" w:space="0" w:color="auto"/>
                <w:bottom w:val="none" w:sz="0" w:space="0" w:color="auto"/>
                <w:right w:val="none" w:sz="0" w:space="0" w:color="auto"/>
              </w:divBdr>
            </w:div>
            <w:div w:id="1030371828">
              <w:marLeft w:val="0"/>
              <w:marRight w:val="0"/>
              <w:marTop w:val="0"/>
              <w:marBottom w:val="0"/>
              <w:divBdr>
                <w:top w:val="none" w:sz="0" w:space="0" w:color="auto"/>
                <w:left w:val="none" w:sz="0" w:space="0" w:color="auto"/>
                <w:bottom w:val="none" w:sz="0" w:space="0" w:color="auto"/>
                <w:right w:val="none" w:sz="0" w:space="0" w:color="auto"/>
              </w:divBdr>
            </w:div>
            <w:div w:id="1616673678">
              <w:marLeft w:val="0"/>
              <w:marRight w:val="0"/>
              <w:marTop w:val="0"/>
              <w:marBottom w:val="0"/>
              <w:divBdr>
                <w:top w:val="none" w:sz="0" w:space="0" w:color="auto"/>
                <w:left w:val="none" w:sz="0" w:space="0" w:color="auto"/>
                <w:bottom w:val="none" w:sz="0" w:space="0" w:color="auto"/>
                <w:right w:val="none" w:sz="0" w:space="0" w:color="auto"/>
              </w:divBdr>
            </w:div>
            <w:div w:id="517430031">
              <w:marLeft w:val="0"/>
              <w:marRight w:val="0"/>
              <w:marTop w:val="0"/>
              <w:marBottom w:val="0"/>
              <w:divBdr>
                <w:top w:val="none" w:sz="0" w:space="0" w:color="auto"/>
                <w:left w:val="none" w:sz="0" w:space="0" w:color="auto"/>
                <w:bottom w:val="none" w:sz="0" w:space="0" w:color="auto"/>
                <w:right w:val="none" w:sz="0" w:space="0" w:color="auto"/>
              </w:divBdr>
            </w:div>
            <w:div w:id="2074739308">
              <w:marLeft w:val="0"/>
              <w:marRight w:val="0"/>
              <w:marTop w:val="0"/>
              <w:marBottom w:val="0"/>
              <w:divBdr>
                <w:top w:val="none" w:sz="0" w:space="0" w:color="auto"/>
                <w:left w:val="none" w:sz="0" w:space="0" w:color="auto"/>
                <w:bottom w:val="none" w:sz="0" w:space="0" w:color="auto"/>
                <w:right w:val="none" w:sz="0" w:space="0" w:color="auto"/>
              </w:divBdr>
            </w:div>
            <w:div w:id="1764107734">
              <w:marLeft w:val="0"/>
              <w:marRight w:val="0"/>
              <w:marTop w:val="0"/>
              <w:marBottom w:val="0"/>
              <w:divBdr>
                <w:top w:val="none" w:sz="0" w:space="0" w:color="auto"/>
                <w:left w:val="none" w:sz="0" w:space="0" w:color="auto"/>
                <w:bottom w:val="none" w:sz="0" w:space="0" w:color="auto"/>
                <w:right w:val="none" w:sz="0" w:space="0" w:color="auto"/>
              </w:divBdr>
            </w:div>
            <w:div w:id="347759041">
              <w:marLeft w:val="0"/>
              <w:marRight w:val="0"/>
              <w:marTop w:val="0"/>
              <w:marBottom w:val="0"/>
              <w:divBdr>
                <w:top w:val="none" w:sz="0" w:space="0" w:color="auto"/>
                <w:left w:val="none" w:sz="0" w:space="0" w:color="auto"/>
                <w:bottom w:val="none" w:sz="0" w:space="0" w:color="auto"/>
                <w:right w:val="none" w:sz="0" w:space="0" w:color="auto"/>
              </w:divBdr>
            </w:div>
            <w:div w:id="1428228793">
              <w:marLeft w:val="0"/>
              <w:marRight w:val="0"/>
              <w:marTop w:val="0"/>
              <w:marBottom w:val="0"/>
              <w:divBdr>
                <w:top w:val="none" w:sz="0" w:space="0" w:color="auto"/>
                <w:left w:val="none" w:sz="0" w:space="0" w:color="auto"/>
                <w:bottom w:val="none" w:sz="0" w:space="0" w:color="auto"/>
                <w:right w:val="none" w:sz="0" w:space="0" w:color="auto"/>
              </w:divBdr>
            </w:div>
            <w:div w:id="1629890984">
              <w:marLeft w:val="0"/>
              <w:marRight w:val="0"/>
              <w:marTop w:val="0"/>
              <w:marBottom w:val="0"/>
              <w:divBdr>
                <w:top w:val="none" w:sz="0" w:space="0" w:color="auto"/>
                <w:left w:val="none" w:sz="0" w:space="0" w:color="auto"/>
                <w:bottom w:val="none" w:sz="0" w:space="0" w:color="auto"/>
                <w:right w:val="none" w:sz="0" w:space="0" w:color="auto"/>
              </w:divBdr>
            </w:div>
            <w:div w:id="328944870">
              <w:marLeft w:val="0"/>
              <w:marRight w:val="0"/>
              <w:marTop w:val="0"/>
              <w:marBottom w:val="0"/>
              <w:divBdr>
                <w:top w:val="none" w:sz="0" w:space="0" w:color="auto"/>
                <w:left w:val="none" w:sz="0" w:space="0" w:color="auto"/>
                <w:bottom w:val="none" w:sz="0" w:space="0" w:color="auto"/>
                <w:right w:val="none" w:sz="0" w:space="0" w:color="auto"/>
              </w:divBdr>
            </w:div>
            <w:div w:id="1061977687">
              <w:marLeft w:val="0"/>
              <w:marRight w:val="0"/>
              <w:marTop w:val="0"/>
              <w:marBottom w:val="0"/>
              <w:divBdr>
                <w:top w:val="none" w:sz="0" w:space="0" w:color="auto"/>
                <w:left w:val="none" w:sz="0" w:space="0" w:color="auto"/>
                <w:bottom w:val="none" w:sz="0" w:space="0" w:color="auto"/>
                <w:right w:val="none" w:sz="0" w:space="0" w:color="auto"/>
              </w:divBdr>
            </w:div>
            <w:div w:id="2123651573">
              <w:marLeft w:val="0"/>
              <w:marRight w:val="0"/>
              <w:marTop w:val="0"/>
              <w:marBottom w:val="0"/>
              <w:divBdr>
                <w:top w:val="none" w:sz="0" w:space="0" w:color="auto"/>
                <w:left w:val="none" w:sz="0" w:space="0" w:color="auto"/>
                <w:bottom w:val="none" w:sz="0" w:space="0" w:color="auto"/>
                <w:right w:val="none" w:sz="0" w:space="0" w:color="auto"/>
              </w:divBdr>
            </w:div>
            <w:div w:id="514732237">
              <w:marLeft w:val="0"/>
              <w:marRight w:val="0"/>
              <w:marTop w:val="0"/>
              <w:marBottom w:val="0"/>
              <w:divBdr>
                <w:top w:val="none" w:sz="0" w:space="0" w:color="auto"/>
                <w:left w:val="none" w:sz="0" w:space="0" w:color="auto"/>
                <w:bottom w:val="none" w:sz="0" w:space="0" w:color="auto"/>
                <w:right w:val="none" w:sz="0" w:space="0" w:color="auto"/>
              </w:divBdr>
            </w:div>
            <w:div w:id="1366324919">
              <w:marLeft w:val="0"/>
              <w:marRight w:val="0"/>
              <w:marTop w:val="0"/>
              <w:marBottom w:val="0"/>
              <w:divBdr>
                <w:top w:val="none" w:sz="0" w:space="0" w:color="auto"/>
                <w:left w:val="none" w:sz="0" w:space="0" w:color="auto"/>
                <w:bottom w:val="none" w:sz="0" w:space="0" w:color="auto"/>
                <w:right w:val="none" w:sz="0" w:space="0" w:color="auto"/>
              </w:divBdr>
            </w:div>
            <w:div w:id="1805655521">
              <w:marLeft w:val="0"/>
              <w:marRight w:val="0"/>
              <w:marTop w:val="0"/>
              <w:marBottom w:val="0"/>
              <w:divBdr>
                <w:top w:val="none" w:sz="0" w:space="0" w:color="auto"/>
                <w:left w:val="none" w:sz="0" w:space="0" w:color="auto"/>
                <w:bottom w:val="none" w:sz="0" w:space="0" w:color="auto"/>
                <w:right w:val="none" w:sz="0" w:space="0" w:color="auto"/>
              </w:divBdr>
            </w:div>
            <w:div w:id="1658456389">
              <w:marLeft w:val="0"/>
              <w:marRight w:val="0"/>
              <w:marTop w:val="0"/>
              <w:marBottom w:val="0"/>
              <w:divBdr>
                <w:top w:val="none" w:sz="0" w:space="0" w:color="auto"/>
                <w:left w:val="none" w:sz="0" w:space="0" w:color="auto"/>
                <w:bottom w:val="none" w:sz="0" w:space="0" w:color="auto"/>
                <w:right w:val="none" w:sz="0" w:space="0" w:color="auto"/>
              </w:divBdr>
            </w:div>
            <w:div w:id="389109827">
              <w:marLeft w:val="0"/>
              <w:marRight w:val="0"/>
              <w:marTop w:val="0"/>
              <w:marBottom w:val="0"/>
              <w:divBdr>
                <w:top w:val="none" w:sz="0" w:space="0" w:color="auto"/>
                <w:left w:val="none" w:sz="0" w:space="0" w:color="auto"/>
                <w:bottom w:val="none" w:sz="0" w:space="0" w:color="auto"/>
                <w:right w:val="none" w:sz="0" w:space="0" w:color="auto"/>
              </w:divBdr>
            </w:div>
            <w:div w:id="785386746">
              <w:marLeft w:val="0"/>
              <w:marRight w:val="0"/>
              <w:marTop w:val="0"/>
              <w:marBottom w:val="0"/>
              <w:divBdr>
                <w:top w:val="none" w:sz="0" w:space="0" w:color="auto"/>
                <w:left w:val="none" w:sz="0" w:space="0" w:color="auto"/>
                <w:bottom w:val="none" w:sz="0" w:space="0" w:color="auto"/>
                <w:right w:val="none" w:sz="0" w:space="0" w:color="auto"/>
              </w:divBdr>
            </w:div>
            <w:div w:id="1481312866">
              <w:marLeft w:val="0"/>
              <w:marRight w:val="0"/>
              <w:marTop w:val="0"/>
              <w:marBottom w:val="0"/>
              <w:divBdr>
                <w:top w:val="none" w:sz="0" w:space="0" w:color="auto"/>
                <w:left w:val="none" w:sz="0" w:space="0" w:color="auto"/>
                <w:bottom w:val="none" w:sz="0" w:space="0" w:color="auto"/>
                <w:right w:val="none" w:sz="0" w:space="0" w:color="auto"/>
              </w:divBdr>
            </w:div>
            <w:div w:id="1596092849">
              <w:marLeft w:val="0"/>
              <w:marRight w:val="0"/>
              <w:marTop w:val="0"/>
              <w:marBottom w:val="0"/>
              <w:divBdr>
                <w:top w:val="none" w:sz="0" w:space="0" w:color="auto"/>
                <w:left w:val="none" w:sz="0" w:space="0" w:color="auto"/>
                <w:bottom w:val="none" w:sz="0" w:space="0" w:color="auto"/>
                <w:right w:val="none" w:sz="0" w:space="0" w:color="auto"/>
              </w:divBdr>
            </w:div>
            <w:div w:id="1173493522">
              <w:marLeft w:val="0"/>
              <w:marRight w:val="0"/>
              <w:marTop w:val="0"/>
              <w:marBottom w:val="0"/>
              <w:divBdr>
                <w:top w:val="none" w:sz="0" w:space="0" w:color="auto"/>
                <w:left w:val="none" w:sz="0" w:space="0" w:color="auto"/>
                <w:bottom w:val="none" w:sz="0" w:space="0" w:color="auto"/>
                <w:right w:val="none" w:sz="0" w:space="0" w:color="auto"/>
              </w:divBdr>
            </w:div>
            <w:div w:id="418449583">
              <w:marLeft w:val="0"/>
              <w:marRight w:val="0"/>
              <w:marTop w:val="0"/>
              <w:marBottom w:val="0"/>
              <w:divBdr>
                <w:top w:val="none" w:sz="0" w:space="0" w:color="auto"/>
                <w:left w:val="none" w:sz="0" w:space="0" w:color="auto"/>
                <w:bottom w:val="none" w:sz="0" w:space="0" w:color="auto"/>
                <w:right w:val="none" w:sz="0" w:space="0" w:color="auto"/>
              </w:divBdr>
            </w:div>
            <w:div w:id="850803955">
              <w:marLeft w:val="0"/>
              <w:marRight w:val="0"/>
              <w:marTop w:val="0"/>
              <w:marBottom w:val="0"/>
              <w:divBdr>
                <w:top w:val="none" w:sz="0" w:space="0" w:color="auto"/>
                <w:left w:val="none" w:sz="0" w:space="0" w:color="auto"/>
                <w:bottom w:val="none" w:sz="0" w:space="0" w:color="auto"/>
                <w:right w:val="none" w:sz="0" w:space="0" w:color="auto"/>
              </w:divBdr>
            </w:div>
            <w:div w:id="1090467983">
              <w:marLeft w:val="0"/>
              <w:marRight w:val="0"/>
              <w:marTop w:val="0"/>
              <w:marBottom w:val="0"/>
              <w:divBdr>
                <w:top w:val="none" w:sz="0" w:space="0" w:color="auto"/>
                <w:left w:val="none" w:sz="0" w:space="0" w:color="auto"/>
                <w:bottom w:val="none" w:sz="0" w:space="0" w:color="auto"/>
                <w:right w:val="none" w:sz="0" w:space="0" w:color="auto"/>
              </w:divBdr>
            </w:div>
            <w:div w:id="1386297977">
              <w:marLeft w:val="0"/>
              <w:marRight w:val="0"/>
              <w:marTop w:val="0"/>
              <w:marBottom w:val="0"/>
              <w:divBdr>
                <w:top w:val="none" w:sz="0" w:space="0" w:color="auto"/>
                <w:left w:val="none" w:sz="0" w:space="0" w:color="auto"/>
                <w:bottom w:val="none" w:sz="0" w:space="0" w:color="auto"/>
                <w:right w:val="none" w:sz="0" w:space="0" w:color="auto"/>
              </w:divBdr>
            </w:div>
            <w:div w:id="1514107759">
              <w:marLeft w:val="0"/>
              <w:marRight w:val="0"/>
              <w:marTop w:val="0"/>
              <w:marBottom w:val="0"/>
              <w:divBdr>
                <w:top w:val="none" w:sz="0" w:space="0" w:color="auto"/>
                <w:left w:val="none" w:sz="0" w:space="0" w:color="auto"/>
                <w:bottom w:val="none" w:sz="0" w:space="0" w:color="auto"/>
                <w:right w:val="none" w:sz="0" w:space="0" w:color="auto"/>
              </w:divBdr>
            </w:div>
            <w:div w:id="325979775">
              <w:marLeft w:val="0"/>
              <w:marRight w:val="0"/>
              <w:marTop w:val="0"/>
              <w:marBottom w:val="0"/>
              <w:divBdr>
                <w:top w:val="none" w:sz="0" w:space="0" w:color="auto"/>
                <w:left w:val="none" w:sz="0" w:space="0" w:color="auto"/>
                <w:bottom w:val="none" w:sz="0" w:space="0" w:color="auto"/>
                <w:right w:val="none" w:sz="0" w:space="0" w:color="auto"/>
              </w:divBdr>
            </w:div>
            <w:div w:id="6446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943">
      <w:bodyDiv w:val="1"/>
      <w:marLeft w:val="0"/>
      <w:marRight w:val="0"/>
      <w:marTop w:val="0"/>
      <w:marBottom w:val="0"/>
      <w:divBdr>
        <w:top w:val="none" w:sz="0" w:space="0" w:color="auto"/>
        <w:left w:val="none" w:sz="0" w:space="0" w:color="auto"/>
        <w:bottom w:val="none" w:sz="0" w:space="0" w:color="auto"/>
        <w:right w:val="none" w:sz="0" w:space="0" w:color="auto"/>
      </w:divBdr>
    </w:div>
    <w:div w:id="167838919">
      <w:bodyDiv w:val="1"/>
      <w:marLeft w:val="0"/>
      <w:marRight w:val="0"/>
      <w:marTop w:val="0"/>
      <w:marBottom w:val="0"/>
      <w:divBdr>
        <w:top w:val="none" w:sz="0" w:space="0" w:color="auto"/>
        <w:left w:val="none" w:sz="0" w:space="0" w:color="auto"/>
        <w:bottom w:val="none" w:sz="0" w:space="0" w:color="auto"/>
        <w:right w:val="none" w:sz="0" w:space="0" w:color="auto"/>
      </w:divBdr>
      <w:divsChild>
        <w:div w:id="920722631">
          <w:marLeft w:val="0"/>
          <w:marRight w:val="0"/>
          <w:marTop w:val="0"/>
          <w:marBottom w:val="0"/>
          <w:divBdr>
            <w:top w:val="none" w:sz="0" w:space="0" w:color="auto"/>
            <w:left w:val="none" w:sz="0" w:space="0" w:color="auto"/>
            <w:bottom w:val="none" w:sz="0" w:space="0" w:color="auto"/>
            <w:right w:val="none" w:sz="0" w:space="0" w:color="auto"/>
          </w:divBdr>
          <w:divsChild>
            <w:div w:id="347146746">
              <w:marLeft w:val="0"/>
              <w:marRight w:val="0"/>
              <w:marTop w:val="0"/>
              <w:marBottom w:val="0"/>
              <w:divBdr>
                <w:top w:val="none" w:sz="0" w:space="0" w:color="auto"/>
                <w:left w:val="none" w:sz="0" w:space="0" w:color="auto"/>
                <w:bottom w:val="none" w:sz="0" w:space="0" w:color="auto"/>
                <w:right w:val="none" w:sz="0" w:space="0" w:color="auto"/>
              </w:divBdr>
            </w:div>
            <w:div w:id="1337027704">
              <w:marLeft w:val="0"/>
              <w:marRight w:val="0"/>
              <w:marTop w:val="0"/>
              <w:marBottom w:val="0"/>
              <w:divBdr>
                <w:top w:val="none" w:sz="0" w:space="0" w:color="auto"/>
                <w:left w:val="none" w:sz="0" w:space="0" w:color="auto"/>
                <w:bottom w:val="none" w:sz="0" w:space="0" w:color="auto"/>
                <w:right w:val="none" w:sz="0" w:space="0" w:color="auto"/>
              </w:divBdr>
            </w:div>
            <w:div w:id="1809398445">
              <w:marLeft w:val="0"/>
              <w:marRight w:val="0"/>
              <w:marTop w:val="0"/>
              <w:marBottom w:val="0"/>
              <w:divBdr>
                <w:top w:val="none" w:sz="0" w:space="0" w:color="auto"/>
                <w:left w:val="none" w:sz="0" w:space="0" w:color="auto"/>
                <w:bottom w:val="none" w:sz="0" w:space="0" w:color="auto"/>
                <w:right w:val="none" w:sz="0" w:space="0" w:color="auto"/>
              </w:divBdr>
            </w:div>
            <w:div w:id="628324620">
              <w:marLeft w:val="0"/>
              <w:marRight w:val="0"/>
              <w:marTop w:val="0"/>
              <w:marBottom w:val="0"/>
              <w:divBdr>
                <w:top w:val="none" w:sz="0" w:space="0" w:color="auto"/>
                <w:left w:val="none" w:sz="0" w:space="0" w:color="auto"/>
                <w:bottom w:val="none" w:sz="0" w:space="0" w:color="auto"/>
                <w:right w:val="none" w:sz="0" w:space="0" w:color="auto"/>
              </w:divBdr>
            </w:div>
            <w:div w:id="1634210591">
              <w:marLeft w:val="0"/>
              <w:marRight w:val="0"/>
              <w:marTop w:val="0"/>
              <w:marBottom w:val="0"/>
              <w:divBdr>
                <w:top w:val="none" w:sz="0" w:space="0" w:color="auto"/>
                <w:left w:val="none" w:sz="0" w:space="0" w:color="auto"/>
                <w:bottom w:val="none" w:sz="0" w:space="0" w:color="auto"/>
                <w:right w:val="none" w:sz="0" w:space="0" w:color="auto"/>
              </w:divBdr>
            </w:div>
            <w:div w:id="426270278">
              <w:marLeft w:val="0"/>
              <w:marRight w:val="0"/>
              <w:marTop w:val="0"/>
              <w:marBottom w:val="0"/>
              <w:divBdr>
                <w:top w:val="none" w:sz="0" w:space="0" w:color="auto"/>
                <w:left w:val="none" w:sz="0" w:space="0" w:color="auto"/>
                <w:bottom w:val="none" w:sz="0" w:space="0" w:color="auto"/>
                <w:right w:val="none" w:sz="0" w:space="0" w:color="auto"/>
              </w:divBdr>
            </w:div>
            <w:div w:id="1325932606">
              <w:marLeft w:val="0"/>
              <w:marRight w:val="0"/>
              <w:marTop w:val="0"/>
              <w:marBottom w:val="0"/>
              <w:divBdr>
                <w:top w:val="none" w:sz="0" w:space="0" w:color="auto"/>
                <w:left w:val="none" w:sz="0" w:space="0" w:color="auto"/>
                <w:bottom w:val="none" w:sz="0" w:space="0" w:color="auto"/>
                <w:right w:val="none" w:sz="0" w:space="0" w:color="auto"/>
              </w:divBdr>
            </w:div>
            <w:div w:id="1782844144">
              <w:marLeft w:val="0"/>
              <w:marRight w:val="0"/>
              <w:marTop w:val="0"/>
              <w:marBottom w:val="0"/>
              <w:divBdr>
                <w:top w:val="none" w:sz="0" w:space="0" w:color="auto"/>
                <w:left w:val="none" w:sz="0" w:space="0" w:color="auto"/>
                <w:bottom w:val="none" w:sz="0" w:space="0" w:color="auto"/>
                <w:right w:val="none" w:sz="0" w:space="0" w:color="auto"/>
              </w:divBdr>
            </w:div>
            <w:div w:id="341247669">
              <w:marLeft w:val="0"/>
              <w:marRight w:val="0"/>
              <w:marTop w:val="0"/>
              <w:marBottom w:val="0"/>
              <w:divBdr>
                <w:top w:val="none" w:sz="0" w:space="0" w:color="auto"/>
                <w:left w:val="none" w:sz="0" w:space="0" w:color="auto"/>
                <w:bottom w:val="none" w:sz="0" w:space="0" w:color="auto"/>
                <w:right w:val="none" w:sz="0" w:space="0" w:color="auto"/>
              </w:divBdr>
            </w:div>
            <w:div w:id="1348754505">
              <w:marLeft w:val="0"/>
              <w:marRight w:val="0"/>
              <w:marTop w:val="0"/>
              <w:marBottom w:val="0"/>
              <w:divBdr>
                <w:top w:val="none" w:sz="0" w:space="0" w:color="auto"/>
                <w:left w:val="none" w:sz="0" w:space="0" w:color="auto"/>
                <w:bottom w:val="none" w:sz="0" w:space="0" w:color="auto"/>
                <w:right w:val="none" w:sz="0" w:space="0" w:color="auto"/>
              </w:divBdr>
            </w:div>
            <w:div w:id="2056419374">
              <w:marLeft w:val="0"/>
              <w:marRight w:val="0"/>
              <w:marTop w:val="0"/>
              <w:marBottom w:val="0"/>
              <w:divBdr>
                <w:top w:val="none" w:sz="0" w:space="0" w:color="auto"/>
                <w:left w:val="none" w:sz="0" w:space="0" w:color="auto"/>
                <w:bottom w:val="none" w:sz="0" w:space="0" w:color="auto"/>
                <w:right w:val="none" w:sz="0" w:space="0" w:color="auto"/>
              </w:divBdr>
            </w:div>
            <w:div w:id="578712774">
              <w:marLeft w:val="0"/>
              <w:marRight w:val="0"/>
              <w:marTop w:val="0"/>
              <w:marBottom w:val="0"/>
              <w:divBdr>
                <w:top w:val="none" w:sz="0" w:space="0" w:color="auto"/>
                <w:left w:val="none" w:sz="0" w:space="0" w:color="auto"/>
                <w:bottom w:val="none" w:sz="0" w:space="0" w:color="auto"/>
                <w:right w:val="none" w:sz="0" w:space="0" w:color="auto"/>
              </w:divBdr>
            </w:div>
            <w:div w:id="102072181">
              <w:marLeft w:val="0"/>
              <w:marRight w:val="0"/>
              <w:marTop w:val="0"/>
              <w:marBottom w:val="0"/>
              <w:divBdr>
                <w:top w:val="none" w:sz="0" w:space="0" w:color="auto"/>
                <w:left w:val="none" w:sz="0" w:space="0" w:color="auto"/>
                <w:bottom w:val="none" w:sz="0" w:space="0" w:color="auto"/>
                <w:right w:val="none" w:sz="0" w:space="0" w:color="auto"/>
              </w:divBdr>
            </w:div>
            <w:div w:id="1684045040">
              <w:marLeft w:val="0"/>
              <w:marRight w:val="0"/>
              <w:marTop w:val="0"/>
              <w:marBottom w:val="0"/>
              <w:divBdr>
                <w:top w:val="none" w:sz="0" w:space="0" w:color="auto"/>
                <w:left w:val="none" w:sz="0" w:space="0" w:color="auto"/>
                <w:bottom w:val="none" w:sz="0" w:space="0" w:color="auto"/>
                <w:right w:val="none" w:sz="0" w:space="0" w:color="auto"/>
              </w:divBdr>
            </w:div>
            <w:div w:id="542718706">
              <w:marLeft w:val="0"/>
              <w:marRight w:val="0"/>
              <w:marTop w:val="0"/>
              <w:marBottom w:val="0"/>
              <w:divBdr>
                <w:top w:val="none" w:sz="0" w:space="0" w:color="auto"/>
                <w:left w:val="none" w:sz="0" w:space="0" w:color="auto"/>
                <w:bottom w:val="none" w:sz="0" w:space="0" w:color="auto"/>
                <w:right w:val="none" w:sz="0" w:space="0" w:color="auto"/>
              </w:divBdr>
            </w:div>
            <w:div w:id="1786461735">
              <w:marLeft w:val="0"/>
              <w:marRight w:val="0"/>
              <w:marTop w:val="0"/>
              <w:marBottom w:val="0"/>
              <w:divBdr>
                <w:top w:val="none" w:sz="0" w:space="0" w:color="auto"/>
                <w:left w:val="none" w:sz="0" w:space="0" w:color="auto"/>
                <w:bottom w:val="none" w:sz="0" w:space="0" w:color="auto"/>
                <w:right w:val="none" w:sz="0" w:space="0" w:color="auto"/>
              </w:divBdr>
            </w:div>
            <w:div w:id="2111972497">
              <w:marLeft w:val="0"/>
              <w:marRight w:val="0"/>
              <w:marTop w:val="0"/>
              <w:marBottom w:val="0"/>
              <w:divBdr>
                <w:top w:val="none" w:sz="0" w:space="0" w:color="auto"/>
                <w:left w:val="none" w:sz="0" w:space="0" w:color="auto"/>
                <w:bottom w:val="none" w:sz="0" w:space="0" w:color="auto"/>
                <w:right w:val="none" w:sz="0" w:space="0" w:color="auto"/>
              </w:divBdr>
            </w:div>
            <w:div w:id="1877620519">
              <w:marLeft w:val="0"/>
              <w:marRight w:val="0"/>
              <w:marTop w:val="0"/>
              <w:marBottom w:val="0"/>
              <w:divBdr>
                <w:top w:val="none" w:sz="0" w:space="0" w:color="auto"/>
                <w:left w:val="none" w:sz="0" w:space="0" w:color="auto"/>
                <w:bottom w:val="none" w:sz="0" w:space="0" w:color="auto"/>
                <w:right w:val="none" w:sz="0" w:space="0" w:color="auto"/>
              </w:divBdr>
            </w:div>
            <w:div w:id="1921526182">
              <w:marLeft w:val="0"/>
              <w:marRight w:val="0"/>
              <w:marTop w:val="0"/>
              <w:marBottom w:val="0"/>
              <w:divBdr>
                <w:top w:val="none" w:sz="0" w:space="0" w:color="auto"/>
                <w:left w:val="none" w:sz="0" w:space="0" w:color="auto"/>
                <w:bottom w:val="none" w:sz="0" w:space="0" w:color="auto"/>
                <w:right w:val="none" w:sz="0" w:space="0" w:color="auto"/>
              </w:divBdr>
            </w:div>
            <w:div w:id="1353343524">
              <w:marLeft w:val="0"/>
              <w:marRight w:val="0"/>
              <w:marTop w:val="0"/>
              <w:marBottom w:val="0"/>
              <w:divBdr>
                <w:top w:val="none" w:sz="0" w:space="0" w:color="auto"/>
                <w:left w:val="none" w:sz="0" w:space="0" w:color="auto"/>
                <w:bottom w:val="none" w:sz="0" w:space="0" w:color="auto"/>
                <w:right w:val="none" w:sz="0" w:space="0" w:color="auto"/>
              </w:divBdr>
            </w:div>
            <w:div w:id="552010348">
              <w:marLeft w:val="0"/>
              <w:marRight w:val="0"/>
              <w:marTop w:val="0"/>
              <w:marBottom w:val="0"/>
              <w:divBdr>
                <w:top w:val="none" w:sz="0" w:space="0" w:color="auto"/>
                <w:left w:val="none" w:sz="0" w:space="0" w:color="auto"/>
                <w:bottom w:val="none" w:sz="0" w:space="0" w:color="auto"/>
                <w:right w:val="none" w:sz="0" w:space="0" w:color="auto"/>
              </w:divBdr>
            </w:div>
            <w:div w:id="1976060305">
              <w:marLeft w:val="0"/>
              <w:marRight w:val="0"/>
              <w:marTop w:val="0"/>
              <w:marBottom w:val="0"/>
              <w:divBdr>
                <w:top w:val="none" w:sz="0" w:space="0" w:color="auto"/>
                <w:left w:val="none" w:sz="0" w:space="0" w:color="auto"/>
                <w:bottom w:val="none" w:sz="0" w:space="0" w:color="auto"/>
                <w:right w:val="none" w:sz="0" w:space="0" w:color="auto"/>
              </w:divBdr>
            </w:div>
            <w:div w:id="1750730723">
              <w:marLeft w:val="0"/>
              <w:marRight w:val="0"/>
              <w:marTop w:val="0"/>
              <w:marBottom w:val="0"/>
              <w:divBdr>
                <w:top w:val="none" w:sz="0" w:space="0" w:color="auto"/>
                <w:left w:val="none" w:sz="0" w:space="0" w:color="auto"/>
                <w:bottom w:val="none" w:sz="0" w:space="0" w:color="auto"/>
                <w:right w:val="none" w:sz="0" w:space="0" w:color="auto"/>
              </w:divBdr>
            </w:div>
            <w:div w:id="253325160">
              <w:marLeft w:val="0"/>
              <w:marRight w:val="0"/>
              <w:marTop w:val="0"/>
              <w:marBottom w:val="0"/>
              <w:divBdr>
                <w:top w:val="none" w:sz="0" w:space="0" w:color="auto"/>
                <w:left w:val="none" w:sz="0" w:space="0" w:color="auto"/>
                <w:bottom w:val="none" w:sz="0" w:space="0" w:color="auto"/>
                <w:right w:val="none" w:sz="0" w:space="0" w:color="auto"/>
              </w:divBdr>
            </w:div>
            <w:div w:id="277950604">
              <w:marLeft w:val="0"/>
              <w:marRight w:val="0"/>
              <w:marTop w:val="0"/>
              <w:marBottom w:val="0"/>
              <w:divBdr>
                <w:top w:val="none" w:sz="0" w:space="0" w:color="auto"/>
                <w:left w:val="none" w:sz="0" w:space="0" w:color="auto"/>
                <w:bottom w:val="none" w:sz="0" w:space="0" w:color="auto"/>
                <w:right w:val="none" w:sz="0" w:space="0" w:color="auto"/>
              </w:divBdr>
            </w:div>
            <w:div w:id="2009550434">
              <w:marLeft w:val="0"/>
              <w:marRight w:val="0"/>
              <w:marTop w:val="0"/>
              <w:marBottom w:val="0"/>
              <w:divBdr>
                <w:top w:val="none" w:sz="0" w:space="0" w:color="auto"/>
                <w:left w:val="none" w:sz="0" w:space="0" w:color="auto"/>
                <w:bottom w:val="none" w:sz="0" w:space="0" w:color="auto"/>
                <w:right w:val="none" w:sz="0" w:space="0" w:color="auto"/>
              </w:divBdr>
            </w:div>
            <w:div w:id="501162518">
              <w:marLeft w:val="0"/>
              <w:marRight w:val="0"/>
              <w:marTop w:val="0"/>
              <w:marBottom w:val="0"/>
              <w:divBdr>
                <w:top w:val="none" w:sz="0" w:space="0" w:color="auto"/>
                <w:left w:val="none" w:sz="0" w:space="0" w:color="auto"/>
                <w:bottom w:val="none" w:sz="0" w:space="0" w:color="auto"/>
                <w:right w:val="none" w:sz="0" w:space="0" w:color="auto"/>
              </w:divBdr>
            </w:div>
            <w:div w:id="876047294">
              <w:marLeft w:val="0"/>
              <w:marRight w:val="0"/>
              <w:marTop w:val="0"/>
              <w:marBottom w:val="0"/>
              <w:divBdr>
                <w:top w:val="none" w:sz="0" w:space="0" w:color="auto"/>
                <w:left w:val="none" w:sz="0" w:space="0" w:color="auto"/>
                <w:bottom w:val="none" w:sz="0" w:space="0" w:color="auto"/>
                <w:right w:val="none" w:sz="0" w:space="0" w:color="auto"/>
              </w:divBdr>
            </w:div>
            <w:div w:id="59794642">
              <w:marLeft w:val="0"/>
              <w:marRight w:val="0"/>
              <w:marTop w:val="0"/>
              <w:marBottom w:val="0"/>
              <w:divBdr>
                <w:top w:val="none" w:sz="0" w:space="0" w:color="auto"/>
                <w:left w:val="none" w:sz="0" w:space="0" w:color="auto"/>
                <w:bottom w:val="none" w:sz="0" w:space="0" w:color="auto"/>
                <w:right w:val="none" w:sz="0" w:space="0" w:color="auto"/>
              </w:divBdr>
            </w:div>
            <w:div w:id="1937443213">
              <w:marLeft w:val="0"/>
              <w:marRight w:val="0"/>
              <w:marTop w:val="0"/>
              <w:marBottom w:val="0"/>
              <w:divBdr>
                <w:top w:val="none" w:sz="0" w:space="0" w:color="auto"/>
                <w:left w:val="none" w:sz="0" w:space="0" w:color="auto"/>
                <w:bottom w:val="none" w:sz="0" w:space="0" w:color="auto"/>
                <w:right w:val="none" w:sz="0" w:space="0" w:color="auto"/>
              </w:divBdr>
            </w:div>
            <w:div w:id="1710758940">
              <w:marLeft w:val="0"/>
              <w:marRight w:val="0"/>
              <w:marTop w:val="0"/>
              <w:marBottom w:val="0"/>
              <w:divBdr>
                <w:top w:val="none" w:sz="0" w:space="0" w:color="auto"/>
                <w:left w:val="none" w:sz="0" w:space="0" w:color="auto"/>
                <w:bottom w:val="none" w:sz="0" w:space="0" w:color="auto"/>
                <w:right w:val="none" w:sz="0" w:space="0" w:color="auto"/>
              </w:divBdr>
            </w:div>
            <w:div w:id="1944922710">
              <w:marLeft w:val="0"/>
              <w:marRight w:val="0"/>
              <w:marTop w:val="0"/>
              <w:marBottom w:val="0"/>
              <w:divBdr>
                <w:top w:val="none" w:sz="0" w:space="0" w:color="auto"/>
                <w:left w:val="none" w:sz="0" w:space="0" w:color="auto"/>
                <w:bottom w:val="none" w:sz="0" w:space="0" w:color="auto"/>
                <w:right w:val="none" w:sz="0" w:space="0" w:color="auto"/>
              </w:divBdr>
            </w:div>
            <w:div w:id="1075206116">
              <w:marLeft w:val="0"/>
              <w:marRight w:val="0"/>
              <w:marTop w:val="0"/>
              <w:marBottom w:val="0"/>
              <w:divBdr>
                <w:top w:val="none" w:sz="0" w:space="0" w:color="auto"/>
                <w:left w:val="none" w:sz="0" w:space="0" w:color="auto"/>
                <w:bottom w:val="none" w:sz="0" w:space="0" w:color="auto"/>
                <w:right w:val="none" w:sz="0" w:space="0" w:color="auto"/>
              </w:divBdr>
            </w:div>
            <w:div w:id="1878158096">
              <w:marLeft w:val="0"/>
              <w:marRight w:val="0"/>
              <w:marTop w:val="0"/>
              <w:marBottom w:val="0"/>
              <w:divBdr>
                <w:top w:val="none" w:sz="0" w:space="0" w:color="auto"/>
                <w:left w:val="none" w:sz="0" w:space="0" w:color="auto"/>
                <w:bottom w:val="none" w:sz="0" w:space="0" w:color="auto"/>
                <w:right w:val="none" w:sz="0" w:space="0" w:color="auto"/>
              </w:divBdr>
            </w:div>
            <w:div w:id="1691953460">
              <w:marLeft w:val="0"/>
              <w:marRight w:val="0"/>
              <w:marTop w:val="0"/>
              <w:marBottom w:val="0"/>
              <w:divBdr>
                <w:top w:val="none" w:sz="0" w:space="0" w:color="auto"/>
                <w:left w:val="none" w:sz="0" w:space="0" w:color="auto"/>
                <w:bottom w:val="none" w:sz="0" w:space="0" w:color="auto"/>
                <w:right w:val="none" w:sz="0" w:space="0" w:color="auto"/>
              </w:divBdr>
            </w:div>
            <w:div w:id="1157064630">
              <w:marLeft w:val="0"/>
              <w:marRight w:val="0"/>
              <w:marTop w:val="0"/>
              <w:marBottom w:val="0"/>
              <w:divBdr>
                <w:top w:val="none" w:sz="0" w:space="0" w:color="auto"/>
                <w:left w:val="none" w:sz="0" w:space="0" w:color="auto"/>
                <w:bottom w:val="none" w:sz="0" w:space="0" w:color="auto"/>
                <w:right w:val="none" w:sz="0" w:space="0" w:color="auto"/>
              </w:divBdr>
            </w:div>
            <w:div w:id="1644039836">
              <w:marLeft w:val="0"/>
              <w:marRight w:val="0"/>
              <w:marTop w:val="0"/>
              <w:marBottom w:val="0"/>
              <w:divBdr>
                <w:top w:val="none" w:sz="0" w:space="0" w:color="auto"/>
                <w:left w:val="none" w:sz="0" w:space="0" w:color="auto"/>
                <w:bottom w:val="none" w:sz="0" w:space="0" w:color="auto"/>
                <w:right w:val="none" w:sz="0" w:space="0" w:color="auto"/>
              </w:divBdr>
            </w:div>
            <w:div w:id="58945858">
              <w:marLeft w:val="0"/>
              <w:marRight w:val="0"/>
              <w:marTop w:val="0"/>
              <w:marBottom w:val="0"/>
              <w:divBdr>
                <w:top w:val="none" w:sz="0" w:space="0" w:color="auto"/>
                <w:left w:val="none" w:sz="0" w:space="0" w:color="auto"/>
                <w:bottom w:val="none" w:sz="0" w:space="0" w:color="auto"/>
                <w:right w:val="none" w:sz="0" w:space="0" w:color="auto"/>
              </w:divBdr>
            </w:div>
            <w:div w:id="250895840">
              <w:marLeft w:val="0"/>
              <w:marRight w:val="0"/>
              <w:marTop w:val="0"/>
              <w:marBottom w:val="0"/>
              <w:divBdr>
                <w:top w:val="none" w:sz="0" w:space="0" w:color="auto"/>
                <w:left w:val="none" w:sz="0" w:space="0" w:color="auto"/>
                <w:bottom w:val="none" w:sz="0" w:space="0" w:color="auto"/>
                <w:right w:val="none" w:sz="0" w:space="0" w:color="auto"/>
              </w:divBdr>
            </w:div>
            <w:div w:id="1937472671">
              <w:marLeft w:val="0"/>
              <w:marRight w:val="0"/>
              <w:marTop w:val="0"/>
              <w:marBottom w:val="0"/>
              <w:divBdr>
                <w:top w:val="none" w:sz="0" w:space="0" w:color="auto"/>
                <w:left w:val="none" w:sz="0" w:space="0" w:color="auto"/>
                <w:bottom w:val="none" w:sz="0" w:space="0" w:color="auto"/>
                <w:right w:val="none" w:sz="0" w:space="0" w:color="auto"/>
              </w:divBdr>
            </w:div>
            <w:div w:id="111829105">
              <w:marLeft w:val="0"/>
              <w:marRight w:val="0"/>
              <w:marTop w:val="0"/>
              <w:marBottom w:val="0"/>
              <w:divBdr>
                <w:top w:val="none" w:sz="0" w:space="0" w:color="auto"/>
                <w:left w:val="none" w:sz="0" w:space="0" w:color="auto"/>
                <w:bottom w:val="none" w:sz="0" w:space="0" w:color="auto"/>
                <w:right w:val="none" w:sz="0" w:space="0" w:color="auto"/>
              </w:divBdr>
            </w:div>
            <w:div w:id="2011760465">
              <w:marLeft w:val="0"/>
              <w:marRight w:val="0"/>
              <w:marTop w:val="0"/>
              <w:marBottom w:val="0"/>
              <w:divBdr>
                <w:top w:val="none" w:sz="0" w:space="0" w:color="auto"/>
                <w:left w:val="none" w:sz="0" w:space="0" w:color="auto"/>
                <w:bottom w:val="none" w:sz="0" w:space="0" w:color="auto"/>
                <w:right w:val="none" w:sz="0" w:space="0" w:color="auto"/>
              </w:divBdr>
            </w:div>
            <w:div w:id="1179352918">
              <w:marLeft w:val="0"/>
              <w:marRight w:val="0"/>
              <w:marTop w:val="0"/>
              <w:marBottom w:val="0"/>
              <w:divBdr>
                <w:top w:val="none" w:sz="0" w:space="0" w:color="auto"/>
                <w:left w:val="none" w:sz="0" w:space="0" w:color="auto"/>
                <w:bottom w:val="none" w:sz="0" w:space="0" w:color="auto"/>
                <w:right w:val="none" w:sz="0" w:space="0" w:color="auto"/>
              </w:divBdr>
            </w:div>
            <w:div w:id="708408647">
              <w:marLeft w:val="0"/>
              <w:marRight w:val="0"/>
              <w:marTop w:val="0"/>
              <w:marBottom w:val="0"/>
              <w:divBdr>
                <w:top w:val="none" w:sz="0" w:space="0" w:color="auto"/>
                <w:left w:val="none" w:sz="0" w:space="0" w:color="auto"/>
                <w:bottom w:val="none" w:sz="0" w:space="0" w:color="auto"/>
                <w:right w:val="none" w:sz="0" w:space="0" w:color="auto"/>
              </w:divBdr>
            </w:div>
            <w:div w:id="1476222360">
              <w:marLeft w:val="0"/>
              <w:marRight w:val="0"/>
              <w:marTop w:val="0"/>
              <w:marBottom w:val="0"/>
              <w:divBdr>
                <w:top w:val="none" w:sz="0" w:space="0" w:color="auto"/>
                <w:left w:val="none" w:sz="0" w:space="0" w:color="auto"/>
                <w:bottom w:val="none" w:sz="0" w:space="0" w:color="auto"/>
                <w:right w:val="none" w:sz="0" w:space="0" w:color="auto"/>
              </w:divBdr>
            </w:div>
            <w:div w:id="6216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087">
      <w:bodyDiv w:val="1"/>
      <w:marLeft w:val="0"/>
      <w:marRight w:val="0"/>
      <w:marTop w:val="0"/>
      <w:marBottom w:val="0"/>
      <w:divBdr>
        <w:top w:val="none" w:sz="0" w:space="0" w:color="auto"/>
        <w:left w:val="none" w:sz="0" w:space="0" w:color="auto"/>
        <w:bottom w:val="none" w:sz="0" w:space="0" w:color="auto"/>
        <w:right w:val="none" w:sz="0" w:space="0" w:color="auto"/>
      </w:divBdr>
      <w:divsChild>
        <w:div w:id="727075885">
          <w:marLeft w:val="0"/>
          <w:marRight w:val="0"/>
          <w:marTop w:val="0"/>
          <w:marBottom w:val="0"/>
          <w:divBdr>
            <w:top w:val="none" w:sz="0" w:space="0" w:color="auto"/>
            <w:left w:val="none" w:sz="0" w:space="0" w:color="auto"/>
            <w:bottom w:val="none" w:sz="0" w:space="0" w:color="auto"/>
            <w:right w:val="none" w:sz="0" w:space="0" w:color="auto"/>
          </w:divBdr>
          <w:divsChild>
            <w:div w:id="1184785758">
              <w:marLeft w:val="0"/>
              <w:marRight w:val="0"/>
              <w:marTop w:val="0"/>
              <w:marBottom w:val="0"/>
              <w:divBdr>
                <w:top w:val="none" w:sz="0" w:space="0" w:color="auto"/>
                <w:left w:val="none" w:sz="0" w:space="0" w:color="auto"/>
                <w:bottom w:val="none" w:sz="0" w:space="0" w:color="auto"/>
                <w:right w:val="none" w:sz="0" w:space="0" w:color="auto"/>
              </w:divBdr>
            </w:div>
            <w:div w:id="2039044931">
              <w:marLeft w:val="0"/>
              <w:marRight w:val="0"/>
              <w:marTop w:val="0"/>
              <w:marBottom w:val="0"/>
              <w:divBdr>
                <w:top w:val="none" w:sz="0" w:space="0" w:color="auto"/>
                <w:left w:val="none" w:sz="0" w:space="0" w:color="auto"/>
                <w:bottom w:val="none" w:sz="0" w:space="0" w:color="auto"/>
                <w:right w:val="none" w:sz="0" w:space="0" w:color="auto"/>
              </w:divBdr>
            </w:div>
            <w:div w:id="706874870">
              <w:marLeft w:val="0"/>
              <w:marRight w:val="0"/>
              <w:marTop w:val="0"/>
              <w:marBottom w:val="0"/>
              <w:divBdr>
                <w:top w:val="none" w:sz="0" w:space="0" w:color="auto"/>
                <w:left w:val="none" w:sz="0" w:space="0" w:color="auto"/>
                <w:bottom w:val="none" w:sz="0" w:space="0" w:color="auto"/>
                <w:right w:val="none" w:sz="0" w:space="0" w:color="auto"/>
              </w:divBdr>
            </w:div>
            <w:div w:id="8108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9027">
      <w:bodyDiv w:val="1"/>
      <w:marLeft w:val="0"/>
      <w:marRight w:val="0"/>
      <w:marTop w:val="0"/>
      <w:marBottom w:val="0"/>
      <w:divBdr>
        <w:top w:val="none" w:sz="0" w:space="0" w:color="auto"/>
        <w:left w:val="none" w:sz="0" w:space="0" w:color="auto"/>
        <w:bottom w:val="none" w:sz="0" w:space="0" w:color="auto"/>
        <w:right w:val="none" w:sz="0" w:space="0" w:color="auto"/>
      </w:divBdr>
      <w:divsChild>
        <w:div w:id="1176768190">
          <w:marLeft w:val="0"/>
          <w:marRight w:val="0"/>
          <w:marTop w:val="0"/>
          <w:marBottom w:val="0"/>
          <w:divBdr>
            <w:top w:val="none" w:sz="0" w:space="0" w:color="auto"/>
            <w:left w:val="none" w:sz="0" w:space="0" w:color="auto"/>
            <w:bottom w:val="none" w:sz="0" w:space="0" w:color="auto"/>
            <w:right w:val="none" w:sz="0" w:space="0" w:color="auto"/>
          </w:divBdr>
          <w:divsChild>
            <w:div w:id="796460165">
              <w:marLeft w:val="0"/>
              <w:marRight w:val="0"/>
              <w:marTop w:val="0"/>
              <w:marBottom w:val="0"/>
              <w:divBdr>
                <w:top w:val="none" w:sz="0" w:space="0" w:color="auto"/>
                <w:left w:val="none" w:sz="0" w:space="0" w:color="auto"/>
                <w:bottom w:val="none" w:sz="0" w:space="0" w:color="auto"/>
                <w:right w:val="none" w:sz="0" w:space="0" w:color="auto"/>
              </w:divBdr>
            </w:div>
            <w:div w:id="1591622797">
              <w:marLeft w:val="0"/>
              <w:marRight w:val="0"/>
              <w:marTop w:val="0"/>
              <w:marBottom w:val="0"/>
              <w:divBdr>
                <w:top w:val="none" w:sz="0" w:space="0" w:color="auto"/>
                <w:left w:val="none" w:sz="0" w:space="0" w:color="auto"/>
                <w:bottom w:val="none" w:sz="0" w:space="0" w:color="auto"/>
                <w:right w:val="none" w:sz="0" w:space="0" w:color="auto"/>
              </w:divBdr>
            </w:div>
            <w:div w:id="358548964">
              <w:marLeft w:val="0"/>
              <w:marRight w:val="0"/>
              <w:marTop w:val="0"/>
              <w:marBottom w:val="0"/>
              <w:divBdr>
                <w:top w:val="none" w:sz="0" w:space="0" w:color="auto"/>
                <w:left w:val="none" w:sz="0" w:space="0" w:color="auto"/>
                <w:bottom w:val="none" w:sz="0" w:space="0" w:color="auto"/>
                <w:right w:val="none" w:sz="0" w:space="0" w:color="auto"/>
              </w:divBdr>
            </w:div>
            <w:div w:id="1968778469">
              <w:marLeft w:val="0"/>
              <w:marRight w:val="0"/>
              <w:marTop w:val="0"/>
              <w:marBottom w:val="0"/>
              <w:divBdr>
                <w:top w:val="none" w:sz="0" w:space="0" w:color="auto"/>
                <w:left w:val="none" w:sz="0" w:space="0" w:color="auto"/>
                <w:bottom w:val="none" w:sz="0" w:space="0" w:color="auto"/>
                <w:right w:val="none" w:sz="0" w:space="0" w:color="auto"/>
              </w:divBdr>
            </w:div>
            <w:div w:id="1780486826">
              <w:marLeft w:val="0"/>
              <w:marRight w:val="0"/>
              <w:marTop w:val="0"/>
              <w:marBottom w:val="0"/>
              <w:divBdr>
                <w:top w:val="none" w:sz="0" w:space="0" w:color="auto"/>
                <w:left w:val="none" w:sz="0" w:space="0" w:color="auto"/>
                <w:bottom w:val="none" w:sz="0" w:space="0" w:color="auto"/>
                <w:right w:val="none" w:sz="0" w:space="0" w:color="auto"/>
              </w:divBdr>
            </w:div>
            <w:div w:id="223420365">
              <w:marLeft w:val="0"/>
              <w:marRight w:val="0"/>
              <w:marTop w:val="0"/>
              <w:marBottom w:val="0"/>
              <w:divBdr>
                <w:top w:val="none" w:sz="0" w:space="0" w:color="auto"/>
                <w:left w:val="none" w:sz="0" w:space="0" w:color="auto"/>
                <w:bottom w:val="none" w:sz="0" w:space="0" w:color="auto"/>
                <w:right w:val="none" w:sz="0" w:space="0" w:color="auto"/>
              </w:divBdr>
            </w:div>
            <w:div w:id="2078476170">
              <w:marLeft w:val="0"/>
              <w:marRight w:val="0"/>
              <w:marTop w:val="0"/>
              <w:marBottom w:val="0"/>
              <w:divBdr>
                <w:top w:val="none" w:sz="0" w:space="0" w:color="auto"/>
                <w:left w:val="none" w:sz="0" w:space="0" w:color="auto"/>
                <w:bottom w:val="none" w:sz="0" w:space="0" w:color="auto"/>
                <w:right w:val="none" w:sz="0" w:space="0" w:color="auto"/>
              </w:divBdr>
            </w:div>
            <w:div w:id="1321881447">
              <w:marLeft w:val="0"/>
              <w:marRight w:val="0"/>
              <w:marTop w:val="0"/>
              <w:marBottom w:val="0"/>
              <w:divBdr>
                <w:top w:val="none" w:sz="0" w:space="0" w:color="auto"/>
                <w:left w:val="none" w:sz="0" w:space="0" w:color="auto"/>
                <w:bottom w:val="none" w:sz="0" w:space="0" w:color="auto"/>
                <w:right w:val="none" w:sz="0" w:space="0" w:color="auto"/>
              </w:divBdr>
            </w:div>
            <w:div w:id="1088572719">
              <w:marLeft w:val="0"/>
              <w:marRight w:val="0"/>
              <w:marTop w:val="0"/>
              <w:marBottom w:val="0"/>
              <w:divBdr>
                <w:top w:val="none" w:sz="0" w:space="0" w:color="auto"/>
                <w:left w:val="none" w:sz="0" w:space="0" w:color="auto"/>
                <w:bottom w:val="none" w:sz="0" w:space="0" w:color="auto"/>
                <w:right w:val="none" w:sz="0" w:space="0" w:color="auto"/>
              </w:divBdr>
            </w:div>
            <w:div w:id="48466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319">
      <w:bodyDiv w:val="1"/>
      <w:marLeft w:val="0"/>
      <w:marRight w:val="0"/>
      <w:marTop w:val="0"/>
      <w:marBottom w:val="0"/>
      <w:divBdr>
        <w:top w:val="none" w:sz="0" w:space="0" w:color="auto"/>
        <w:left w:val="none" w:sz="0" w:space="0" w:color="auto"/>
        <w:bottom w:val="none" w:sz="0" w:space="0" w:color="auto"/>
        <w:right w:val="none" w:sz="0" w:space="0" w:color="auto"/>
      </w:divBdr>
      <w:divsChild>
        <w:div w:id="2101415307">
          <w:marLeft w:val="0"/>
          <w:marRight w:val="0"/>
          <w:marTop w:val="0"/>
          <w:marBottom w:val="0"/>
          <w:divBdr>
            <w:top w:val="none" w:sz="0" w:space="0" w:color="auto"/>
            <w:left w:val="none" w:sz="0" w:space="0" w:color="auto"/>
            <w:bottom w:val="none" w:sz="0" w:space="0" w:color="auto"/>
            <w:right w:val="none" w:sz="0" w:space="0" w:color="auto"/>
          </w:divBdr>
          <w:divsChild>
            <w:div w:id="295373911">
              <w:marLeft w:val="0"/>
              <w:marRight w:val="0"/>
              <w:marTop w:val="0"/>
              <w:marBottom w:val="0"/>
              <w:divBdr>
                <w:top w:val="none" w:sz="0" w:space="0" w:color="auto"/>
                <w:left w:val="none" w:sz="0" w:space="0" w:color="auto"/>
                <w:bottom w:val="none" w:sz="0" w:space="0" w:color="auto"/>
                <w:right w:val="none" w:sz="0" w:space="0" w:color="auto"/>
              </w:divBdr>
            </w:div>
            <w:div w:id="1705325182">
              <w:marLeft w:val="0"/>
              <w:marRight w:val="0"/>
              <w:marTop w:val="0"/>
              <w:marBottom w:val="0"/>
              <w:divBdr>
                <w:top w:val="none" w:sz="0" w:space="0" w:color="auto"/>
                <w:left w:val="none" w:sz="0" w:space="0" w:color="auto"/>
                <w:bottom w:val="none" w:sz="0" w:space="0" w:color="auto"/>
                <w:right w:val="none" w:sz="0" w:space="0" w:color="auto"/>
              </w:divBdr>
            </w:div>
            <w:div w:id="486242321">
              <w:marLeft w:val="0"/>
              <w:marRight w:val="0"/>
              <w:marTop w:val="0"/>
              <w:marBottom w:val="0"/>
              <w:divBdr>
                <w:top w:val="none" w:sz="0" w:space="0" w:color="auto"/>
                <w:left w:val="none" w:sz="0" w:space="0" w:color="auto"/>
                <w:bottom w:val="none" w:sz="0" w:space="0" w:color="auto"/>
                <w:right w:val="none" w:sz="0" w:space="0" w:color="auto"/>
              </w:divBdr>
            </w:div>
            <w:div w:id="1610159438">
              <w:marLeft w:val="0"/>
              <w:marRight w:val="0"/>
              <w:marTop w:val="0"/>
              <w:marBottom w:val="0"/>
              <w:divBdr>
                <w:top w:val="none" w:sz="0" w:space="0" w:color="auto"/>
                <w:left w:val="none" w:sz="0" w:space="0" w:color="auto"/>
                <w:bottom w:val="none" w:sz="0" w:space="0" w:color="auto"/>
                <w:right w:val="none" w:sz="0" w:space="0" w:color="auto"/>
              </w:divBdr>
            </w:div>
            <w:div w:id="1318800544">
              <w:marLeft w:val="0"/>
              <w:marRight w:val="0"/>
              <w:marTop w:val="0"/>
              <w:marBottom w:val="0"/>
              <w:divBdr>
                <w:top w:val="none" w:sz="0" w:space="0" w:color="auto"/>
                <w:left w:val="none" w:sz="0" w:space="0" w:color="auto"/>
                <w:bottom w:val="none" w:sz="0" w:space="0" w:color="auto"/>
                <w:right w:val="none" w:sz="0" w:space="0" w:color="auto"/>
              </w:divBdr>
            </w:div>
            <w:div w:id="972712202">
              <w:marLeft w:val="0"/>
              <w:marRight w:val="0"/>
              <w:marTop w:val="0"/>
              <w:marBottom w:val="0"/>
              <w:divBdr>
                <w:top w:val="none" w:sz="0" w:space="0" w:color="auto"/>
                <w:left w:val="none" w:sz="0" w:space="0" w:color="auto"/>
                <w:bottom w:val="none" w:sz="0" w:space="0" w:color="auto"/>
                <w:right w:val="none" w:sz="0" w:space="0" w:color="auto"/>
              </w:divBdr>
            </w:div>
            <w:div w:id="1250652644">
              <w:marLeft w:val="0"/>
              <w:marRight w:val="0"/>
              <w:marTop w:val="0"/>
              <w:marBottom w:val="0"/>
              <w:divBdr>
                <w:top w:val="none" w:sz="0" w:space="0" w:color="auto"/>
                <w:left w:val="none" w:sz="0" w:space="0" w:color="auto"/>
                <w:bottom w:val="none" w:sz="0" w:space="0" w:color="auto"/>
                <w:right w:val="none" w:sz="0" w:space="0" w:color="auto"/>
              </w:divBdr>
            </w:div>
            <w:div w:id="1722287446">
              <w:marLeft w:val="0"/>
              <w:marRight w:val="0"/>
              <w:marTop w:val="0"/>
              <w:marBottom w:val="0"/>
              <w:divBdr>
                <w:top w:val="none" w:sz="0" w:space="0" w:color="auto"/>
                <w:left w:val="none" w:sz="0" w:space="0" w:color="auto"/>
                <w:bottom w:val="none" w:sz="0" w:space="0" w:color="auto"/>
                <w:right w:val="none" w:sz="0" w:space="0" w:color="auto"/>
              </w:divBdr>
            </w:div>
            <w:div w:id="78173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361">
      <w:bodyDiv w:val="1"/>
      <w:marLeft w:val="0"/>
      <w:marRight w:val="0"/>
      <w:marTop w:val="0"/>
      <w:marBottom w:val="0"/>
      <w:divBdr>
        <w:top w:val="none" w:sz="0" w:space="0" w:color="auto"/>
        <w:left w:val="none" w:sz="0" w:space="0" w:color="auto"/>
        <w:bottom w:val="none" w:sz="0" w:space="0" w:color="auto"/>
        <w:right w:val="none" w:sz="0" w:space="0" w:color="auto"/>
      </w:divBdr>
      <w:divsChild>
        <w:div w:id="1166475518">
          <w:marLeft w:val="0"/>
          <w:marRight w:val="0"/>
          <w:marTop w:val="0"/>
          <w:marBottom w:val="0"/>
          <w:divBdr>
            <w:top w:val="none" w:sz="0" w:space="0" w:color="auto"/>
            <w:left w:val="none" w:sz="0" w:space="0" w:color="auto"/>
            <w:bottom w:val="none" w:sz="0" w:space="0" w:color="auto"/>
            <w:right w:val="none" w:sz="0" w:space="0" w:color="auto"/>
          </w:divBdr>
          <w:divsChild>
            <w:div w:id="1254361754">
              <w:marLeft w:val="0"/>
              <w:marRight w:val="0"/>
              <w:marTop w:val="0"/>
              <w:marBottom w:val="0"/>
              <w:divBdr>
                <w:top w:val="none" w:sz="0" w:space="0" w:color="auto"/>
                <w:left w:val="none" w:sz="0" w:space="0" w:color="auto"/>
                <w:bottom w:val="none" w:sz="0" w:space="0" w:color="auto"/>
                <w:right w:val="none" w:sz="0" w:space="0" w:color="auto"/>
              </w:divBdr>
            </w:div>
            <w:div w:id="1373775105">
              <w:marLeft w:val="0"/>
              <w:marRight w:val="0"/>
              <w:marTop w:val="0"/>
              <w:marBottom w:val="0"/>
              <w:divBdr>
                <w:top w:val="none" w:sz="0" w:space="0" w:color="auto"/>
                <w:left w:val="none" w:sz="0" w:space="0" w:color="auto"/>
                <w:bottom w:val="none" w:sz="0" w:space="0" w:color="auto"/>
                <w:right w:val="none" w:sz="0" w:space="0" w:color="auto"/>
              </w:divBdr>
            </w:div>
            <w:div w:id="594288365">
              <w:marLeft w:val="0"/>
              <w:marRight w:val="0"/>
              <w:marTop w:val="0"/>
              <w:marBottom w:val="0"/>
              <w:divBdr>
                <w:top w:val="none" w:sz="0" w:space="0" w:color="auto"/>
                <w:left w:val="none" w:sz="0" w:space="0" w:color="auto"/>
                <w:bottom w:val="none" w:sz="0" w:space="0" w:color="auto"/>
                <w:right w:val="none" w:sz="0" w:space="0" w:color="auto"/>
              </w:divBdr>
            </w:div>
            <w:div w:id="102070030">
              <w:marLeft w:val="0"/>
              <w:marRight w:val="0"/>
              <w:marTop w:val="0"/>
              <w:marBottom w:val="0"/>
              <w:divBdr>
                <w:top w:val="none" w:sz="0" w:space="0" w:color="auto"/>
                <w:left w:val="none" w:sz="0" w:space="0" w:color="auto"/>
                <w:bottom w:val="none" w:sz="0" w:space="0" w:color="auto"/>
                <w:right w:val="none" w:sz="0" w:space="0" w:color="auto"/>
              </w:divBdr>
            </w:div>
            <w:div w:id="262885213">
              <w:marLeft w:val="0"/>
              <w:marRight w:val="0"/>
              <w:marTop w:val="0"/>
              <w:marBottom w:val="0"/>
              <w:divBdr>
                <w:top w:val="none" w:sz="0" w:space="0" w:color="auto"/>
                <w:left w:val="none" w:sz="0" w:space="0" w:color="auto"/>
                <w:bottom w:val="none" w:sz="0" w:space="0" w:color="auto"/>
                <w:right w:val="none" w:sz="0" w:space="0" w:color="auto"/>
              </w:divBdr>
            </w:div>
            <w:div w:id="9766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7138">
      <w:bodyDiv w:val="1"/>
      <w:marLeft w:val="0"/>
      <w:marRight w:val="0"/>
      <w:marTop w:val="0"/>
      <w:marBottom w:val="0"/>
      <w:divBdr>
        <w:top w:val="none" w:sz="0" w:space="0" w:color="auto"/>
        <w:left w:val="none" w:sz="0" w:space="0" w:color="auto"/>
        <w:bottom w:val="none" w:sz="0" w:space="0" w:color="auto"/>
        <w:right w:val="none" w:sz="0" w:space="0" w:color="auto"/>
      </w:divBdr>
      <w:divsChild>
        <w:div w:id="1663971775">
          <w:marLeft w:val="0"/>
          <w:marRight w:val="0"/>
          <w:marTop w:val="0"/>
          <w:marBottom w:val="0"/>
          <w:divBdr>
            <w:top w:val="none" w:sz="0" w:space="0" w:color="auto"/>
            <w:left w:val="none" w:sz="0" w:space="0" w:color="auto"/>
            <w:bottom w:val="none" w:sz="0" w:space="0" w:color="auto"/>
            <w:right w:val="none" w:sz="0" w:space="0" w:color="auto"/>
          </w:divBdr>
          <w:divsChild>
            <w:div w:id="111831501">
              <w:marLeft w:val="0"/>
              <w:marRight w:val="0"/>
              <w:marTop w:val="0"/>
              <w:marBottom w:val="0"/>
              <w:divBdr>
                <w:top w:val="none" w:sz="0" w:space="0" w:color="auto"/>
                <w:left w:val="none" w:sz="0" w:space="0" w:color="auto"/>
                <w:bottom w:val="none" w:sz="0" w:space="0" w:color="auto"/>
                <w:right w:val="none" w:sz="0" w:space="0" w:color="auto"/>
              </w:divBdr>
            </w:div>
            <w:div w:id="20490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7489">
      <w:bodyDiv w:val="1"/>
      <w:marLeft w:val="0"/>
      <w:marRight w:val="0"/>
      <w:marTop w:val="0"/>
      <w:marBottom w:val="0"/>
      <w:divBdr>
        <w:top w:val="none" w:sz="0" w:space="0" w:color="auto"/>
        <w:left w:val="none" w:sz="0" w:space="0" w:color="auto"/>
        <w:bottom w:val="none" w:sz="0" w:space="0" w:color="auto"/>
        <w:right w:val="none" w:sz="0" w:space="0" w:color="auto"/>
      </w:divBdr>
      <w:divsChild>
        <w:div w:id="1868105972">
          <w:marLeft w:val="0"/>
          <w:marRight w:val="0"/>
          <w:marTop w:val="0"/>
          <w:marBottom w:val="0"/>
          <w:divBdr>
            <w:top w:val="none" w:sz="0" w:space="0" w:color="auto"/>
            <w:left w:val="none" w:sz="0" w:space="0" w:color="auto"/>
            <w:bottom w:val="none" w:sz="0" w:space="0" w:color="auto"/>
            <w:right w:val="none" w:sz="0" w:space="0" w:color="auto"/>
          </w:divBdr>
          <w:divsChild>
            <w:div w:id="2038658876">
              <w:marLeft w:val="0"/>
              <w:marRight w:val="0"/>
              <w:marTop w:val="0"/>
              <w:marBottom w:val="0"/>
              <w:divBdr>
                <w:top w:val="none" w:sz="0" w:space="0" w:color="auto"/>
                <w:left w:val="none" w:sz="0" w:space="0" w:color="auto"/>
                <w:bottom w:val="none" w:sz="0" w:space="0" w:color="auto"/>
                <w:right w:val="none" w:sz="0" w:space="0" w:color="auto"/>
              </w:divBdr>
            </w:div>
            <w:div w:id="1962567515">
              <w:marLeft w:val="0"/>
              <w:marRight w:val="0"/>
              <w:marTop w:val="0"/>
              <w:marBottom w:val="0"/>
              <w:divBdr>
                <w:top w:val="none" w:sz="0" w:space="0" w:color="auto"/>
                <w:left w:val="none" w:sz="0" w:space="0" w:color="auto"/>
                <w:bottom w:val="none" w:sz="0" w:space="0" w:color="auto"/>
                <w:right w:val="none" w:sz="0" w:space="0" w:color="auto"/>
              </w:divBdr>
            </w:div>
            <w:div w:id="831603285">
              <w:marLeft w:val="0"/>
              <w:marRight w:val="0"/>
              <w:marTop w:val="0"/>
              <w:marBottom w:val="0"/>
              <w:divBdr>
                <w:top w:val="none" w:sz="0" w:space="0" w:color="auto"/>
                <w:left w:val="none" w:sz="0" w:space="0" w:color="auto"/>
                <w:bottom w:val="none" w:sz="0" w:space="0" w:color="auto"/>
                <w:right w:val="none" w:sz="0" w:space="0" w:color="auto"/>
              </w:divBdr>
            </w:div>
            <w:div w:id="16389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4799">
      <w:bodyDiv w:val="1"/>
      <w:marLeft w:val="0"/>
      <w:marRight w:val="0"/>
      <w:marTop w:val="0"/>
      <w:marBottom w:val="0"/>
      <w:divBdr>
        <w:top w:val="none" w:sz="0" w:space="0" w:color="auto"/>
        <w:left w:val="none" w:sz="0" w:space="0" w:color="auto"/>
        <w:bottom w:val="none" w:sz="0" w:space="0" w:color="auto"/>
        <w:right w:val="none" w:sz="0" w:space="0" w:color="auto"/>
      </w:divBdr>
    </w:div>
    <w:div w:id="221185997">
      <w:bodyDiv w:val="1"/>
      <w:marLeft w:val="0"/>
      <w:marRight w:val="0"/>
      <w:marTop w:val="0"/>
      <w:marBottom w:val="0"/>
      <w:divBdr>
        <w:top w:val="none" w:sz="0" w:space="0" w:color="auto"/>
        <w:left w:val="none" w:sz="0" w:space="0" w:color="auto"/>
        <w:bottom w:val="none" w:sz="0" w:space="0" w:color="auto"/>
        <w:right w:val="none" w:sz="0" w:space="0" w:color="auto"/>
      </w:divBdr>
      <w:divsChild>
        <w:div w:id="788863158">
          <w:marLeft w:val="0"/>
          <w:marRight w:val="0"/>
          <w:marTop w:val="0"/>
          <w:marBottom w:val="0"/>
          <w:divBdr>
            <w:top w:val="none" w:sz="0" w:space="0" w:color="auto"/>
            <w:left w:val="none" w:sz="0" w:space="0" w:color="auto"/>
            <w:bottom w:val="none" w:sz="0" w:space="0" w:color="auto"/>
            <w:right w:val="none" w:sz="0" w:space="0" w:color="auto"/>
          </w:divBdr>
          <w:divsChild>
            <w:div w:id="1152866708">
              <w:marLeft w:val="0"/>
              <w:marRight w:val="0"/>
              <w:marTop w:val="0"/>
              <w:marBottom w:val="0"/>
              <w:divBdr>
                <w:top w:val="none" w:sz="0" w:space="0" w:color="auto"/>
                <w:left w:val="none" w:sz="0" w:space="0" w:color="auto"/>
                <w:bottom w:val="none" w:sz="0" w:space="0" w:color="auto"/>
                <w:right w:val="none" w:sz="0" w:space="0" w:color="auto"/>
              </w:divBdr>
            </w:div>
            <w:div w:id="611320973">
              <w:marLeft w:val="0"/>
              <w:marRight w:val="0"/>
              <w:marTop w:val="0"/>
              <w:marBottom w:val="0"/>
              <w:divBdr>
                <w:top w:val="none" w:sz="0" w:space="0" w:color="auto"/>
                <w:left w:val="none" w:sz="0" w:space="0" w:color="auto"/>
                <w:bottom w:val="none" w:sz="0" w:space="0" w:color="auto"/>
                <w:right w:val="none" w:sz="0" w:space="0" w:color="auto"/>
              </w:divBdr>
            </w:div>
            <w:div w:id="7934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1183">
      <w:bodyDiv w:val="1"/>
      <w:marLeft w:val="0"/>
      <w:marRight w:val="0"/>
      <w:marTop w:val="0"/>
      <w:marBottom w:val="0"/>
      <w:divBdr>
        <w:top w:val="none" w:sz="0" w:space="0" w:color="auto"/>
        <w:left w:val="none" w:sz="0" w:space="0" w:color="auto"/>
        <w:bottom w:val="none" w:sz="0" w:space="0" w:color="auto"/>
        <w:right w:val="none" w:sz="0" w:space="0" w:color="auto"/>
      </w:divBdr>
    </w:div>
    <w:div w:id="241336006">
      <w:bodyDiv w:val="1"/>
      <w:marLeft w:val="0"/>
      <w:marRight w:val="0"/>
      <w:marTop w:val="0"/>
      <w:marBottom w:val="0"/>
      <w:divBdr>
        <w:top w:val="none" w:sz="0" w:space="0" w:color="auto"/>
        <w:left w:val="none" w:sz="0" w:space="0" w:color="auto"/>
        <w:bottom w:val="none" w:sz="0" w:space="0" w:color="auto"/>
        <w:right w:val="none" w:sz="0" w:space="0" w:color="auto"/>
      </w:divBdr>
    </w:div>
    <w:div w:id="250355872">
      <w:bodyDiv w:val="1"/>
      <w:marLeft w:val="0"/>
      <w:marRight w:val="0"/>
      <w:marTop w:val="0"/>
      <w:marBottom w:val="0"/>
      <w:divBdr>
        <w:top w:val="none" w:sz="0" w:space="0" w:color="auto"/>
        <w:left w:val="none" w:sz="0" w:space="0" w:color="auto"/>
        <w:bottom w:val="none" w:sz="0" w:space="0" w:color="auto"/>
        <w:right w:val="none" w:sz="0" w:space="0" w:color="auto"/>
      </w:divBdr>
    </w:div>
    <w:div w:id="250358908">
      <w:bodyDiv w:val="1"/>
      <w:marLeft w:val="0"/>
      <w:marRight w:val="0"/>
      <w:marTop w:val="0"/>
      <w:marBottom w:val="0"/>
      <w:divBdr>
        <w:top w:val="none" w:sz="0" w:space="0" w:color="auto"/>
        <w:left w:val="none" w:sz="0" w:space="0" w:color="auto"/>
        <w:bottom w:val="none" w:sz="0" w:space="0" w:color="auto"/>
        <w:right w:val="none" w:sz="0" w:space="0" w:color="auto"/>
      </w:divBdr>
    </w:div>
    <w:div w:id="272984596">
      <w:bodyDiv w:val="1"/>
      <w:marLeft w:val="0"/>
      <w:marRight w:val="0"/>
      <w:marTop w:val="0"/>
      <w:marBottom w:val="0"/>
      <w:divBdr>
        <w:top w:val="none" w:sz="0" w:space="0" w:color="auto"/>
        <w:left w:val="none" w:sz="0" w:space="0" w:color="auto"/>
        <w:bottom w:val="none" w:sz="0" w:space="0" w:color="auto"/>
        <w:right w:val="none" w:sz="0" w:space="0" w:color="auto"/>
      </w:divBdr>
      <w:divsChild>
        <w:div w:id="234048164">
          <w:marLeft w:val="0"/>
          <w:marRight w:val="0"/>
          <w:marTop w:val="0"/>
          <w:marBottom w:val="0"/>
          <w:divBdr>
            <w:top w:val="none" w:sz="0" w:space="0" w:color="auto"/>
            <w:left w:val="none" w:sz="0" w:space="0" w:color="auto"/>
            <w:bottom w:val="none" w:sz="0" w:space="0" w:color="auto"/>
            <w:right w:val="none" w:sz="0" w:space="0" w:color="auto"/>
          </w:divBdr>
          <w:divsChild>
            <w:div w:id="618343104">
              <w:marLeft w:val="0"/>
              <w:marRight w:val="0"/>
              <w:marTop w:val="0"/>
              <w:marBottom w:val="0"/>
              <w:divBdr>
                <w:top w:val="none" w:sz="0" w:space="0" w:color="auto"/>
                <w:left w:val="none" w:sz="0" w:space="0" w:color="auto"/>
                <w:bottom w:val="none" w:sz="0" w:space="0" w:color="auto"/>
                <w:right w:val="none" w:sz="0" w:space="0" w:color="auto"/>
              </w:divBdr>
            </w:div>
            <w:div w:id="554244307">
              <w:marLeft w:val="0"/>
              <w:marRight w:val="0"/>
              <w:marTop w:val="0"/>
              <w:marBottom w:val="0"/>
              <w:divBdr>
                <w:top w:val="none" w:sz="0" w:space="0" w:color="auto"/>
                <w:left w:val="none" w:sz="0" w:space="0" w:color="auto"/>
                <w:bottom w:val="none" w:sz="0" w:space="0" w:color="auto"/>
                <w:right w:val="none" w:sz="0" w:space="0" w:color="auto"/>
              </w:divBdr>
            </w:div>
            <w:div w:id="1576402983">
              <w:marLeft w:val="0"/>
              <w:marRight w:val="0"/>
              <w:marTop w:val="0"/>
              <w:marBottom w:val="0"/>
              <w:divBdr>
                <w:top w:val="none" w:sz="0" w:space="0" w:color="auto"/>
                <w:left w:val="none" w:sz="0" w:space="0" w:color="auto"/>
                <w:bottom w:val="none" w:sz="0" w:space="0" w:color="auto"/>
                <w:right w:val="none" w:sz="0" w:space="0" w:color="auto"/>
              </w:divBdr>
            </w:div>
            <w:div w:id="1431511018">
              <w:marLeft w:val="0"/>
              <w:marRight w:val="0"/>
              <w:marTop w:val="0"/>
              <w:marBottom w:val="0"/>
              <w:divBdr>
                <w:top w:val="none" w:sz="0" w:space="0" w:color="auto"/>
                <w:left w:val="none" w:sz="0" w:space="0" w:color="auto"/>
                <w:bottom w:val="none" w:sz="0" w:space="0" w:color="auto"/>
                <w:right w:val="none" w:sz="0" w:space="0" w:color="auto"/>
              </w:divBdr>
            </w:div>
            <w:div w:id="1431118313">
              <w:marLeft w:val="0"/>
              <w:marRight w:val="0"/>
              <w:marTop w:val="0"/>
              <w:marBottom w:val="0"/>
              <w:divBdr>
                <w:top w:val="none" w:sz="0" w:space="0" w:color="auto"/>
                <w:left w:val="none" w:sz="0" w:space="0" w:color="auto"/>
                <w:bottom w:val="none" w:sz="0" w:space="0" w:color="auto"/>
                <w:right w:val="none" w:sz="0" w:space="0" w:color="auto"/>
              </w:divBdr>
            </w:div>
            <w:div w:id="1755932541">
              <w:marLeft w:val="0"/>
              <w:marRight w:val="0"/>
              <w:marTop w:val="0"/>
              <w:marBottom w:val="0"/>
              <w:divBdr>
                <w:top w:val="none" w:sz="0" w:space="0" w:color="auto"/>
                <w:left w:val="none" w:sz="0" w:space="0" w:color="auto"/>
                <w:bottom w:val="none" w:sz="0" w:space="0" w:color="auto"/>
                <w:right w:val="none" w:sz="0" w:space="0" w:color="auto"/>
              </w:divBdr>
            </w:div>
            <w:div w:id="1526282517">
              <w:marLeft w:val="0"/>
              <w:marRight w:val="0"/>
              <w:marTop w:val="0"/>
              <w:marBottom w:val="0"/>
              <w:divBdr>
                <w:top w:val="none" w:sz="0" w:space="0" w:color="auto"/>
                <w:left w:val="none" w:sz="0" w:space="0" w:color="auto"/>
                <w:bottom w:val="none" w:sz="0" w:space="0" w:color="auto"/>
                <w:right w:val="none" w:sz="0" w:space="0" w:color="auto"/>
              </w:divBdr>
            </w:div>
            <w:div w:id="2068797374">
              <w:marLeft w:val="0"/>
              <w:marRight w:val="0"/>
              <w:marTop w:val="0"/>
              <w:marBottom w:val="0"/>
              <w:divBdr>
                <w:top w:val="none" w:sz="0" w:space="0" w:color="auto"/>
                <w:left w:val="none" w:sz="0" w:space="0" w:color="auto"/>
                <w:bottom w:val="none" w:sz="0" w:space="0" w:color="auto"/>
                <w:right w:val="none" w:sz="0" w:space="0" w:color="auto"/>
              </w:divBdr>
            </w:div>
            <w:div w:id="776559840">
              <w:marLeft w:val="0"/>
              <w:marRight w:val="0"/>
              <w:marTop w:val="0"/>
              <w:marBottom w:val="0"/>
              <w:divBdr>
                <w:top w:val="none" w:sz="0" w:space="0" w:color="auto"/>
                <w:left w:val="none" w:sz="0" w:space="0" w:color="auto"/>
                <w:bottom w:val="none" w:sz="0" w:space="0" w:color="auto"/>
                <w:right w:val="none" w:sz="0" w:space="0" w:color="auto"/>
              </w:divBdr>
            </w:div>
            <w:div w:id="754327263">
              <w:marLeft w:val="0"/>
              <w:marRight w:val="0"/>
              <w:marTop w:val="0"/>
              <w:marBottom w:val="0"/>
              <w:divBdr>
                <w:top w:val="none" w:sz="0" w:space="0" w:color="auto"/>
                <w:left w:val="none" w:sz="0" w:space="0" w:color="auto"/>
                <w:bottom w:val="none" w:sz="0" w:space="0" w:color="auto"/>
                <w:right w:val="none" w:sz="0" w:space="0" w:color="auto"/>
              </w:divBdr>
            </w:div>
            <w:div w:id="1423917134">
              <w:marLeft w:val="0"/>
              <w:marRight w:val="0"/>
              <w:marTop w:val="0"/>
              <w:marBottom w:val="0"/>
              <w:divBdr>
                <w:top w:val="none" w:sz="0" w:space="0" w:color="auto"/>
                <w:left w:val="none" w:sz="0" w:space="0" w:color="auto"/>
                <w:bottom w:val="none" w:sz="0" w:space="0" w:color="auto"/>
                <w:right w:val="none" w:sz="0" w:space="0" w:color="auto"/>
              </w:divBdr>
            </w:div>
            <w:div w:id="452746907">
              <w:marLeft w:val="0"/>
              <w:marRight w:val="0"/>
              <w:marTop w:val="0"/>
              <w:marBottom w:val="0"/>
              <w:divBdr>
                <w:top w:val="none" w:sz="0" w:space="0" w:color="auto"/>
                <w:left w:val="none" w:sz="0" w:space="0" w:color="auto"/>
                <w:bottom w:val="none" w:sz="0" w:space="0" w:color="auto"/>
                <w:right w:val="none" w:sz="0" w:space="0" w:color="auto"/>
              </w:divBdr>
            </w:div>
            <w:div w:id="1962304417">
              <w:marLeft w:val="0"/>
              <w:marRight w:val="0"/>
              <w:marTop w:val="0"/>
              <w:marBottom w:val="0"/>
              <w:divBdr>
                <w:top w:val="none" w:sz="0" w:space="0" w:color="auto"/>
                <w:left w:val="none" w:sz="0" w:space="0" w:color="auto"/>
                <w:bottom w:val="none" w:sz="0" w:space="0" w:color="auto"/>
                <w:right w:val="none" w:sz="0" w:space="0" w:color="auto"/>
              </w:divBdr>
            </w:div>
            <w:div w:id="905411132">
              <w:marLeft w:val="0"/>
              <w:marRight w:val="0"/>
              <w:marTop w:val="0"/>
              <w:marBottom w:val="0"/>
              <w:divBdr>
                <w:top w:val="none" w:sz="0" w:space="0" w:color="auto"/>
                <w:left w:val="none" w:sz="0" w:space="0" w:color="auto"/>
                <w:bottom w:val="none" w:sz="0" w:space="0" w:color="auto"/>
                <w:right w:val="none" w:sz="0" w:space="0" w:color="auto"/>
              </w:divBdr>
            </w:div>
            <w:div w:id="111558229">
              <w:marLeft w:val="0"/>
              <w:marRight w:val="0"/>
              <w:marTop w:val="0"/>
              <w:marBottom w:val="0"/>
              <w:divBdr>
                <w:top w:val="none" w:sz="0" w:space="0" w:color="auto"/>
                <w:left w:val="none" w:sz="0" w:space="0" w:color="auto"/>
                <w:bottom w:val="none" w:sz="0" w:space="0" w:color="auto"/>
                <w:right w:val="none" w:sz="0" w:space="0" w:color="auto"/>
              </w:divBdr>
            </w:div>
            <w:div w:id="1260988830">
              <w:marLeft w:val="0"/>
              <w:marRight w:val="0"/>
              <w:marTop w:val="0"/>
              <w:marBottom w:val="0"/>
              <w:divBdr>
                <w:top w:val="none" w:sz="0" w:space="0" w:color="auto"/>
                <w:left w:val="none" w:sz="0" w:space="0" w:color="auto"/>
                <w:bottom w:val="none" w:sz="0" w:space="0" w:color="auto"/>
                <w:right w:val="none" w:sz="0" w:space="0" w:color="auto"/>
              </w:divBdr>
            </w:div>
            <w:div w:id="746730528">
              <w:marLeft w:val="0"/>
              <w:marRight w:val="0"/>
              <w:marTop w:val="0"/>
              <w:marBottom w:val="0"/>
              <w:divBdr>
                <w:top w:val="none" w:sz="0" w:space="0" w:color="auto"/>
                <w:left w:val="none" w:sz="0" w:space="0" w:color="auto"/>
                <w:bottom w:val="none" w:sz="0" w:space="0" w:color="auto"/>
                <w:right w:val="none" w:sz="0" w:space="0" w:color="auto"/>
              </w:divBdr>
            </w:div>
            <w:div w:id="1046835319">
              <w:marLeft w:val="0"/>
              <w:marRight w:val="0"/>
              <w:marTop w:val="0"/>
              <w:marBottom w:val="0"/>
              <w:divBdr>
                <w:top w:val="none" w:sz="0" w:space="0" w:color="auto"/>
                <w:left w:val="none" w:sz="0" w:space="0" w:color="auto"/>
                <w:bottom w:val="none" w:sz="0" w:space="0" w:color="auto"/>
                <w:right w:val="none" w:sz="0" w:space="0" w:color="auto"/>
              </w:divBdr>
            </w:div>
            <w:div w:id="8665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5471">
      <w:bodyDiv w:val="1"/>
      <w:marLeft w:val="0"/>
      <w:marRight w:val="0"/>
      <w:marTop w:val="0"/>
      <w:marBottom w:val="0"/>
      <w:divBdr>
        <w:top w:val="none" w:sz="0" w:space="0" w:color="auto"/>
        <w:left w:val="none" w:sz="0" w:space="0" w:color="auto"/>
        <w:bottom w:val="none" w:sz="0" w:space="0" w:color="auto"/>
        <w:right w:val="none" w:sz="0" w:space="0" w:color="auto"/>
      </w:divBdr>
      <w:divsChild>
        <w:div w:id="234126292">
          <w:marLeft w:val="0"/>
          <w:marRight w:val="0"/>
          <w:marTop w:val="0"/>
          <w:marBottom w:val="0"/>
          <w:divBdr>
            <w:top w:val="none" w:sz="0" w:space="0" w:color="auto"/>
            <w:left w:val="none" w:sz="0" w:space="0" w:color="auto"/>
            <w:bottom w:val="none" w:sz="0" w:space="0" w:color="auto"/>
            <w:right w:val="none" w:sz="0" w:space="0" w:color="auto"/>
          </w:divBdr>
          <w:divsChild>
            <w:div w:id="126514916">
              <w:marLeft w:val="0"/>
              <w:marRight w:val="0"/>
              <w:marTop w:val="0"/>
              <w:marBottom w:val="0"/>
              <w:divBdr>
                <w:top w:val="none" w:sz="0" w:space="0" w:color="auto"/>
                <w:left w:val="none" w:sz="0" w:space="0" w:color="auto"/>
                <w:bottom w:val="none" w:sz="0" w:space="0" w:color="auto"/>
                <w:right w:val="none" w:sz="0" w:space="0" w:color="auto"/>
              </w:divBdr>
            </w:div>
            <w:div w:id="1034571875">
              <w:marLeft w:val="0"/>
              <w:marRight w:val="0"/>
              <w:marTop w:val="0"/>
              <w:marBottom w:val="0"/>
              <w:divBdr>
                <w:top w:val="none" w:sz="0" w:space="0" w:color="auto"/>
                <w:left w:val="none" w:sz="0" w:space="0" w:color="auto"/>
                <w:bottom w:val="none" w:sz="0" w:space="0" w:color="auto"/>
                <w:right w:val="none" w:sz="0" w:space="0" w:color="auto"/>
              </w:divBdr>
            </w:div>
            <w:div w:id="407966339">
              <w:marLeft w:val="0"/>
              <w:marRight w:val="0"/>
              <w:marTop w:val="0"/>
              <w:marBottom w:val="0"/>
              <w:divBdr>
                <w:top w:val="none" w:sz="0" w:space="0" w:color="auto"/>
                <w:left w:val="none" w:sz="0" w:space="0" w:color="auto"/>
                <w:bottom w:val="none" w:sz="0" w:space="0" w:color="auto"/>
                <w:right w:val="none" w:sz="0" w:space="0" w:color="auto"/>
              </w:divBdr>
            </w:div>
            <w:div w:id="808325754">
              <w:marLeft w:val="0"/>
              <w:marRight w:val="0"/>
              <w:marTop w:val="0"/>
              <w:marBottom w:val="0"/>
              <w:divBdr>
                <w:top w:val="none" w:sz="0" w:space="0" w:color="auto"/>
                <w:left w:val="none" w:sz="0" w:space="0" w:color="auto"/>
                <w:bottom w:val="none" w:sz="0" w:space="0" w:color="auto"/>
                <w:right w:val="none" w:sz="0" w:space="0" w:color="auto"/>
              </w:divBdr>
            </w:div>
            <w:div w:id="1769962653">
              <w:marLeft w:val="0"/>
              <w:marRight w:val="0"/>
              <w:marTop w:val="0"/>
              <w:marBottom w:val="0"/>
              <w:divBdr>
                <w:top w:val="none" w:sz="0" w:space="0" w:color="auto"/>
                <w:left w:val="none" w:sz="0" w:space="0" w:color="auto"/>
                <w:bottom w:val="none" w:sz="0" w:space="0" w:color="auto"/>
                <w:right w:val="none" w:sz="0" w:space="0" w:color="auto"/>
              </w:divBdr>
            </w:div>
            <w:div w:id="1137725328">
              <w:marLeft w:val="0"/>
              <w:marRight w:val="0"/>
              <w:marTop w:val="0"/>
              <w:marBottom w:val="0"/>
              <w:divBdr>
                <w:top w:val="none" w:sz="0" w:space="0" w:color="auto"/>
                <w:left w:val="none" w:sz="0" w:space="0" w:color="auto"/>
                <w:bottom w:val="none" w:sz="0" w:space="0" w:color="auto"/>
                <w:right w:val="none" w:sz="0" w:space="0" w:color="auto"/>
              </w:divBdr>
            </w:div>
            <w:div w:id="1814129270">
              <w:marLeft w:val="0"/>
              <w:marRight w:val="0"/>
              <w:marTop w:val="0"/>
              <w:marBottom w:val="0"/>
              <w:divBdr>
                <w:top w:val="none" w:sz="0" w:space="0" w:color="auto"/>
                <w:left w:val="none" w:sz="0" w:space="0" w:color="auto"/>
                <w:bottom w:val="none" w:sz="0" w:space="0" w:color="auto"/>
                <w:right w:val="none" w:sz="0" w:space="0" w:color="auto"/>
              </w:divBdr>
            </w:div>
            <w:div w:id="1753624510">
              <w:marLeft w:val="0"/>
              <w:marRight w:val="0"/>
              <w:marTop w:val="0"/>
              <w:marBottom w:val="0"/>
              <w:divBdr>
                <w:top w:val="none" w:sz="0" w:space="0" w:color="auto"/>
                <w:left w:val="none" w:sz="0" w:space="0" w:color="auto"/>
                <w:bottom w:val="none" w:sz="0" w:space="0" w:color="auto"/>
                <w:right w:val="none" w:sz="0" w:space="0" w:color="auto"/>
              </w:divBdr>
            </w:div>
            <w:div w:id="577787560">
              <w:marLeft w:val="0"/>
              <w:marRight w:val="0"/>
              <w:marTop w:val="0"/>
              <w:marBottom w:val="0"/>
              <w:divBdr>
                <w:top w:val="none" w:sz="0" w:space="0" w:color="auto"/>
                <w:left w:val="none" w:sz="0" w:space="0" w:color="auto"/>
                <w:bottom w:val="none" w:sz="0" w:space="0" w:color="auto"/>
                <w:right w:val="none" w:sz="0" w:space="0" w:color="auto"/>
              </w:divBdr>
            </w:div>
            <w:div w:id="261766218">
              <w:marLeft w:val="0"/>
              <w:marRight w:val="0"/>
              <w:marTop w:val="0"/>
              <w:marBottom w:val="0"/>
              <w:divBdr>
                <w:top w:val="none" w:sz="0" w:space="0" w:color="auto"/>
                <w:left w:val="none" w:sz="0" w:space="0" w:color="auto"/>
                <w:bottom w:val="none" w:sz="0" w:space="0" w:color="auto"/>
                <w:right w:val="none" w:sz="0" w:space="0" w:color="auto"/>
              </w:divBdr>
            </w:div>
            <w:div w:id="2067293557">
              <w:marLeft w:val="0"/>
              <w:marRight w:val="0"/>
              <w:marTop w:val="0"/>
              <w:marBottom w:val="0"/>
              <w:divBdr>
                <w:top w:val="none" w:sz="0" w:space="0" w:color="auto"/>
                <w:left w:val="none" w:sz="0" w:space="0" w:color="auto"/>
                <w:bottom w:val="none" w:sz="0" w:space="0" w:color="auto"/>
                <w:right w:val="none" w:sz="0" w:space="0" w:color="auto"/>
              </w:divBdr>
            </w:div>
            <w:div w:id="1548755263">
              <w:marLeft w:val="0"/>
              <w:marRight w:val="0"/>
              <w:marTop w:val="0"/>
              <w:marBottom w:val="0"/>
              <w:divBdr>
                <w:top w:val="none" w:sz="0" w:space="0" w:color="auto"/>
                <w:left w:val="none" w:sz="0" w:space="0" w:color="auto"/>
                <w:bottom w:val="none" w:sz="0" w:space="0" w:color="auto"/>
                <w:right w:val="none" w:sz="0" w:space="0" w:color="auto"/>
              </w:divBdr>
            </w:div>
            <w:div w:id="1959799470">
              <w:marLeft w:val="0"/>
              <w:marRight w:val="0"/>
              <w:marTop w:val="0"/>
              <w:marBottom w:val="0"/>
              <w:divBdr>
                <w:top w:val="none" w:sz="0" w:space="0" w:color="auto"/>
                <w:left w:val="none" w:sz="0" w:space="0" w:color="auto"/>
                <w:bottom w:val="none" w:sz="0" w:space="0" w:color="auto"/>
                <w:right w:val="none" w:sz="0" w:space="0" w:color="auto"/>
              </w:divBdr>
            </w:div>
            <w:div w:id="1760057352">
              <w:marLeft w:val="0"/>
              <w:marRight w:val="0"/>
              <w:marTop w:val="0"/>
              <w:marBottom w:val="0"/>
              <w:divBdr>
                <w:top w:val="none" w:sz="0" w:space="0" w:color="auto"/>
                <w:left w:val="none" w:sz="0" w:space="0" w:color="auto"/>
                <w:bottom w:val="none" w:sz="0" w:space="0" w:color="auto"/>
                <w:right w:val="none" w:sz="0" w:space="0" w:color="auto"/>
              </w:divBdr>
            </w:div>
            <w:div w:id="1155026015">
              <w:marLeft w:val="0"/>
              <w:marRight w:val="0"/>
              <w:marTop w:val="0"/>
              <w:marBottom w:val="0"/>
              <w:divBdr>
                <w:top w:val="none" w:sz="0" w:space="0" w:color="auto"/>
                <w:left w:val="none" w:sz="0" w:space="0" w:color="auto"/>
                <w:bottom w:val="none" w:sz="0" w:space="0" w:color="auto"/>
                <w:right w:val="none" w:sz="0" w:space="0" w:color="auto"/>
              </w:divBdr>
            </w:div>
            <w:div w:id="38096697">
              <w:marLeft w:val="0"/>
              <w:marRight w:val="0"/>
              <w:marTop w:val="0"/>
              <w:marBottom w:val="0"/>
              <w:divBdr>
                <w:top w:val="none" w:sz="0" w:space="0" w:color="auto"/>
                <w:left w:val="none" w:sz="0" w:space="0" w:color="auto"/>
                <w:bottom w:val="none" w:sz="0" w:space="0" w:color="auto"/>
                <w:right w:val="none" w:sz="0" w:space="0" w:color="auto"/>
              </w:divBdr>
            </w:div>
            <w:div w:id="1270970405">
              <w:marLeft w:val="0"/>
              <w:marRight w:val="0"/>
              <w:marTop w:val="0"/>
              <w:marBottom w:val="0"/>
              <w:divBdr>
                <w:top w:val="none" w:sz="0" w:space="0" w:color="auto"/>
                <w:left w:val="none" w:sz="0" w:space="0" w:color="auto"/>
                <w:bottom w:val="none" w:sz="0" w:space="0" w:color="auto"/>
                <w:right w:val="none" w:sz="0" w:space="0" w:color="auto"/>
              </w:divBdr>
            </w:div>
            <w:div w:id="1075712202">
              <w:marLeft w:val="0"/>
              <w:marRight w:val="0"/>
              <w:marTop w:val="0"/>
              <w:marBottom w:val="0"/>
              <w:divBdr>
                <w:top w:val="none" w:sz="0" w:space="0" w:color="auto"/>
                <w:left w:val="none" w:sz="0" w:space="0" w:color="auto"/>
                <w:bottom w:val="none" w:sz="0" w:space="0" w:color="auto"/>
                <w:right w:val="none" w:sz="0" w:space="0" w:color="auto"/>
              </w:divBdr>
            </w:div>
            <w:div w:id="656232406">
              <w:marLeft w:val="0"/>
              <w:marRight w:val="0"/>
              <w:marTop w:val="0"/>
              <w:marBottom w:val="0"/>
              <w:divBdr>
                <w:top w:val="none" w:sz="0" w:space="0" w:color="auto"/>
                <w:left w:val="none" w:sz="0" w:space="0" w:color="auto"/>
                <w:bottom w:val="none" w:sz="0" w:space="0" w:color="auto"/>
                <w:right w:val="none" w:sz="0" w:space="0" w:color="auto"/>
              </w:divBdr>
            </w:div>
            <w:div w:id="1444225831">
              <w:marLeft w:val="0"/>
              <w:marRight w:val="0"/>
              <w:marTop w:val="0"/>
              <w:marBottom w:val="0"/>
              <w:divBdr>
                <w:top w:val="none" w:sz="0" w:space="0" w:color="auto"/>
                <w:left w:val="none" w:sz="0" w:space="0" w:color="auto"/>
                <w:bottom w:val="none" w:sz="0" w:space="0" w:color="auto"/>
                <w:right w:val="none" w:sz="0" w:space="0" w:color="auto"/>
              </w:divBdr>
            </w:div>
            <w:div w:id="496769607">
              <w:marLeft w:val="0"/>
              <w:marRight w:val="0"/>
              <w:marTop w:val="0"/>
              <w:marBottom w:val="0"/>
              <w:divBdr>
                <w:top w:val="none" w:sz="0" w:space="0" w:color="auto"/>
                <w:left w:val="none" w:sz="0" w:space="0" w:color="auto"/>
                <w:bottom w:val="none" w:sz="0" w:space="0" w:color="auto"/>
                <w:right w:val="none" w:sz="0" w:space="0" w:color="auto"/>
              </w:divBdr>
            </w:div>
            <w:div w:id="678505704">
              <w:marLeft w:val="0"/>
              <w:marRight w:val="0"/>
              <w:marTop w:val="0"/>
              <w:marBottom w:val="0"/>
              <w:divBdr>
                <w:top w:val="none" w:sz="0" w:space="0" w:color="auto"/>
                <w:left w:val="none" w:sz="0" w:space="0" w:color="auto"/>
                <w:bottom w:val="none" w:sz="0" w:space="0" w:color="auto"/>
                <w:right w:val="none" w:sz="0" w:space="0" w:color="auto"/>
              </w:divBdr>
            </w:div>
            <w:div w:id="1144740640">
              <w:marLeft w:val="0"/>
              <w:marRight w:val="0"/>
              <w:marTop w:val="0"/>
              <w:marBottom w:val="0"/>
              <w:divBdr>
                <w:top w:val="none" w:sz="0" w:space="0" w:color="auto"/>
                <w:left w:val="none" w:sz="0" w:space="0" w:color="auto"/>
                <w:bottom w:val="none" w:sz="0" w:space="0" w:color="auto"/>
                <w:right w:val="none" w:sz="0" w:space="0" w:color="auto"/>
              </w:divBdr>
            </w:div>
            <w:div w:id="1913618054">
              <w:marLeft w:val="0"/>
              <w:marRight w:val="0"/>
              <w:marTop w:val="0"/>
              <w:marBottom w:val="0"/>
              <w:divBdr>
                <w:top w:val="none" w:sz="0" w:space="0" w:color="auto"/>
                <w:left w:val="none" w:sz="0" w:space="0" w:color="auto"/>
                <w:bottom w:val="none" w:sz="0" w:space="0" w:color="auto"/>
                <w:right w:val="none" w:sz="0" w:space="0" w:color="auto"/>
              </w:divBdr>
            </w:div>
            <w:div w:id="2071031715">
              <w:marLeft w:val="0"/>
              <w:marRight w:val="0"/>
              <w:marTop w:val="0"/>
              <w:marBottom w:val="0"/>
              <w:divBdr>
                <w:top w:val="none" w:sz="0" w:space="0" w:color="auto"/>
                <w:left w:val="none" w:sz="0" w:space="0" w:color="auto"/>
                <w:bottom w:val="none" w:sz="0" w:space="0" w:color="auto"/>
                <w:right w:val="none" w:sz="0" w:space="0" w:color="auto"/>
              </w:divBdr>
            </w:div>
            <w:div w:id="1694844791">
              <w:marLeft w:val="0"/>
              <w:marRight w:val="0"/>
              <w:marTop w:val="0"/>
              <w:marBottom w:val="0"/>
              <w:divBdr>
                <w:top w:val="none" w:sz="0" w:space="0" w:color="auto"/>
                <w:left w:val="none" w:sz="0" w:space="0" w:color="auto"/>
                <w:bottom w:val="none" w:sz="0" w:space="0" w:color="auto"/>
                <w:right w:val="none" w:sz="0" w:space="0" w:color="auto"/>
              </w:divBdr>
            </w:div>
            <w:div w:id="751004895">
              <w:marLeft w:val="0"/>
              <w:marRight w:val="0"/>
              <w:marTop w:val="0"/>
              <w:marBottom w:val="0"/>
              <w:divBdr>
                <w:top w:val="none" w:sz="0" w:space="0" w:color="auto"/>
                <w:left w:val="none" w:sz="0" w:space="0" w:color="auto"/>
                <w:bottom w:val="none" w:sz="0" w:space="0" w:color="auto"/>
                <w:right w:val="none" w:sz="0" w:space="0" w:color="auto"/>
              </w:divBdr>
            </w:div>
            <w:div w:id="1403410568">
              <w:marLeft w:val="0"/>
              <w:marRight w:val="0"/>
              <w:marTop w:val="0"/>
              <w:marBottom w:val="0"/>
              <w:divBdr>
                <w:top w:val="none" w:sz="0" w:space="0" w:color="auto"/>
                <w:left w:val="none" w:sz="0" w:space="0" w:color="auto"/>
                <w:bottom w:val="none" w:sz="0" w:space="0" w:color="auto"/>
                <w:right w:val="none" w:sz="0" w:space="0" w:color="auto"/>
              </w:divBdr>
            </w:div>
            <w:div w:id="2030713093">
              <w:marLeft w:val="0"/>
              <w:marRight w:val="0"/>
              <w:marTop w:val="0"/>
              <w:marBottom w:val="0"/>
              <w:divBdr>
                <w:top w:val="none" w:sz="0" w:space="0" w:color="auto"/>
                <w:left w:val="none" w:sz="0" w:space="0" w:color="auto"/>
                <w:bottom w:val="none" w:sz="0" w:space="0" w:color="auto"/>
                <w:right w:val="none" w:sz="0" w:space="0" w:color="auto"/>
              </w:divBdr>
            </w:div>
            <w:div w:id="449980262">
              <w:marLeft w:val="0"/>
              <w:marRight w:val="0"/>
              <w:marTop w:val="0"/>
              <w:marBottom w:val="0"/>
              <w:divBdr>
                <w:top w:val="none" w:sz="0" w:space="0" w:color="auto"/>
                <w:left w:val="none" w:sz="0" w:space="0" w:color="auto"/>
                <w:bottom w:val="none" w:sz="0" w:space="0" w:color="auto"/>
                <w:right w:val="none" w:sz="0" w:space="0" w:color="auto"/>
              </w:divBdr>
            </w:div>
            <w:div w:id="343288926">
              <w:marLeft w:val="0"/>
              <w:marRight w:val="0"/>
              <w:marTop w:val="0"/>
              <w:marBottom w:val="0"/>
              <w:divBdr>
                <w:top w:val="none" w:sz="0" w:space="0" w:color="auto"/>
                <w:left w:val="none" w:sz="0" w:space="0" w:color="auto"/>
                <w:bottom w:val="none" w:sz="0" w:space="0" w:color="auto"/>
                <w:right w:val="none" w:sz="0" w:space="0" w:color="auto"/>
              </w:divBdr>
            </w:div>
            <w:div w:id="374353520">
              <w:marLeft w:val="0"/>
              <w:marRight w:val="0"/>
              <w:marTop w:val="0"/>
              <w:marBottom w:val="0"/>
              <w:divBdr>
                <w:top w:val="none" w:sz="0" w:space="0" w:color="auto"/>
                <w:left w:val="none" w:sz="0" w:space="0" w:color="auto"/>
                <w:bottom w:val="none" w:sz="0" w:space="0" w:color="auto"/>
                <w:right w:val="none" w:sz="0" w:space="0" w:color="auto"/>
              </w:divBdr>
            </w:div>
            <w:div w:id="29652401">
              <w:marLeft w:val="0"/>
              <w:marRight w:val="0"/>
              <w:marTop w:val="0"/>
              <w:marBottom w:val="0"/>
              <w:divBdr>
                <w:top w:val="none" w:sz="0" w:space="0" w:color="auto"/>
                <w:left w:val="none" w:sz="0" w:space="0" w:color="auto"/>
                <w:bottom w:val="none" w:sz="0" w:space="0" w:color="auto"/>
                <w:right w:val="none" w:sz="0" w:space="0" w:color="auto"/>
              </w:divBdr>
            </w:div>
            <w:div w:id="1011761701">
              <w:marLeft w:val="0"/>
              <w:marRight w:val="0"/>
              <w:marTop w:val="0"/>
              <w:marBottom w:val="0"/>
              <w:divBdr>
                <w:top w:val="none" w:sz="0" w:space="0" w:color="auto"/>
                <w:left w:val="none" w:sz="0" w:space="0" w:color="auto"/>
                <w:bottom w:val="none" w:sz="0" w:space="0" w:color="auto"/>
                <w:right w:val="none" w:sz="0" w:space="0" w:color="auto"/>
              </w:divBdr>
            </w:div>
            <w:div w:id="555510389">
              <w:marLeft w:val="0"/>
              <w:marRight w:val="0"/>
              <w:marTop w:val="0"/>
              <w:marBottom w:val="0"/>
              <w:divBdr>
                <w:top w:val="none" w:sz="0" w:space="0" w:color="auto"/>
                <w:left w:val="none" w:sz="0" w:space="0" w:color="auto"/>
                <w:bottom w:val="none" w:sz="0" w:space="0" w:color="auto"/>
                <w:right w:val="none" w:sz="0" w:space="0" w:color="auto"/>
              </w:divBdr>
            </w:div>
            <w:div w:id="681712689">
              <w:marLeft w:val="0"/>
              <w:marRight w:val="0"/>
              <w:marTop w:val="0"/>
              <w:marBottom w:val="0"/>
              <w:divBdr>
                <w:top w:val="none" w:sz="0" w:space="0" w:color="auto"/>
                <w:left w:val="none" w:sz="0" w:space="0" w:color="auto"/>
                <w:bottom w:val="none" w:sz="0" w:space="0" w:color="auto"/>
                <w:right w:val="none" w:sz="0" w:space="0" w:color="auto"/>
              </w:divBdr>
            </w:div>
            <w:div w:id="286619644">
              <w:marLeft w:val="0"/>
              <w:marRight w:val="0"/>
              <w:marTop w:val="0"/>
              <w:marBottom w:val="0"/>
              <w:divBdr>
                <w:top w:val="none" w:sz="0" w:space="0" w:color="auto"/>
                <w:left w:val="none" w:sz="0" w:space="0" w:color="auto"/>
                <w:bottom w:val="none" w:sz="0" w:space="0" w:color="auto"/>
                <w:right w:val="none" w:sz="0" w:space="0" w:color="auto"/>
              </w:divBdr>
            </w:div>
            <w:div w:id="691807125">
              <w:marLeft w:val="0"/>
              <w:marRight w:val="0"/>
              <w:marTop w:val="0"/>
              <w:marBottom w:val="0"/>
              <w:divBdr>
                <w:top w:val="none" w:sz="0" w:space="0" w:color="auto"/>
                <w:left w:val="none" w:sz="0" w:space="0" w:color="auto"/>
                <w:bottom w:val="none" w:sz="0" w:space="0" w:color="auto"/>
                <w:right w:val="none" w:sz="0" w:space="0" w:color="auto"/>
              </w:divBdr>
            </w:div>
            <w:div w:id="402996841">
              <w:marLeft w:val="0"/>
              <w:marRight w:val="0"/>
              <w:marTop w:val="0"/>
              <w:marBottom w:val="0"/>
              <w:divBdr>
                <w:top w:val="none" w:sz="0" w:space="0" w:color="auto"/>
                <w:left w:val="none" w:sz="0" w:space="0" w:color="auto"/>
                <w:bottom w:val="none" w:sz="0" w:space="0" w:color="auto"/>
                <w:right w:val="none" w:sz="0" w:space="0" w:color="auto"/>
              </w:divBdr>
            </w:div>
            <w:div w:id="1571118632">
              <w:marLeft w:val="0"/>
              <w:marRight w:val="0"/>
              <w:marTop w:val="0"/>
              <w:marBottom w:val="0"/>
              <w:divBdr>
                <w:top w:val="none" w:sz="0" w:space="0" w:color="auto"/>
                <w:left w:val="none" w:sz="0" w:space="0" w:color="auto"/>
                <w:bottom w:val="none" w:sz="0" w:space="0" w:color="auto"/>
                <w:right w:val="none" w:sz="0" w:space="0" w:color="auto"/>
              </w:divBdr>
            </w:div>
            <w:div w:id="1460295324">
              <w:marLeft w:val="0"/>
              <w:marRight w:val="0"/>
              <w:marTop w:val="0"/>
              <w:marBottom w:val="0"/>
              <w:divBdr>
                <w:top w:val="none" w:sz="0" w:space="0" w:color="auto"/>
                <w:left w:val="none" w:sz="0" w:space="0" w:color="auto"/>
                <w:bottom w:val="none" w:sz="0" w:space="0" w:color="auto"/>
                <w:right w:val="none" w:sz="0" w:space="0" w:color="auto"/>
              </w:divBdr>
            </w:div>
            <w:div w:id="1389649063">
              <w:marLeft w:val="0"/>
              <w:marRight w:val="0"/>
              <w:marTop w:val="0"/>
              <w:marBottom w:val="0"/>
              <w:divBdr>
                <w:top w:val="none" w:sz="0" w:space="0" w:color="auto"/>
                <w:left w:val="none" w:sz="0" w:space="0" w:color="auto"/>
                <w:bottom w:val="none" w:sz="0" w:space="0" w:color="auto"/>
                <w:right w:val="none" w:sz="0" w:space="0" w:color="auto"/>
              </w:divBdr>
            </w:div>
            <w:div w:id="384643738">
              <w:marLeft w:val="0"/>
              <w:marRight w:val="0"/>
              <w:marTop w:val="0"/>
              <w:marBottom w:val="0"/>
              <w:divBdr>
                <w:top w:val="none" w:sz="0" w:space="0" w:color="auto"/>
                <w:left w:val="none" w:sz="0" w:space="0" w:color="auto"/>
                <w:bottom w:val="none" w:sz="0" w:space="0" w:color="auto"/>
                <w:right w:val="none" w:sz="0" w:space="0" w:color="auto"/>
              </w:divBdr>
            </w:div>
            <w:div w:id="1558544233">
              <w:marLeft w:val="0"/>
              <w:marRight w:val="0"/>
              <w:marTop w:val="0"/>
              <w:marBottom w:val="0"/>
              <w:divBdr>
                <w:top w:val="none" w:sz="0" w:space="0" w:color="auto"/>
                <w:left w:val="none" w:sz="0" w:space="0" w:color="auto"/>
                <w:bottom w:val="none" w:sz="0" w:space="0" w:color="auto"/>
                <w:right w:val="none" w:sz="0" w:space="0" w:color="auto"/>
              </w:divBdr>
            </w:div>
            <w:div w:id="341705674">
              <w:marLeft w:val="0"/>
              <w:marRight w:val="0"/>
              <w:marTop w:val="0"/>
              <w:marBottom w:val="0"/>
              <w:divBdr>
                <w:top w:val="none" w:sz="0" w:space="0" w:color="auto"/>
                <w:left w:val="none" w:sz="0" w:space="0" w:color="auto"/>
                <w:bottom w:val="none" w:sz="0" w:space="0" w:color="auto"/>
                <w:right w:val="none" w:sz="0" w:space="0" w:color="auto"/>
              </w:divBdr>
            </w:div>
            <w:div w:id="1947999769">
              <w:marLeft w:val="0"/>
              <w:marRight w:val="0"/>
              <w:marTop w:val="0"/>
              <w:marBottom w:val="0"/>
              <w:divBdr>
                <w:top w:val="none" w:sz="0" w:space="0" w:color="auto"/>
                <w:left w:val="none" w:sz="0" w:space="0" w:color="auto"/>
                <w:bottom w:val="none" w:sz="0" w:space="0" w:color="auto"/>
                <w:right w:val="none" w:sz="0" w:space="0" w:color="auto"/>
              </w:divBdr>
            </w:div>
            <w:div w:id="1102263214">
              <w:marLeft w:val="0"/>
              <w:marRight w:val="0"/>
              <w:marTop w:val="0"/>
              <w:marBottom w:val="0"/>
              <w:divBdr>
                <w:top w:val="none" w:sz="0" w:space="0" w:color="auto"/>
                <w:left w:val="none" w:sz="0" w:space="0" w:color="auto"/>
                <w:bottom w:val="none" w:sz="0" w:space="0" w:color="auto"/>
                <w:right w:val="none" w:sz="0" w:space="0" w:color="auto"/>
              </w:divBdr>
            </w:div>
            <w:div w:id="836961596">
              <w:marLeft w:val="0"/>
              <w:marRight w:val="0"/>
              <w:marTop w:val="0"/>
              <w:marBottom w:val="0"/>
              <w:divBdr>
                <w:top w:val="none" w:sz="0" w:space="0" w:color="auto"/>
                <w:left w:val="none" w:sz="0" w:space="0" w:color="auto"/>
                <w:bottom w:val="none" w:sz="0" w:space="0" w:color="auto"/>
                <w:right w:val="none" w:sz="0" w:space="0" w:color="auto"/>
              </w:divBdr>
            </w:div>
            <w:div w:id="16217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5456">
      <w:bodyDiv w:val="1"/>
      <w:marLeft w:val="0"/>
      <w:marRight w:val="0"/>
      <w:marTop w:val="0"/>
      <w:marBottom w:val="0"/>
      <w:divBdr>
        <w:top w:val="none" w:sz="0" w:space="0" w:color="auto"/>
        <w:left w:val="none" w:sz="0" w:space="0" w:color="auto"/>
        <w:bottom w:val="none" w:sz="0" w:space="0" w:color="auto"/>
        <w:right w:val="none" w:sz="0" w:space="0" w:color="auto"/>
      </w:divBdr>
    </w:div>
    <w:div w:id="291636571">
      <w:bodyDiv w:val="1"/>
      <w:marLeft w:val="0"/>
      <w:marRight w:val="0"/>
      <w:marTop w:val="0"/>
      <w:marBottom w:val="0"/>
      <w:divBdr>
        <w:top w:val="none" w:sz="0" w:space="0" w:color="auto"/>
        <w:left w:val="none" w:sz="0" w:space="0" w:color="auto"/>
        <w:bottom w:val="none" w:sz="0" w:space="0" w:color="auto"/>
        <w:right w:val="none" w:sz="0" w:space="0" w:color="auto"/>
      </w:divBdr>
      <w:divsChild>
        <w:div w:id="595208212">
          <w:marLeft w:val="0"/>
          <w:marRight w:val="0"/>
          <w:marTop w:val="0"/>
          <w:marBottom w:val="0"/>
          <w:divBdr>
            <w:top w:val="none" w:sz="0" w:space="0" w:color="auto"/>
            <w:left w:val="none" w:sz="0" w:space="0" w:color="auto"/>
            <w:bottom w:val="none" w:sz="0" w:space="0" w:color="auto"/>
            <w:right w:val="none" w:sz="0" w:space="0" w:color="auto"/>
          </w:divBdr>
          <w:divsChild>
            <w:div w:id="1931740469">
              <w:marLeft w:val="0"/>
              <w:marRight w:val="0"/>
              <w:marTop w:val="0"/>
              <w:marBottom w:val="0"/>
              <w:divBdr>
                <w:top w:val="none" w:sz="0" w:space="0" w:color="auto"/>
                <w:left w:val="none" w:sz="0" w:space="0" w:color="auto"/>
                <w:bottom w:val="none" w:sz="0" w:space="0" w:color="auto"/>
                <w:right w:val="none" w:sz="0" w:space="0" w:color="auto"/>
              </w:divBdr>
            </w:div>
            <w:div w:id="1555507242">
              <w:marLeft w:val="0"/>
              <w:marRight w:val="0"/>
              <w:marTop w:val="0"/>
              <w:marBottom w:val="0"/>
              <w:divBdr>
                <w:top w:val="none" w:sz="0" w:space="0" w:color="auto"/>
                <w:left w:val="none" w:sz="0" w:space="0" w:color="auto"/>
                <w:bottom w:val="none" w:sz="0" w:space="0" w:color="auto"/>
                <w:right w:val="none" w:sz="0" w:space="0" w:color="auto"/>
              </w:divBdr>
            </w:div>
            <w:div w:id="1606158095">
              <w:marLeft w:val="0"/>
              <w:marRight w:val="0"/>
              <w:marTop w:val="0"/>
              <w:marBottom w:val="0"/>
              <w:divBdr>
                <w:top w:val="none" w:sz="0" w:space="0" w:color="auto"/>
                <w:left w:val="none" w:sz="0" w:space="0" w:color="auto"/>
                <w:bottom w:val="none" w:sz="0" w:space="0" w:color="auto"/>
                <w:right w:val="none" w:sz="0" w:space="0" w:color="auto"/>
              </w:divBdr>
            </w:div>
            <w:div w:id="11043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16570">
      <w:bodyDiv w:val="1"/>
      <w:marLeft w:val="0"/>
      <w:marRight w:val="0"/>
      <w:marTop w:val="0"/>
      <w:marBottom w:val="0"/>
      <w:divBdr>
        <w:top w:val="none" w:sz="0" w:space="0" w:color="auto"/>
        <w:left w:val="none" w:sz="0" w:space="0" w:color="auto"/>
        <w:bottom w:val="none" w:sz="0" w:space="0" w:color="auto"/>
        <w:right w:val="none" w:sz="0" w:space="0" w:color="auto"/>
      </w:divBdr>
    </w:div>
    <w:div w:id="301736222">
      <w:bodyDiv w:val="1"/>
      <w:marLeft w:val="0"/>
      <w:marRight w:val="0"/>
      <w:marTop w:val="0"/>
      <w:marBottom w:val="0"/>
      <w:divBdr>
        <w:top w:val="none" w:sz="0" w:space="0" w:color="auto"/>
        <w:left w:val="none" w:sz="0" w:space="0" w:color="auto"/>
        <w:bottom w:val="none" w:sz="0" w:space="0" w:color="auto"/>
        <w:right w:val="none" w:sz="0" w:space="0" w:color="auto"/>
      </w:divBdr>
      <w:divsChild>
        <w:div w:id="1290551541">
          <w:marLeft w:val="0"/>
          <w:marRight w:val="0"/>
          <w:marTop w:val="0"/>
          <w:marBottom w:val="0"/>
          <w:divBdr>
            <w:top w:val="none" w:sz="0" w:space="0" w:color="auto"/>
            <w:left w:val="none" w:sz="0" w:space="0" w:color="auto"/>
            <w:bottom w:val="none" w:sz="0" w:space="0" w:color="auto"/>
            <w:right w:val="none" w:sz="0" w:space="0" w:color="auto"/>
          </w:divBdr>
          <w:divsChild>
            <w:div w:id="1845778773">
              <w:marLeft w:val="0"/>
              <w:marRight w:val="0"/>
              <w:marTop w:val="0"/>
              <w:marBottom w:val="0"/>
              <w:divBdr>
                <w:top w:val="none" w:sz="0" w:space="0" w:color="auto"/>
                <w:left w:val="none" w:sz="0" w:space="0" w:color="auto"/>
                <w:bottom w:val="none" w:sz="0" w:space="0" w:color="auto"/>
                <w:right w:val="none" w:sz="0" w:space="0" w:color="auto"/>
              </w:divBdr>
            </w:div>
            <w:div w:id="1159878965">
              <w:marLeft w:val="0"/>
              <w:marRight w:val="0"/>
              <w:marTop w:val="0"/>
              <w:marBottom w:val="0"/>
              <w:divBdr>
                <w:top w:val="none" w:sz="0" w:space="0" w:color="auto"/>
                <w:left w:val="none" w:sz="0" w:space="0" w:color="auto"/>
                <w:bottom w:val="none" w:sz="0" w:space="0" w:color="auto"/>
                <w:right w:val="none" w:sz="0" w:space="0" w:color="auto"/>
              </w:divBdr>
            </w:div>
            <w:div w:id="1735348499">
              <w:marLeft w:val="0"/>
              <w:marRight w:val="0"/>
              <w:marTop w:val="0"/>
              <w:marBottom w:val="0"/>
              <w:divBdr>
                <w:top w:val="none" w:sz="0" w:space="0" w:color="auto"/>
                <w:left w:val="none" w:sz="0" w:space="0" w:color="auto"/>
                <w:bottom w:val="none" w:sz="0" w:space="0" w:color="auto"/>
                <w:right w:val="none" w:sz="0" w:space="0" w:color="auto"/>
              </w:divBdr>
            </w:div>
            <w:div w:id="1752118670">
              <w:marLeft w:val="0"/>
              <w:marRight w:val="0"/>
              <w:marTop w:val="0"/>
              <w:marBottom w:val="0"/>
              <w:divBdr>
                <w:top w:val="none" w:sz="0" w:space="0" w:color="auto"/>
                <w:left w:val="none" w:sz="0" w:space="0" w:color="auto"/>
                <w:bottom w:val="none" w:sz="0" w:space="0" w:color="auto"/>
                <w:right w:val="none" w:sz="0" w:space="0" w:color="auto"/>
              </w:divBdr>
            </w:div>
            <w:div w:id="864371721">
              <w:marLeft w:val="0"/>
              <w:marRight w:val="0"/>
              <w:marTop w:val="0"/>
              <w:marBottom w:val="0"/>
              <w:divBdr>
                <w:top w:val="none" w:sz="0" w:space="0" w:color="auto"/>
                <w:left w:val="none" w:sz="0" w:space="0" w:color="auto"/>
                <w:bottom w:val="none" w:sz="0" w:space="0" w:color="auto"/>
                <w:right w:val="none" w:sz="0" w:space="0" w:color="auto"/>
              </w:divBdr>
            </w:div>
            <w:div w:id="928271391">
              <w:marLeft w:val="0"/>
              <w:marRight w:val="0"/>
              <w:marTop w:val="0"/>
              <w:marBottom w:val="0"/>
              <w:divBdr>
                <w:top w:val="none" w:sz="0" w:space="0" w:color="auto"/>
                <w:left w:val="none" w:sz="0" w:space="0" w:color="auto"/>
                <w:bottom w:val="none" w:sz="0" w:space="0" w:color="auto"/>
                <w:right w:val="none" w:sz="0" w:space="0" w:color="auto"/>
              </w:divBdr>
            </w:div>
            <w:div w:id="1335838456">
              <w:marLeft w:val="0"/>
              <w:marRight w:val="0"/>
              <w:marTop w:val="0"/>
              <w:marBottom w:val="0"/>
              <w:divBdr>
                <w:top w:val="none" w:sz="0" w:space="0" w:color="auto"/>
                <w:left w:val="none" w:sz="0" w:space="0" w:color="auto"/>
                <w:bottom w:val="none" w:sz="0" w:space="0" w:color="auto"/>
                <w:right w:val="none" w:sz="0" w:space="0" w:color="auto"/>
              </w:divBdr>
            </w:div>
            <w:div w:id="986739824">
              <w:marLeft w:val="0"/>
              <w:marRight w:val="0"/>
              <w:marTop w:val="0"/>
              <w:marBottom w:val="0"/>
              <w:divBdr>
                <w:top w:val="none" w:sz="0" w:space="0" w:color="auto"/>
                <w:left w:val="none" w:sz="0" w:space="0" w:color="auto"/>
                <w:bottom w:val="none" w:sz="0" w:space="0" w:color="auto"/>
                <w:right w:val="none" w:sz="0" w:space="0" w:color="auto"/>
              </w:divBdr>
            </w:div>
            <w:div w:id="440146394">
              <w:marLeft w:val="0"/>
              <w:marRight w:val="0"/>
              <w:marTop w:val="0"/>
              <w:marBottom w:val="0"/>
              <w:divBdr>
                <w:top w:val="none" w:sz="0" w:space="0" w:color="auto"/>
                <w:left w:val="none" w:sz="0" w:space="0" w:color="auto"/>
                <w:bottom w:val="none" w:sz="0" w:space="0" w:color="auto"/>
                <w:right w:val="none" w:sz="0" w:space="0" w:color="auto"/>
              </w:divBdr>
            </w:div>
            <w:div w:id="1112743814">
              <w:marLeft w:val="0"/>
              <w:marRight w:val="0"/>
              <w:marTop w:val="0"/>
              <w:marBottom w:val="0"/>
              <w:divBdr>
                <w:top w:val="none" w:sz="0" w:space="0" w:color="auto"/>
                <w:left w:val="none" w:sz="0" w:space="0" w:color="auto"/>
                <w:bottom w:val="none" w:sz="0" w:space="0" w:color="auto"/>
                <w:right w:val="none" w:sz="0" w:space="0" w:color="auto"/>
              </w:divBdr>
            </w:div>
            <w:div w:id="1541164422">
              <w:marLeft w:val="0"/>
              <w:marRight w:val="0"/>
              <w:marTop w:val="0"/>
              <w:marBottom w:val="0"/>
              <w:divBdr>
                <w:top w:val="none" w:sz="0" w:space="0" w:color="auto"/>
                <w:left w:val="none" w:sz="0" w:space="0" w:color="auto"/>
                <w:bottom w:val="none" w:sz="0" w:space="0" w:color="auto"/>
                <w:right w:val="none" w:sz="0" w:space="0" w:color="auto"/>
              </w:divBdr>
            </w:div>
            <w:div w:id="831992528">
              <w:marLeft w:val="0"/>
              <w:marRight w:val="0"/>
              <w:marTop w:val="0"/>
              <w:marBottom w:val="0"/>
              <w:divBdr>
                <w:top w:val="none" w:sz="0" w:space="0" w:color="auto"/>
                <w:left w:val="none" w:sz="0" w:space="0" w:color="auto"/>
                <w:bottom w:val="none" w:sz="0" w:space="0" w:color="auto"/>
                <w:right w:val="none" w:sz="0" w:space="0" w:color="auto"/>
              </w:divBdr>
            </w:div>
            <w:div w:id="1757435986">
              <w:marLeft w:val="0"/>
              <w:marRight w:val="0"/>
              <w:marTop w:val="0"/>
              <w:marBottom w:val="0"/>
              <w:divBdr>
                <w:top w:val="none" w:sz="0" w:space="0" w:color="auto"/>
                <w:left w:val="none" w:sz="0" w:space="0" w:color="auto"/>
                <w:bottom w:val="none" w:sz="0" w:space="0" w:color="auto"/>
                <w:right w:val="none" w:sz="0" w:space="0" w:color="auto"/>
              </w:divBdr>
            </w:div>
            <w:div w:id="1736775390">
              <w:marLeft w:val="0"/>
              <w:marRight w:val="0"/>
              <w:marTop w:val="0"/>
              <w:marBottom w:val="0"/>
              <w:divBdr>
                <w:top w:val="none" w:sz="0" w:space="0" w:color="auto"/>
                <w:left w:val="none" w:sz="0" w:space="0" w:color="auto"/>
                <w:bottom w:val="none" w:sz="0" w:space="0" w:color="auto"/>
                <w:right w:val="none" w:sz="0" w:space="0" w:color="auto"/>
              </w:divBdr>
            </w:div>
            <w:div w:id="1130826227">
              <w:marLeft w:val="0"/>
              <w:marRight w:val="0"/>
              <w:marTop w:val="0"/>
              <w:marBottom w:val="0"/>
              <w:divBdr>
                <w:top w:val="none" w:sz="0" w:space="0" w:color="auto"/>
                <w:left w:val="none" w:sz="0" w:space="0" w:color="auto"/>
                <w:bottom w:val="none" w:sz="0" w:space="0" w:color="auto"/>
                <w:right w:val="none" w:sz="0" w:space="0" w:color="auto"/>
              </w:divBdr>
            </w:div>
            <w:div w:id="1290163523">
              <w:marLeft w:val="0"/>
              <w:marRight w:val="0"/>
              <w:marTop w:val="0"/>
              <w:marBottom w:val="0"/>
              <w:divBdr>
                <w:top w:val="none" w:sz="0" w:space="0" w:color="auto"/>
                <w:left w:val="none" w:sz="0" w:space="0" w:color="auto"/>
                <w:bottom w:val="none" w:sz="0" w:space="0" w:color="auto"/>
                <w:right w:val="none" w:sz="0" w:space="0" w:color="auto"/>
              </w:divBdr>
            </w:div>
            <w:div w:id="2121947662">
              <w:marLeft w:val="0"/>
              <w:marRight w:val="0"/>
              <w:marTop w:val="0"/>
              <w:marBottom w:val="0"/>
              <w:divBdr>
                <w:top w:val="none" w:sz="0" w:space="0" w:color="auto"/>
                <w:left w:val="none" w:sz="0" w:space="0" w:color="auto"/>
                <w:bottom w:val="none" w:sz="0" w:space="0" w:color="auto"/>
                <w:right w:val="none" w:sz="0" w:space="0" w:color="auto"/>
              </w:divBdr>
            </w:div>
            <w:div w:id="2140805737">
              <w:marLeft w:val="0"/>
              <w:marRight w:val="0"/>
              <w:marTop w:val="0"/>
              <w:marBottom w:val="0"/>
              <w:divBdr>
                <w:top w:val="none" w:sz="0" w:space="0" w:color="auto"/>
                <w:left w:val="none" w:sz="0" w:space="0" w:color="auto"/>
                <w:bottom w:val="none" w:sz="0" w:space="0" w:color="auto"/>
                <w:right w:val="none" w:sz="0" w:space="0" w:color="auto"/>
              </w:divBdr>
            </w:div>
            <w:div w:id="965047731">
              <w:marLeft w:val="0"/>
              <w:marRight w:val="0"/>
              <w:marTop w:val="0"/>
              <w:marBottom w:val="0"/>
              <w:divBdr>
                <w:top w:val="none" w:sz="0" w:space="0" w:color="auto"/>
                <w:left w:val="none" w:sz="0" w:space="0" w:color="auto"/>
                <w:bottom w:val="none" w:sz="0" w:space="0" w:color="auto"/>
                <w:right w:val="none" w:sz="0" w:space="0" w:color="auto"/>
              </w:divBdr>
            </w:div>
            <w:div w:id="1890989377">
              <w:marLeft w:val="0"/>
              <w:marRight w:val="0"/>
              <w:marTop w:val="0"/>
              <w:marBottom w:val="0"/>
              <w:divBdr>
                <w:top w:val="none" w:sz="0" w:space="0" w:color="auto"/>
                <w:left w:val="none" w:sz="0" w:space="0" w:color="auto"/>
                <w:bottom w:val="none" w:sz="0" w:space="0" w:color="auto"/>
                <w:right w:val="none" w:sz="0" w:space="0" w:color="auto"/>
              </w:divBdr>
            </w:div>
            <w:div w:id="284821654">
              <w:marLeft w:val="0"/>
              <w:marRight w:val="0"/>
              <w:marTop w:val="0"/>
              <w:marBottom w:val="0"/>
              <w:divBdr>
                <w:top w:val="none" w:sz="0" w:space="0" w:color="auto"/>
                <w:left w:val="none" w:sz="0" w:space="0" w:color="auto"/>
                <w:bottom w:val="none" w:sz="0" w:space="0" w:color="auto"/>
                <w:right w:val="none" w:sz="0" w:space="0" w:color="auto"/>
              </w:divBdr>
            </w:div>
            <w:div w:id="1935436055">
              <w:marLeft w:val="0"/>
              <w:marRight w:val="0"/>
              <w:marTop w:val="0"/>
              <w:marBottom w:val="0"/>
              <w:divBdr>
                <w:top w:val="none" w:sz="0" w:space="0" w:color="auto"/>
                <w:left w:val="none" w:sz="0" w:space="0" w:color="auto"/>
                <w:bottom w:val="none" w:sz="0" w:space="0" w:color="auto"/>
                <w:right w:val="none" w:sz="0" w:space="0" w:color="auto"/>
              </w:divBdr>
            </w:div>
            <w:div w:id="1174078225">
              <w:marLeft w:val="0"/>
              <w:marRight w:val="0"/>
              <w:marTop w:val="0"/>
              <w:marBottom w:val="0"/>
              <w:divBdr>
                <w:top w:val="none" w:sz="0" w:space="0" w:color="auto"/>
                <w:left w:val="none" w:sz="0" w:space="0" w:color="auto"/>
                <w:bottom w:val="none" w:sz="0" w:space="0" w:color="auto"/>
                <w:right w:val="none" w:sz="0" w:space="0" w:color="auto"/>
              </w:divBdr>
            </w:div>
            <w:div w:id="753361237">
              <w:marLeft w:val="0"/>
              <w:marRight w:val="0"/>
              <w:marTop w:val="0"/>
              <w:marBottom w:val="0"/>
              <w:divBdr>
                <w:top w:val="none" w:sz="0" w:space="0" w:color="auto"/>
                <w:left w:val="none" w:sz="0" w:space="0" w:color="auto"/>
                <w:bottom w:val="none" w:sz="0" w:space="0" w:color="auto"/>
                <w:right w:val="none" w:sz="0" w:space="0" w:color="auto"/>
              </w:divBdr>
            </w:div>
            <w:div w:id="773332039">
              <w:marLeft w:val="0"/>
              <w:marRight w:val="0"/>
              <w:marTop w:val="0"/>
              <w:marBottom w:val="0"/>
              <w:divBdr>
                <w:top w:val="none" w:sz="0" w:space="0" w:color="auto"/>
                <w:left w:val="none" w:sz="0" w:space="0" w:color="auto"/>
                <w:bottom w:val="none" w:sz="0" w:space="0" w:color="auto"/>
                <w:right w:val="none" w:sz="0" w:space="0" w:color="auto"/>
              </w:divBdr>
            </w:div>
            <w:div w:id="1859193809">
              <w:marLeft w:val="0"/>
              <w:marRight w:val="0"/>
              <w:marTop w:val="0"/>
              <w:marBottom w:val="0"/>
              <w:divBdr>
                <w:top w:val="none" w:sz="0" w:space="0" w:color="auto"/>
                <w:left w:val="none" w:sz="0" w:space="0" w:color="auto"/>
                <w:bottom w:val="none" w:sz="0" w:space="0" w:color="auto"/>
                <w:right w:val="none" w:sz="0" w:space="0" w:color="auto"/>
              </w:divBdr>
            </w:div>
            <w:div w:id="1691295882">
              <w:marLeft w:val="0"/>
              <w:marRight w:val="0"/>
              <w:marTop w:val="0"/>
              <w:marBottom w:val="0"/>
              <w:divBdr>
                <w:top w:val="none" w:sz="0" w:space="0" w:color="auto"/>
                <w:left w:val="none" w:sz="0" w:space="0" w:color="auto"/>
                <w:bottom w:val="none" w:sz="0" w:space="0" w:color="auto"/>
                <w:right w:val="none" w:sz="0" w:space="0" w:color="auto"/>
              </w:divBdr>
            </w:div>
            <w:div w:id="1649896730">
              <w:marLeft w:val="0"/>
              <w:marRight w:val="0"/>
              <w:marTop w:val="0"/>
              <w:marBottom w:val="0"/>
              <w:divBdr>
                <w:top w:val="none" w:sz="0" w:space="0" w:color="auto"/>
                <w:left w:val="none" w:sz="0" w:space="0" w:color="auto"/>
                <w:bottom w:val="none" w:sz="0" w:space="0" w:color="auto"/>
                <w:right w:val="none" w:sz="0" w:space="0" w:color="auto"/>
              </w:divBdr>
            </w:div>
            <w:div w:id="567420066">
              <w:marLeft w:val="0"/>
              <w:marRight w:val="0"/>
              <w:marTop w:val="0"/>
              <w:marBottom w:val="0"/>
              <w:divBdr>
                <w:top w:val="none" w:sz="0" w:space="0" w:color="auto"/>
                <w:left w:val="none" w:sz="0" w:space="0" w:color="auto"/>
                <w:bottom w:val="none" w:sz="0" w:space="0" w:color="auto"/>
                <w:right w:val="none" w:sz="0" w:space="0" w:color="auto"/>
              </w:divBdr>
            </w:div>
            <w:div w:id="2044986186">
              <w:marLeft w:val="0"/>
              <w:marRight w:val="0"/>
              <w:marTop w:val="0"/>
              <w:marBottom w:val="0"/>
              <w:divBdr>
                <w:top w:val="none" w:sz="0" w:space="0" w:color="auto"/>
                <w:left w:val="none" w:sz="0" w:space="0" w:color="auto"/>
                <w:bottom w:val="none" w:sz="0" w:space="0" w:color="auto"/>
                <w:right w:val="none" w:sz="0" w:space="0" w:color="auto"/>
              </w:divBdr>
            </w:div>
            <w:div w:id="1055545831">
              <w:marLeft w:val="0"/>
              <w:marRight w:val="0"/>
              <w:marTop w:val="0"/>
              <w:marBottom w:val="0"/>
              <w:divBdr>
                <w:top w:val="none" w:sz="0" w:space="0" w:color="auto"/>
                <w:left w:val="none" w:sz="0" w:space="0" w:color="auto"/>
                <w:bottom w:val="none" w:sz="0" w:space="0" w:color="auto"/>
                <w:right w:val="none" w:sz="0" w:space="0" w:color="auto"/>
              </w:divBdr>
            </w:div>
            <w:div w:id="394090422">
              <w:marLeft w:val="0"/>
              <w:marRight w:val="0"/>
              <w:marTop w:val="0"/>
              <w:marBottom w:val="0"/>
              <w:divBdr>
                <w:top w:val="none" w:sz="0" w:space="0" w:color="auto"/>
                <w:left w:val="none" w:sz="0" w:space="0" w:color="auto"/>
                <w:bottom w:val="none" w:sz="0" w:space="0" w:color="auto"/>
                <w:right w:val="none" w:sz="0" w:space="0" w:color="auto"/>
              </w:divBdr>
            </w:div>
            <w:div w:id="107093342">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455561451">
              <w:marLeft w:val="0"/>
              <w:marRight w:val="0"/>
              <w:marTop w:val="0"/>
              <w:marBottom w:val="0"/>
              <w:divBdr>
                <w:top w:val="none" w:sz="0" w:space="0" w:color="auto"/>
                <w:left w:val="none" w:sz="0" w:space="0" w:color="auto"/>
                <w:bottom w:val="none" w:sz="0" w:space="0" w:color="auto"/>
                <w:right w:val="none" w:sz="0" w:space="0" w:color="auto"/>
              </w:divBdr>
            </w:div>
            <w:div w:id="870454904">
              <w:marLeft w:val="0"/>
              <w:marRight w:val="0"/>
              <w:marTop w:val="0"/>
              <w:marBottom w:val="0"/>
              <w:divBdr>
                <w:top w:val="none" w:sz="0" w:space="0" w:color="auto"/>
                <w:left w:val="none" w:sz="0" w:space="0" w:color="auto"/>
                <w:bottom w:val="none" w:sz="0" w:space="0" w:color="auto"/>
                <w:right w:val="none" w:sz="0" w:space="0" w:color="auto"/>
              </w:divBdr>
            </w:div>
            <w:div w:id="409426128">
              <w:marLeft w:val="0"/>
              <w:marRight w:val="0"/>
              <w:marTop w:val="0"/>
              <w:marBottom w:val="0"/>
              <w:divBdr>
                <w:top w:val="none" w:sz="0" w:space="0" w:color="auto"/>
                <w:left w:val="none" w:sz="0" w:space="0" w:color="auto"/>
                <w:bottom w:val="none" w:sz="0" w:space="0" w:color="auto"/>
                <w:right w:val="none" w:sz="0" w:space="0" w:color="auto"/>
              </w:divBdr>
            </w:div>
            <w:div w:id="1420522988">
              <w:marLeft w:val="0"/>
              <w:marRight w:val="0"/>
              <w:marTop w:val="0"/>
              <w:marBottom w:val="0"/>
              <w:divBdr>
                <w:top w:val="none" w:sz="0" w:space="0" w:color="auto"/>
                <w:left w:val="none" w:sz="0" w:space="0" w:color="auto"/>
                <w:bottom w:val="none" w:sz="0" w:space="0" w:color="auto"/>
                <w:right w:val="none" w:sz="0" w:space="0" w:color="auto"/>
              </w:divBdr>
            </w:div>
            <w:div w:id="92020545">
              <w:marLeft w:val="0"/>
              <w:marRight w:val="0"/>
              <w:marTop w:val="0"/>
              <w:marBottom w:val="0"/>
              <w:divBdr>
                <w:top w:val="none" w:sz="0" w:space="0" w:color="auto"/>
                <w:left w:val="none" w:sz="0" w:space="0" w:color="auto"/>
                <w:bottom w:val="none" w:sz="0" w:space="0" w:color="auto"/>
                <w:right w:val="none" w:sz="0" w:space="0" w:color="auto"/>
              </w:divBdr>
            </w:div>
            <w:div w:id="3194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3953">
      <w:bodyDiv w:val="1"/>
      <w:marLeft w:val="0"/>
      <w:marRight w:val="0"/>
      <w:marTop w:val="0"/>
      <w:marBottom w:val="0"/>
      <w:divBdr>
        <w:top w:val="none" w:sz="0" w:space="0" w:color="auto"/>
        <w:left w:val="none" w:sz="0" w:space="0" w:color="auto"/>
        <w:bottom w:val="none" w:sz="0" w:space="0" w:color="auto"/>
        <w:right w:val="none" w:sz="0" w:space="0" w:color="auto"/>
      </w:divBdr>
      <w:divsChild>
        <w:div w:id="2069109062">
          <w:marLeft w:val="0"/>
          <w:marRight w:val="0"/>
          <w:marTop w:val="0"/>
          <w:marBottom w:val="0"/>
          <w:divBdr>
            <w:top w:val="none" w:sz="0" w:space="0" w:color="auto"/>
            <w:left w:val="none" w:sz="0" w:space="0" w:color="auto"/>
            <w:bottom w:val="none" w:sz="0" w:space="0" w:color="auto"/>
            <w:right w:val="none" w:sz="0" w:space="0" w:color="auto"/>
          </w:divBdr>
          <w:divsChild>
            <w:div w:id="1631549227">
              <w:marLeft w:val="0"/>
              <w:marRight w:val="0"/>
              <w:marTop w:val="0"/>
              <w:marBottom w:val="0"/>
              <w:divBdr>
                <w:top w:val="none" w:sz="0" w:space="0" w:color="auto"/>
                <w:left w:val="none" w:sz="0" w:space="0" w:color="auto"/>
                <w:bottom w:val="none" w:sz="0" w:space="0" w:color="auto"/>
                <w:right w:val="none" w:sz="0" w:space="0" w:color="auto"/>
              </w:divBdr>
            </w:div>
            <w:div w:id="1711302191">
              <w:marLeft w:val="0"/>
              <w:marRight w:val="0"/>
              <w:marTop w:val="0"/>
              <w:marBottom w:val="0"/>
              <w:divBdr>
                <w:top w:val="none" w:sz="0" w:space="0" w:color="auto"/>
                <w:left w:val="none" w:sz="0" w:space="0" w:color="auto"/>
                <w:bottom w:val="none" w:sz="0" w:space="0" w:color="auto"/>
                <w:right w:val="none" w:sz="0" w:space="0" w:color="auto"/>
              </w:divBdr>
            </w:div>
            <w:div w:id="1106389153">
              <w:marLeft w:val="0"/>
              <w:marRight w:val="0"/>
              <w:marTop w:val="0"/>
              <w:marBottom w:val="0"/>
              <w:divBdr>
                <w:top w:val="none" w:sz="0" w:space="0" w:color="auto"/>
                <w:left w:val="none" w:sz="0" w:space="0" w:color="auto"/>
                <w:bottom w:val="none" w:sz="0" w:space="0" w:color="auto"/>
                <w:right w:val="none" w:sz="0" w:space="0" w:color="auto"/>
              </w:divBdr>
            </w:div>
            <w:div w:id="912352704">
              <w:marLeft w:val="0"/>
              <w:marRight w:val="0"/>
              <w:marTop w:val="0"/>
              <w:marBottom w:val="0"/>
              <w:divBdr>
                <w:top w:val="none" w:sz="0" w:space="0" w:color="auto"/>
                <w:left w:val="none" w:sz="0" w:space="0" w:color="auto"/>
                <w:bottom w:val="none" w:sz="0" w:space="0" w:color="auto"/>
                <w:right w:val="none" w:sz="0" w:space="0" w:color="auto"/>
              </w:divBdr>
            </w:div>
            <w:div w:id="472798320">
              <w:marLeft w:val="0"/>
              <w:marRight w:val="0"/>
              <w:marTop w:val="0"/>
              <w:marBottom w:val="0"/>
              <w:divBdr>
                <w:top w:val="none" w:sz="0" w:space="0" w:color="auto"/>
                <w:left w:val="none" w:sz="0" w:space="0" w:color="auto"/>
                <w:bottom w:val="none" w:sz="0" w:space="0" w:color="auto"/>
                <w:right w:val="none" w:sz="0" w:space="0" w:color="auto"/>
              </w:divBdr>
            </w:div>
            <w:div w:id="1700663162">
              <w:marLeft w:val="0"/>
              <w:marRight w:val="0"/>
              <w:marTop w:val="0"/>
              <w:marBottom w:val="0"/>
              <w:divBdr>
                <w:top w:val="none" w:sz="0" w:space="0" w:color="auto"/>
                <w:left w:val="none" w:sz="0" w:space="0" w:color="auto"/>
                <w:bottom w:val="none" w:sz="0" w:space="0" w:color="auto"/>
                <w:right w:val="none" w:sz="0" w:space="0" w:color="auto"/>
              </w:divBdr>
            </w:div>
            <w:div w:id="889151484">
              <w:marLeft w:val="0"/>
              <w:marRight w:val="0"/>
              <w:marTop w:val="0"/>
              <w:marBottom w:val="0"/>
              <w:divBdr>
                <w:top w:val="none" w:sz="0" w:space="0" w:color="auto"/>
                <w:left w:val="none" w:sz="0" w:space="0" w:color="auto"/>
                <w:bottom w:val="none" w:sz="0" w:space="0" w:color="auto"/>
                <w:right w:val="none" w:sz="0" w:space="0" w:color="auto"/>
              </w:divBdr>
            </w:div>
            <w:div w:id="1791119624">
              <w:marLeft w:val="0"/>
              <w:marRight w:val="0"/>
              <w:marTop w:val="0"/>
              <w:marBottom w:val="0"/>
              <w:divBdr>
                <w:top w:val="none" w:sz="0" w:space="0" w:color="auto"/>
                <w:left w:val="none" w:sz="0" w:space="0" w:color="auto"/>
                <w:bottom w:val="none" w:sz="0" w:space="0" w:color="auto"/>
                <w:right w:val="none" w:sz="0" w:space="0" w:color="auto"/>
              </w:divBdr>
            </w:div>
            <w:div w:id="1002900203">
              <w:marLeft w:val="0"/>
              <w:marRight w:val="0"/>
              <w:marTop w:val="0"/>
              <w:marBottom w:val="0"/>
              <w:divBdr>
                <w:top w:val="none" w:sz="0" w:space="0" w:color="auto"/>
                <w:left w:val="none" w:sz="0" w:space="0" w:color="auto"/>
                <w:bottom w:val="none" w:sz="0" w:space="0" w:color="auto"/>
                <w:right w:val="none" w:sz="0" w:space="0" w:color="auto"/>
              </w:divBdr>
            </w:div>
            <w:div w:id="1427728976">
              <w:marLeft w:val="0"/>
              <w:marRight w:val="0"/>
              <w:marTop w:val="0"/>
              <w:marBottom w:val="0"/>
              <w:divBdr>
                <w:top w:val="none" w:sz="0" w:space="0" w:color="auto"/>
                <w:left w:val="none" w:sz="0" w:space="0" w:color="auto"/>
                <w:bottom w:val="none" w:sz="0" w:space="0" w:color="auto"/>
                <w:right w:val="none" w:sz="0" w:space="0" w:color="auto"/>
              </w:divBdr>
            </w:div>
            <w:div w:id="516387646">
              <w:marLeft w:val="0"/>
              <w:marRight w:val="0"/>
              <w:marTop w:val="0"/>
              <w:marBottom w:val="0"/>
              <w:divBdr>
                <w:top w:val="none" w:sz="0" w:space="0" w:color="auto"/>
                <w:left w:val="none" w:sz="0" w:space="0" w:color="auto"/>
                <w:bottom w:val="none" w:sz="0" w:space="0" w:color="auto"/>
                <w:right w:val="none" w:sz="0" w:space="0" w:color="auto"/>
              </w:divBdr>
            </w:div>
            <w:div w:id="724838722">
              <w:marLeft w:val="0"/>
              <w:marRight w:val="0"/>
              <w:marTop w:val="0"/>
              <w:marBottom w:val="0"/>
              <w:divBdr>
                <w:top w:val="none" w:sz="0" w:space="0" w:color="auto"/>
                <w:left w:val="none" w:sz="0" w:space="0" w:color="auto"/>
                <w:bottom w:val="none" w:sz="0" w:space="0" w:color="auto"/>
                <w:right w:val="none" w:sz="0" w:space="0" w:color="auto"/>
              </w:divBdr>
            </w:div>
            <w:div w:id="1792895589">
              <w:marLeft w:val="0"/>
              <w:marRight w:val="0"/>
              <w:marTop w:val="0"/>
              <w:marBottom w:val="0"/>
              <w:divBdr>
                <w:top w:val="none" w:sz="0" w:space="0" w:color="auto"/>
                <w:left w:val="none" w:sz="0" w:space="0" w:color="auto"/>
                <w:bottom w:val="none" w:sz="0" w:space="0" w:color="auto"/>
                <w:right w:val="none" w:sz="0" w:space="0" w:color="auto"/>
              </w:divBdr>
            </w:div>
            <w:div w:id="1152327345">
              <w:marLeft w:val="0"/>
              <w:marRight w:val="0"/>
              <w:marTop w:val="0"/>
              <w:marBottom w:val="0"/>
              <w:divBdr>
                <w:top w:val="none" w:sz="0" w:space="0" w:color="auto"/>
                <w:left w:val="none" w:sz="0" w:space="0" w:color="auto"/>
                <w:bottom w:val="none" w:sz="0" w:space="0" w:color="auto"/>
                <w:right w:val="none" w:sz="0" w:space="0" w:color="auto"/>
              </w:divBdr>
            </w:div>
            <w:div w:id="114300359">
              <w:marLeft w:val="0"/>
              <w:marRight w:val="0"/>
              <w:marTop w:val="0"/>
              <w:marBottom w:val="0"/>
              <w:divBdr>
                <w:top w:val="none" w:sz="0" w:space="0" w:color="auto"/>
                <w:left w:val="none" w:sz="0" w:space="0" w:color="auto"/>
                <w:bottom w:val="none" w:sz="0" w:space="0" w:color="auto"/>
                <w:right w:val="none" w:sz="0" w:space="0" w:color="auto"/>
              </w:divBdr>
            </w:div>
            <w:div w:id="117185214">
              <w:marLeft w:val="0"/>
              <w:marRight w:val="0"/>
              <w:marTop w:val="0"/>
              <w:marBottom w:val="0"/>
              <w:divBdr>
                <w:top w:val="none" w:sz="0" w:space="0" w:color="auto"/>
                <w:left w:val="none" w:sz="0" w:space="0" w:color="auto"/>
                <w:bottom w:val="none" w:sz="0" w:space="0" w:color="auto"/>
                <w:right w:val="none" w:sz="0" w:space="0" w:color="auto"/>
              </w:divBdr>
            </w:div>
            <w:div w:id="102965486">
              <w:marLeft w:val="0"/>
              <w:marRight w:val="0"/>
              <w:marTop w:val="0"/>
              <w:marBottom w:val="0"/>
              <w:divBdr>
                <w:top w:val="none" w:sz="0" w:space="0" w:color="auto"/>
                <w:left w:val="none" w:sz="0" w:space="0" w:color="auto"/>
                <w:bottom w:val="none" w:sz="0" w:space="0" w:color="auto"/>
                <w:right w:val="none" w:sz="0" w:space="0" w:color="auto"/>
              </w:divBdr>
            </w:div>
            <w:div w:id="1615987349">
              <w:marLeft w:val="0"/>
              <w:marRight w:val="0"/>
              <w:marTop w:val="0"/>
              <w:marBottom w:val="0"/>
              <w:divBdr>
                <w:top w:val="none" w:sz="0" w:space="0" w:color="auto"/>
                <w:left w:val="none" w:sz="0" w:space="0" w:color="auto"/>
                <w:bottom w:val="none" w:sz="0" w:space="0" w:color="auto"/>
                <w:right w:val="none" w:sz="0" w:space="0" w:color="auto"/>
              </w:divBdr>
            </w:div>
            <w:div w:id="325866297">
              <w:marLeft w:val="0"/>
              <w:marRight w:val="0"/>
              <w:marTop w:val="0"/>
              <w:marBottom w:val="0"/>
              <w:divBdr>
                <w:top w:val="none" w:sz="0" w:space="0" w:color="auto"/>
                <w:left w:val="none" w:sz="0" w:space="0" w:color="auto"/>
                <w:bottom w:val="none" w:sz="0" w:space="0" w:color="auto"/>
                <w:right w:val="none" w:sz="0" w:space="0" w:color="auto"/>
              </w:divBdr>
            </w:div>
            <w:div w:id="1532255327">
              <w:marLeft w:val="0"/>
              <w:marRight w:val="0"/>
              <w:marTop w:val="0"/>
              <w:marBottom w:val="0"/>
              <w:divBdr>
                <w:top w:val="none" w:sz="0" w:space="0" w:color="auto"/>
                <w:left w:val="none" w:sz="0" w:space="0" w:color="auto"/>
                <w:bottom w:val="none" w:sz="0" w:space="0" w:color="auto"/>
                <w:right w:val="none" w:sz="0" w:space="0" w:color="auto"/>
              </w:divBdr>
            </w:div>
            <w:div w:id="1310019687">
              <w:marLeft w:val="0"/>
              <w:marRight w:val="0"/>
              <w:marTop w:val="0"/>
              <w:marBottom w:val="0"/>
              <w:divBdr>
                <w:top w:val="none" w:sz="0" w:space="0" w:color="auto"/>
                <w:left w:val="none" w:sz="0" w:space="0" w:color="auto"/>
                <w:bottom w:val="none" w:sz="0" w:space="0" w:color="auto"/>
                <w:right w:val="none" w:sz="0" w:space="0" w:color="auto"/>
              </w:divBdr>
            </w:div>
            <w:div w:id="788662874">
              <w:marLeft w:val="0"/>
              <w:marRight w:val="0"/>
              <w:marTop w:val="0"/>
              <w:marBottom w:val="0"/>
              <w:divBdr>
                <w:top w:val="none" w:sz="0" w:space="0" w:color="auto"/>
                <w:left w:val="none" w:sz="0" w:space="0" w:color="auto"/>
                <w:bottom w:val="none" w:sz="0" w:space="0" w:color="auto"/>
                <w:right w:val="none" w:sz="0" w:space="0" w:color="auto"/>
              </w:divBdr>
            </w:div>
            <w:div w:id="971247738">
              <w:marLeft w:val="0"/>
              <w:marRight w:val="0"/>
              <w:marTop w:val="0"/>
              <w:marBottom w:val="0"/>
              <w:divBdr>
                <w:top w:val="none" w:sz="0" w:space="0" w:color="auto"/>
                <w:left w:val="none" w:sz="0" w:space="0" w:color="auto"/>
                <w:bottom w:val="none" w:sz="0" w:space="0" w:color="auto"/>
                <w:right w:val="none" w:sz="0" w:space="0" w:color="auto"/>
              </w:divBdr>
            </w:div>
            <w:div w:id="800270191">
              <w:marLeft w:val="0"/>
              <w:marRight w:val="0"/>
              <w:marTop w:val="0"/>
              <w:marBottom w:val="0"/>
              <w:divBdr>
                <w:top w:val="none" w:sz="0" w:space="0" w:color="auto"/>
                <w:left w:val="none" w:sz="0" w:space="0" w:color="auto"/>
                <w:bottom w:val="none" w:sz="0" w:space="0" w:color="auto"/>
                <w:right w:val="none" w:sz="0" w:space="0" w:color="auto"/>
              </w:divBdr>
            </w:div>
            <w:div w:id="1878353708">
              <w:marLeft w:val="0"/>
              <w:marRight w:val="0"/>
              <w:marTop w:val="0"/>
              <w:marBottom w:val="0"/>
              <w:divBdr>
                <w:top w:val="none" w:sz="0" w:space="0" w:color="auto"/>
                <w:left w:val="none" w:sz="0" w:space="0" w:color="auto"/>
                <w:bottom w:val="none" w:sz="0" w:space="0" w:color="auto"/>
                <w:right w:val="none" w:sz="0" w:space="0" w:color="auto"/>
              </w:divBdr>
            </w:div>
            <w:div w:id="572280047">
              <w:marLeft w:val="0"/>
              <w:marRight w:val="0"/>
              <w:marTop w:val="0"/>
              <w:marBottom w:val="0"/>
              <w:divBdr>
                <w:top w:val="none" w:sz="0" w:space="0" w:color="auto"/>
                <w:left w:val="none" w:sz="0" w:space="0" w:color="auto"/>
                <w:bottom w:val="none" w:sz="0" w:space="0" w:color="auto"/>
                <w:right w:val="none" w:sz="0" w:space="0" w:color="auto"/>
              </w:divBdr>
            </w:div>
            <w:div w:id="101925127">
              <w:marLeft w:val="0"/>
              <w:marRight w:val="0"/>
              <w:marTop w:val="0"/>
              <w:marBottom w:val="0"/>
              <w:divBdr>
                <w:top w:val="none" w:sz="0" w:space="0" w:color="auto"/>
                <w:left w:val="none" w:sz="0" w:space="0" w:color="auto"/>
                <w:bottom w:val="none" w:sz="0" w:space="0" w:color="auto"/>
                <w:right w:val="none" w:sz="0" w:space="0" w:color="auto"/>
              </w:divBdr>
            </w:div>
            <w:div w:id="1085570920">
              <w:marLeft w:val="0"/>
              <w:marRight w:val="0"/>
              <w:marTop w:val="0"/>
              <w:marBottom w:val="0"/>
              <w:divBdr>
                <w:top w:val="none" w:sz="0" w:space="0" w:color="auto"/>
                <w:left w:val="none" w:sz="0" w:space="0" w:color="auto"/>
                <w:bottom w:val="none" w:sz="0" w:space="0" w:color="auto"/>
                <w:right w:val="none" w:sz="0" w:space="0" w:color="auto"/>
              </w:divBdr>
            </w:div>
            <w:div w:id="1741823888">
              <w:marLeft w:val="0"/>
              <w:marRight w:val="0"/>
              <w:marTop w:val="0"/>
              <w:marBottom w:val="0"/>
              <w:divBdr>
                <w:top w:val="none" w:sz="0" w:space="0" w:color="auto"/>
                <w:left w:val="none" w:sz="0" w:space="0" w:color="auto"/>
                <w:bottom w:val="none" w:sz="0" w:space="0" w:color="auto"/>
                <w:right w:val="none" w:sz="0" w:space="0" w:color="auto"/>
              </w:divBdr>
            </w:div>
            <w:div w:id="1725835460">
              <w:marLeft w:val="0"/>
              <w:marRight w:val="0"/>
              <w:marTop w:val="0"/>
              <w:marBottom w:val="0"/>
              <w:divBdr>
                <w:top w:val="none" w:sz="0" w:space="0" w:color="auto"/>
                <w:left w:val="none" w:sz="0" w:space="0" w:color="auto"/>
                <w:bottom w:val="none" w:sz="0" w:space="0" w:color="auto"/>
                <w:right w:val="none" w:sz="0" w:space="0" w:color="auto"/>
              </w:divBdr>
            </w:div>
            <w:div w:id="156650909">
              <w:marLeft w:val="0"/>
              <w:marRight w:val="0"/>
              <w:marTop w:val="0"/>
              <w:marBottom w:val="0"/>
              <w:divBdr>
                <w:top w:val="none" w:sz="0" w:space="0" w:color="auto"/>
                <w:left w:val="none" w:sz="0" w:space="0" w:color="auto"/>
                <w:bottom w:val="none" w:sz="0" w:space="0" w:color="auto"/>
                <w:right w:val="none" w:sz="0" w:space="0" w:color="auto"/>
              </w:divBdr>
            </w:div>
            <w:div w:id="643656962">
              <w:marLeft w:val="0"/>
              <w:marRight w:val="0"/>
              <w:marTop w:val="0"/>
              <w:marBottom w:val="0"/>
              <w:divBdr>
                <w:top w:val="none" w:sz="0" w:space="0" w:color="auto"/>
                <w:left w:val="none" w:sz="0" w:space="0" w:color="auto"/>
                <w:bottom w:val="none" w:sz="0" w:space="0" w:color="auto"/>
                <w:right w:val="none" w:sz="0" w:space="0" w:color="auto"/>
              </w:divBdr>
            </w:div>
            <w:div w:id="2084444409">
              <w:marLeft w:val="0"/>
              <w:marRight w:val="0"/>
              <w:marTop w:val="0"/>
              <w:marBottom w:val="0"/>
              <w:divBdr>
                <w:top w:val="none" w:sz="0" w:space="0" w:color="auto"/>
                <w:left w:val="none" w:sz="0" w:space="0" w:color="auto"/>
                <w:bottom w:val="none" w:sz="0" w:space="0" w:color="auto"/>
                <w:right w:val="none" w:sz="0" w:space="0" w:color="auto"/>
              </w:divBdr>
            </w:div>
            <w:div w:id="335620295">
              <w:marLeft w:val="0"/>
              <w:marRight w:val="0"/>
              <w:marTop w:val="0"/>
              <w:marBottom w:val="0"/>
              <w:divBdr>
                <w:top w:val="none" w:sz="0" w:space="0" w:color="auto"/>
                <w:left w:val="none" w:sz="0" w:space="0" w:color="auto"/>
                <w:bottom w:val="none" w:sz="0" w:space="0" w:color="auto"/>
                <w:right w:val="none" w:sz="0" w:space="0" w:color="auto"/>
              </w:divBdr>
            </w:div>
            <w:div w:id="1966885885">
              <w:marLeft w:val="0"/>
              <w:marRight w:val="0"/>
              <w:marTop w:val="0"/>
              <w:marBottom w:val="0"/>
              <w:divBdr>
                <w:top w:val="none" w:sz="0" w:space="0" w:color="auto"/>
                <w:left w:val="none" w:sz="0" w:space="0" w:color="auto"/>
                <w:bottom w:val="none" w:sz="0" w:space="0" w:color="auto"/>
                <w:right w:val="none" w:sz="0" w:space="0" w:color="auto"/>
              </w:divBdr>
            </w:div>
            <w:div w:id="1098252981">
              <w:marLeft w:val="0"/>
              <w:marRight w:val="0"/>
              <w:marTop w:val="0"/>
              <w:marBottom w:val="0"/>
              <w:divBdr>
                <w:top w:val="none" w:sz="0" w:space="0" w:color="auto"/>
                <w:left w:val="none" w:sz="0" w:space="0" w:color="auto"/>
                <w:bottom w:val="none" w:sz="0" w:space="0" w:color="auto"/>
                <w:right w:val="none" w:sz="0" w:space="0" w:color="auto"/>
              </w:divBdr>
            </w:div>
            <w:div w:id="1959335915">
              <w:marLeft w:val="0"/>
              <w:marRight w:val="0"/>
              <w:marTop w:val="0"/>
              <w:marBottom w:val="0"/>
              <w:divBdr>
                <w:top w:val="none" w:sz="0" w:space="0" w:color="auto"/>
                <w:left w:val="none" w:sz="0" w:space="0" w:color="auto"/>
                <w:bottom w:val="none" w:sz="0" w:space="0" w:color="auto"/>
                <w:right w:val="none" w:sz="0" w:space="0" w:color="auto"/>
              </w:divBdr>
            </w:div>
            <w:div w:id="369650986">
              <w:marLeft w:val="0"/>
              <w:marRight w:val="0"/>
              <w:marTop w:val="0"/>
              <w:marBottom w:val="0"/>
              <w:divBdr>
                <w:top w:val="none" w:sz="0" w:space="0" w:color="auto"/>
                <w:left w:val="none" w:sz="0" w:space="0" w:color="auto"/>
                <w:bottom w:val="none" w:sz="0" w:space="0" w:color="auto"/>
                <w:right w:val="none" w:sz="0" w:space="0" w:color="auto"/>
              </w:divBdr>
            </w:div>
            <w:div w:id="232130622">
              <w:marLeft w:val="0"/>
              <w:marRight w:val="0"/>
              <w:marTop w:val="0"/>
              <w:marBottom w:val="0"/>
              <w:divBdr>
                <w:top w:val="none" w:sz="0" w:space="0" w:color="auto"/>
                <w:left w:val="none" w:sz="0" w:space="0" w:color="auto"/>
                <w:bottom w:val="none" w:sz="0" w:space="0" w:color="auto"/>
                <w:right w:val="none" w:sz="0" w:space="0" w:color="auto"/>
              </w:divBdr>
            </w:div>
            <w:div w:id="1196381046">
              <w:marLeft w:val="0"/>
              <w:marRight w:val="0"/>
              <w:marTop w:val="0"/>
              <w:marBottom w:val="0"/>
              <w:divBdr>
                <w:top w:val="none" w:sz="0" w:space="0" w:color="auto"/>
                <w:left w:val="none" w:sz="0" w:space="0" w:color="auto"/>
                <w:bottom w:val="none" w:sz="0" w:space="0" w:color="auto"/>
                <w:right w:val="none" w:sz="0" w:space="0" w:color="auto"/>
              </w:divBdr>
            </w:div>
            <w:div w:id="1870297382">
              <w:marLeft w:val="0"/>
              <w:marRight w:val="0"/>
              <w:marTop w:val="0"/>
              <w:marBottom w:val="0"/>
              <w:divBdr>
                <w:top w:val="none" w:sz="0" w:space="0" w:color="auto"/>
                <w:left w:val="none" w:sz="0" w:space="0" w:color="auto"/>
                <w:bottom w:val="none" w:sz="0" w:space="0" w:color="auto"/>
                <w:right w:val="none" w:sz="0" w:space="0" w:color="auto"/>
              </w:divBdr>
            </w:div>
            <w:div w:id="1185752599">
              <w:marLeft w:val="0"/>
              <w:marRight w:val="0"/>
              <w:marTop w:val="0"/>
              <w:marBottom w:val="0"/>
              <w:divBdr>
                <w:top w:val="none" w:sz="0" w:space="0" w:color="auto"/>
                <w:left w:val="none" w:sz="0" w:space="0" w:color="auto"/>
                <w:bottom w:val="none" w:sz="0" w:space="0" w:color="auto"/>
                <w:right w:val="none" w:sz="0" w:space="0" w:color="auto"/>
              </w:divBdr>
            </w:div>
            <w:div w:id="1415588649">
              <w:marLeft w:val="0"/>
              <w:marRight w:val="0"/>
              <w:marTop w:val="0"/>
              <w:marBottom w:val="0"/>
              <w:divBdr>
                <w:top w:val="none" w:sz="0" w:space="0" w:color="auto"/>
                <w:left w:val="none" w:sz="0" w:space="0" w:color="auto"/>
                <w:bottom w:val="none" w:sz="0" w:space="0" w:color="auto"/>
                <w:right w:val="none" w:sz="0" w:space="0" w:color="auto"/>
              </w:divBdr>
            </w:div>
            <w:div w:id="1544101663">
              <w:marLeft w:val="0"/>
              <w:marRight w:val="0"/>
              <w:marTop w:val="0"/>
              <w:marBottom w:val="0"/>
              <w:divBdr>
                <w:top w:val="none" w:sz="0" w:space="0" w:color="auto"/>
                <w:left w:val="none" w:sz="0" w:space="0" w:color="auto"/>
                <w:bottom w:val="none" w:sz="0" w:space="0" w:color="auto"/>
                <w:right w:val="none" w:sz="0" w:space="0" w:color="auto"/>
              </w:divBdr>
            </w:div>
            <w:div w:id="2060740724">
              <w:marLeft w:val="0"/>
              <w:marRight w:val="0"/>
              <w:marTop w:val="0"/>
              <w:marBottom w:val="0"/>
              <w:divBdr>
                <w:top w:val="none" w:sz="0" w:space="0" w:color="auto"/>
                <w:left w:val="none" w:sz="0" w:space="0" w:color="auto"/>
                <w:bottom w:val="none" w:sz="0" w:space="0" w:color="auto"/>
                <w:right w:val="none" w:sz="0" w:space="0" w:color="auto"/>
              </w:divBdr>
            </w:div>
            <w:div w:id="1098253215">
              <w:marLeft w:val="0"/>
              <w:marRight w:val="0"/>
              <w:marTop w:val="0"/>
              <w:marBottom w:val="0"/>
              <w:divBdr>
                <w:top w:val="none" w:sz="0" w:space="0" w:color="auto"/>
                <w:left w:val="none" w:sz="0" w:space="0" w:color="auto"/>
                <w:bottom w:val="none" w:sz="0" w:space="0" w:color="auto"/>
                <w:right w:val="none" w:sz="0" w:space="0" w:color="auto"/>
              </w:divBdr>
            </w:div>
            <w:div w:id="1696037796">
              <w:marLeft w:val="0"/>
              <w:marRight w:val="0"/>
              <w:marTop w:val="0"/>
              <w:marBottom w:val="0"/>
              <w:divBdr>
                <w:top w:val="none" w:sz="0" w:space="0" w:color="auto"/>
                <w:left w:val="none" w:sz="0" w:space="0" w:color="auto"/>
                <w:bottom w:val="none" w:sz="0" w:space="0" w:color="auto"/>
                <w:right w:val="none" w:sz="0" w:space="0" w:color="auto"/>
              </w:divBdr>
            </w:div>
            <w:div w:id="2066681078">
              <w:marLeft w:val="0"/>
              <w:marRight w:val="0"/>
              <w:marTop w:val="0"/>
              <w:marBottom w:val="0"/>
              <w:divBdr>
                <w:top w:val="none" w:sz="0" w:space="0" w:color="auto"/>
                <w:left w:val="none" w:sz="0" w:space="0" w:color="auto"/>
                <w:bottom w:val="none" w:sz="0" w:space="0" w:color="auto"/>
                <w:right w:val="none" w:sz="0" w:space="0" w:color="auto"/>
              </w:divBdr>
            </w:div>
            <w:div w:id="9146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565">
      <w:bodyDiv w:val="1"/>
      <w:marLeft w:val="0"/>
      <w:marRight w:val="0"/>
      <w:marTop w:val="0"/>
      <w:marBottom w:val="0"/>
      <w:divBdr>
        <w:top w:val="none" w:sz="0" w:space="0" w:color="auto"/>
        <w:left w:val="none" w:sz="0" w:space="0" w:color="auto"/>
        <w:bottom w:val="none" w:sz="0" w:space="0" w:color="auto"/>
        <w:right w:val="none" w:sz="0" w:space="0" w:color="auto"/>
      </w:divBdr>
    </w:div>
    <w:div w:id="305553089">
      <w:bodyDiv w:val="1"/>
      <w:marLeft w:val="0"/>
      <w:marRight w:val="0"/>
      <w:marTop w:val="0"/>
      <w:marBottom w:val="0"/>
      <w:divBdr>
        <w:top w:val="none" w:sz="0" w:space="0" w:color="auto"/>
        <w:left w:val="none" w:sz="0" w:space="0" w:color="auto"/>
        <w:bottom w:val="none" w:sz="0" w:space="0" w:color="auto"/>
        <w:right w:val="none" w:sz="0" w:space="0" w:color="auto"/>
      </w:divBdr>
    </w:div>
    <w:div w:id="310521164">
      <w:bodyDiv w:val="1"/>
      <w:marLeft w:val="0"/>
      <w:marRight w:val="0"/>
      <w:marTop w:val="0"/>
      <w:marBottom w:val="0"/>
      <w:divBdr>
        <w:top w:val="none" w:sz="0" w:space="0" w:color="auto"/>
        <w:left w:val="none" w:sz="0" w:space="0" w:color="auto"/>
        <w:bottom w:val="none" w:sz="0" w:space="0" w:color="auto"/>
        <w:right w:val="none" w:sz="0" w:space="0" w:color="auto"/>
      </w:divBdr>
    </w:div>
    <w:div w:id="320427245">
      <w:bodyDiv w:val="1"/>
      <w:marLeft w:val="0"/>
      <w:marRight w:val="0"/>
      <w:marTop w:val="0"/>
      <w:marBottom w:val="0"/>
      <w:divBdr>
        <w:top w:val="none" w:sz="0" w:space="0" w:color="auto"/>
        <w:left w:val="none" w:sz="0" w:space="0" w:color="auto"/>
        <w:bottom w:val="none" w:sz="0" w:space="0" w:color="auto"/>
        <w:right w:val="none" w:sz="0" w:space="0" w:color="auto"/>
      </w:divBdr>
      <w:divsChild>
        <w:div w:id="1747872566">
          <w:marLeft w:val="0"/>
          <w:marRight w:val="0"/>
          <w:marTop w:val="0"/>
          <w:marBottom w:val="0"/>
          <w:divBdr>
            <w:top w:val="none" w:sz="0" w:space="0" w:color="auto"/>
            <w:left w:val="none" w:sz="0" w:space="0" w:color="auto"/>
            <w:bottom w:val="none" w:sz="0" w:space="0" w:color="auto"/>
            <w:right w:val="none" w:sz="0" w:space="0" w:color="auto"/>
          </w:divBdr>
          <w:divsChild>
            <w:div w:id="147497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7430">
      <w:bodyDiv w:val="1"/>
      <w:marLeft w:val="0"/>
      <w:marRight w:val="0"/>
      <w:marTop w:val="0"/>
      <w:marBottom w:val="0"/>
      <w:divBdr>
        <w:top w:val="none" w:sz="0" w:space="0" w:color="auto"/>
        <w:left w:val="none" w:sz="0" w:space="0" w:color="auto"/>
        <w:bottom w:val="none" w:sz="0" w:space="0" w:color="auto"/>
        <w:right w:val="none" w:sz="0" w:space="0" w:color="auto"/>
      </w:divBdr>
    </w:div>
    <w:div w:id="338849310">
      <w:bodyDiv w:val="1"/>
      <w:marLeft w:val="0"/>
      <w:marRight w:val="0"/>
      <w:marTop w:val="0"/>
      <w:marBottom w:val="0"/>
      <w:divBdr>
        <w:top w:val="none" w:sz="0" w:space="0" w:color="auto"/>
        <w:left w:val="none" w:sz="0" w:space="0" w:color="auto"/>
        <w:bottom w:val="none" w:sz="0" w:space="0" w:color="auto"/>
        <w:right w:val="none" w:sz="0" w:space="0" w:color="auto"/>
      </w:divBdr>
      <w:divsChild>
        <w:div w:id="1466893369">
          <w:marLeft w:val="0"/>
          <w:marRight w:val="0"/>
          <w:marTop w:val="0"/>
          <w:marBottom w:val="0"/>
          <w:divBdr>
            <w:top w:val="none" w:sz="0" w:space="0" w:color="auto"/>
            <w:left w:val="none" w:sz="0" w:space="0" w:color="auto"/>
            <w:bottom w:val="none" w:sz="0" w:space="0" w:color="auto"/>
            <w:right w:val="none" w:sz="0" w:space="0" w:color="auto"/>
          </w:divBdr>
          <w:divsChild>
            <w:div w:id="264656074">
              <w:marLeft w:val="0"/>
              <w:marRight w:val="0"/>
              <w:marTop w:val="0"/>
              <w:marBottom w:val="0"/>
              <w:divBdr>
                <w:top w:val="none" w:sz="0" w:space="0" w:color="auto"/>
                <w:left w:val="none" w:sz="0" w:space="0" w:color="auto"/>
                <w:bottom w:val="none" w:sz="0" w:space="0" w:color="auto"/>
                <w:right w:val="none" w:sz="0" w:space="0" w:color="auto"/>
              </w:divBdr>
            </w:div>
            <w:div w:id="1555968772">
              <w:marLeft w:val="0"/>
              <w:marRight w:val="0"/>
              <w:marTop w:val="0"/>
              <w:marBottom w:val="0"/>
              <w:divBdr>
                <w:top w:val="none" w:sz="0" w:space="0" w:color="auto"/>
                <w:left w:val="none" w:sz="0" w:space="0" w:color="auto"/>
                <w:bottom w:val="none" w:sz="0" w:space="0" w:color="auto"/>
                <w:right w:val="none" w:sz="0" w:space="0" w:color="auto"/>
              </w:divBdr>
            </w:div>
            <w:div w:id="873272084">
              <w:marLeft w:val="0"/>
              <w:marRight w:val="0"/>
              <w:marTop w:val="0"/>
              <w:marBottom w:val="0"/>
              <w:divBdr>
                <w:top w:val="none" w:sz="0" w:space="0" w:color="auto"/>
                <w:left w:val="none" w:sz="0" w:space="0" w:color="auto"/>
                <w:bottom w:val="none" w:sz="0" w:space="0" w:color="auto"/>
                <w:right w:val="none" w:sz="0" w:space="0" w:color="auto"/>
              </w:divBdr>
            </w:div>
            <w:div w:id="629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35537">
      <w:bodyDiv w:val="1"/>
      <w:marLeft w:val="0"/>
      <w:marRight w:val="0"/>
      <w:marTop w:val="0"/>
      <w:marBottom w:val="0"/>
      <w:divBdr>
        <w:top w:val="none" w:sz="0" w:space="0" w:color="auto"/>
        <w:left w:val="none" w:sz="0" w:space="0" w:color="auto"/>
        <w:bottom w:val="none" w:sz="0" w:space="0" w:color="auto"/>
        <w:right w:val="none" w:sz="0" w:space="0" w:color="auto"/>
      </w:divBdr>
    </w:div>
    <w:div w:id="359212062">
      <w:bodyDiv w:val="1"/>
      <w:marLeft w:val="0"/>
      <w:marRight w:val="0"/>
      <w:marTop w:val="0"/>
      <w:marBottom w:val="0"/>
      <w:divBdr>
        <w:top w:val="none" w:sz="0" w:space="0" w:color="auto"/>
        <w:left w:val="none" w:sz="0" w:space="0" w:color="auto"/>
        <w:bottom w:val="none" w:sz="0" w:space="0" w:color="auto"/>
        <w:right w:val="none" w:sz="0" w:space="0" w:color="auto"/>
      </w:divBdr>
      <w:divsChild>
        <w:div w:id="289675690">
          <w:marLeft w:val="0"/>
          <w:marRight w:val="0"/>
          <w:marTop w:val="0"/>
          <w:marBottom w:val="0"/>
          <w:divBdr>
            <w:top w:val="none" w:sz="0" w:space="0" w:color="auto"/>
            <w:left w:val="none" w:sz="0" w:space="0" w:color="auto"/>
            <w:bottom w:val="none" w:sz="0" w:space="0" w:color="auto"/>
            <w:right w:val="none" w:sz="0" w:space="0" w:color="auto"/>
          </w:divBdr>
          <w:divsChild>
            <w:div w:id="691538499">
              <w:marLeft w:val="0"/>
              <w:marRight w:val="0"/>
              <w:marTop w:val="0"/>
              <w:marBottom w:val="0"/>
              <w:divBdr>
                <w:top w:val="none" w:sz="0" w:space="0" w:color="auto"/>
                <w:left w:val="none" w:sz="0" w:space="0" w:color="auto"/>
                <w:bottom w:val="none" w:sz="0" w:space="0" w:color="auto"/>
                <w:right w:val="none" w:sz="0" w:space="0" w:color="auto"/>
              </w:divBdr>
            </w:div>
            <w:div w:id="643434818">
              <w:marLeft w:val="0"/>
              <w:marRight w:val="0"/>
              <w:marTop w:val="0"/>
              <w:marBottom w:val="0"/>
              <w:divBdr>
                <w:top w:val="none" w:sz="0" w:space="0" w:color="auto"/>
                <w:left w:val="none" w:sz="0" w:space="0" w:color="auto"/>
                <w:bottom w:val="none" w:sz="0" w:space="0" w:color="auto"/>
                <w:right w:val="none" w:sz="0" w:space="0" w:color="auto"/>
              </w:divBdr>
            </w:div>
            <w:div w:id="648025230">
              <w:marLeft w:val="0"/>
              <w:marRight w:val="0"/>
              <w:marTop w:val="0"/>
              <w:marBottom w:val="0"/>
              <w:divBdr>
                <w:top w:val="none" w:sz="0" w:space="0" w:color="auto"/>
                <w:left w:val="none" w:sz="0" w:space="0" w:color="auto"/>
                <w:bottom w:val="none" w:sz="0" w:space="0" w:color="auto"/>
                <w:right w:val="none" w:sz="0" w:space="0" w:color="auto"/>
              </w:divBdr>
            </w:div>
            <w:div w:id="299457264">
              <w:marLeft w:val="0"/>
              <w:marRight w:val="0"/>
              <w:marTop w:val="0"/>
              <w:marBottom w:val="0"/>
              <w:divBdr>
                <w:top w:val="none" w:sz="0" w:space="0" w:color="auto"/>
                <w:left w:val="none" w:sz="0" w:space="0" w:color="auto"/>
                <w:bottom w:val="none" w:sz="0" w:space="0" w:color="auto"/>
                <w:right w:val="none" w:sz="0" w:space="0" w:color="auto"/>
              </w:divBdr>
            </w:div>
            <w:div w:id="1130367605">
              <w:marLeft w:val="0"/>
              <w:marRight w:val="0"/>
              <w:marTop w:val="0"/>
              <w:marBottom w:val="0"/>
              <w:divBdr>
                <w:top w:val="none" w:sz="0" w:space="0" w:color="auto"/>
                <w:left w:val="none" w:sz="0" w:space="0" w:color="auto"/>
                <w:bottom w:val="none" w:sz="0" w:space="0" w:color="auto"/>
                <w:right w:val="none" w:sz="0" w:space="0" w:color="auto"/>
              </w:divBdr>
            </w:div>
            <w:div w:id="941301163">
              <w:marLeft w:val="0"/>
              <w:marRight w:val="0"/>
              <w:marTop w:val="0"/>
              <w:marBottom w:val="0"/>
              <w:divBdr>
                <w:top w:val="none" w:sz="0" w:space="0" w:color="auto"/>
                <w:left w:val="none" w:sz="0" w:space="0" w:color="auto"/>
                <w:bottom w:val="none" w:sz="0" w:space="0" w:color="auto"/>
                <w:right w:val="none" w:sz="0" w:space="0" w:color="auto"/>
              </w:divBdr>
            </w:div>
            <w:div w:id="872573461">
              <w:marLeft w:val="0"/>
              <w:marRight w:val="0"/>
              <w:marTop w:val="0"/>
              <w:marBottom w:val="0"/>
              <w:divBdr>
                <w:top w:val="none" w:sz="0" w:space="0" w:color="auto"/>
                <w:left w:val="none" w:sz="0" w:space="0" w:color="auto"/>
                <w:bottom w:val="none" w:sz="0" w:space="0" w:color="auto"/>
                <w:right w:val="none" w:sz="0" w:space="0" w:color="auto"/>
              </w:divBdr>
            </w:div>
            <w:div w:id="1065950498">
              <w:marLeft w:val="0"/>
              <w:marRight w:val="0"/>
              <w:marTop w:val="0"/>
              <w:marBottom w:val="0"/>
              <w:divBdr>
                <w:top w:val="none" w:sz="0" w:space="0" w:color="auto"/>
                <w:left w:val="none" w:sz="0" w:space="0" w:color="auto"/>
                <w:bottom w:val="none" w:sz="0" w:space="0" w:color="auto"/>
                <w:right w:val="none" w:sz="0" w:space="0" w:color="auto"/>
              </w:divBdr>
            </w:div>
            <w:div w:id="524446374">
              <w:marLeft w:val="0"/>
              <w:marRight w:val="0"/>
              <w:marTop w:val="0"/>
              <w:marBottom w:val="0"/>
              <w:divBdr>
                <w:top w:val="none" w:sz="0" w:space="0" w:color="auto"/>
                <w:left w:val="none" w:sz="0" w:space="0" w:color="auto"/>
                <w:bottom w:val="none" w:sz="0" w:space="0" w:color="auto"/>
                <w:right w:val="none" w:sz="0" w:space="0" w:color="auto"/>
              </w:divBdr>
            </w:div>
            <w:div w:id="236405858">
              <w:marLeft w:val="0"/>
              <w:marRight w:val="0"/>
              <w:marTop w:val="0"/>
              <w:marBottom w:val="0"/>
              <w:divBdr>
                <w:top w:val="none" w:sz="0" w:space="0" w:color="auto"/>
                <w:left w:val="none" w:sz="0" w:space="0" w:color="auto"/>
                <w:bottom w:val="none" w:sz="0" w:space="0" w:color="auto"/>
                <w:right w:val="none" w:sz="0" w:space="0" w:color="auto"/>
              </w:divBdr>
            </w:div>
            <w:div w:id="1941569543">
              <w:marLeft w:val="0"/>
              <w:marRight w:val="0"/>
              <w:marTop w:val="0"/>
              <w:marBottom w:val="0"/>
              <w:divBdr>
                <w:top w:val="none" w:sz="0" w:space="0" w:color="auto"/>
                <w:left w:val="none" w:sz="0" w:space="0" w:color="auto"/>
                <w:bottom w:val="none" w:sz="0" w:space="0" w:color="auto"/>
                <w:right w:val="none" w:sz="0" w:space="0" w:color="auto"/>
              </w:divBdr>
            </w:div>
            <w:div w:id="608969076">
              <w:marLeft w:val="0"/>
              <w:marRight w:val="0"/>
              <w:marTop w:val="0"/>
              <w:marBottom w:val="0"/>
              <w:divBdr>
                <w:top w:val="none" w:sz="0" w:space="0" w:color="auto"/>
                <w:left w:val="none" w:sz="0" w:space="0" w:color="auto"/>
                <w:bottom w:val="none" w:sz="0" w:space="0" w:color="auto"/>
                <w:right w:val="none" w:sz="0" w:space="0" w:color="auto"/>
              </w:divBdr>
            </w:div>
            <w:div w:id="1848789053">
              <w:marLeft w:val="0"/>
              <w:marRight w:val="0"/>
              <w:marTop w:val="0"/>
              <w:marBottom w:val="0"/>
              <w:divBdr>
                <w:top w:val="none" w:sz="0" w:space="0" w:color="auto"/>
                <w:left w:val="none" w:sz="0" w:space="0" w:color="auto"/>
                <w:bottom w:val="none" w:sz="0" w:space="0" w:color="auto"/>
                <w:right w:val="none" w:sz="0" w:space="0" w:color="auto"/>
              </w:divBdr>
            </w:div>
            <w:div w:id="1460606840">
              <w:marLeft w:val="0"/>
              <w:marRight w:val="0"/>
              <w:marTop w:val="0"/>
              <w:marBottom w:val="0"/>
              <w:divBdr>
                <w:top w:val="none" w:sz="0" w:space="0" w:color="auto"/>
                <w:left w:val="none" w:sz="0" w:space="0" w:color="auto"/>
                <w:bottom w:val="none" w:sz="0" w:space="0" w:color="auto"/>
                <w:right w:val="none" w:sz="0" w:space="0" w:color="auto"/>
              </w:divBdr>
            </w:div>
            <w:div w:id="1633246468">
              <w:marLeft w:val="0"/>
              <w:marRight w:val="0"/>
              <w:marTop w:val="0"/>
              <w:marBottom w:val="0"/>
              <w:divBdr>
                <w:top w:val="none" w:sz="0" w:space="0" w:color="auto"/>
                <w:left w:val="none" w:sz="0" w:space="0" w:color="auto"/>
                <w:bottom w:val="none" w:sz="0" w:space="0" w:color="auto"/>
                <w:right w:val="none" w:sz="0" w:space="0" w:color="auto"/>
              </w:divBdr>
            </w:div>
            <w:div w:id="355349397">
              <w:marLeft w:val="0"/>
              <w:marRight w:val="0"/>
              <w:marTop w:val="0"/>
              <w:marBottom w:val="0"/>
              <w:divBdr>
                <w:top w:val="none" w:sz="0" w:space="0" w:color="auto"/>
                <w:left w:val="none" w:sz="0" w:space="0" w:color="auto"/>
                <w:bottom w:val="none" w:sz="0" w:space="0" w:color="auto"/>
                <w:right w:val="none" w:sz="0" w:space="0" w:color="auto"/>
              </w:divBdr>
            </w:div>
            <w:div w:id="1666396620">
              <w:marLeft w:val="0"/>
              <w:marRight w:val="0"/>
              <w:marTop w:val="0"/>
              <w:marBottom w:val="0"/>
              <w:divBdr>
                <w:top w:val="none" w:sz="0" w:space="0" w:color="auto"/>
                <w:left w:val="none" w:sz="0" w:space="0" w:color="auto"/>
                <w:bottom w:val="none" w:sz="0" w:space="0" w:color="auto"/>
                <w:right w:val="none" w:sz="0" w:space="0" w:color="auto"/>
              </w:divBdr>
            </w:div>
            <w:div w:id="1792701528">
              <w:marLeft w:val="0"/>
              <w:marRight w:val="0"/>
              <w:marTop w:val="0"/>
              <w:marBottom w:val="0"/>
              <w:divBdr>
                <w:top w:val="none" w:sz="0" w:space="0" w:color="auto"/>
                <w:left w:val="none" w:sz="0" w:space="0" w:color="auto"/>
                <w:bottom w:val="none" w:sz="0" w:space="0" w:color="auto"/>
                <w:right w:val="none" w:sz="0" w:space="0" w:color="auto"/>
              </w:divBdr>
            </w:div>
            <w:div w:id="2058506601">
              <w:marLeft w:val="0"/>
              <w:marRight w:val="0"/>
              <w:marTop w:val="0"/>
              <w:marBottom w:val="0"/>
              <w:divBdr>
                <w:top w:val="none" w:sz="0" w:space="0" w:color="auto"/>
                <w:left w:val="none" w:sz="0" w:space="0" w:color="auto"/>
                <w:bottom w:val="none" w:sz="0" w:space="0" w:color="auto"/>
                <w:right w:val="none" w:sz="0" w:space="0" w:color="auto"/>
              </w:divBdr>
            </w:div>
            <w:div w:id="1213225588">
              <w:marLeft w:val="0"/>
              <w:marRight w:val="0"/>
              <w:marTop w:val="0"/>
              <w:marBottom w:val="0"/>
              <w:divBdr>
                <w:top w:val="none" w:sz="0" w:space="0" w:color="auto"/>
                <w:left w:val="none" w:sz="0" w:space="0" w:color="auto"/>
                <w:bottom w:val="none" w:sz="0" w:space="0" w:color="auto"/>
                <w:right w:val="none" w:sz="0" w:space="0" w:color="auto"/>
              </w:divBdr>
            </w:div>
            <w:div w:id="938945357">
              <w:marLeft w:val="0"/>
              <w:marRight w:val="0"/>
              <w:marTop w:val="0"/>
              <w:marBottom w:val="0"/>
              <w:divBdr>
                <w:top w:val="none" w:sz="0" w:space="0" w:color="auto"/>
                <w:left w:val="none" w:sz="0" w:space="0" w:color="auto"/>
                <w:bottom w:val="none" w:sz="0" w:space="0" w:color="auto"/>
                <w:right w:val="none" w:sz="0" w:space="0" w:color="auto"/>
              </w:divBdr>
            </w:div>
            <w:div w:id="1134251919">
              <w:marLeft w:val="0"/>
              <w:marRight w:val="0"/>
              <w:marTop w:val="0"/>
              <w:marBottom w:val="0"/>
              <w:divBdr>
                <w:top w:val="none" w:sz="0" w:space="0" w:color="auto"/>
                <w:left w:val="none" w:sz="0" w:space="0" w:color="auto"/>
                <w:bottom w:val="none" w:sz="0" w:space="0" w:color="auto"/>
                <w:right w:val="none" w:sz="0" w:space="0" w:color="auto"/>
              </w:divBdr>
            </w:div>
            <w:div w:id="1142162737">
              <w:marLeft w:val="0"/>
              <w:marRight w:val="0"/>
              <w:marTop w:val="0"/>
              <w:marBottom w:val="0"/>
              <w:divBdr>
                <w:top w:val="none" w:sz="0" w:space="0" w:color="auto"/>
                <w:left w:val="none" w:sz="0" w:space="0" w:color="auto"/>
                <w:bottom w:val="none" w:sz="0" w:space="0" w:color="auto"/>
                <w:right w:val="none" w:sz="0" w:space="0" w:color="auto"/>
              </w:divBdr>
            </w:div>
            <w:div w:id="1161308443">
              <w:marLeft w:val="0"/>
              <w:marRight w:val="0"/>
              <w:marTop w:val="0"/>
              <w:marBottom w:val="0"/>
              <w:divBdr>
                <w:top w:val="none" w:sz="0" w:space="0" w:color="auto"/>
                <w:left w:val="none" w:sz="0" w:space="0" w:color="auto"/>
                <w:bottom w:val="none" w:sz="0" w:space="0" w:color="auto"/>
                <w:right w:val="none" w:sz="0" w:space="0" w:color="auto"/>
              </w:divBdr>
            </w:div>
            <w:div w:id="1962033458">
              <w:marLeft w:val="0"/>
              <w:marRight w:val="0"/>
              <w:marTop w:val="0"/>
              <w:marBottom w:val="0"/>
              <w:divBdr>
                <w:top w:val="none" w:sz="0" w:space="0" w:color="auto"/>
                <w:left w:val="none" w:sz="0" w:space="0" w:color="auto"/>
                <w:bottom w:val="none" w:sz="0" w:space="0" w:color="auto"/>
                <w:right w:val="none" w:sz="0" w:space="0" w:color="auto"/>
              </w:divBdr>
            </w:div>
            <w:div w:id="1071462412">
              <w:marLeft w:val="0"/>
              <w:marRight w:val="0"/>
              <w:marTop w:val="0"/>
              <w:marBottom w:val="0"/>
              <w:divBdr>
                <w:top w:val="none" w:sz="0" w:space="0" w:color="auto"/>
                <w:left w:val="none" w:sz="0" w:space="0" w:color="auto"/>
                <w:bottom w:val="none" w:sz="0" w:space="0" w:color="auto"/>
                <w:right w:val="none" w:sz="0" w:space="0" w:color="auto"/>
              </w:divBdr>
            </w:div>
            <w:div w:id="843518906">
              <w:marLeft w:val="0"/>
              <w:marRight w:val="0"/>
              <w:marTop w:val="0"/>
              <w:marBottom w:val="0"/>
              <w:divBdr>
                <w:top w:val="none" w:sz="0" w:space="0" w:color="auto"/>
                <w:left w:val="none" w:sz="0" w:space="0" w:color="auto"/>
                <w:bottom w:val="none" w:sz="0" w:space="0" w:color="auto"/>
                <w:right w:val="none" w:sz="0" w:space="0" w:color="auto"/>
              </w:divBdr>
            </w:div>
            <w:div w:id="1463884075">
              <w:marLeft w:val="0"/>
              <w:marRight w:val="0"/>
              <w:marTop w:val="0"/>
              <w:marBottom w:val="0"/>
              <w:divBdr>
                <w:top w:val="none" w:sz="0" w:space="0" w:color="auto"/>
                <w:left w:val="none" w:sz="0" w:space="0" w:color="auto"/>
                <w:bottom w:val="none" w:sz="0" w:space="0" w:color="auto"/>
                <w:right w:val="none" w:sz="0" w:space="0" w:color="auto"/>
              </w:divBdr>
            </w:div>
            <w:div w:id="382870122">
              <w:marLeft w:val="0"/>
              <w:marRight w:val="0"/>
              <w:marTop w:val="0"/>
              <w:marBottom w:val="0"/>
              <w:divBdr>
                <w:top w:val="none" w:sz="0" w:space="0" w:color="auto"/>
                <w:left w:val="none" w:sz="0" w:space="0" w:color="auto"/>
                <w:bottom w:val="none" w:sz="0" w:space="0" w:color="auto"/>
                <w:right w:val="none" w:sz="0" w:space="0" w:color="auto"/>
              </w:divBdr>
            </w:div>
            <w:div w:id="1089078832">
              <w:marLeft w:val="0"/>
              <w:marRight w:val="0"/>
              <w:marTop w:val="0"/>
              <w:marBottom w:val="0"/>
              <w:divBdr>
                <w:top w:val="none" w:sz="0" w:space="0" w:color="auto"/>
                <w:left w:val="none" w:sz="0" w:space="0" w:color="auto"/>
                <w:bottom w:val="none" w:sz="0" w:space="0" w:color="auto"/>
                <w:right w:val="none" w:sz="0" w:space="0" w:color="auto"/>
              </w:divBdr>
            </w:div>
            <w:div w:id="1753892212">
              <w:marLeft w:val="0"/>
              <w:marRight w:val="0"/>
              <w:marTop w:val="0"/>
              <w:marBottom w:val="0"/>
              <w:divBdr>
                <w:top w:val="none" w:sz="0" w:space="0" w:color="auto"/>
                <w:left w:val="none" w:sz="0" w:space="0" w:color="auto"/>
                <w:bottom w:val="none" w:sz="0" w:space="0" w:color="auto"/>
                <w:right w:val="none" w:sz="0" w:space="0" w:color="auto"/>
              </w:divBdr>
            </w:div>
            <w:div w:id="533856898">
              <w:marLeft w:val="0"/>
              <w:marRight w:val="0"/>
              <w:marTop w:val="0"/>
              <w:marBottom w:val="0"/>
              <w:divBdr>
                <w:top w:val="none" w:sz="0" w:space="0" w:color="auto"/>
                <w:left w:val="none" w:sz="0" w:space="0" w:color="auto"/>
                <w:bottom w:val="none" w:sz="0" w:space="0" w:color="auto"/>
                <w:right w:val="none" w:sz="0" w:space="0" w:color="auto"/>
              </w:divBdr>
            </w:div>
            <w:div w:id="837693493">
              <w:marLeft w:val="0"/>
              <w:marRight w:val="0"/>
              <w:marTop w:val="0"/>
              <w:marBottom w:val="0"/>
              <w:divBdr>
                <w:top w:val="none" w:sz="0" w:space="0" w:color="auto"/>
                <w:left w:val="none" w:sz="0" w:space="0" w:color="auto"/>
                <w:bottom w:val="none" w:sz="0" w:space="0" w:color="auto"/>
                <w:right w:val="none" w:sz="0" w:space="0" w:color="auto"/>
              </w:divBdr>
            </w:div>
            <w:div w:id="121076202">
              <w:marLeft w:val="0"/>
              <w:marRight w:val="0"/>
              <w:marTop w:val="0"/>
              <w:marBottom w:val="0"/>
              <w:divBdr>
                <w:top w:val="none" w:sz="0" w:space="0" w:color="auto"/>
                <w:left w:val="none" w:sz="0" w:space="0" w:color="auto"/>
                <w:bottom w:val="none" w:sz="0" w:space="0" w:color="auto"/>
                <w:right w:val="none" w:sz="0" w:space="0" w:color="auto"/>
              </w:divBdr>
            </w:div>
            <w:div w:id="585769720">
              <w:marLeft w:val="0"/>
              <w:marRight w:val="0"/>
              <w:marTop w:val="0"/>
              <w:marBottom w:val="0"/>
              <w:divBdr>
                <w:top w:val="none" w:sz="0" w:space="0" w:color="auto"/>
                <w:left w:val="none" w:sz="0" w:space="0" w:color="auto"/>
                <w:bottom w:val="none" w:sz="0" w:space="0" w:color="auto"/>
                <w:right w:val="none" w:sz="0" w:space="0" w:color="auto"/>
              </w:divBdr>
            </w:div>
            <w:div w:id="97412163">
              <w:marLeft w:val="0"/>
              <w:marRight w:val="0"/>
              <w:marTop w:val="0"/>
              <w:marBottom w:val="0"/>
              <w:divBdr>
                <w:top w:val="none" w:sz="0" w:space="0" w:color="auto"/>
                <w:left w:val="none" w:sz="0" w:space="0" w:color="auto"/>
                <w:bottom w:val="none" w:sz="0" w:space="0" w:color="auto"/>
                <w:right w:val="none" w:sz="0" w:space="0" w:color="auto"/>
              </w:divBdr>
            </w:div>
            <w:div w:id="293171765">
              <w:marLeft w:val="0"/>
              <w:marRight w:val="0"/>
              <w:marTop w:val="0"/>
              <w:marBottom w:val="0"/>
              <w:divBdr>
                <w:top w:val="none" w:sz="0" w:space="0" w:color="auto"/>
                <w:left w:val="none" w:sz="0" w:space="0" w:color="auto"/>
                <w:bottom w:val="none" w:sz="0" w:space="0" w:color="auto"/>
                <w:right w:val="none" w:sz="0" w:space="0" w:color="auto"/>
              </w:divBdr>
            </w:div>
            <w:div w:id="389350600">
              <w:marLeft w:val="0"/>
              <w:marRight w:val="0"/>
              <w:marTop w:val="0"/>
              <w:marBottom w:val="0"/>
              <w:divBdr>
                <w:top w:val="none" w:sz="0" w:space="0" w:color="auto"/>
                <w:left w:val="none" w:sz="0" w:space="0" w:color="auto"/>
                <w:bottom w:val="none" w:sz="0" w:space="0" w:color="auto"/>
                <w:right w:val="none" w:sz="0" w:space="0" w:color="auto"/>
              </w:divBdr>
            </w:div>
            <w:div w:id="1860851333">
              <w:marLeft w:val="0"/>
              <w:marRight w:val="0"/>
              <w:marTop w:val="0"/>
              <w:marBottom w:val="0"/>
              <w:divBdr>
                <w:top w:val="none" w:sz="0" w:space="0" w:color="auto"/>
                <w:left w:val="none" w:sz="0" w:space="0" w:color="auto"/>
                <w:bottom w:val="none" w:sz="0" w:space="0" w:color="auto"/>
                <w:right w:val="none" w:sz="0" w:space="0" w:color="auto"/>
              </w:divBdr>
            </w:div>
            <w:div w:id="1049257947">
              <w:marLeft w:val="0"/>
              <w:marRight w:val="0"/>
              <w:marTop w:val="0"/>
              <w:marBottom w:val="0"/>
              <w:divBdr>
                <w:top w:val="none" w:sz="0" w:space="0" w:color="auto"/>
                <w:left w:val="none" w:sz="0" w:space="0" w:color="auto"/>
                <w:bottom w:val="none" w:sz="0" w:space="0" w:color="auto"/>
                <w:right w:val="none" w:sz="0" w:space="0" w:color="auto"/>
              </w:divBdr>
            </w:div>
            <w:div w:id="1793013614">
              <w:marLeft w:val="0"/>
              <w:marRight w:val="0"/>
              <w:marTop w:val="0"/>
              <w:marBottom w:val="0"/>
              <w:divBdr>
                <w:top w:val="none" w:sz="0" w:space="0" w:color="auto"/>
                <w:left w:val="none" w:sz="0" w:space="0" w:color="auto"/>
                <w:bottom w:val="none" w:sz="0" w:space="0" w:color="auto"/>
                <w:right w:val="none" w:sz="0" w:space="0" w:color="auto"/>
              </w:divBdr>
            </w:div>
            <w:div w:id="44065484">
              <w:marLeft w:val="0"/>
              <w:marRight w:val="0"/>
              <w:marTop w:val="0"/>
              <w:marBottom w:val="0"/>
              <w:divBdr>
                <w:top w:val="none" w:sz="0" w:space="0" w:color="auto"/>
                <w:left w:val="none" w:sz="0" w:space="0" w:color="auto"/>
                <w:bottom w:val="none" w:sz="0" w:space="0" w:color="auto"/>
                <w:right w:val="none" w:sz="0" w:space="0" w:color="auto"/>
              </w:divBdr>
            </w:div>
            <w:div w:id="1145974043">
              <w:marLeft w:val="0"/>
              <w:marRight w:val="0"/>
              <w:marTop w:val="0"/>
              <w:marBottom w:val="0"/>
              <w:divBdr>
                <w:top w:val="none" w:sz="0" w:space="0" w:color="auto"/>
                <w:left w:val="none" w:sz="0" w:space="0" w:color="auto"/>
                <w:bottom w:val="none" w:sz="0" w:space="0" w:color="auto"/>
                <w:right w:val="none" w:sz="0" w:space="0" w:color="auto"/>
              </w:divBdr>
            </w:div>
            <w:div w:id="1886603833">
              <w:marLeft w:val="0"/>
              <w:marRight w:val="0"/>
              <w:marTop w:val="0"/>
              <w:marBottom w:val="0"/>
              <w:divBdr>
                <w:top w:val="none" w:sz="0" w:space="0" w:color="auto"/>
                <w:left w:val="none" w:sz="0" w:space="0" w:color="auto"/>
                <w:bottom w:val="none" w:sz="0" w:space="0" w:color="auto"/>
                <w:right w:val="none" w:sz="0" w:space="0" w:color="auto"/>
              </w:divBdr>
            </w:div>
            <w:div w:id="2121339069">
              <w:marLeft w:val="0"/>
              <w:marRight w:val="0"/>
              <w:marTop w:val="0"/>
              <w:marBottom w:val="0"/>
              <w:divBdr>
                <w:top w:val="none" w:sz="0" w:space="0" w:color="auto"/>
                <w:left w:val="none" w:sz="0" w:space="0" w:color="auto"/>
                <w:bottom w:val="none" w:sz="0" w:space="0" w:color="auto"/>
                <w:right w:val="none" w:sz="0" w:space="0" w:color="auto"/>
              </w:divBdr>
            </w:div>
            <w:div w:id="1005476805">
              <w:marLeft w:val="0"/>
              <w:marRight w:val="0"/>
              <w:marTop w:val="0"/>
              <w:marBottom w:val="0"/>
              <w:divBdr>
                <w:top w:val="none" w:sz="0" w:space="0" w:color="auto"/>
                <w:left w:val="none" w:sz="0" w:space="0" w:color="auto"/>
                <w:bottom w:val="none" w:sz="0" w:space="0" w:color="auto"/>
                <w:right w:val="none" w:sz="0" w:space="0" w:color="auto"/>
              </w:divBdr>
            </w:div>
            <w:div w:id="1056585299">
              <w:marLeft w:val="0"/>
              <w:marRight w:val="0"/>
              <w:marTop w:val="0"/>
              <w:marBottom w:val="0"/>
              <w:divBdr>
                <w:top w:val="none" w:sz="0" w:space="0" w:color="auto"/>
                <w:left w:val="none" w:sz="0" w:space="0" w:color="auto"/>
                <w:bottom w:val="none" w:sz="0" w:space="0" w:color="auto"/>
                <w:right w:val="none" w:sz="0" w:space="0" w:color="auto"/>
              </w:divBdr>
            </w:div>
            <w:div w:id="613485013">
              <w:marLeft w:val="0"/>
              <w:marRight w:val="0"/>
              <w:marTop w:val="0"/>
              <w:marBottom w:val="0"/>
              <w:divBdr>
                <w:top w:val="none" w:sz="0" w:space="0" w:color="auto"/>
                <w:left w:val="none" w:sz="0" w:space="0" w:color="auto"/>
                <w:bottom w:val="none" w:sz="0" w:space="0" w:color="auto"/>
                <w:right w:val="none" w:sz="0" w:space="0" w:color="auto"/>
              </w:divBdr>
            </w:div>
            <w:div w:id="12170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3894">
      <w:bodyDiv w:val="1"/>
      <w:marLeft w:val="0"/>
      <w:marRight w:val="0"/>
      <w:marTop w:val="0"/>
      <w:marBottom w:val="0"/>
      <w:divBdr>
        <w:top w:val="none" w:sz="0" w:space="0" w:color="auto"/>
        <w:left w:val="none" w:sz="0" w:space="0" w:color="auto"/>
        <w:bottom w:val="none" w:sz="0" w:space="0" w:color="auto"/>
        <w:right w:val="none" w:sz="0" w:space="0" w:color="auto"/>
      </w:divBdr>
    </w:div>
    <w:div w:id="379282606">
      <w:bodyDiv w:val="1"/>
      <w:marLeft w:val="0"/>
      <w:marRight w:val="0"/>
      <w:marTop w:val="0"/>
      <w:marBottom w:val="0"/>
      <w:divBdr>
        <w:top w:val="none" w:sz="0" w:space="0" w:color="auto"/>
        <w:left w:val="none" w:sz="0" w:space="0" w:color="auto"/>
        <w:bottom w:val="none" w:sz="0" w:space="0" w:color="auto"/>
        <w:right w:val="none" w:sz="0" w:space="0" w:color="auto"/>
      </w:divBdr>
      <w:divsChild>
        <w:div w:id="1597590977">
          <w:marLeft w:val="0"/>
          <w:marRight w:val="0"/>
          <w:marTop w:val="0"/>
          <w:marBottom w:val="0"/>
          <w:divBdr>
            <w:top w:val="none" w:sz="0" w:space="0" w:color="auto"/>
            <w:left w:val="none" w:sz="0" w:space="0" w:color="auto"/>
            <w:bottom w:val="none" w:sz="0" w:space="0" w:color="auto"/>
            <w:right w:val="none" w:sz="0" w:space="0" w:color="auto"/>
          </w:divBdr>
          <w:divsChild>
            <w:div w:id="1631591514">
              <w:marLeft w:val="0"/>
              <w:marRight w:val="0"/>
              <w:marTop w:val="0"/>
              <w:marBottom w:val="0"/>
              <w:divBdr>
                <w:top w:val="none" w:sz="0" w:space="0" w:color="auto"/>
                <w:left w:val="none" w:sz="0" w:space="0" w:color="auto"/>
                <w:bottom w:val="none" w:sz="0" w:space="0" w:color="auto"/>
                <w:right w:val="none" w:sz="0" w:space="0" w:color="auto"/>
              </w:divBdr>
            </w:div>
            <w:div w:id="998073680">
              <w:marLeft w:val="0"/>
              <w:marRight w:val="0"/>
              <w:marTop w:val="0"/>
              <w:marBottom w:val="0"/>
              <w:divBdr>
                <w:top w:val="none" w:sz="0" w:space="0" w:color="auto"/>
                <w:left w:val="none" w:sz="0" w:space="0" w:color="auto"/>
                <w:bottom w:val="none" w:sz="0" w:space="0" w:color="auto"/>
                <w:right w:val="none" w:sz="0" w:space="0" w:color="auto"/>
              </w:divBdr>
            </w:div>
            <w:div w:id="1425415077">
              <w:marLeft w:val="0"/>
              <w:marRight w:val="0"/>
              <w:marTop w:val="0"/>
              <w:marBottom w:val="0"/>
              <w:divBdr>
                <w:top w:val="none" w:sz="0" w:space="0" w:color="auto"/>
                <w:left w:val="none" w:sz="0" w:space="0" w:color="auto"/>
                <w:bottom w:val="none" w:sz="0" w:space="0" w:color="auto"/>
                <w:right w:val="none" w:sz="0" w:space="0" w:color="auto"/>
              </w:divBdr>
            </w:div>
            <w:div w:id="2107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3179">
      <w:bodyDiv w:val="1"/>
      <w:marLeft w:val="0"/>
      <w:marRight w:val="0"/>
      <w:marTop w:val="0"/>
      <w:marBottom w:val="0"/>
      <w:divBdr>
        <w:top w:val="none" w:sz="0" w:space="0" w:color="auto"/>
        <w:left w:val="none" w:sz="0" w:space="0" w:color="auto"/>
        <w:bottom w:val="none" w:sz="0" w:space="0" w:color="auto"/>
        <w:right w:val="none" w:sz="0" w:space="0" w:color="auto"/>
      </w:divBdr>
    </w:div>
    <w:div w:id="413934232">
      <w:bodyDiv w:val="1"/>
      <w:marLeft w:val="0"/>
      <w:marRight w:val="0"/>
      <w:marTop w:val="0"/>
      <w:marBottom w:val="0"/>
      <w:divBdr>
        <w:top w:val="none" w:sz="0" w:space="0" w:color="auto"/>
        <w:left w:val="none" w:sz="0" w:space="0" w:color="auto"/>
        <w:bottom w:val="none" w:sz="0" w:space="0" w:color="auto"/>
        <w:right w:val="none" w:sz="0" w:space="0" w:color="auto"/>
      </w:divBdr>
      <w:divsChild>
        <w:div w:id="47652900">
          <w:marLeft w:val="0"/>
          <w:marRight w:val="0"/>
          <w:marTop w:val="0"/>
          <w:marBottom w:val="0"/>
          <w:divBdr>
            <w:top w:val="none" w:sz="0" w:space="0" w:color="auto"/>
            <w:left w:val="none" w:sz="0" w:space="0" w:color="auto"/>
            <w:bottom w:val="none" w:sz="0" w:space="0" w:color="auto"/>
            <w:right w:val="none" w:sz="0" w:space="0" w:color="auto"/>
          </w:divBdr>
          <w:divsChild>
            <w:div w:id="1909655893">
              <w:marLeft w:val="0"/>
              <w:marRight w:val="0"/>
              <w:marTop w:val="0"/>
              <w:marBottom w:val="0"/>
              <w:divBdr>
                <w:top w:val="none" w:sz="0" w:space="0" w:color="auto"/>
                <w:left w:val="none" w:sz="0" w:space="0" w:color="auto"/>
                <w:bottom w:val="none" w:sz="0" w:space="0" w:color="auto"/>
                <w:right w:val="none" w:sz="0" w:space="0" w:color="auto"/>
              </w:divBdr>
            </w:div>
            <w:div w:id="83839738">
              <w:marLeft w:val="0"/>
              <w:marRight w:val="0"/>
              <w:marTop w:val="0"/>
              <w:marBottom w:val="0"/>
              <w:divBdr>
                <w:top w:val="none" w:sz="0" w:space="0" w:color="auto"/>
                <w:left w:val="none" w:sz="0" w:space="0" w:color="auto"/>
                <w:bottom w:val="none" w:sz="0" w:space="0" w:color="auto"/>
                <w:right w:val="none" w:sz="0" w:space="0" w:color="auto"/>
              </w:divBdr>
            </w:div>
            <w:div w:id="1814063412">
              <w:marLeft w:val="0"/>
              <w:marRight w:val="0"/>
              <w:marTop w:val="0"/>
              <w:marBottom w:val="0"/>
              <w:divBdr>
                <w:top w:val="none" w:sz="0" w:space="0" w:color="auto"/>
                <w:left w:val="none" w:sz="0" w:space="0" w:color="auto"/>
                <w:bottom w:val="none" w:sz="0" w:space="0" w:color="auto"/>
                <w:right w:val="none" w:sz="0" w:space="0" w:color="auto"/>
              </w:divBdr>
            </w:div>
            <w:div w:id="240524675">
              <w:marLeft w:val="0"/>
              <w:marRight w:val="0"/>
              <w:marTop w:val="0"/>
              <w:marBottom w:val="0"/>
              <w:divBdr>
                <w:top w:val="none" w:sz="0" w:space="0" w:color="auto"/>
                <w:left w:val="none" w:sz="0" w:space="0" w:color="auto"/>
                <w:bottom w:val="none" w:sz="0" w:space="0" w:color="auto"/>
                <w:right w:val="none" w:sz="0" w:space="0" w:color="auto"/>
              </w:divBdr>
            </w:div>
            <w:div w:id="1044907732">
              <w:marLeft w:val="0"/>
              <w:marRight w:val="0"/>
              <w:marTop w:val="0"/>
              <w:marBottom w:val="0"/>
              <w:divBdr>
                <w:top w:val="none" w:sz="0" w:space="0" w:color="auto"/>
                <w:left w:val="none" w:sz="0" w:space="0" w:color="auto"/>
                <w:bottom w:val="none" w:sz="0" w:space="0" w:color="auto"/>
                <w:right w:val="none" w:sz="0" w:space="0" w:color="auto"/>
              </w:divBdr>
            </w:div>
            <w:div w:id="1994328866">
              <w:marLeft w:val="0"/>
              <w:marRight w:val="0"/>
              <w:marTop w:val="0"/>
              <w:marBottom w:val="0"/>
              <w:divBdr>
                <w:top w:val="none" w:sz="0" w:space="0" w:color="auto"/>
                <w:left w:val="none" w:sz="0" w:space="0" w:color="auto"/>
                <w:bottom w:val="none" w:sz="0" w:space="0" w:color="auto"/>
                <w:right w:val="none" w:sz="0" w:space="0" w:color="auto"/>
              </w:divBdr>
            </w:div>
            <w:div w:id="726688592">
              <w:marLeft w:val="0"/>
              <w:marRight w:val="0"/>
              <w:marTop w:val="0"/>
              <w:marBottom w:val="0"/>
              <w:divBdr>
                <w:top w:val="none" w:sz="0" w:space="0" w:color="auto"/>
                <w:left w:val="none" w:sz="0" w:space="0" w:color="auto"/>
                <w:bottom w:val="none" w:sz="0" w:space="0" w:color="auto"/>
                <w:right w:val="none" w:sz="0" w:space="0" w:color="auto"/>
              </w:divBdr>
            </w:div>
            <w:div w:id="1285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79055">
      <w:bodyDiv w:val="1"/>
      <w:marLeft w:val="0"/>
      <w:marRight w:val="0"/>
      <w:marTop w:val="0"/>
      <w:marBottom w:val="0"/>
      <w:divBdr>
        <w:top w:val="none" w:sz="0" w:space="0" w:color="auto"/>
        <w:left w:val="none" w:sz="0" w:space="0" w:color="auto"/>
        <w:bottom w:val="none" w:sz="0" w:space="0" w:color="auto"/>
        <w:right w:val="none" w:sz="0" w:space="0" w:color="auto"/>
      </w:divBdr>
    </w:div>
    <w:div w:id="425271420">
      <w:bodyDiv w:val="1"/>
      <w:marLeft w:val="0"/>
      <w:marRight w:val="0"/>
      <w:marTop w:val="0"/>
      <w:marBottom w:val="0"/>
      <w:divBdr>
        <w:top w:val="none" w:sz="0" w:space="0" w:color="auto"/>
        <w:left w:val="none" w:sz="0" w:space="0" w:color="auto"/>
        <w:bottom w:val="none" w:sz="0" w:space="0" w:color="auto"/>
        <w:right w:val="none" w:sz="0" w:space="0" w:color="auto"/>
      </w:divBdr>
      <w:divsChild>
        <w:div w:id="1866628466">
          <w:marLeft w:val="0"/>
          <w:marRight w:val="0"/>
          <w:marTop w:val="0"/>
          <w:marBottom w:val="0"/>
          <w:divBdr>
            <w:top w:val="none" w:sz="0" w:space="0" w:color="auto"/>
            <w:left w:val="none" w:sz="0" w:space="0" w:color="auto"/>
            <w:bottom w:val="none" w:sz="0" w:space="0" w:color="auto"/>
            <w:right w:val="none" w:sz="0" w:space="0" w:color="auto"/>
          </w:divBdr>
          <w:divsChild>
            <w:div w:id="1360163362">
              <w:marLeft w:val="0"/>
              <w:marRight w:val="0"/>
              <w:marTop w:val="0"/>
              <w:marBottom w:val="0"/>
              <w:divBdr>
                <w:top w:val="none" w:sz="0" w:space="0" w:color="auto"/>
                <w:left w:val="none" w:sz="0" w:space="0" w:color="auto"/>
                <w:bottom w:val="none" w:sz="0" w:space="0" w:color="auto"/>
                <w:right w:val="none" w:sz="0" w:space="0" w:color="auto"/>
              </w:divBdr>
            </w:div>
            <w:div w:id="597903873">
              <w:marLeft w:val="0"/>
              <w:marRight w:val="0"/>
              <w:marTop w:val="0"/>
              <w:marBottom w:val="0"/>
              <w:divBdr>
                <w:top w:val="none" w:sz="0" w:space="0" w:color="auto"/>
                <w:left w:val="none" w:sz="0" w:space="0" w:color="auto"/>
                <w:bottom w:val="none" w:sz="0" w:space="0" w:color="auto"/>
                <w:right w:val="none" w:sz="0" w:space="0" w:color="auto"/>
              </w:divBdr>
            </w:div>
            <w:div w:id="878275586">
              <w:marLeft w:val="0"/>
              <w:marRight w:val="0"/>
              <w:marTop w:val="0"/>
              <w:marBottom w:val="0"/>
              <w:divBdr>
                <w:top w:val="none" w:sz="0" w:space="0" w:color="auto"/>
                <w:left w:val="none" w:sz="0" w:space="0" w:color="auto"/>
                <w:bottom w:val="none" w:sz="0" w:space="0" w:color="auto"/>
                <w:right w:val="none" w:sz="0" w:space="0" w:color="auto"/>
              </w:divBdr>
            </w:div>
            <w:div w:id="9414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0413">
      <w:bodyDiv w:val="1"/>
      <w:marLeft w:val="0"/>
      <w:marRight w:val="0"/>
      <w:marTop w:val="0"/>
      <w:marBottom w:val="0"/>
      <w:divBdr>
        <w:top w:val="none" w:sz="0" w:space="0" w:color="auto"/>
        <w:left w:val="none" w:sz="0" w:space="0" w:color="auto"/>
        <w:bottom w:val="none" w:sz="0" w:space="0" w:color="auto"/>
        <w:right w:val="none" w:sz="0" w:space="0" w:color="auto"/>
      </w:divBdr>
      <w:divsChild>
        <w:div w:id="1989623720">
          <w:marLeft w:val="0"/>
          <w:marRight w:val="0"/>
          <w:marTop w:val="0"/>
          <w:marBottom w:val="0"/>
          <w:divBdr>
            <w:top w:val="none" w:sz="0" w:space="0" w:color="auto"/>
            <w:left w:val="none" w:sz="0" w:space="0" w:color="auto"/>
            <w:bottom w:val="none" w:sz="0" w:space="0" w:color="auto"/>
            <w:right w:val="none" w:sz="0" w:space="0" w:color="auto"/>
          </w:divBdr>
          <w:divsChild>
            <w:div w:id="767313099">
              <w:marLeft w:val="0"/>
              <w:marRight w:val="0"/>
              <w:marTop w:val="0"/>
              <w:marBottom w:val="0"/>
              <w:divBdr>
                <w:top w:val="none" w:sz="0" w:space="0" w:color="auto"/>
                <w:left w:val="none" w:sz="0" w:space="0" w:color="auto"/>
                <w:bottom w:val="none" w:sz="0" w:space="0" w:color="auto"/>
                <w:right w:val="none" w:sz="0" w:space="0" w:color="auto"/>
              </w:divBdr>
            </w:div>
            <w:div w:id="861623523">
              <w:marLeft w:val="0"/>
              <w:marRight w:val="0"/>
              <w:marTop w:val="0"/>
              <w:marBottom w:val="0"/>
              <w:divBdr>
                <w:top w:val="none" w:sz="0" w:space="0" w:color="auto"/>
                <w:left w:val="none" w:sz="0" w:space="0" w:color="auto"/>
                <w:bottom w:val="none" w:sz="0" w:space="0" w:color="auto"/>
                <w:right w:val="none" w:sz="0" w:space="0" w:color="auto"/>
              </w:divBdr>
            </w:div>
            <w:div w:id="949167469">
              <w:marLeft w:val="0"/>
              <w:marRight w:val="0"/>
              <w:marTop w:val="0"/>
              <w:marBottom w:val="0"/>
              <w:divBdr>
                <w:top w:val="none" w:sz="0" w:space="0" w:color="auto"/>
                <w:left w:val="none" w:sz="0" w:space="0" w:color="auto"/>
                <w:bottom w:val="none" w:sz="0" w:space="0" w:color="auto"/>
                <w:right w:val="none" w:sz="0" w:space="0" w:color="auto"/>
              </w:divBdr>
            </w:div>
            <w:div w:id="1775781773">
              <w:marLeft w:val="0"/>
              <w:marRight w:val="0"/>
              <w:marTop w:val="0"/>
              <w:marBottom w:val="0"/>
              <w:divBdr>
                <w:top w:val="none" w:sz="0" w:space="0" w:color="auto"/>
                <w:left w:val="none" w:sz="0" w:space="0" w:color="auto"/>
                <w:bottom w:val="none" w:sz="0" w:space="0" w:color="auto"/>
                <w:right w:val="none" w:sz="0" w:space="0" w:color="auto"/>
              </w:divBdr>
            </w:div>
            <w:div w:id="2110927698">
              <w:marLeft w:val="0"/>
              <w:marRight w:val="0"/>
              <w:marTop w:val="0"/>
              <w:marBottom w:val="0"/>
              <w:divBdr>
                <w:top w:val="none" w:sz="0" w:space="0" w:color="auto"/>
                <w:left w:val="none" w:sz="0" w:space="0" w:color="auto"/>
                <w:bottom w:val="none" w:sz="0" w:space="0" w:color="auto"/>
                <w:right w:val="none" w:sz="0" w:space="0" w:color="auto"/>
              </w:divBdr>
            </w:div>
            <w:div w:id="17595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7957">
      <w:bodyDiv w:val="1"/>
      <w:marLeft w:val="0"/>
      <w:marRight w:val="0"/>
      <w:marTop w:val="0"/>
      <w:marBottom w:val="0"/>
      <w:divBdr>
        <w:top w:val="none" w:sz="0" w:space="0" w:color="auto"/>
        <w:left w:val="none" w:sz="0" w:space="0" w:color="auto"/>
        <w:bottom w:val="none" w:sz="0" w:space="0" w:color="auto"/>
        <w:right w:val="none" w:sz="0" w:space="0" w:color="auto"/>
      </w:divBdr>
    </w:div>
    <w:div w:id="449009580">
      <w:bodyDiv w:val="1"/>
      <w:marLeft w:val="0"/>
      <w:marRight w:val="0"/>
      <w:marTop w:val="0"/>
      <w:marBottom w:val="0"/>
      <w:divBdr>
        <w:top w:val="none" w:sz="0" w:space="0" w:color="auto"/>
        <w:left w:val="none" w:sz="0" w:space="0" w:color="auto"/>
        <w:bottom w:val="none" w:sz="0" w:space="0" w:color="auto"/>
        <w:right w:val="none" w:sz="0" w:space="0" w:color="auto"/>
      </w:divBdr>
      <w:divsChild>
        <w:div w:id="1223759868">
          <w:marLeft w:val="0"/>
          <w:marRight w:val="0"/>
          <w:marTop w:val="0"/>
          <w:marBottom w:val="0"/>
          <w:divBdr>
            <w:top w:val="none" w:sz="0" w:space="0" w:color="auto"/>
            <w:left w:val="none" w:sz="0" w:space="0" w:color="auto"/>
            <w:bottom w:val="none" w:sz="0" w:space="0" w:color="auto"/>
            <w:right w:val="none" w:sz="0" w:space="0" w:color="auto"/>
          </w:divBdr>
          <w:divsChild>
            <w:div w:id="1624993499">
              <w:marLeft w:val="0"/>
              <w:marRight w:val="0"/>
              <w:marTop w:val="0"/>
              <w:marBottom w:val="0"/>
              <w:divBdr>
                <w:top w:val="none" w:sz="0" w:space="0" w:color="auto"/>
                <w:left w:val="none" w:sz="0" w:space="0" w:color="auto"/>
                <w:bottom w:val="none" w:sz="0" w:space="0" w:color="auto"/>
                <w:right w:val="none" w:sz="0" w:space="0" w:color="auto"/>
              </w:divBdr>
            </w:div>
            <w:div w:id="2142110045">
              <w:marLeft w:val="0"/>
              <w:marRight w:val="0"/>
              <w:marTop w:val="0"/>
              <w:marBottom w:val="0"/>
              <w:divBdr>
                <w:top w:val="none" w:sz="0" w:space="0" w:color="auto"/>
                <w:left w:val="none" w:sz="0" w:space="0" w:color="auto"/>
                <w:bottom w:val="none" w:sz="0" w:space="0" w:color="auto"/>
                <w:right w:val="none" w:sz="0" w:space="0" w:color="auto"/>
              </w:divBdr>
            </w:div>
            <w:div w:id="1720548040">
              <w:marLeft w:val="0"/>
              <w:marRight w:val="0"/>
              <w:marTop w:val="0"/>
              <w:marBottom w:val="0"/>
              <w:divBdr>
                <w:top w:val="none" w:sz="0" w:space="0" w:color="auto"/>
                <w:left w:val="none" w:sz="0" w:space="0" w:color="auto"/>
                <w:bottom w:val="none" w:sz="0" w:space="0" w:color="auto"/>
                <w:right w:val="none" w:sz="0" w:space="0" w:color="auto"/>
              </w:divBdr>
            </w:div>
            <w:div w:id="18883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1250">
      <w:bodyDiv w:val="1"/>
      <w:marLeft w:val="0"/>
      <w:marRight w:val="0"/>
      <w:marTop w:val="0"/>
      <w:marBottom w:val="0"/>
      <w:divBdr>
        <w:top w:val="none" w:sz="0" w:space="0" w:color="auto"/>
        <w:left w:val="none" w:sz="0" w:space="0" w:color="auto"/>
        <w:bottom w:val="none" w:sz="0" w:space="0" w:color="auto"/>
        <w:right w:val="none" w:sz="0" w:space="0" w:color="auto"/>
      </w:divBdr>
      <w:divsChild>
        <w:div w:id="1027217504">
          <w:marLeft w:val="0"/>
          <w:marRight w:val="0"/>
          <w:marTop w:val="0"/>
          <w:marBottom w:val="0"/>
          <w:divBdr>
            <w:top w:val="none" w:sz="0" w:space="0" w:color="auto"/>
            <w:left w:val="none" w:sz="0" w:space="0" w:color="auto"/>
            <w:bottom w:val="none" w:sz="0" w:space="0" w:color="auto"/>
            <w:right w:val="none" w:sz="0" w:space="0" w:color="auto"/>
          </w:divBdr>
          <w:divsChild>
            <w:div w:id="117651751">
              <w:marLeft w:val="0"/>
              <w:marRight w:val="0"/>
              <w:marTop w:val="0"/>
              <w:marBottom w:val="0"/>
              <w:divBdr>
                <w:top w:val="none" w:sz="0" w:space="0" w:color="auto"/>
                <w:left w:val="none" w:sz="0" w:space="0" w:color="auto"/>
                <w:bottom w:val="none" w:sz="0" w:space="0" w:color="auto"/>
                <w:right w:val="none" w:sz="0" w:space="0" w:color="auto"/>
              </w:divBdr>
            </w:div>
            <w:div w:id="843859337">
              <w:marLeft w:val="0"/>
              <w:marRight w:val="0"/>
              <w:marTop w:val="0"/>
              <w:marBottom w:val="0"/>
              <w:divBdr>
                <w:top w:val="none" w:sz="0" w:space="0" w:color="auto"/>
                <w:left w:val="none" w:sz="0" w:space="0" w:color="auto"/>
                <w:bottom w:val="none" w:sz="0" w:space="0" w:color="auto"/>
                <w:right w:val="none" w:sz="0" w:space="0" w:color="auto"/>
              </w:divBdr>
            </w:div>
            <w:div w:id="1188447239">
              <w:marLeft w:val="0"/>
              <w:marRight w:val="0"/>
              <w:marTop w:val="0"/>
              <w:marBottom w:val="0"/>
              <w:divBdr>
                <w:top w:val="none" w:sz="0" w:space="0" w:color="auto"/>
                <w:left w:val="none" w:sz="0" w:space="0" w:color="auto"/>
                <w:bottom w:val="none" w:sz="0" w:space="0" w:color="auto"/>
                <w:right w:val="none" w:sz="0" w:space="0" w:color="auto"/>
              </w:divBdr>
            </w:div>
            <w:div w:id="1287276670">
              <w:marLeft w:val="0"/>
              <w:marRight w:val="0"/>
              <w:marTop w:val="0"/>
              <w:marBottom w:val="0"/>
              <w:divBdr>
                <w:top w:val="none" w:sz="0" w:space="0" w:color="auto"/>
                <w:left w:val="none" w:sz="0" w:space="0" w:color="auto"/>
                <w:bottom w:val="none" w:sz="0" w:space="0" w:color="auto"/>
                <w:right w:val="none" w:sz="0" w:space="0" w:color="auto"/>
              </w:divBdr>
            </w:div>
            <w:div w:id="783381650">
              <w:marLeft w:val="0"/>
              <w:marRight w:val="0"/>
              <w:marTop w:val="0"/>
              <w:marBottom w:val="0"/>
              <w:divBdr>
                <w:top w:val="none" w:sz="0" w:space="0" w:color="auto"/>
                <w:left w:val="none" w:sz="0" w:space="0" w:color="auto"/>
                <w:bottom w:val="none" w:sz="0" w:space="0" w:color="auto"/>
                <w:right w:val="none" w:sz="0" w:space="0" w:color="auto"/>
              </w:divBdr>
            </w:div>
            <w:div w:id="495994870">
              <w:marLeft w:val="0"/>
              <w:marRight w:val="0"/>
              <w:marTop w:val="0"/>
              <w:marBottom w:val="0"/>
              <w:divBdr>
                <w:top w:val="none" w:sz="0" w:space="0" w:color="auto"/>
                <w:left w:val="none" w:sz="0" w:space="0" w:color="auto"/>
                <w:bottom w:val="none" w:sz="0" w:space="0" w:color="auto"/>
                <w:right w:val="none" w:sz="0" w:space="0" w:color="auto"/>
              </w:divBdr>
            </w:div>
            <w:div w:id="1054113732">
              <w:marLeft w:val="0"/>
              <w:marRight w:val="0"/>
              <w:marTop w:val="0"/>
              <w:marBottom w:val="0"/>
              <w:divBdr>
                <w:top w:val="none" w:sz="0" w:space="0" w:color="auto"/>
                <w:left w:val="none" w:sz="0" w:space="0" w:color="auto"/>
                <w:bottom w:val="none" w:sz="0" w:space="0" w:color="auto"/>
                <w:right w:val="none" w:sz="0" w:space="0" w:color="auto"/>
              </w:divBdr>
            </w:div>
            <w:div w:id="1054548897">
              <w:marLeft w:val="0"/>
              <w:marRight w:val="0"/>
              <w:marTop w:val="0"/>
              <w:marBottom w:val="0"/>
              <w:divBdr>
                <w:top w:val="none" w:sz="0" w:space="0" w:color="auto"/>
                <w:left w:val="none" w:sz="0" w:space="0" w:color="auto"/>
                <w:bottom w:val="none" w:sz="0" w:space="0" w:color="auto"/>
                <w:right w:val="none" w:sz="0" w:space="0" w:color="auto"/>
              </w:divBdr>
            </w:div>
            <w:div w:id="1613585621">
              <w:marLeft w:val="0"/>
              <w:marRight w:val="0"/>
              <w:marTop w:val="0"/>
              <w:marBottom w:val="0"/>
              <w:divBdr>
                <w:top w:val="none" w:sz="0" w:space="0" w:color="auto"/>
                <w:left w:val="none" w:sz="0" w:space="0" w:color="auto"/>
                <w:bottom w:val="none" w:sz="0" w:space="0" w:color="auto"/>
                <w:right w:val="none" w:sz="0" w:space="0" w:color="auto"/>
              </w:divBdr>
            </w:div>
            <w:div w:id="124742514">
              <w:marLeft w:val="0"/>
              <w:marRight w:val="0"/>
              <w:marTop w:val="0"/>
              <w:marBottom w:val="0"/>
              <w:divBdr>
                <w:top w:val="none" w:sz="0" w:space="0" w:color="auto"/>
                <w:left w:val="none" w:sz="0" w:space="0" w:color="auto"/>
                <w:bottom w:val="none" w:sz="0" w:space="0" w:color="auto"/>
                <w:right w:val="none" w:sz="0" w:space="0" w:color="auto"/>
              </w:divBdr>
            </w:div>
            <w:div w:id="731272601">
              <w:marLeft w:val="0"/>
              <w:marRight w:val="0"/>
              <w:marTop w:val="0"/>
              <w:marBottom w:val="0"/>
              <w:divBdr>
                <w:top w:val="none" w:sz="0" w:space="0" w:color="auto"/>
                <w:left w:val="none" w:sz="0" w:space="0" w:color="auto"/>
                <w:bottom w:val="none" w:sz="0" w:space="0" w:color="auto"/>
                <w:right w:val="none" w:sz="0" w:space="0" w:color="auto"/>
              </w:divBdr>
            </w:div>
            <w:div w:id="1650555491">
              <w:marLeft w:val="0"/>
              <w:marRight w:val="0"/>
              <w:marTop w:val="0"/>
              <w:marBottom w:val="0"/>
              <w:divBdr>
                <w:top w:val="none" w:sz="0" w:space="0" w:color="auto"/>
                <w:left w:val="none" w:sz="0" w:space="0" w:color="auto"/>
                <w:bottom w:val="none" w:sz="0" w:space="0" w:color="auto"/>
                <w:right w:val="none" w:sz="0" w:space="0" w:color="auto"/>
              </w:divBdr>
            </w:div>
            <w:div w:id="1579444098">
              <w:marLeft w:val="0"/>
              <w:marRight w:val="0"/>
              <w:marTop w:val="0"/>
              <w:marBottom w:val="0"/>
              <w:divBdr>
                <w:top w:val="none" w:sz="0" w:space="0" w:color="auto"/>
                <w:left w:val="none" w:sz="0" w:space="0" w:color="auto"/>
                <w:bottom w:val="none" w:sz="0" w:space="0" w:color="auto"/>
                <w:right w:val="none" w:sz="0" w:space="0" w:color="auto"/>
              </w:divBdr>
            </w:div>
            <w:div w:id="494344784">
              <w:marLeft w:val="0"/>
              <w:marRight w:val="0"/>
              <w:marTop w:val="0"/>
              <w:marBottom w:val="0"/>
              <w:divBdr>
                <w:top w:val="none" w:sz="0" w:space="0" w:color="auto"/>
                <w:left w:val="none" w:sz="0" w:space="0" w:color="auto"/>
                <w:bottom w:val="none" w:sz="0" w:space="0" w:color="auto"/>
                <w:right w:val="none" w:sz="0" w:space="0" w:color="auto"/>
              </w:divBdr>
            </w:div>
            <w:div w:id="19757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0582">
      <w:bodyDiv w:val="1"/>
      <w:marLeft w:val="0"/>
      <w:marRight w:val="0"/>
      <w:marTop w:val="0"/>
      <w:marBottom w:val="0"/>
      <w:divBdr>
        <w:top w:val="none" w:sz="0" w:space="0" w:color="auto"/>
        <w:left w:val="none" w:sz="0" w:space="0" w:color="auto"/>
        <w:bottom w:val="none" w:sz="0" w:space="0" w:color="auto"/>
        <w:right w:val="none" w:sz="0" w:space="0" w:color="auto"/>
      </w:divBdr>
    </w:div>
    <w:div w:id="481653201">
      <w:bodyDiv w:val="1"/>
      <w:marLeft w:val="0"/>
      <w:marRight w:val="0"/>
      <w:marTop w:val="0"/>
      <w:marBottom w:val="0"/>
      <w:divBdr>
        <w:top w:val="none" w:sz="0" w:space="0" w:color="auto"/>
        <w:left w:val="none" w:sz="0" w:space="0" w:color="auto"/>
        <w:bottom w:val="none" w:sz="0" w:space="0" w:color="auto"/>
        <w:right w:val="none" w:sz="0" w:space="0" w:color="auto"/>
      </w:divBdr>
    </w:div>
    <w:div w:id="481697072">
      <w:bodyDiv w:val="1"/>
      <w:marLeft w:val="0"/>
      <w:marRight w:val="0"/>
      <w:marTop w:val="0"/>
      <w:marBottom w:val="0"/>
      <w:divBdr>
        <w:top w:val="none" w:sz="0" w:space="0" w:color="auto"/>
        <w:left w:val="none" w:sz="0" w:space="0" w:color="auto"/>
        <w:bottom w:val="none" w:sz="0" w:space="0" w:color="auto"/>
        <w:right w:val="none" w:sz="0" w:space="0" w:color="auto"/>
      </w:divBdr>
    </w:div>
    <w:div w:id="495152815">
      <w:bodyDiv w:val="1"/>
      <w:marLeft w:val="0"/>
      <w:marRight w:val="0"/>
      <w:marTop w:val="0"/>
      <w:marBottom w:val="0"/>
      <w:divBdr>
        <w:top w:val="none" w:sz="0" w:space="0" w:color="auto"/>
        <w:left w:val="none" w:sz="0" w:space="0" w:color="auto"/>
        <w:bottom w:val="none" w:sz="0" w:space="0" w:color="auto"/>
        <w:right w:val="none" w:sz="0" w:space="0" w:color="auto"/>
      </w:divBdr>
    </w:div>
    <w:div w:id="511460109">
      <w:bodyDiv w:val="1"/>
      <w:marLeft w:val="0"/>
      <w:marRight w:val="0"/>
      <w:marTop w:val="0"/>
      <w:marBottom w:val="0"/>
      <w:divBdr>
        <w:top w:val="none" w:sz="0" w:space="0" w:color="auto"/>
        <w:left w:val="none" w:sz="0" w:space="0" w:color="auto"/>
        <w:bottom w:val="none" w:sz="0" w:space="0" w:color="auto"/>
        <w:right w:val="none" w:sz="0" w:space="0" w:color="auto"/>
      </w:divBdr>
    </w:div>
    <w:div w:id="513954700">
      <w:bodyDiv w:val="1"/>
      <w:marLeft w:val="0"/>
      <w:marRight w:val="0"/>
      <w:marTop w:val="0"/>
      <w:marBottom w:val="0"/>
      <w:divBdr>
        <w:top w:val="none" w:sz="0" w:space="0" w:color="auto"/>
        <w:left w:val="none" w:sz="0" w:space="0" w:color="auto"/>
        <w:bottom w:val="none" w:sz="0" w:space="0" w:color="auto"/>
        <w:right w:val="none" w:sz="0" w:space="0" w:color="auto"/>
      </w:divBdr>
      <w:divsChild>
        <w:div w:id="1222329109">
          <w:marLeft w:val="0"/>
          <w:marRight w:val="0"/>
          <w:marTop w:val="0"/>
          <w:marBottom w:val="0"/>
          <w:divBdr>
            <w:top w:val="none" w:sz="0" w:space="0" w:color="auto"/>
            <w:left w:val="none" w:sz="0" w:space="0" w:color="auto"/>
            <w:bottom w:val="none" w:sz="0" w:space="0" w:color="auto"/>
            <w:right w:val="none" w:sz="0" w:space="0" w:color="auto"/>
          </w:divBdr>
          <w:divsChild>
            <w:div w:id="894587505">
              <w:marLeft w:val="0"/>
              <w:marRight w:val="0"/>
              <w:marTop w:val="0"/>
              <w:marBottom w:val="0"/>
              <w:divBdr>
                <w:top w:val="none" w:sz="0" w:space="0" w:color="auto"/>
                <w:left w:val="none" w:sz="0" w:space="0" w:color="auto"/>
                <w:bottom w:val="none" w:sz="0" w:space="0" w:color="auto"/>
                <w:right w:val="none" w:sz="0" w:space="0" w:color="auto"/>
              </w:divBdr>
            </w:div>
            <w:div w:id="15794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554">
      <w:bodyDiv w:val="1"/>
      <w:marLeft w:val="0"/>
      <w:marRight w:val="0"/>
      <w:marTop w:val="0"/>
      <w:marBottom w:val="0"/>
      <w:divBdr>
        <w:top w:val="none" w:sz="0" w:space="0" w:color="auto"/>
        <w:left w:val="none" w:sz="0" w:space="0" w:color="auto"/>
        <w:bottom w:val="none" w:sz="0" w:space="0" w:color="auto"/>
        <w:right w:val="none" w:sz="0" w:space="0" w:color="auto"/>
      </w:divBdr>
      <w:divsChild>
        <w:div w:id="113986920">
          <w:marLeft w:val="0"/>
          <w:marRight w:val="0"/>
          <w:marTop w:val="0"/>
          <w:marBottom w:val="0"/>
          <w:divBdr>
            <w:top w:val="none" w:sz="0" w:space="0" w:color="auto"/>
            <w:left w:val="none" w:sz="0" w:space="0" w:color="auto"/>
            <w:bottom w:val="none" w:sz="0" w:space="0" w:color="auto"/>
            <w:right w:val="none" w:sz="0" w:space="0" w:color="auto"/>
          </w:divBdr>
          <w:divsChild>
            <w:div w:id="1055157926">
              <w:marLeft w:val="0"/>
              <w:marRight w:val="0"/>
              <w:marTop w:val="0"/>
              <w:marBottom w:val="0"/>
              <w:divBdr>
                <w:top w:val="none" w:sz="0" w:space="0" w:color="auto"/>
                <w:left w:val="none" w:sz="0" w:space="0" w:color="auto"/>
                <w:bottom w:val="none" w:sz="0" w:space="0" w:color="auto"/>
                <w:right w:val="none" w:sz="0" w:space="0" w:color="auto"/>
              </w:divBdr>
            </w:div>
            <w:div w:id="1542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961">
      <w:bodyDiv w:val="1"/>
      <w:marLeft w:val="0"/>
      <w:marRight w:val="0"/>
      <w:marTop w:val="0"/>
      <w:marBottom w:val="0"/>
      <w:divBdr>
        <w:top w:val="none" w:sz="0" w:space="0" w:color="auto"/>
        <w:left w:val="none" w:sz="0" w:space="0" w:color="auto"/>
        <w:bottom w:val="none" w:sz="0" w:space="0" w:color="auto"/>
        <w:right w:val="none" w:sz="0" w:space="0" w:color="auto"/>
      </w:divBdr>
    </w:div>
    <w:div w:id="537863973">
      <w:bodyDiv w:val="1"/>
      <w:marLeft w:val="0"/>
      <w:marRight w:val="0"/>
      <w:marTop w:val="0"/>
      <w:marBottom w:val="0"/>
      <w:divBdr>
        <w:top w:val="none" w:sz="0" w:space="0" w:color="auto"/>
        <w:left w:val="none" w:sz="0" w:space="0" w:color="auto"/>
        <w:bottom w:val="none" w:sz="0" w:space="0" w:color="auto"/>
        <w:right w:val="none" w:sz="0" w:space="0" w:color="auto"/>
      </w:divBdr>
      <w:divsChild>
        <w:div w:id="1987125501">
          <w:marLeft w:val="0"/>
          <w:marRight w:val="0"/>
          <w:marTop w:val="0"/>
          <w:marBottom w:val="0"/>
          <w:divBdr>
            <w:top w:val="none" w:sz="0" w:space="0" w:color="auto"/>
            <w:left w:val="none" w:sz="0" w:space="0" w:color="auto"/>
            <w:bottom w:val="none" w:sz="0" w:space="0" w:color="auto"/>
            <w:right w:val="none" w:sz="0" w:space="0" w:color="auto"/>
          </w:divBdr>
          <w:divsChild>
            <w:div w:id="401753496">
              <w:marLeft w:val="0"/>
              <w:marRight w:val="0"/>
              <w:marTop w:val="0"/>
              <w:marBottom w:val="0"/>
              <w:divBdr>
                <w:top w:val="none" w:sz="0" w:space="0" w:color="auto"/>
                <w:left w:val="none" w:sz="0" w:space="0" w:color="auto"/>
                <w:bottom w:val="none" w:sz="0" w:space="0" w:color="auto"/>
                <w:right w:val="none" w:sz="0" w:space="0" w:color="auto"/>
              </w:divBdr>
            </w:div>
            <w:div w:id="61685502">
              <w:marLeft w:val="0"/>
              <w:marRight w:val="0"/>
              <w:marTop w:val="0"/>
              <w:marBottom w:val="0"/>
              <w:divBdr>
                <w:top w:val="none" w:sz="0" w:space="0" w:color="auto"/>
                <w:left w:val="none" w:sz="0" w:space="0" w:color="auto"/>
                <w:bottom w:val="none" w:sz="0" w:space="0" w:color="auto"/>
                <w:right w:val="none" w:sz="0" w:space="0" w:color="auto"/>
              </w:divBdr>
            </w:div>
            <w:div w:id="739717755">
              <w:marLeft w:val="0"/>
              <w:marRight w:val="0"/>
              <w:marTop w:val="0"/>
              <w:marBottom w:val="0"/>
              <w:divBdr>
                <w:top w:val="none" w:sz="0" w:space="0" w:color="auto"/>
                <w:left w:val="none" w:sz="0" w:space="0" w:color="auto"/>
                <w:bottom w:val="none" w:sz="0" w:space="0" w:color="auto"/>
                <w:right w:val="none" w:sz="0" w:space="0" w:color="auto"/>
              </w:divBdr>
            </w:div>
            <w:div w:id="1011837270">
              <w:marLeft w:val="0"/>
              <w:marRight w:val="0"/>
              <w:marTop w:val="0"/>
              <w:marBottom w:val="0"/>
              <w:divBdr>
                <w:top w:val="none" w:sz="0" w:space="0" w:color="auto"/>
                <w:left w:val="none" w:sz="0" w:space="0" w:color="auto"/>
                <w:bottom w:val="none" w:sz="0" w:space="0" w:color="auto"/>
                <w:right w:val="none" w:sz="0" w:space="0" w:color="auto"/>
              </w:divBdr>
            </w:div>
            <w:div w:id="8927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7913">
      <w:bodyDiv w:val="1"/>
      <w:marLeft w:val="0"/>
      <w:marRight w:val="0"/>
      <w:marTop w:val="0"/>
      <w:marBottom w:val="0"/>
      <w:divBdr>
        <w:top w:val="none" w:sz="0" w:space="0" w:color="auto"/>
        <w:left w:val="none" w:sz="0" w:space="0" w:color="auto"/>
        <w:bottom w:val="none" w:sz="0" w:space="0" w:color="auto"/>
        <w:right w:val="none" w:sz="0" w:space="0" w:color="auto"/>
      </w:divBdr>
    </w:div>
    <w:div w:id="582497984">
      <w:bodyDiv w:val="1"/>
      <w:marLeft w:val="0"/>
      <w:marRight w:val="0"/>
      <w:marTop w:val="0"/>
      <w:marBottom w:val="0"/>
      <w:divBdr>
        <w:top w:val="none" w:sz="0" w:space="0" w:color="auto"/>
        <w:left w:val="none" w:sz="0" w:space="0" w:color="auto"/>
        <w:bottom w:val="none" w:sz="0" w:space="0" w:color="auto"/>
        <w:right w:val="none" w:sz="0" w:space="0" w:color="auto"/>
      </w:divBdr>
    </w:div>
    <w:div w:id="594441473">
      <w:bodyDiv w:val="1"/>
      <w:marLeft w:val="0"/>
      <w:marRight w:val="0"/>
      <w:marTop w:val="0"/>
      <w:marBottom w:val="0"/>
      <w:divBdr>
        <w:top w:val="none" w:sz="0" w:space="0" w:color="auto"/>
        <w:left w:val="none" w:sz="0" w:space="0" w:color="auto"/>
        <w:bottom w:val="none" w:sz="0" w:space="0" w:color="auto"/>
        <w:right w:val="none" w:sz="0" w:space="0" w:color="auto"/>
      </w:divBdr>
    </w:div>
    <w:div w:id="597370531">
      <w:bodyDiv w:val="1"/>
      <w:marLeft w:val="0"/>
      <w:marRight w:val="0"/>
      <w:marTop w:val="0"/>
      <w:marBottom w:val="0"/>
      <w:divBdr>
        <w:top w:val="none" w:sz="0" w:space="0" w:color="auto"/>
        <w:left w:val="none" w:sz="0" w:space="0" w:color="auto"/>
        <w:bottom w:val="none" w:sz="0" w:space="0" w:color="auto"/>
        <w:right w:val="none" w:sz="0" w:space="0" w:color="auto"/>
      </w:divBdr>
      <w:divsChild>
        <w:div w:id="1257326478">
          <w:marLeft w:val="0"/>
          <w:marRight w:val="0"/>
          <w:marTop w:val="0"/>
          <w:marBottom w:val="0"/>
          <w:divBdr>
            <w:top w:val="none" w:sz="0" w:space="0" w:color="auto"/>
            <w:left w:val="none" w:sz="0" w:space="0" w:color="auto"/>
            <w:bottom w:val="none" w:sz="0" w:space="0" w:color="auto"/>
            <w:right w:val="none" w:sz="0" w:space="0" w:color="auto"/>
          </w:divBdr>
          <w:divsChild>
            <w:div w:id="1199899323">
              <w:marLeft w:val="0"/>
              <w:marRight w:val="0"/>
              <w:marTop w:val="0"/>
              <w:marBottom w:val="0"/>
              <w:divBdr>
                <w:top w:val="none" w:sz="0" w:space="0" w:color="auto"/>
                <w:left w:val="none" w:sz="0" w:space="0" w:color="auto"/>
                <w:bottom w:val="none" w:sz="0" w:space="0" w:color="auto"/>
                <w:right w:val="none" w:sz="0" w:space="0" w:color="auto"/>
              </w:divBdr>
            </w:div>
            <w:div w:id="13891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345">
      <w:bodyDiv w:val="1"/>
      <w:marLeft w:val="0"/>
      <w:marRight w:val="0"/>
      <w:marTop w:val="0"/>
      <w:marBottom w:val="0"/>
      <w:divBdr>
        <w:top w:val="none" w:sz="0" w:space="0" w:color="auto"/>
        <w:left w:val="none" w:sz="0" w:space="0" w:color="auto"/>
        <w:bottom w:val="none" w:sz="0" w:space="0" w:color="auto"/>
        <w:right w:val="none" w:sz="0" w:space="0" w:color="auto"/>
      </w:divBdr>
    </w:div>
    <w:div w:id="615059580">
      <w:bodyDiv w:val="1"/>
      <w:marLeft w:val="0"/>
      <w:marRight w:val="0"/>
      <w:marTop w:val="0"/>
      <w:marBottom w:val="0"/>
      <w:divBdr>
        <w:top w:val="none" w:sz="0" w:space="0" w:color="auto"/>
        <w:left w:val="none" w:sz="0" w:space="0" w:color="auto"/>
        <w:bottom w:val="none" w:sz="0" w:space="0" w:color="auto"/>
        <w:right w:val="none" w:sz="0" w:space="0" w:color="auto"/>
      </w:divBdr>
      <w:divsChild>
        <w:div w:id="249655261">
          <w:marLeft w:val="0"/>
          <w:marRight w:val="0"/>
          <w:marTop w:val="0"/>
          <w:marBottom w:val="0"/>
          <w:divBdr>
            <w:top w:val="none" w:sz="0" w:space="0" w:color="auto"/>
            <w:left w:val="none" w:sz="0" w:space="0" w:color="auto"/>
            <w:bottom w:val="none" w:sz="0" w:space="0" w:color="auto"/>
            <w:right w:val="none" w:sz="0" w:space="0" w:color="auto"/>
          </w:divBdr>
          <w:divsChild>
            <w:div w:id="1316298249">
              <w:marLeft w:val="0"/>
              <w:marRight w:val="0"/>
              <w:marTop w:val="0"/>
              <w:marBottom w:val="0"/>
              <w:divBdr>
                <w:top w:val="none" w:sz="0" w:space="0" w:color="auto"/>
                <w:left w:val="none" w:sz="0" w:space="0" w:color="auto"/>
                <w:bottom w:val="none" w:sz="0" w:space="0" w:color="auto"/>
                <w:right w:val="none" w:sz="0" w:space="0" w:color="auto"/>
              </w:divBdr>
            </w:div>
            <w:div w:id="1162622355">
              <w:marLeft w:val="0"/>
              <w:marRight w:val="0"/>
              <w:marTop w:val="0"/>
              <w:marBottom w:val="0"/>
              <w:divBdr>
                <w:top w:val="none" w:sz="0" w:space="0" w:color="auto"/>
                <w:left w:val="none" w:sz="0" w:space="0" w:color="auto"/>
                <w:bottom w:val="none" w:sz="0" w:space="0" w:color="auto"/>
                <w:right w:val="none" w:sz="0" w:space="0" w:color="auto"/>
              </w:divBdr>
            </w:div>
            <w:div w:id="1886528582">
              <w:marLeft w:val="0"/>
              <w:marRight w:val="0"/>
              <w:marTop w:val="0"/>
              <w:marBottom w:val="0"/>
              <w:divBdr>
                <w:top w:val="none" w:sz="0" w:space="0" w:color="auto"/>
                <w:left w:val="none" w:sz="0" w:space="0" w:color="auto"/>
                <w:bottom w:val="none" w:sz="0" w:space="0" w:color="auto"/>
                <w:right w:val="none" w:sz="0" w:space="0" w:color="auto"/>
              </w:divBdr>
            </w:div>
            <w:div w:id="602567721">
              <w:marLeft w:val="0"/>
              <w:marRight w:val="0"/>
              <w:marTop w:val="0"/>
              <w:marBottom w:val="0"/>
              <w:divBdr>
                <w:top w:val="none" w:sz="0" w:space="0" w:color="auto"/>
                <w:left w:val="none" w:sz="0" w:space="0" w:color="auto"/>
                <w:bottom w:val="none" w:sz="0" w:space="0" w:color="auto"/>
                <w:right w:val="none" w:sz="0" w:space="0" w:color="auto"/>
              </w:divBdr>
            </w:div>
            <w:div w:id="1967081592">
              <w:marLeft w:val="0"/>
              <w:marRight w:val="0"/>
              <w:marTop w:val="0"/>
              <w:marBottom w:val="0"/>
              <w:divBdr>
                <w:top w:val="none" w:sz="0" w:space="0" w:color="auto"/>
                <w:left w:val="none" w:sz="0" w:space="0" w:color="auto"/>
                <w:bottom w:val="none" w:sz="0" w:space="0" w:color="auto"/>
                <w:right w:val="none" w:sz="0" w:space="0" w:color="auto"/>
              </w:divBdr>
            </w:div>
            <w:div w:id="891112575">
              <w:marLeft w:val="0"/>
              <w:marRight w:val="0"/>
              <w:marTop w:val="0"/>
              <w:marBottom w:val="0"/>
              <w:divBdr>
                <w:top w:val="none" w:sz="0" w:space="0" w:color="auto"/>
                <w:left w:val="none" w:sz="0" w:space="0" w:color="auto"/>
                <w:bottom w:val="none" w:sz="0" w:space="0" w:color="auto"/>
                <w:right w:val="none" w:sz="0" w:space="0" w:color="auto"/>
              </w:divBdr>
            </w:div>
            <w:div w:id="1198858333">
              <w:marLeft w:val="0"/>
              <w:marRight w:val="0"/>
              <w:marTop w:val="0"/>
              <w:marBottom w:val="0"/>
              <w:divBdr>
                <w:top w:val="none" w:sz="0" w:space="0" w:color="auto"/>
                <w:left w:val="none" w:sz="0" w:space="0" w:color="auto"/>
                <w:bottom w:val="none" w:sz="0" w:space="0" w:color="auto"/>
                <w:right w:val="none" w:sz="0" w:space="0" w:color="auto"/>
              </w:divBdr>
            </w:div>
            <w:div w:id="358169142">
              <w:marLeft w:val="0"/>
              <w:marRight w:val="0"/>
              <w:marTop w:val="0"/>
              <w:marBottom w:val="0"/>
              <w:divBdr>
                <w:top w:val="none" w:sz="0" w:space="0" w:color="auto"/>
                <w:left w:val="none" w:sz="0" w:space="0" w:color="auto"/>
                <w:bottom w:val="none" w:sz="0" w:space="0" w:color="auto"/>
                <w:right w:val="none" w:sz="0" w:space="0" w:color="auto"/>
              </w:divBdr>
            </w:div>
            <w:div w:id="1326516995">
              <w:marLeft w:val="0"/>
              <w:marRight w:val="0"/>
              <w:marTop w:val="0"/>
              <w:marBottom w:val="0"/>
              <w:divBdr>
                <w:top w:val="none" w:sz="0" w:space="0" w:color="auto"/>
                <w:left w:val="none" w:sz="0" w:space="0" w:color="auto"/>
                <w:bottom w:val="none" w:sz="0" w:space="0" w:color="auto"/>
                <w:right w:val="none" w:sz="0" w:space="0" w:color="auto"/>
              </w:divBdr>
            </w:div>
            <w:div w:id="19293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011">
      <w:bodyDiv w:val="1"/>
      <w:marLeft w:val="0"/>
      <w:marRight w:val="0"/>
      <w:marTop w:val="0"/>
      <w:marBottom w:val="0"/>
      <w:divBdr>
        <w:top w:val="none" w:sz="0" w:space="0" w:color="auto"/>
        <w:left w:val="none" w:sz="0" w:space="0" w:color="auto"/>
        <w:bottom w:val="none" w:sz="0" w:space="0" w:color="auto"/>
        <w:right w:val="none" w:sz="0" w:space="0" w:color="auto"/>
      </w:divBdr>
      <w:divsChild>
        <w:div w:id="68386229">
          <w:marLeft w:val="0"/>
          <w:marRight w:val="0"/>
          <w:marTop w:val="0"/>
          <w:marBottom w:val="0"/>
          <w:divBdr>
            <w:top w:val="none" w:sz="0" w:space="0" w:color="auto"/>
            <w:left w:val="none" w:sz="0" w:space="0" w:color="auto"/>
            <w:bottom w:val="none" w:sz="0" w:space="0" w:color="auto"/>
            <w:right w:val="none" w:sz="0" w:space="0" w:color="auto"/>
          </w:divBdr>
          <w:divsChild>
            <w:div w:id="693577839">
              <w:marLeft w:val="0"/>
              <w:marRight w:val="0"/>
              <w:marTop w:val="0"/>
              <w:marBottom w:val="0"/>
              <w:divBdr>
                <w:top w:val="none" w:sz="0" w:space="0" w:color="auto"/>
                <w:left w:val="none" w:sz="0" w:space="0" w:color="auto"/>
                <w:bottom w:val="none" w:sz="0" w:space="0" w:color="auto"/>
                <w:right w:val="none" w:sz="0" w:space="0" w:color="auto"/>
              </w:divBdr>
            </w:div>
            <w:div w:id="9631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4566">
      <w:bodyDiv w:val="1"/>
      <w:marLeft w:val="0"/>
      <w:marRight w:val="0"/>
      <w:marTop w:val="0"/>
      <w:marBottom w:val="0"/>
      <w:divBdr>
        <w:top w:val="none" w:sz="0" w:space="0" w:color="auto"/>
        <w:left w:val="none" w:sz="0" w:space="0" w:color="auto"/>
        <w:bottom w:val="none" w:sz="0" w:space="0" w:color="auto"/>
        <w:right w:val="none" w:sz="0" w:space="0" w:color="auto"/>
      </w:divBdr>
    </w:div>
    <w:div w:id="646666280">
      <w:bodyDiv w:val="1"/>
      <w:marLeft w:val="0"/>
      <w:marRight w:val="0"/>
      <w:marTop w:val="0"/>
      <w:marBottom w:val="0"/>
      <w:divBdr>
        <w:top w:val="none" w:sz="0" w:space="0" w:color="auto"/>
        <w:left w:val="none" w:sz="0" w:space="0" w:color="auto"/>
        <w:bottom w:val="none" w:sz="0" w:space="0" w:color="auto"/>
        <w:right w:val="none" w:sz="0" w:space="0" w:color="auto"/>
      </w:divBdr>
      <w:divsChild>
        <w:div w:id="1869642258">
          <w:marLeft w:val="0"/>
          <w:marRight w:val="0"/>
          <w:marTop w:val="0"/>
          <w:marBottom w:val="0"/>
          <w:divBdr>
            <w:top w:val="none" w:sz="0" w:space="0" w:color="auto"/>
            <w:left w:val="none" w:sz="0" w:space="0" w:color="auto"/>
            <w:bottom w:val="none" w:sz="0" w:space="0" w:color="auto"/>
            <w:right w:val="none" w:sz="0" w:space="0" w:color="auto"/>
          </w:divBdr>
          <w:divsChild>
            <w:div w:id="3860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272">
      <w:bodyDiv w:val="1"/>
      <w:marLeft w:val="0"/>
      <w:marRight w:val="0"/>
      <w:marTop w:val="0"/>
      <w:marBottom w:val="0"/>
      <w:divBdr>
        <w:top w:val="none" w:sz="0" w:space="0" w:color="auto"/>
        <w:left w:val="none" w:sz="0" w:space="0" w:color="auto"/>
        <w:bottom w:val="none" w:sz="0" w:space="0" w:color="auto"/>
        <w:right w:val="none" w:sz="0" w:space="0" w:color="auto"/>
      </w:divBdr>
      <w:divsChild>
        <w:div w:id="90860122">
          <w:marLeft w:val="0"/>
          <w:marRight w:val="0"/>
          <w:marTop w:val="0"/>
          <w:marBottom w:val="0"/>
          <w:divBdr>
            <w:top w:val="none" w:sz="0" w:space="0" w:color="auto"/>
            <w:left w:val="none" w:sz="0" w:space="0" w:color="auto"/>
            <w:bottom w:val="none" w:sz="0" w:space="0" w:color="auto"/>
            <w:right w:val="none" w:sz="0" w:space="0" w:color="auto"/>
          </w:divBdr>
          <w:divsChild>
            <w:div w:id="677271816">
              <w:marLeft w:val="0"/>
              <w:marRight w:val="0"/>
              <w:marTop w:val="0"/>
              <w:marBottom w:val="0"/>
              <w:divBdr>
                <w:top w:val="none" w:sz="0" w:space="0" w:color="auto"/>
                <w:left w:val="none" w:sz="0" w:space="0" w:color="auto"/>
                <w:bottom w:val="none" w:sz="0" w:space="0" w:color="auto"/>
                <w:right w:val="none" w:sz="0" w:space="0" w:color="auto"/>
              </w:divBdr>
            </w:div>
            <w:div w:id="420183615">
              <w:marLeft w:val="0"/>
              <w:marRight w:val="0"/>
              <w:marTop w:val="0"/>
              <w:marBottom w:val="0"/>
              <w:divBdr>
                <w:top w:val="none" w:sz="0" w:space="0" w:color="auto"/>
                <w:left w:val="none" w:sz="0" w:space="0" w:color="auto"/>
                <w:bottom w:val="none" w:sz="0" w:space="0" w:color="auto"/>
                <w:right w:val="none" w:sz="0" w:space="0" w:color="auto"/>
              </w:divBdr>
            </w:div>
            <w:div w:id="1780294385">
              <w:marLeft w:val="0"/>
              <w:marRight w:val="0"/>
              <w:marTop w:val="0"/>
              <w:marBottom w:val="0"/>
              <w:divBdr>
                <w:top w:val="none" w:sz="0" w:space="0" w:color="auto"/>
                <w:left w:val="none" w:sz="0" w:space="0" w:color="auto"/>
                <w:bottom w:val="none" w:sz="0" w:space="0" w:color="auto"/>
                <w:right w:val="none" w:sz="0" w:space="0" w:color="auto"/>
              </w:divBdr>
            </w:div>
            <w:div w:id="2065372340">
              <w:marLeft w:val="0"/>
              <w:marRight w:val="0"/>
              <w:marTop w:val="0"/>
              <w:marBottom w:val="0"/>
              <w:divBdr>
                <w:top w:val="none" w:sz="0" w:space="0" w:color="auto"/>
                <w:left w:val="none" w:sz="0" w:space="0" w:color="auto"/>
                <w:bottom w:val="none" w:sz="0" w:space="0" w:color="auto"/>
                <w:right w:val="none" w:sz="0" w:space="0" w:color="auto"/>
              </w:divBdr>
            </w:div>
            <w:div w:id="1337229008">
              <w:marLeft w:val="0"/>
              <w:marRight w:val="0"/>
              <w:marTop w:val="0"/>
              <w:marBottom w:val="0"/>
              <w:divBdr>
                <w:top w:val="none" w:sz="0" w:space="0" w:color="auto"/>
                <w:left w:val="none" w:sz="0" w:space="0" w:color="auto"/>
                <w:bottom w:val="none" w:sz="0" w:space="0" w:color="auto"/>
                <w:right w:val="none" w:sz="0" w:space="0" w:color="auto"/>
              </w:divBdr>
            </w:div>
            <w:div w:id="805699841">
              <w:marLeft w:val="0"/>
              <w:marRight w:val="0"/>
              <w:marTop w:val="0"/>
              <w:marBottom w:val="0"/>
              <w:divBdr>
                <w:top w:val="none" w:sz="0" w:space="0" w:color="auto"/>
                <w:left w:val="none" w:sz="0" w:space="0" w:color="auto"/>
                <w:bottom w:val="none" w:sz="0" w:space="0" w:color="auto"/>
                <w:right w:val="none" w:sz="0" w:space="0" w:color="auto"/>
              </w:divBdr>
            </w:div>
            <w:div w:id="31462912">
              <w:marLeft w:val="0"/>
              <w:marRight w:val="0"/>
              <w:marTop w:val="0"/>
              <w:marBottom w:val="0"/>
              <w:divBdr>
                <w:top w:val="none" w:sz="0" w:space="0" w:color="auto"/>
                <w:left w:val="none" w:sz="0" w:space="0" w:color="auto"/>
                <w:bottom w:val="none" w:sz="0" w:space="0" w:color="auto"/>
                <w:right w:val="none" w:sz="0" w:space="0" w:color="auto"/>
              </w:divBdr>
            </w:div>
            <w:div w:id="287666582">
              <w:marLeft w:val="0"/>
              <w:marRight w:val="0"/>
              <w:marTop w:val="0"/>
              <w:marBottom w:val="0"/>
              <w:divBdr>
                <w:top w:val="none" w:sz="0" w:space="0" w:color="auto"/>
                <w:left w:val="none" w:sz="0" w:space="0" w:color="auto"/>
                <w:bottom w:val="none" w:sz="0" w:space="0" w:color="auto"/>
                <w:right w:val="none" w:sz="0" w:space="0" w:color="auto"/>
              </w:divBdr>
            </w:div>
            <w:div w:id="753939754">
              <w:marLeft w:val="0"/>
              <w:marRight w:val="0"/>
              <w:marTop w:val="0"/>
              <w:marBottom w:val="0"/>
              <w:divBdr>
                <w:top w:val="none" w:sz="0" w:space="0" w:color="auto"/>
                <w:left w:val="none" w:sz="0" w:space="0" w:color="auto"/>
                <w:bottom w:val="none" w:sz="0" w:space="0" w:color="auto"/>
                <w:right w:val="none" w:sz="0" w:space="0" w:color="auto"/>
              </w:divBdr>
            </w:div>
            <w:div w:id="531384207">
              <w:marLeft w:val="0"/>
              <w:marRight w:val="0"/>
              <w:marTop w:val="0"/>
              <w:marBottom w:val="0"/>
              <w:divBdr>
                <w:top w:val="none" w:sz="0" w:space="0" w:color="auto"/>
                <w:left w:val="none" w:sz="0" w:space="0" w:color="auto"/>
                <w:bottom w:val="none" w:sz="0" w:space="0" w:color="auto"/>
                <w:right w:val="none" w:sz="0" w:space="0" w:color="auto"/>
              </w:divBdr>
            </w:div>
            <w:div w:id="1720015541">
              <w:marLeft w:val="0"/>
              <w:marRight w:val="0"/>
              <w:marTop w:val="0"/>
              <w:marBottom w:val="0"/>
              <w:divBdr>
                <w:top w:val="none" w:sz="0" w:space="0" w:color="auto"/>
                <w:left w:val="none" w:sz="0" w:space="0" w:color="auto"/>
                <w:bottom w:val="none" w:sz="0" w:space="0" w:color="auto"/>
                <w:right w:val="none" w:sz="0" w:space="0" w:color="auto"/>
              </w:divBdr>
            </w:div>
            <w:div w:id="8990213">
              <w:marLeft w:val="0"/>
              <w:marRight w:val="0"/>
              <w:marTop w:val="0"/>
              <w:marBottom w:val="0"/>
              <w:divBdr>
                <w:top w:val="none" w:sz="0" w:space="0" w:color="auto"/>
                <w:left w:val="none" w:sz="0" w:space="0" w:color="auto"/>
                <w:bottom w:val="none" w:sz="0" w:space="0" w:color="auto"/>
                <w:right w:val="none" w:sz="0" w:space="0" w:color="auto"/>
              </w:divBdr>
            </w:div>
            <w:div w:id="110321586">
              <w:marLeft w:val="0"/>
              <w:marRight w:val="0"/>
              <w:marTop w:val="0"/>
              <w:marBottom w:val="0"/>
              <w:divBdr>
                <w:top w:val="none" w:sz="0" w:space="0" w:color="auto"/>
                <w:left w:val="none" w:sz="0" w:space="0" w:color="auto"/>
                <w:bottom w:val="none" w:sz="0" w:space="0" w:color="auto"/>
                <w:right w:val="none" w:sz="0" w:space="0" w:color="auto"/>
              </w:divBdr>
            </w:div>
            <w:div w:id="1475292445">
              <w:marLeft w:val="0"/>
              <w:marRight w:val="0"/>
              <w:marTop w:val="0"/>
              <w:marBottom w:val="0"/>
              <w:divBdr>
                <w:top w:val="none" w:sz="0" w:space="0" w:color="auto"/>
                <w:left w:val="none" w:sz="0" w:space="0" w:color="auto"/>
                <w:bottom w:val="none" w:sz="0" w:space="0" w:color="auto"/>
                <w:right w:val="none" w:sz="0" w:space="0" w:color="auto"/>
              </w:divBdr>
            </w:div>
            <w:div w:id="1485464814">
              <w:marLeft w:val="0"/>
              <w:marRight w:val="0"/>
              <w:marTop w:val="0"/>
              <w:marBottom w:val="0"/>
              <w:divBdr>
                <w:top w:val="none" w:sz="0" w:space="0" w:color="auto"/>
                <w:left w:val="none" w:sz="0" w:space="0" w:color="auto"/>
                <w:bottom w:val="none" w:sz="0" w:space="0" w:color="auto"/>
                <w:right w:val="none" w:sz="0" w:space="0" w:color="auto"/>
              </w:divBdr>
            </w:div>
            <w:div w:id="562451657">
              <w:marLeft w:val="0"/>
              <w:marRight w:val="0"/>
              <w:marTop w:val="0"/>
              <w:marBottom w:val="0"/>
              <w:divBdr>
                <w:top w:val="none" w:sz="0" w:space="0" w:color="auto"/>
                <w:left w:val="none" w:sz="0" w:space="0" w:color="auto"/>
                <w:bottom w:val="none" w:sz="0" w:space="0" w:color="auto"/>
                <w:right w:val="none" w:sz="0" w:space="0" w:color="auto"/>
              </w:divBdr>
            </w:div>
            <w:div w:id="1230768896">
              <w:marLeft w:val="0"/>
              <w:marRight w:val="0"/>
              <w:marTop w:val="0"/>
              <w:marBottom w:val="0"/>
              <w:divBdr>
                <w:top w:val="none" w:sz="0" w:space="0" w:color="auto"/>
                <w:left w:val="none" w:sz="0" w:space="0" w:color="auto"/>
                <w:bottom w:val="none" w:sz="0" w:space="0" w:color="auto"/>
                <w:right w:val="none" w:sz="0" w:space="0" w:color="auto"/>
              </w:divBdr>
            </w:div>
            <w:div w:id="2087651033">
              <w:marLeft w:val="0"/>
              <w:marRight w:val="0"/>
              <w:marTop w:val="0"/>
              <w:marBottom w:val="0"/>
              <w:divBdr>
                <w:top w:val="none" w:sz="0" w:space="0" w:color="auto"/>
                <w:left w:val="none" w:sz="0" w:space="0" w:color="auto"/>
                <w:bottom w:val="none" w:sz="0" w:space="0" w:color="auto"/>
                <w:right w:val="none" w:sz="0" w:space="0" w:color="auto"/>
              </w:divBdr>
            </w:div>
            <w:div w:id="884223358">
              <w:marLeft w:val="0"/>
              <w:marRight w:val="0"/>
              <w:marTop w:val="0"/>
              <w:marBottom w:val="0"/>
              <w:divBdr>
                <w:top w:val="none" w:sz="0" w:space="0" w:color="auto"/>
                <w:left w:val="none" w:sz="0" w:space="0" w:color="auto"/>
                <w:bottom w:val="none" w:sz="0" w:space="0" w:color="auto"/>
                <w:right w:val="none" w:sz="0" w:space="0" w:color="auto"/>
              </w:divBdr>
            </w:div>
            <w:div w:id="1112896357">
              <w:marLeft w:val="0"/>
              <w:marRight w:val="0"/>
              <w:marTop w:val="0"/>
              <w:marBottom w:val="0"/>
              <w:divBdr>
                <w:top w:val="none" w:sz="0" w:space="0" w:color="auto"/>
                <w:left w:val="none" w:sz="0" w:space="0" w:color="auto"/>
                <w:bottom w:val="none" w:sz="0" w:space="0" w:color="auto"/>
                <w:right w:val="none" w:sz="0" w:space="0" w:color="auto"/>
              </w:divBdr>
            </w:div>
            <w:div w:id="127093389">
              <w:marLeft w:val="0"/>
              <w:marRight w:val="0"/>
              <w:marTop w:val="0"/>
              <w:marBottom w:val="0"/>
              <w:divBdr>
                <w:top w:val="none" w:sz="0" w:space="0" w:color="auto"/>
                <w:left w:val="none" w:sz="0" w:space="0" w:color="auto"/>
                <w:bottom w:val="none" w:sz="0" w:space="0" w:color="auto"/>
                <w:right w:val="none" w:sz="0" w:space="0" w:color="auto"/>
              </w:divBdr>
            </w:div>
            <w:div w:id="480535580">
              <w:marLeft w:val="0"/>
              <w:marRight w:val="0"/>
              <w:marTop w:val="0"/>
              <w:marBottom w:val="0"/>
              <w:divBdr>
                <w:top w:val="none" w:sz="0" w:space="0" w:color="auto"/>
                <w:left w:val="none" w:sz="0" w:space="0" w:color="auto"/>
                <w:bottom w:val="none" w:sz="0" w:space="0" w:color="auto"/>
                <w:right w:val="none" w:sz="0" w:space="0" w:color="auto"/>
              </w:divBdr>
            </w:div>
            <w:div w:id="1057624587">
              <w:marLeft w:val="0"/>
              <w:marRight w:val="0"/>
              <w:marTop w:val="0"/>
              <w:marBottom w:val="0"/>
              <w:divBdr>
                <w:top w:val="none" w:sz="0" w:space="0" w:color="auto"/>
                <w:left w:val="none" w:sz="0" w:space="0" w:color="auto"/>
                <w:bottom w:val="none" w:sz="0" w:space="0" w:color="auto"/>
                <w:right w:val="none" w:sz="0" w:space="0" w:color="auto"/>
              </w:divBdr>
            </w:div>
            <w:div w:id="1291008478">
              <w:marLeft w:val="0"/>
              <w:marRight w:val="0"/>
              <w:marTop w:val="0"/>
              <w:marBottom w:val="0"/>
              <w:divBdr>
                <w:top w:val="none" w:sz="0" w:space="0" w:color="auto"/>
                <w:left w:val="none" w:sz="0" w:space="0" w:color="auto"/>
                <w:bottom w:val="none" w:sz="0" w:space="0" w:color="auto"/>
                <w:right w:val="none" w:sz="0" w:space="0" w:color="auto"/>
              </w:divBdr>
            </w:div>
            <w:div w:id="73207296">
              <w:marLeft w:val="0"/>
              <w:marRight w:val="0"/>
              <w:marTop w:val="0"/>
              <w:marBottom w:val="0"/>
              <w:divBdr>
                <w:top w:val="none" w:sz="0" w:space="0" w:color="auto"/>
                <w:left w:val="none" w:sz="0" w:space="0" w:color="auto"/>
                <w:bottom w:val="none" w:sz="0" w:space="0" w:color="auto"/>
                <w:right w:val="none" w:sz="0" w:space="0" w:color="auto"/>
              </w:divBdr>
            </w:div>
            <w:div w:id="448400241">
              <w:marLeft w:val="0"/>
              <w:marRight w:val="0"/>
              <w:marTop w:val="0"/>
              <w:marBottom w:val="0"/>
              <w:divBdr>
                <w:top w:val="none" w:sz="0" w:space="0" w:color="auto"/>
                <w:left w:val="none" w:sz="0" w:space="0" w:color="auto"/>
                <w:bottom w:val="none" w:sz="0" w:space="0" w:color="auto"/>
                <w:right w:val="none" w:sz="0" w:space="0" w:color="auto"/>
              </w:divBdr>
            </w:div>
            <w:div w:id="1923298862">
              <w:marLeft w:val="0"/>
              <w:marRight w:val="0"/>
              <w:marTop w:val="0"/>
              <w:marBottom w:val="0"/>
              <w:divBdr>
                <w:top w:val="none" w:sz="0" w:space="0" w:color="auto"/>
                <w:left w:val="none" w:sz="0" w:space="0" w:color="auto"/>
                <w:bottom w:val="none" w:sz="0" w:space="0" w:color="auto"/>
                <w:right w:val="none" w:sz="0" w:space="0" w:color="auto"/>
              </w:divBdr>
            </w:div>
            <w:div w:id="2620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0016">
      <w:bodyDiv w:val="1"/>
      <w:marLeft w:val="0"/>
      <w:marRight w:val="0"/>
      <w:marTop w:val="0"/>
      <w:marBottom w:val="0"/>
      <w:divBdr>
        <w:top w:val="none" w:sz="0" w:space="0" w:color="auto"/>
        <w:left w:val="none" w:sz="0" w:space="0" w:color="auto"/>
        <w:bottom w:val="none" w:sz="0" w:space="0" w:color="auto"/>
        <w:right w:val="none" w:sz="0" w:space="0" w:color="auto"/>
      </w:divBdr>
    </w:div>
    <w:div w:id="674117850">
      <w:bodyDiv w:val="1"/>
      <w:marLeft w:val="0"/>
      <w:marRight w:val="0"/>
      <w:marTop w:val="0"/>
      <w:marBottom w:val="0"/>
      <w:divBdr>
        <w:top w:val="none" w:sz="0" w:space="0" w:color="auto"/>
        <w:left w:val="none" w:sz="0" w:space="0" w:color="auto"/>
        <w:bottom w:val="none" w:sz="0" w:space="0" w:color="auto"/>
        <w:right w:val="none" w:sz="0" w:space="0" w:color="auto"/>
      </w:divBdr>
    </w:div>
    <w:div w:id="693458248">
      <w:bodyDiv w:val="1"/>
      <w:marLeft w:val="0"/>
      <w:marRight w:val="0"/>
      <w:marTop w:val="0"/>
      <w:marBottom w:val="0"/>
      <w:divBdr>
        <w:top w:val="none" w:sz="0" w:space="0" w:color="auto"/>
        <w:left w:val="none" w:sz="0" w:space="0" w:color="auto"/>
        <w:bottom w:val="none" w:sz="0" w:space="0" w:color="auto"/>
        <w:right w:val="none" w:sz="0" w:space="0" w:color="auto"/>
      </w:divBdr>
      <w:divsChild>
        <w:div w:id="1062604405">
          <w:marLeft w:val="0"/>
          <w:marRight w:val="0"/>
          <w:marTop w:val="0"/>
          <w:marBottom w:val="0"/>
          <w:divBdr>
            <w:top w:val="none" w:sz="0" w:space="0" w:color="auto"/>
            <w:left w:val="none" w:sz="0" w:space="0" w:color="auto"/>
            <w:bottom w:val="none" w:sz="0" w:space="0" w:color="auto"/>
            <w:right w:val="none" w:sz="0" w:space="0" w:color="auto"/>
          </w:divBdr>
          <w:divsChild>
            <w:div w:id="834421724">
              <w:marLeft w:val="0"/>
              <w:marRight w:val="0"/>
              <w:marTop w:val="0"/>
              <w:marBottom w:val="0"/>
              <w:divBdr>
                <w:top w:val="none" w:sz="0" w:space="0" w:color="auto"/>
                <w:left w:val="none" w:sz="0" w:space="0" w:color="auto"/>
                <w:bottom w:val="none" w:sz="0" w:space="0" w:color="auto"/>
                <w:right w:val="none" w:sz="0" w:space="0" w:color="auto"/>
              </w:divBdr>
            </w:div>
            <w:div w:id="1847478852">
              <w:marLeft w:val="0"/>
              <w:marRight w:val="0"/>
              <w:marTop w:val="0"/>
              <w:marBottom w:val="0"/>
              <w:divBdr>
                <w:top w:val="none" w:sz="0" w:space="0" w:color="auto"/>
                <w:left w:val="none" w:sz="0" w:space="0" w:color="auto"/>
                <w:bottom w:val="none" w:sz="0" w:space="0" w:color="auto"/>
                <w:right w:val="none" w:sz="0" w:space="0" w:color="auto"/>
              </w:divBdr>
            </w:div>
            <w:div w:id="901525127">
              <w:marLeft w:val="0"/>
              <w:marRight w:val="0"/>
              <w:marTop w:val="0"/>
              <w:marBottom w:val="0"/>
              <w:divBdr>
                <w:top w:val="none" w:sz="0" w:space="0" w:color="auto"/>
                <w:left w:val="none" w:sz="0" w:space="0" w:color="auto"/>
                <w:bottom w:val="none" w:sz="0" w:space="0" w:color="auto"/>
                <w:right w:val="none" w:sz="0" w:space="0" w:color="auto"/>
              </w:divBdr>
            </w:div>
            <w:div w:id="1250942">
              <w:marLeft w:val="0"/>
              <w:marRight w:val="0"/>
              <w:marTop w:val="0"/>
              <w:marBottom w:val="0"/>
              <w:divBdr>
                <w:top w:val="none" w:sz="0" w:space="0" w:color="auto"/>
                <w:left w:val="none" w:sz="0" w:space="0" w:color="auto"/>
                <w:bottom w:val="none" w:sz="0" w:space="0" w:color="auto"/>
                <w:right w:val="none" w:sz="0" w:space="0" w:color="auto"/>
              </w:divBdr>
            </w:div>
            <w:div w:id="1865286436">
              <w:marLeft w:val="0"/>
              <w:marRight w:val="0"/>
              <w:marTop w:val="0"/>
              <w:marBottom w:val="0"/>
              <w:divBdr>
                <w:top w:val="none" w:sz="0" w:space="0" w:color="auto"/>
                <w:left w:val="none" w:sz="0" w:space="0" w:color="auto"/>
                <w:bottom w:val="none" w:sz="0" w:space="0" w:color="auto"/>
                <w:right w:val="none" w:sz="0" w:space="0" w:color="auto"/>
              </w:divBdr>
            </w:div>
            <w:div w:id="2008826445">
              <w:marLeft w:val="0"/>
              <w:marRight w:val="0"/>
              <w:marTop w:val="0"/>
              <w:marBottom w:val="0"/>
              <w:divBdr>
                <w:top w:val="none" w:sz="0" w:space="0" w:color="auto"/>
                <w:left w:val="none" w:sz="0" w:space="0" w:color="auto"/>
                <w:bottom w:val="none" w:sz="0" w:space="0" w:color="auto"/>
                <w:right w:val="none" w:sz="0" w:space="0" w:color="auto"/>
              </w:divBdr>
            </w:div>
            <w:div w:id="559054289">
              <w:marLeft w:val="0"/>
              <w:marRight w:val="0"/>
              <w:marTop w:val="0"/>
              <w:marBottom w:val="0"/>
              <w:divBdr>
                <w:top w:val="none" w:sz="0" w:space="0" w:color="auto"/>
                <w:left w:val="none" w:sz="0" w:space="0" w:color="auto"/>
                <w:bottom w:val="none" w:sz="0" w:space="0" w:color="auto"/>
                <w:right w:val="none" w:sz="0" w:space="0" w:color="auto"/>
              </w:divBdr>
            </w:div>
            <w:div w:id="1583293731">
              <w:marLeft w:val="0"/>
              <w:marRight w:val="0"/>
              <w:marTop w:val="0"/>
              <w:marBottom w:val="0"/>
              <w:divBdr>
                <w:top w:val="none" w:sz="0" w:space="0" w:color="auto"/>
                <w:left w:val="none" w:sz="0" w:space="0" w:color="auto"/>
                <w:bottom w:val="none" w:sz="0" w:space="0" w:color="auto"/>
                <w:right w:val="none" w:sz="0" w:space="0" w:color="auto"/>
              </w:divBdr>
            </w:div>
            <w:div w:id="1362900558">
              <w:marLeft w:val="0"/>
              <w:marRight w:val="0"/>
              <w:marTop w:val="0"/>
              <w:marBottom w:val="0"/>
              <w:divBdr>
                <w:top w:val="none" w:sz="0" w:space="0" w:color="auto"/>
                <w:left w:val="none" w:sz="0" w:space="0" w:color="auto"/>
                <w:bottom w:val="none" w:sz="0" w:space="0" w:color="auto"/>
                <w:right w:val="none" w:sz="0" w:space="0" w:color="auto"/>
              </w:divBdr>
            </w:div>
            <w:div w:id="1645432813">
              <w:marLeft w:val="0"/>
              <w:marRight w:val="0"/>
              <w:marTop w:val="0"/>
              <w:marBottom w:val="0"/>
              <w:divBdr>
                <w:top w:val="none" w:sz="0" w:space="0" w:color="auto"/>
                <w:left w:val="none" w:sz="0" w:space="0" w:color="auto"/>
                <w:bottom w:val="none" w:sz="0" w:space="0" w:color="auto"/>
                <w:right w:val="none" w:sz="0" w:space="0" w:color="auto"/>
              </w:divBdr>
            </w:div>
            <w:div w:id="1431513836">
              <w:marLeft w:val="0"/>
              <w:marRight w:val="0"/>
              <w:marTop w:val="0"/>
              <w:marBottom w:val="0"/>
              <w:divBdr>
                <w:top w:val="none" w:sz="0" w:space="0" w:color="auto"/>
                <w:left w:val="none" w:sz="0" w:space="0" w:color="auto"/>
                <w:bottom w:val="none" w:sz="0" w:space="0" w:color="auto"/>
                <w:right w:val="none" w:sz="0" w:space="0" w:color="auto"/>
              </w:divBdr>
            </w:div>
            <w:div w:id="781534479">
              <w:marLeft w:val="0"/>
              <w:marRight w:val="0"/>
              <w:marTop w:val="0"/>
              <w:marBottom w:val="0"/>
              <w:divBdr>
                <w:top w:val="none" w:sz="0" w:space="0" w:color="auto"/>
                <w:left w:val="none" w:sz="0" w:space="0" w:color="auto"/>
                <w:bottom w:val="none" w:sz="0" w:space="0" w:color="auto"/>
                <w:right w:val="none" w:sz="0" w:space="0" w:color="auto"/>
              </w:divBdr>
            </w:div>
            <w:div w:id="1844010557">
              <w:marLeft w:val="0"/>
              <w:marRight w:val="0"/>
              <w:marTop w:val="0"/>
              <w:marBottom w:val="0"/>
              <w:divBdr>
                <w:top w:val="none" w:sz="0" w:space="0" w:color="auto"/>
                <w:left w:val="none" w:sz="0" w:space="0" w:color="auto"/>
                <w:bottom w:val="none" w:sz="0" w:space="0" w:color="auto"/>
                <w:right w:val="none" w:sz="0" w:space="0" w:color="auto"/>
              </w:divBdr>
            </w:div>
            <w:div w:id="1981038294">
              <w:marLeft w:val="0"/>
              <w:marRight w:val="0"/>
              <w:marTop w:val="0"/>
              <w:marBottom w:val="0"/>
              <w:divBdr>
                <w:top w:val="none" w:sz="0" w:space="0" w:color="auto"/>
                <w:left w:val="none" w:sz="0" w:space="0" w:color="auto"/>
                <w:bottom w:val="none" w:sz="0" w:space="0" w:color="auto"/>
                <w:right w:val="none" w:sz="0" w:space="0" w:color="auto"/>
              </w:divBdr>
            </w:div>
            <w:div w:id="750732415">
              <w:marLeft w:val="0"/>
              <w:marRight w:val="0"/>
              <w:marTop w:val="0"/>
              <w:marBottom w:val="0"/>
              <w:divBdr>
                <w:top w:val="none" w:sz="0" w:space="0" w:color="auto"/>
                <w:left w:val="none" w:sz="0" w:space="0" w:color="auto"/>
                <w:bottom w:val="none" w:sz="0" w:space="0" w:color="auto"/>
                <w:right w:val="none" w:sz="0" w:space="0" w:color="auto"/>
              </w:divBdr>
            </w:div>
            <w:div w:id="1347630503">
              <w:marLeft w:val="0"/>
              <w:marRight w:val="0"/>
              <w:marTop w:val="0"/>
              <w:marBottom w:val="0"/>
              <w:divBdr>
                <w:top w:val="none" w:sz="0" w:space="0" w:color="auto"/>
                <w:left w:val="none" w:sz="0" w:space="0" w:color="auto"/>
                <w:bottom w:val="none" w:sz="0" w:space="0" w:color="auto"/>
                <w:right w:val="none" w:sz="0" w:space="0" w:color="auto"/>
              </w:divBdr>
            </w:div>
            <w:div w:id="1493175122">
              <w:marLeft w:val="0"/>
              <w:marRight w:val="0"/>
              <w:marTop w:val="0"/>
              <w:marBottom w:val="0"/>
              <w:divBdr>
                <w:top w:val="none" w:sz="0" w:space="0" w:color="auto"/>
                <w:left w:val="none" w:sz="0" w:space="0" w:color="auto"/>
                <w:bottom w:val="none" w:sz="0" w:space="0" w:color="auto"/>
                <w:right w:val="none" w:sz="0" w:space="0" w:color="auto"/>
              </w:divBdr>
            </w:div>
            <w:div w:id="1135949966">
              <w:marLeft w:val="0"/>
              <w:marRight w:val="0"/>
              <w:marTop w:val="0"/>
              <w:marBottom w:val="0"/>
              <w:divBdr>
                <w:top w:val="none" w:sz="0" w:space="0" w:color="auto"/>
                <w:left w:val="none" w:sz="0" w:space="0" w:color="auto"/>
                <w:bottom w:val="none" w:sz="0" w:space="0" w:color="auto"/>
                <w:right w:val="none" w:sz="0" w:space="0" w:color="auto"/>
              </w:divBdr>
            </w:div>
            <w:div w:id="1084691779">
              <w:marLeft w:val="0"/>
              <w:marRight w:val="0"/>
              <w:marTop w:val="0"/>
              <w:marBottom w:val="0"/>
              <w:divBdr>
                <w:top w:val="none" w:sz="0" w:space="0" w:color="auto"/>
                <w:left w:val="none" w:sz="0" w:space="0" w:color="auto"/>
                <w:bottom w:val="none" w:sz="0" w:space="0" w:color="auto"/>
                <w:right w:val="none" w:sz="0" w:space="0" w:color="auto"/>
              </w:divBdr>
            </w:div>
            <w:div w:id="705449972">
              <w:marLeft w:val="0"/>
              <w:marRight w:val="0"/>
              <w:marTop w:val="0"/>
              <w:marBottom w:val="0"/>
              <w:divBdr>
                <w:top w:val="none" w:sz="0" w:space="0" w:color="auto"/>
                <w:left w:val="none" w:sz="0" w:space="0" w:color="auto"/>
                <w:bottom w:val="none" w:sz="0" w:space="0" w:color="auto"/>
                <w:right w:val="none" w:sz="0" w:space="0" w:color="auto"/>
              </w:divBdr>
            </w:div>
            <w:div w:id="1878665848">
              <w:marLeft w:val="0"/>
              <w:marRight w:val="0"/>
              <w:marTop w:val="0"/>
              <w:marBottom w:val="0"/>
              <w:divBdr>
                <w:top w:val="none" w:sz="0" w:space="0" w:color="auto"/>
                <w:left w:val="none" w:sz="0" w:space="0" w:color="auto"/>
                <w:bottom w:val="none" w:sz="0" w:space="0" w:color="auto"/>
                <w:right w:val="none" w:sz="0" w:space="0" w:color="auto"/>
              </w:divBdr>
            </w:div>
            <w:div w:id="1134786366">
              <w:marLeft w:val="0"/>
              <w:marRight w:val="0"/>
              <w:marTop w:val="0"/>
              <w:marBottom w:val="0"/>
              <w:divBdr>
                <w:top w:val="none" w:sz="0" w:space="0" w:color="auto"/>
                <w:left w:val="none" w:sz="0" w:space="0" w:color="auto"/>
                <w:bottom w:val="none" w:sz="0" w:space="0" w:color="auto"/>
                <w:right w:val="none" w:sz="0" w:space="0" w:color="auto"/>
              </w:divBdr>
            </w:div>
            <w:div w:id="505874118">
              <w:marLeft w:val="0"/>
              <w:marRight w:val="0"/>
              <w:marTop w:val="0"/>
              <w:marBottom w:val="0"/>
              <w:divBdr>
                <w:top w:val="none" w:sz="0" w:space="0" w:color="auto"/>
                <w:left w:val="none" w:sz="0" w:space="0" w:color="auto"/>
                <w:bottom w:val="none" w:sz="0" w:space="0" w:color="auto"/>
                <w:right w:val="none" w:sz="0" w:space="0" w:color="auto"/>
              </w:divBdr>
            </w:div>
            <w:div w:id="1596208265">
              <w:marLeft w:val="0"/>
              <w:marRight w:val="0"/>
              <w:marTop w:val="0"/>
              <w:marBottom w:val="0"/>
              <w:divBdr>
                <w:top w:val="none" w:sz="0" w:space="0" w:color="auto"/>
                <w:left w:val="none" w:sz="0" w:space="0" w:color="auto"/>
                <w:bottom w:val="none" w:sz="0" w:space="0" w:color="auto"/>
                <w:right w:val="none" w:sz="0" w:space="0" w:color="auto"/>
              </w:divBdr>
            </w:div>
            <w:div w:id="310600043">
              <w:marLeft w:val="0"/>
              <w:marRight w:val="0"/>
              <w:marTop w:val="0"/>
              <w:marBottom w:val="0"/>
              <w:divBdr>
                <w:top w:val="none" w:sz="0" w:space="0" w:color="auto"/>
                <w:left w:val="none" w:sz="0" w:space="0" w:color="auto"/>
                <w:bottom w:val="none" w:sz="0" w:space="0" w:color="auto"/>
                <w:right w:val="none" w:sz="0" w:space="0" w:color="auto"/>
              </w:divBdr>
            </w:div>
            <w:div w:id="1709141602">
              <w:marLeft w:val="0"/>
              <w:marRight w:val="0"/>
              <w:marTop w:val="0"/>
              <w:marBottom w:val="0"/>
              <w:divBdr>
                <w:top w:val="none" w:sz="0" w:space="0" w:color="auto"/>
                <w:left w:val="none" w:sz="0" w:space="0" w:color="auto"/>
                <w:bottom w:val="none" w:sz="0" w:space="0" w:color="auto"/>
                <w:right w:val="none" w:sz="0" w:space="0" w:color="auto"/>
              </w:divBdr>
            </w:div>
            <w:div w:id="1511218317">
              <w:marLeft w:val="0"/>
              <w:marRight w:val="0"/>
              <w:marTop w:val="0"/>
              <w:marBottom w:val="0"/>
              <w:divBdr>
                <w:top w:val="none" w:sz="0" w:space="0" w:color="auto"/>
                <w:left w:val="none" w:sz="0" w:space="0" w:color="auto"/>
                <w:bottom w:val="none" w:sz="0" w:space="0" w:color="auto"/>
                <w:right w:val="none" w:sz="0" w:space="0" w:color="auto"/>
              </w:divBdr>
            </w:div>
            <w:div w:id="1000347539">
              <w:marLeft w:val="0"/>
              <w:marRight w:val="0"/>
              <w:marTop w:val="0"/>
              <w:marBottom w:val="0"/>
              <w:divBdr>
                <w:top w:val="none" w:sz="0" w:space="0" w:color="auto"/>
                <w:left w:val="none" w:sz="0" w:space="0" w:color="auto"/>
                <w:bottom w:val="none" w:sz="0" w:space="0" w:color="auto"/>
                <w:right w:val="none" w:sz="0" w:space="0" w:color="auto"/>
              </w:divBdr>
            </w:div>
            <w:div w:id="1965887931">
              <w:marLeft w:val="0"/>
              <w:marRight w:val="0"/>
              <w:marTop w:val="0"/>
              <w:marBottom w:val="0"/>
              <w:divBdr>
                <w:top w:val="none" w:sz="0" w:space="0" w:color="auto"/>
                <w:left w:val="none" w:sz="0" w:space="0" w:color="auto"/>
                <w:bottom w:val="none" w:sz="0" w:space="0" w:color="auto"/>
                <w:right w:val="none" w:sz="0" w:space="0" w:color="auto"/>
              </w:divBdr>
            </w:div>
            <w:div w:id="12327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565">
      <w:bodyDiv w:val="1"/>
      <w:marLeft w:val="0"/>
      <w:marRight w:val="0"/>
      <w:marTop w:val="0"/>
      <w:marBottom w:val="0"/>
      <w:divBdr>
        <w:top w:val="none" w:sz="0" w:space="0" w:color="auto"/>
        <w:left w:val="none" w:sz="0" w:space="0" w:color="auto"/>
        <w:bottom w:val="none" w:sz="0" w:space="0" w:color="auto"/>
        <w:right w:val="none" w:sz="0" w:space="0" w:color="auto"/>
      </w:divBdr>
      <w:divsChild>
        <w:div w:id="697976378">
          <w:marLeft w:val="0"/>
          <w:marRight w:val="0"/>
          <w:marTop w:val="0"/>
          <w:marBottom w:val="0"/>
          <w:divBdr>
            <w:top w:val="none" w:sz="0" w:space="0" w:color="auto"/>
            <w:left w:val="none" w:sz="0" w:space="0" w:color="auto"/>
            <w:bottom w:val="none" w:sz="0" w:space="0" w:color="auto"/>
            <w:right w:val="none" w:sz="0" w:space="0" w:color="auto"/>
          </w:divBdr>
          <w:divsChild>
            <w:div w:id="175191495">
              <w:marLeft w:val="0"/>
              <w:marRight w:val="0"/>
              <w:marTop w:val="0"/>
              <w:marBottom w:val="0"/>
              <w:divBdr>
                <w:top w:val="none" w:sz="0" w:space="0" w:color="auto"/>
                <w:left w:val="none" w:sz="0" w:space="0" w:color="auto"/>
                <w:bottom w:val="none" w:sz="0" w:space="0" w:color="auto"/>
                <w:right w:val="none" w:sz="0" w:space="0" w:color="auto"/>
              </w:divBdr>
            </w:div>
            <w:div w:id="727461111">
              <w:marLeft w:val="0"/>
              <w:marRight w:val="0"/>
              <w:marTop w:val="0"/>
              <w:marBottom w:val="0"/>
              <w:divBdr>
                <w:top w:val="none" w:sz="0" w:space="0" w:color="auto"/>
                <w:left w:val="none" w:sz="0" w:space="0" w:color="auto"/>
                <w:bottom w:val="none" w:sz="0" w:space="0" w:color="auto"/>
                <w:right w:val="none" w:sz="0" w:space="0" w:color="auto"/>
              </w:divBdr>
            </w:div>
            <w:div w:id="550003090">
              <w:marLeft w:val="0"/>
              <w:marRight w:val="0"/>
              <w:marTop w:val="0"/>
              <w:marBottom w:val="0"/>
              <w:divBdr>
                <w:top w:val="none" w:sz="0" w:space="0" w:color="auto"/>
                <w:left w:val="none" w:sz="0" w:space="0" w:color="auto"/>
                <w:bottom w:val="none" w:sz="0" w:space="0" w:color="auto"/>
                <w:right w:val="none" w:sz="0" w:space="0" w:color="auto"/>
              </w:divBdr>
            </w:div>
            <w:div w:id="906691590">
              <w:marLeft w:val="0"/>
              <w:marRight w:val="0"/>
              <w:marTop w:val="0"/>
              <w:marBottom w:val="0"/>
              <w:divBdr>
                <w:top w:val="none" w:sz="0" w:space="0" w:color="auto"/>
                <w:left w:val="none" w:sz="0" w:space="0" w:color="auto"/>
                <w:bottom w:val="none" w:sz="0" w:space="0" w:color="auto"/>
                <w:right w:val="none" w:sz="0" w:space="0" w:color="auto"/>
              </w:divBdr>
            </w:div>
            <w:div w:id="1629313944">
              <w:marLeft w:val="0"/>
              <w:marRight w:val="0"/>
              <w:marTop w:val="0"/>
              <w:marBottom w:val="0"/>
              <w:divBdr>
                <w:top w:val="none" w:sz="0" w:space="0" w:color="auto"/>
                <w:left w:val="none" w:sz="0" w:space="0" w:color="auto"/>
                <w:bottom w:val="none" w:sz="0" w:space="0" w:color="auto"/>
                <w:right w:val="none" w:sz="0" w:space="0" w:color="auto"/>
              </w:divBdr>
            </w:div>
            <w:div w:id="109276536">
              <w:marLeft w:val="0"/>
              <w:marRight w:val="0"/>
              <w:marTop w:val="0"/>
              <w:marBottom w:val="0"/>
              <w:divBdr>
                <w:top w:val="none" w:sz="0" w:space="0" w:color="auto"/>
                <w:left w:val="none" w:sz="0" w:space="0" w:color="auto"/>
                <w:bottom w:val="none" w:sz="0" w:space="0" w:color="auto"/>
                <w:right w:val="none" w:sz="0" w:space="0" w:color="auto"/>
              </w:divBdr>
            </w:div>
            <w:div w:id="975064658">
              <w:marLeft w:val="0"/>
              <w:marRight w:val="0"/>
              <w:marTop w:val="0"/>
              <w:marBottom w:val="0"/>
              <w:divBdr>
                <w:top w:val="none" w:sz="0" w:space="0" w:color="auto"/>
                <w:left w:val="none" w:sz="0" w:space="0" w:color="auto"/>
                <w:bottom w:val="none" w:sz="0" w:space="0" w:color="auto"/>
                <w:right w:val="none" w:sz="0" w:space="0" w:color="auto"/>
              </w:divBdr>
            </w:div>
            <w:div w:id="1098677821">
              <w:marLeft w:val="0"/>
              <w:marRight w:val="0"/>
              <w:marTop w:val="0"/>
              <w:marBottom w:val="0"/>
              <w:divBdr>
                <w:top w:val="none" w:sz="0" w:space="0" w:color="auto"/>
                <w:left w:val="none" w:sz="0" w:space="0" w:color="auto"/>
                <w:bottom w:val="none" w:sz="0" w:space="0" w:color="auto"/>
                <w:right w:val="none" w:sz="0" w:space="0" w:color="auto"/>
              </w:divBdr>
            </w:div>
            <w:div w:id="157573703">
              <w:marLeft w:val="0"/>
              <w:marRight w:val="0"/>
              <w:marTop w:val="0"/>
              <w:marBottom w:val="0"/>
              <w:divBdr>
                <w:top w:val="none" w:sz="0" w:space="0" w:color="auto"/>
                <w:left w:val="none" w:sz="0" w:space="0" w:color="auto"/>
                <w:bottom w:val="none" w:sz="0" w:space="0" w:color="auto"/>
                <w:right w:val="none" w:sz="0" w:space="0" w:color="auto"/>
              </w:divBdr>
            </w:div>
            <w:div w:id="1431003241">
              <w:marLeft w:val="0"/>
              <w:marRight w:val="0"/>
              <w:marTop w:val="0"/>
              <w:marBottom w:val="0"/>
              <w:divBdr>
                <w:top w:val="none" w:sz="0" w:space="0" w:color="auto"/>
                <w:left w:val="none" w:sz="0" w:space="0" w:color="auto"/>
                <w:bottom w:val="none" w:sz="0" w:space="0" w:color="auto"/>
                <w:right w:val="none" w:sz="0" w:space="0" w:color="auto"/>
              </w:divBdr>
            </w:div>
            <w:div w:id="866717093">
              <w:marLeft w:val="0"/>
              <w:marRight w:val="0"/>
              <w:marTop w:val="0"/>
              <w:marBottom w:val="0"/>
              <w:divBdr>
                <w:top w:val="none" w:sz="0" w:space="0" w:color="auto"/>
                <w:left w:val="none" w:sz="0" w:space="0" w:color="auto"/>
                <w:bottom w:val="none" w:sz="0" w:space="0" w:color="auto"/>
                <w:right w:val="none" w:sz="0" w:space="0" w:color="auto"/>
              </w:divBdr>
            </w:div>
            <w:div w:id="2012096856">
              <w:marLeft w:val="0"/>
              <w:marRight w:val="0"/>
              <w:marTop w:val="0"/>
              <w:marBottom w:val="0"/>
              <w:divBdr>
                <w:top w:val="none" w:sz="0" w:space="0" w:color="auto"/>
                <w:left w:val="none" w:sz="0" w:space="0" w:color="auto"/>
                <w:bottom w:val="none" w:sz="0" w:space="0" w:color="auto"/>
                <w:right w:val="none" w:sz="0" w:space="0" w:color="auto"/>
              </w:divBdr>
            </w:div>
            <w:div w:id="691301169">
              <w:marLeft w:val="0"/>
              <w:marRight w:val="0"/>
              <w:marTop w:val="0"/>
              <w:marBottom w:val="0"/>
              <w:divBdr>
                <w:top w:val="none" w:sz="0" w:space="0" w:color="auto"/>
                <w:left w:val="none" w:sz="0" w:space="0" w:color="auto"/>
                <w:bottom w:val="none" w:sz="0" w:space="0" w:color="auto"/>
                <w:right w:val="none" w:sz="0" w:space="0" w:color="auto"/>
              </w:divBdr>
            </w:div>
            <w:div w:id="1549339481">
              <w:marLeft w:val="0"/>
              <w:marRight w:val="0"/>
              <w:marTop w:val="0"/>
              <w:marBottom w:val="0"/>
              <w:divBdr>
                <w:top w:val="none" w:sz="0" w:space="0" w:color="auto"/>
                <w:left w:val="none" w:sz="0" w:space="0" w:color="auto"/>
                <w:bottom w:val="none" w:sz="0" w:space="0" w:color="auto"/>
                <w:right w:val="none" w:sz="0" w:space="0" w:color="auto"/>
              </w:divBdr>
            </w:div>
            <w:div w:id="1753970671">
              <w:marLeft w:val="0"/>
              <w:marRight w:val="0"/>
              <w:marTop w:val="0"/>
              <w:marBottom w:val="0"/>
              <w:divBdr>
                <w:top w:val="none" w:sz="0" w:space="0" w:color="auto"/>
                <w:left w:val="none" w:sz="0" w:space="0" w:color="auto"/>
                <w:bottom w:val="none" w:sz="0" w:space="0" w:color="auto"/>
                <w:right w:val="none" w:sz="0" w:space="0" w:color="auto"/>
              </w:divBdr>
            </w:div>
            <w:div w:id="1240167035">
              <w:marLeft w:val="0"/>
              <w:marRight w:val="0"/>
              <w:marTop w:val="0"/>
              <w:marBottom w:val="0"/>
              <w:divBdr>
                <w:top w:val="none" w:sz="0" w:space="0" w:color="auto"/>
                <w:left w:val="none" w:sz="0" w:space="0" w:color="auto"/>
                <w:bottom w:val="none" w:sz="0" w:space="0" w:color="auto"/>
                <w:right w:val="none" w:sz="0" w:space="0" w:color="auto"/>
              </w:divBdr>
            </w:div>
            <w:div w:id="30041142">
              <w:marLeft w:val="0"/>
              <w:marRight w:val="0"/>
              <w:marTop w:val="0"/>
              <w:marBottom w:val="0"/>
              <w:divBdr>
                <w:top w:val="none" w:sz="0" w:space="0" w:color="auto"/>
                <w:left w:val="none" w:sz="0" w:space="0" w:color="auto"/>
                <w:bottom w:val="none" w:sz="0" w:space="0" w:color="auto"/>
                <w:right w:val="none" w:sz="0" w:space="0" w:color="auto"/>
              </w:divBdr>
            </w:div>
            <w:div w:id="345252149">
              <w:marLeft w:val="0"/>
              <w:marRight w:val="0"/>
              <w:marTop w:val="0"/>
              <w:marBottom w:val="0"/>
              <w:divBdr>
                <w:top w:val="none" w:sz="0" w:space="0" w:color="auto"/>
                <w:left w:val="none" w:sz="0" w:space="0" w:color="auto"/>
                <w:bottom w:val="none" w:sz="0" w:space="0" w:color="auto"/>
                <w:right w:val="none" w:sz="0" w:space="0" w:color="auto"/>
              </w:divBdr>
            </w:div>
            <w:div w:id="2072535454">
              <w:marLeft w:val="0"/>
              <w:marRight w:val="0"/>
              <w:marTop w:val="0"/>
              <w:marBottom w:val="0"/>
              <w:divBdr>
                <w:top w:val="none" w:sz="0" w:space="0" w:color="auto"/>
                <w:left w:val="none" w:sz="0" w:space="0" w:color="auto"/>
                <w:bottom w:val="none" w:sz="0" w:space="0" w:color="auto"/>
                <w:right w:val="none" w:sz="0" w:space="0" w:color="auto"/>
              </w:divBdr>
            </w:div>
            <w:div w:id="114369700">
              <w:marLeft w:val="0"/>
              <w:marRight w:val="0"/>
              <w:marTop w:val="0"/>
              <w:marBottom w:val="0"/>
              <w:divBdr>
                <w:top w:val="none" w:sz="0" w:space="0" w:color="auto"/>
                <w:left w:val="none" w:sz="0" w:space="0" w:color="auto"/>
                <w:bottom w:val="none" w:sz="0" w:space="0" w:color="auto"/>
                <w:right w:val="none" w:sz="0" w:space="0" w:color="auto"/>
              </w:divBdr>
            </w:div>
            <w:div w:id="847334843">
              <w:marLeft w:val="0"/>
              <w:marRight w:val="0"/>
              <w:marTop w:val="0"/>
              <w:marBottom w:val="0"/>
              <w:divBdr>
                <w:top w:val="none" w:sz="0" w:space="0" w:color="auto"/>
                <w:left w:val="none" w:sz="0" w:space="0" w:color="auto"/>
                <w:bottom w:val="none" w:sz="0" w:space="0" w:color="auto"/>
                <w:right w:val="none" w:sz="0" w:space="0" w:color="auto"/>
              </w:divBdr>
            </w:div>
            <w:div w:id="7192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6984">
      <w:bodyDiv w:val="1"/>
      <w:marLeft w:val="0"/>
      <w:marRight w:val="0"/>
      <w:marTop w:val="0"/>
      <w:marBottom w:val="0"/>
      <w:divBdr>
        <w:top w:val="none" w:sz="0" w:space="0" w:color="auto"/>
        <w:left w:val="none" w:sz="0" w:space="0" w:color="auto"/>
        <w:bottom w:val="none" w:sz="0" w:space="0" w:color="auto"/>
        <w:right w:val="none" w:sz="0" w:space="0" w:color="auto"/>
      </w:divBdr>
    </w:div>
    <w:div w:id="735202242">
      <w:bodyDiv w:val="1"/>
      <w:marLeft w:val="0"/>
      <w:marRight w:val="0"/>
      <w:marTop w:val="0"/>
      <w:marBottom w:val="0"/>
      <w:divBdr>
        <w:top w:val="none" w:sz="0" w:space="0" w:color="auto"/>
        <w:left w:val="none" w:sz="0" w:space="0" w:color="auto"/>
        <w:bottom w:val="none" w:sz="0" w:space="0" w:color="auto"/>
        <w:right w:val="none" w:sz="0" w:space="0" w:color="auto"/>
      </w:divBdr>
    </w:div>
    <w:div w:id="758138721">
      <w:bodyDiv w:val="1"/>
      <w:marLeft w:val="0"/>
      <w:marRight w:val="0"/>
      <w:marTop w:val="0"/>
      <w:marBottom w:val="0"/>
      <w:divBdr>
        <w:top w:val="none" w:sz="0" w:space="0" w:color="auto"/>
        <w:left w:val="none" w:sz="0" w:space="0" w:color="auto"/>
        <w:bottom w:val="none" w:sz="0" w:space="0" w:color="auto"/>
        <w:right w:val="none" w:sz="0" w:space="0" w:color="auto"/>
      </w:divBdr>
    </w:div>
    <w:div w:id="792939752">
      <w:bodyDiv w:val="1"/>
      <w:marLeft w:val="0"/>
      <w:marRight w:val="0"/>
      <w:marTop w:val="0"/>
      <w:marBottom w:val="0"/>
      <w:divBdr>
        <w:top w:val="none" w:sz="0" w:space="0" w:color="auto"/>
        <w:left w:val="none" w:sz="0" w:space="0" w:color="auto"/>
        <w:bottom w:val="none" w:sz="0" w:space="0" w:color="auto"/>
        <w:right w:val="none" w:sz="0" w:space="0" w:color="auto"/>
      </w:divBdr>
      <w:divsChild>
        <w:div w:id="403533046">
          <w:marLeft w:val="0"/>
          <w:marRight w:val="0"/>
          <w:marTop w:val="0"/>
          <w:marBottom w:val="0"/>
          <w:divBdr>
            <w:top w:val="none" w:sz="0" w:space="0" w:color="auto"/>
            <w:left w:val="none" w:sz="0" w:space="0" w:color="auto"/>
            <w:bottom w:val="none" w:sz="0" w:space="0" w:color="auto"/>
            <w:right w:val="none" w:sz="0" w:space="0" w:color="auto"/>
          </w:divBdr>
          <w:divsChild>
            <w:div w:id="809782241">
              <w:marLeft w:val="0"/>
              <w:marRight w:val="0"/>
              <w:marTop w:val="0"/>
              <w:marBottom w:val="0"/>
              <w:divBdr>
                <w:top w:val="none" w:sz="0" w:space="0" w:color="auto"/>
                <w:left w:val="none" w:sz="0" w:space="0" w:color="auto"/>
                <w:bottom w:val="none" w:sz="0" w:space="0" w:color="auto"/>
                <w:right w:val="none" w:sz="0" w:space="0" w:color="auto"/>
              </w:divBdr>
            </w:div>
            <w:div w:id="45390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51901">
      <w:bodyDiv w:val="1"/>
      <w:marLeft w:val="0"/>
      <w:marRight w:val="0"/>
      <w:marTop w:val="0"/>
      <w:marBottom w:val="0"/>
      <w:divBdr>
        <w:top w:val="none" w:sz="0" w:space="0" w:color="auto"/>
        <w:left w:val="none" w:sz="0" w:space="0" w:color="auto"/>
        <w:bottom w:val="none" w:sz="0" w:space="0" w:color="auto"/>
        <w:right w:val="none" w:sz="0" w:space="0" w:color="auto"/>
      </w:divBdr>
      <w:divsChild>
        <w:div w:id="68354052">
          <w:marLeft w:val="0"/>
          <w:marRight w:val="0"/>
          <w:marTop w:val="0"/>
          <w:marBottom w:val="0"/>
          <w:divBdr>
            <w:top w:val="none" w:sz="0" w:space="0" w:color="auto"/>
            <w:left w:val="none" w:sz="0" w:space="0" w:color="auto"/>
            <w:bottom w:val="none" w:sz="0" w:space="0" w:color="auto"/>
            <w:right w:val="none" w:sz="0" w:space="0" w:color="auto"/>
          </w:divBdr>
          <w:divsChild>
            <w:div w:id="1636762745">
              <w:marLeft w:val="0"/>
              <w:marRight w:val="0"/>
              <w:marTop w:val="0"/>
              <w:marBottom w:val="0"/>
              <w:divBdr>
                <w:top w:val="none" w:sz="0" w:space="0" w:color="auto"/>
                <w:left w:val="none" w:sz="0" w:space="0" w:color="auto"/>
                <w:bottom w:val="none" w:sz="0" w:space="0" w:color="auto"/>
                <w:right w:val="none" w:sz="0" w:space="0" w:color="auto"/>
              </w:divBdr>
            </w:div>
            <w:div w:id="776799952">
              <w:marLeft w:val="0"/>
              <w:marRight w:val="0"/>
              <w:marTop w:val="0"/>
              <w:marBottom w:val="0"/>
              <w:divBdr>
                <w:top w:val="none" w:sz="0" w:space="0" w:color="auto"/>
                <w:left w:val="none" w:sz="0" w:space="0" w:color="auto"/>
                <w:bottom w:val="none" w:sz="0" w:space="0" w:color="auto"/>
                <w:right w:val="none" w:sz="0" w:space="0" w:color="auto"/>
              </w:divBdr>
            </w:div>
            <w:div w:id="1719931190">
              <w:marLeft w:val="0"/>
              <w:marRight w:val="0"/>
              <w:marTop w:val="0"/>
              <w:marBottom w:val="0"/>
              <w:divBdr>
                <w:top w:val="none" w:sz="0" w:space="0" w:color="auto"/>
                <w:left w:val="none" w:sz="0" w:space="0" w:color="auto"/>
                <w:bottom w:val="none" w:sz="0" w:space="0" w:color="auto"/>
                <w:right w:val="none" w:sz="0" w:space="0" w:color="auto"/>
              </w:divBdr>
            </w:div>
            <w:div w:id="1544446237">
              <w:marLeft w:val="0"/>
              <w:marRight w:val="0"/>
              <w:marTop w:val="0"/>
              <w:marBottom w:val="0"/>
              <w:divBdr>
                <w:top w:val="none" w:sz="0" w:space="0" w:color="auto"/>
                <w:left w:val="none" w:sz="0" w:space="0" w:color="auto"/>
                <w:bottom w:val="none" w:sz="0" w:space="0" w:color="auto"/>
                <w:right w:val="none" w:sz="0" w:space="0" w:color="auto"/>
              </w:divBdr>
            </w:div>
            <w:div w:id="1207791798">
              <w:marLeft w:val="0"/>
              <w:marRight w:val="0"/>
              <w:marTop w:val="0"/>
              <w:marBottom w:val="0"/>
              <w:divBdr>
                <w:top w:val="none" w:sz="0" w:space="0" w:color="auto"/>
                <w:left w:val="none" w:sz="0" w:space="0" w:color="auto"/>
                <w:bottom w:val="none" w:sz="0" w:space="0" w:color="auto"/>
                <w:right w:val="none" w:sz="0" w:space="0" w:color="auto"/>
              </w:divBdr>
            </w:div>
            <w:div w:id="819882558">
              <w:marLeft w:val="0"/>
              <w:marRight w:val="0"/>
              <w:marTop w:val="0"/>
              <w:marBottom w:val="0"/>
              <w:divBdr>
                <w:top w:val="none" w:sz="0" w:space="0" w:color="auto"/>
                <w:left w:val="none" w:sz="0" w:space="0" w:color="auto"/>
                <w:bottom w:val="none" w:sz="0" w:space="0" w:color="auto"/>
                <w:right w:val="none" w:sz="0" w:space="0" w:color="auto"/>
              </w:divBdr>
            </w:div>
            <w:div w:id="1635722046">
              <w:marLeft w:val="0"/>
              <w:marRight w:val="0"/>
              <w:marTop w:val="0"/>
              <w:marBottom w:val="0"/>
              <w:divBdr>
                <w:top w:val="none" w:sz="0" w:space="0" w:color="auto"/>
                <w:left w:val="none" w:sz="0" w:space="0" w:color="auto"/>
                <w:bottom w:val="none" w:sz="0" w:space="0" w:color="auto"/>
                <w:right w:val="none" w:sz="0" w:space="0" w:color="auto"/>
              </w:divBdr>
            </w:div>
            <w:div w:id="395520422">
              <w:marLeft w:val="0"/>
              <w:marRight w:val="0"/>
              <w:marTop w:val="0"/>
              <w:marBottom w:val="0"/>
              <w:divBdr>
                <w:top w:val="none" w:sz="0" w:space="0" w:color="auto"/>
                <w:left w:val="none" w:sz="0" w:space="0" w:color="auto"/>
                <w:bottom w:val="none" w:sz="0" w:space="0" w:color="auto"/>
                <w:right w:val="none" w:sz="0" w:space="0" w:color="auto"/>
              </w:divBdr>
            </w:div>
            <w:div w:id="1792481157">
              <w:marLeft w:val="0"/>
              <w:marRight w:val="0"/>
              <w:marTop w:val="0"/>
              <w:marBottom w:val="0"/>
              <w:divBdr>
                <w:top w:val="none" w:sz="0" w:space="0" w:color="auto"/>
                <w:left w:val="none" w:sz="0" w:space="0" w:color="auto"/>
                <w:bottom w:val="none" w:sz="0" w:space="0" w:color="auto"/>
                <w:right w:val="none" w:sz="0" w:space="0" w:color="auto"/>
              </w:divBdr>
            </w:div>
            <w:div w:id="1800107347">
              <w:marLeft w:val="0"/>
              <w:marRight w:val="0"/>
              <w:marTop w:val="0"/>
              <w:marBottom w:val="0"/>
              <w:divBdr>
                <w:top w:val="none" w:sz="0" w:space="0" w:color="auto"/>
                <w:left w:val="none" w:sz="0" w:space="0" w:color="auto"/>
                <w:bottom w:val="none" w:sz="0" w:space="0" w:color="auto"/>
                <w:right w:val="none" w:sz="0" w:space="0" w:color="auto"/>
              </w:divBdr>
            </w:div>
            <w:div w:id="4508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3592">
      <w:bodyDiv w:val="1"/>
      <w:marLeft w:val="0"/>
      <w:marRight w:val="0"/>
      <w:marTop w:val="0"/>
      <w:marBottom w:val="0"/>
      <w:divBdr>
        <w:top w:val="none" w:sz="0" w:space="0" w:color="auto"/>
        <w:left w:val="none" w:sz="0" w:space="0" w:color="auto"/>
        <w:bottom w:val="none" w:sz="0" w:space="0" w:color="auto"/>
        <w:right w:val="none" w:sz="0" w:space="0" w:color="auto"/>
      </w:divBdr>
      <w:divsChild>
        <w:div w:id="1329821055">
          <w:marLeft w:val="0"/>
          <w:marRight w:val="0"/>
          <w:marTop w:val="0"/>
          <w:marBottom w:val="0"/>
          <w:divBdr>
            <w:top w:val="none" w:sz="0" w:space="0" w:color="auto"/>
            <w:left w:val="none" w:sz="0" w:space="0" w:color="auto"/>
            <w:bottom w:val="none" w:sz="0" w:space="0" w:color="auto"/>
            <w:right w:val="none" w:sz="0" w:space="0" w:color="auto"/>
          </w:divBdr>
          <w:divsChild>
            <w:div w:id="2013750273">
              <w:marLeft w:val="0"/>
              <w:marRight w:val="0"/>
              <w:marTop w:val="0"/>
              <w:marBottom w:val="0"/>
              <w:divBdr>
                <w:top w:val="none" w:sz="0" w:space="0" w:color="auto"/>
                <w:left w:val="none" w:sz="0" w:space="0" w:color="auto"/>
                <w:bottom w:val="none" w:sz="0" w:space="0" w:color="auto"/>
                <w:right w:val="none" w:sz="0" w:space="0" w:color="auto"/>
              </w:divBdr>
            </w:div>
            <w:div w:id="579410528">
              <w:marLeft w:val="0"/>
              <w:marRight w:val="0"/>
              <w:marTop w:val="0"/>
              <w:marBottom w:val="0"/>
              <w:divBdr>
                <w:top w:val="none" w:sz="0" w:space="0" w:color="auto"/>
                <w:left w:val="none" w:sz="0" w:space="0" w:color="auto"/>
                <w:bottom w:val="none" w:sz="0" w:space="0" w:color="auto"/>
                <w:right w:val="none" w:sz="0" w:space="0" w:color="auto"/>
              </w:divBdr>
            </w:div>
            <w:div w:id="1822967648">
              <w:marLeft w:val="0"/>
              <w:marRight w:val="0"/>
              <w:marTop w:val="0"/>
              <w:marBottom w:val="0"/>
              <w:divBdr>
                <w:top w:val="none" w:sz="0" w:space="0" w:color="auto"/>
                <w:left w:val="none" w:sz="0" w:space="0" w:color="auto"/>
                <w:bottom w:val="none" w:sz="0" w:space="0" w:color="auto"/>
                <w:right w:val="none" w:sz="0" w:space="0" w:color="auto"/>
              </w:divBdr>
            </w:div>
            <w:div w:id="1380086557">
              <w:marLeft w:val="0"/>
              <w:marRight w:val="0"/>
              <w:marTop w:val="0"/>
              <w:marBottom w:val="0"/>
              <w:divBdr>
                <w:top w:val="none" w:sz="0" w:space="0" w:color="auto"/>
                <w:left w:val="none" w:sz="0" w:space="0" w:color="auto"/>
                <w:bottom w:val="none" w:sz="0" w:space="0" w:color="auto"/>
                <w:right w:val="none" w:sz="0" w:space="0" w:color="auto"/>
              </w:divBdr>
            </w:div>
            <w:div w:id="1508328907">
              <w:marLeft w:val="0"/>
              <w:marRight w:val="0"/>
              <w:marTop w:val="0"/>
              <w:marBottom w:val="0"/>
              <w:divBdr>
                <w:top w:val="none" w:sz="0" w:space="0" w:color="auto"/>
                <w:left w:val="none" w:sz="0" w:space="0" w:color="auto"/>
                <w:bottom w:val="none" w:sz="0" w:space="0" w:color="auto"/>
                <w:right w:val="none" w:sz="0" w:space="0" w:color="auto"/>
              </w:divBdr>
            </w:div>
            <w:div w:id="429550981">
              <w:marLeft w:val="0"/>
              <w:marRight w:val="0"/>
              <w:marTop w:val="0"/>
              <w:marBottom w:val="0"/>
              <w:divBdr>
                <w:top w:val="none" w:sz="0" w:space="0" w:color="auto"/>
                <w:left w:val="none" w:sz="0" w:space="0" w:color="auto"/>
                <w:bottom w:val="none" w:sz="0" w:space="0" w:color="auto"/>
                <w:right w:val="none" w:sz="0" w:space="0" w:color="auto"/>
              </w:divBdr>
            </w:div>
            <w:div w:id="1033380010">
              <w:marLeft w:val="0"/>
              <w:marRight w:val="0"/>
              <w:marTop w:val="0"/>
              <w:marBottom w:val="0"/>
              <w:divBdr>
                <w:top w:val="none" w:sz="0" w:space="0" w:color="auto"/>
                <w:left w:val="none" w:sz="0" w:space="0" w:color="auto"/>
                <w:bottom w:val="none" w:sz="0" w:space="0" w:color="auto"/>
                <w:right w:val="none" w:sz="0" w:space="0" w:color="auto"/>
              </w:divBdr>
            </w:div>
            <w:div w:id="621156961">
              <w:marLeft w:val="0"/>
              <w:marRight w:val="0"/>
              <w:marTop w:val="0"/>
              <w:marBottom w:val="0"/>
              <w:divBdr>
                <w:top w:val="none" w:sz="0" w:space="0" w:color="auto"/>
                <w:left w:val="none" w:sz="0" w:space="0" w:color="auto"/>
                <w:bottom w:val="none" w:sz="0" w:space="0" w:color="auto"/>
                <w:right w:val="none" w:sz="0" w:space="0" w:color="auto"/>
              </w:divBdr>
            </w:div>
            <w:div w:id="488903595">
              <w:marLeft w:val="0"/>
              <w:marRight w:val="0"/>
              <w:marTop w:val="0"/>
              <w:marBottom w:val="0"/>
              <w:divBdr>
                <w:top w:val="none" w:sz="0" w:space="0" w:color="auto"/>
                <w:left w:val="none" w:sz="0" w:space="0" w:color="auto"/>
                <w:bottom w:val="none" w:sz="0" w:space="0" w:color="auto"/>
                <w:right w:val="none" w:sz="0" w:space="0" w:color="auto"/>
              </w:divBdr>
            </w:div>
            <w:div w:id="649141348">
              <w:marLeft w:val="0"/>
              <w:marRight w:val="0"/>
              <w:marTop w:val="0"/>
              <w:marBottom w:val="0"/>
              <w:divBdr>
                <w:top w:val="none" w:sz="0" w:space="0" w:color="auto"/>
                <w:left w:val="none" w:sz="0" w:space="0" w:color="auto"/>
                <w:bottom w:val="none" w:sz="0" w:space="0" w:color="auto"/>
                <w:right w:val="none" w:sz="0" w:space="0" w:color="auto"/>
              </w:divBdr>
            </w:div>
            <w:div w:id="959872631">
              <w:marLeft w:val="0"/>
              <w:marRight w:val="0"/>
              <w:marTop w:val="0"/>
              <w:marBottom w:val="0"/>
              <w:divBdr>
                <w:top w:val="none" w:sz="0" w:space="0" w:color="auto"/>
                <w:left w:val="none" w:sz="0" w:space="0" w:color="auto"/>
                <w:bottom w:val="none" w:sz="0" w:space="0" w:color="auto"/>
                <w:right w:val="none" w:sz="0" w:space="0" w:color="auto"/>
              </w:divBdr>
            </w:div>
            <w:div w:id="1057363588">
              <w:marLeft w:val="0"/>
              <w:marRight w:val="0"/>
              <w:marTop w:val="0"/>
              <w:marBottom w:val="0"/>
              <w:divBdr>
                <w:top w:val="none" w:sz="0" w:space="0" w:color="auto"/>
                <w:left w:val="none" w:sz="0" w:space="0" w:color="auto"/>
                <w:bottom w:val="none" w:sz="0" w:space="0" w:color="auto"/>
                <w:right w:val="none" w:sz="0" w:space="0" w:color="auto"/>
              </w:divBdr>
            </w:div>
            <w:div w:id="1111702650">
              <w:marLeft w:val="0"/>
              <w:marRight w:val="0"/>
              <w:marTop w:val="0"/>
              <w:marBottom w:val="0"/>
              <w:divBdr>
                <w:top w:val="none" w:sz="0" w:space="0" w:color="auto"/>
                <w:left w:val="none" w:sz="0" w:space="0" w:color="auto"/>
                <w:bottom w:val="none" w:sz="0" w:space="0" w:color="auto"/>
                <w:right w:val="none" w:sz="0" w:space="0" w:color="auto"/>
              </w:divBdr>
            </w:div>
            <w:div w:id="802698743">
              <w:marLeft w:val="0"/>
              <w:marRight w:val="0"/>
              <w:marTop w:val="0"/>
              <w:marBottom w:val="0"/>
              <w:divBdr>
                <w:top w:val="none" w:sz="0" w:space="0" w:color="auto"/>
                <w:left w:val="none" w:sz="0" w:space="0" w:color="auto"/>
                <w:bottom w:val="none" w:sz="0" w:space="0" w:color="auto"/>
                <w:right w:val="none" w:sz="0" w:space="0" w:color="auto"/>
              </w:divBdr>
            </w:div>
            <w:div w:id="1463886122">
              <w:marLeft w:val="0"/>
              <w:marRight w:val="0"/>
              <w:marTop w:val="0"/>
              <w:marBottom w:val="0"/>
              <w:divBdr>
                <w:top w:val="none" w:sz="0" w:space="0" w:color="auto"/>
                <w:left w:val="none" w:sz="0" w:space="0" w:color="auto"/>
                <w:bottom w:val="none" w:sz="0" w:space="0" w:color="auto"/>
                <w:right w:val="none" w:sz="0" w:space="0" w:color="auto"/>
              </w:divBdr>
            </w:div>
            <w:div w:id="1690906805">
              <w:marLeft w:val="0"/>
              <w:marRight w:val="0"/>
              <w:marTop w:val="0"/>
              <w:marBottom w:val="0"/>
              <w:divBdr>
                <w:top w:val="none" w:sz="0" w:space="0" w:color="auto"/>
                <w:left w:val="none" w:sz="0" w:space="0" w:color="auto"/>
                <w:bottom w:val="none" w:sz="0" w:space="0" w:color="auto"/>
                <w:right w:val="none" w:sz="0" w:space="0" w:color="auto"/>
              </w:divBdr>
            </w:div>
            <w:div w:id="720249504">
              <w:marLeft w:val="0"/>
              <w:marRight w:val="0"/>
              <w:marTop w:val="0"/>
              <w:marBottom w:val="0"/>
              <w:divBdr>
                <w:top w:val="none" w:sz="0" w:space="0" w:color="auto"/>
                <w:left w:val="none" w:sz="0" w:space="0" w:color="auto"/>
                <w:bottom w:val="none" w:sz="0" w:space="0" w:color="auto"/>
                <w:right w:val="none" w:sz="0" w:space="0" w:color="auto"/>
              </w:divBdr>
            </w:div>
            <w:div w:id="1405833900">
              <w:marLeft w:val="0"/>
              <w:marRight w:val="0"/>
              <w:marTop w:val="0"/>
              <w:marBottom w:val="0"/>
              <w:divBdr>
                <w:top w:val="none" w:sz="0" w:space="0" w:color="auto"/>
                <w:left w:val="none" w:sz="0" w:space="0" w:color="auto"/>
                <w:bottom w:val="none" w:sz="0" w:space="0" w:color="auto"/>
                <w:right w:val="none" w:sz="0" w:space="0" w:color="auto"/>
              </w:divBdr>
            </w:div>
            <w:div w:id="766390847">
              <w:marLeft w:val="0"/>
              <w:marRight w:val="0"/>
              <w:marTop w:val="0"/>
              <w:marBottom w:val="0"/>
              <w:divBdr>
                <w:top w:val="none" w:sz="0" w:space="0" w:color="auto"/>
                <w:left w:val="none" w:sz="0" w:space="0" w:color="auto"/>
                <w:bottom w:val="none" w:sz="0" w:space="0" w:color="auto"/>
                <w:right w:val="none" w:sz="0" w:space="0" w:color="auto"/>
              </w:divBdr>
            </w:div>
            <w:div w:id="732777519">
              <w:marLeft w:val="0"/>
              <w:marRight w:val="0"/>
              <w:marTop w:val="0"/>
              <w:marBottom w:val="0"/>
              <w:divBdr>
                <w:top w:val="none" w:sz="0" w:space="0" w:color="auto"/>
                <w:left w:val="none" w:sz="0" w:space="0" w:color="auto"/>
                <w:bottom w:val="none" w:sz="0" w:space="0" w:color="auto"/>
                <w:right w:val="none" w:sz="0" w:space="0" w:color="auto"/>
              </w:divBdr>
            </w:div>
            <w:div w:id="1431127129">
              <w:marLeft w:val="0"/>
              <w:marRight w:val="0"/>
              <w:marTop w:val="0"/>
              <w:marBottom w:val="0"/>
              <w:divBdr>
                <w:top w:val="none" w:sz="0" w:space="0" w:color="auto"/>
                <w:left w:val="none" w:sz="0" w:space="0" w:color="auto"/>
                <w:bottom w:val="none" w:sz="0" w:space="0" w:color="auto"/>
                <w:right w:val="none" w:sz="0" w:space="0" w:color="auto"/>
              </w:divBdr>
            </w:div>
            <w:div w:id="6418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9873">
      <w:bodyDiv w:val="1"/>
      <w:marLeft w:val="0"/>
      <w:marRight w:val="0"/>
      <w:marTop w:val="0"/>
      <w:marBottom w:val="0"/>
      <w:divBdr>
        <w:top w:val="none" w:sz="0" w:space="0" w:color="auto"/>
        <w:left w:val="none" w:sz="0" w:space="0" w:color="auto"/>
        <w:bottom w:val="none" w:sz="0" w:space="0" w:color="auto"/>
        <w:right w:val="none" w:sz="0" w:space="0" w:color="auto"/>
      </w:divBdr>
    </w:div>
    <w:div w:id="878590064">
      <w:bodyDiv w:val="1"/>
      <w:marLeft w:val="0"/>
      <w:marRight w:val="0"/>
      <w:marTop w:val="0"/>
      <w:marBottom w:val="0"/>
      <w:divBdr>
        <w:top w:val="none" w:sz="0" w:space="0" w:color="auto"/>
        <w:left w:val="none" w:sz="0" w:space="0" w:color="auto"/>
        <w:bottom w:val="none" w:sz="0" w:space="0" w:color="auto"/>
        <w:right w:val="none" w:sz="0" w:space="0" w:color="auto"/>
      </w:divBdr>
    </w:div>
    <w:div w:id="892887372">
      <w:bodyDiv w:val="1"/>
      <w:marLeft w:val="0"/>
      <w:marRight w:val="0"/>
      <w:marTop w:val="0"/>
      <w:marBottom w:val="0"/>
      <w:divBdr>
        <w:top w:val="none" w:sz="0" w:space="0" w:color="auto"/>
        <w:left w:val="none" w:sz="0" w:space="0" w:color="auto"/>
        <w:bottom w:val="none" w:sz="0" w:space="0" w:color="auto"/>
        <w:right w:val="none" w:sz="0" w:space="0" w:color="auto"/>
      </w:divBdr>
      <w:divsChild>
        <w:div w:id="2137485438">
          <w:marLeft w:val="0"/>
          <w:marRight w:val="0"/>
          <w:marTop w:val="0"/>
          <w:marBottom w:val="0"/>
          <w:divBdr>
            <w:top w:val="none" w:sz="0" w:space="0" w:color="auto"/>
            <w:left w:val="none" w:sz="0" w:space="0" w:color="auto"/>
            <w:bottom w:val="none" w:sz="0" w:space="0" w:color="auto"/>
            <w:right w:val="none" w:sz="0" w:space="0" w:color="auto"/>
          </w:divBdr>
          <w:divsChild>
            <w:div w:id="251159961">
              <w:marLeft w:val="0"/>
              <w:marRight w:val="0"/>
              <w:marTop w:val="0"/>
              <w:marBottom w:val="0"/>
              <w:divBdr>
                <w:top w:val="none" w:sz="0" w:space="0" w:color="auto"/>
                <w:left w:val="none" w:sz="0" w:space="0" w:color="auto"/>
                <w:bottom w:val="none" w:sz="0" w:space="0" w:color="auto"/>
                <w:right w:val="none" w:sz="0" w:space="0" w:color="auto"/>
              </w:divBdr>
            </w:div>
            <w:div w:id="1470979161">
              <w:marLeft w:val="0"/>
              <w:marRight w:val="0"/>
              <w:marTop w:val="0"/>
              <w:marBottom w:val="0"/>
              <w:divBdr>
                <w:top w:val="none" w:sz="0" w:space="0" w:color="auto"/>
                <w:left w:val="none" w:sz="0" w:space="0" w:color="auto"/>
                <w:bottom w:val="none" w:sz="0" w:space="0" w:color="auto"/>
                <w:right w:val="none" w:sz="0" w:space="0" w:color="auto"/>
              </w:divBdr>
            </w:div>
            <w:div w:id="15815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8568">
      <w:bodyDiv w:val="1"/>
      <w:marLeft w:val="0"/>
      <w:marRight w:val="0"/>
      <w:marTop w:val="0"/>
      <w:marBottom w:val="0"/>
      <w:divBdr>
        <w:top w:val="none" w:sz="0" w:space="0" w:color="auto"/>
        <w:left w:val="none" w:sz="0" w:space="0" w:color="auto"/>
        <w:bottom w:val="none" w:sz="0" w:space="0" w:color="auto"/>
        <w:right w:val="none" w:sz="0" w:space="0" w:color="auto"/>
      </w:divBdr>
      <w:divsChild>
        <w:div w:id="1750157308">
          <w:marLeft w:val="0"/>
          <w:marRight w:val="0"/>
          <w:marTop w:val="0"/>
          <w:marBottom w:val="0"/>
          <w:divBdr>
            <w:top w:val="none" w:sz="0" w:space="0" w:color="auto"/>
            <w:left w:val="none" w:sz="0" w:space="0" w:color="auto"/>
            <w:bottom w:val="none" w:sz="0" w:space="0" w:color="auto"/>
            <w:right w:val="none" w:sz="0" w:space="0" w:color="auto"/>
          </w:divBdr>
          <w:divsChild>
            <w:div w:id="1678843958">
              <w:marLeft w:val="0"/>
              <w:marRight w:val="0"/>
              <w:marTop w:val="0"/>
              <w:marBottom w:val="0"/>
              <w:divBdr>
                <w:top w:val="none" w:sz="0" w:space="0" w:color="auto"/>
                <w:left w:val="none" w:sz="0" w:space="0" w:color="auto"/>
                <w:bottom w:val="none" w:sz="0" w:space="0" w:color="auto"/>
                <w:right w:val="none" w:sz="0" w:space="0" w:color="auto"/>
              </w:divBdr>
            </w:div>
            <w:div w:id="986862549">
              <w:marLeft w:val="0"/>
              <w:marRight w:val="0"/>
              <w:marTop w:val="0"/>
              <w:marBottom w:val="0"/>
              <w:divBdr>
                <w:top w:val="none" w:sz="0" w:space="0" w:color="auto"/>
                <w:left w:val="none" w:sz="0" w:space="0" w:color="auto"/>
                <w:bottom w:val="none" w:sz="0" w:space="0" w:color="auto"/>
                <w:right w:val="none" w:sz="0" w:space="0" w:color="auto"/>
              </w:divBdr>
            </w:div>
            <w:div w:id="1146700675">
              <w:marLeft w:val="0"/>
              <w:marRight w:val="0"/>
              <w:marTop w:val="0"/>
              <w:marBottom w:val="0"/>
              <w:divBdr>
                <w:top w:val="none" w:sz="0" w:space="0" w:color="auto"/>
                <w:left w:val="none" w:sz="0" w:space="0" w:color="auto"/>
                <w:bottom w:val="none" w:sz="0" w:space="0" w:color="auto"/>
                <w:right w:val="none" w:sz="0" w:space="0" w:color="auto"/>
              </w:divBdr>
            </w:div>
            <w:div w:id="6305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58040">
      <w:bodyDiv w:val="1"/>
      <w:marLeft w:val="0"/>
      <w:marRight w:val="0"/>
      <w:marTop w:val="0"/>
      <w:marBottom w:val="0"/>
      <w:divBdr>
        <w:top w:val="none" w:sz="0" w:space="0" w:color="auto"/>
        <w:left w:val="none" w:sz="0" w:space="0" w:color="auto"/>
        <w:bottom w:val="none" w:sz="0" w:space="0" w:color="auto"/>
        <w:right w:val="none" w:sz="0" w:space="0" w:color="auto"/>
      </w:divBdr>
      <w:divsChild>
        <w:div w:id="767045957">
          <w:marLeft w:val="0"/>
          <w:marRight w:val="0"/>
          <w:marTop w:val="0"/>
          <w:marBottom w:val="0"/>
          <w:divBdr>
            <w:top w:val="none" w:sz="0" w:space="0" w:color="auto"/>
            <w:left w:val="none" w:sz="0" w:space="0" w:color="auto"/>
            <w:bottom w:val="none" w:sz="0" w:space="0" w:color="auto"/>
            <w:right w:val="none" w:sz="0" w:space="0" w:color="auto"/>
          </w:divBdr>
          <w:divsChild>
            <w:div w:id="916937262">
              <w:marLeft w:val="0"/>
              <w:marRight w:val="0"/>
              <w:marTop w:val="0"/>
              <w:marBottom w:val="0"/>
              <w:divBdr>
                <w:top w:val="none" w:sz="0" w:space="0" w:color="auto"/>
                <w:left w:val="none" w:sz="0" w:space="0" w:color="auto"/>
                <w:bottom w:val="none" w:sz="0" w:space="0" w:color="auto"/>
                <w:right w:val="none" w:sz="0" w:space="0" w:color="auto"/>
              </w:divBdr>
            </w:div>
            <w:div w:id="1070078904">
              <w:marLeft w:val="0"/>
              <w:marRight w:val="0"/>
              <w:marTop w:val="0"/>
              <w:marBottom w:val="0"/>
              <w:divBdr>
                <w:top w:val="none" w:sz="0" w:space="0" w:color="auto"/>
                <w:left w:val="none" w:sz="0" w:space="0" w:color="auto"/>
                <w:bottom w:val="none" w:sz="0" w:space="0" w:color="auto"/>
                <w:right w:val="none" w:sz="0" w:space="0" w:color="auto"/>
              </w:divBdr>
            </w:div>
            <w:div w:id="1677345908">
              <w:marLeft w:val="0"/>
              <w:marRight w:val="0"/>
              <w:marTop w:val="0"/>
              <w:marBottom w:val="0"/>
              <w:divBdr>
                <w:top w:val="none" w:sz="0" w:space="0" w:color="auto"/>
                <w:left w:val="none" w:sz="0" w:space="0" w:color="auto"/>
                <w:bottom w:val="none" w:sz="0" w:space="0" w:color="auto"/>
                <w:right w:val="none" w:sz="0" w:space="0" w:color="auto"/>
              </w:divBdr>
            </w:div>
            <w:div w:id="700666967">
              <w:marLeft w:val="0"/>
              <w:marRight w:val="0"/>
              <w:marTop w:val="0"/>
              <w:marBottom w:val="0"/>
              <w:divBdr>
                <w:top w:val="none" w:sz="0" w:space="0" w:color="auto"/>
                <w:left w:val="none" w:sz="0" w:space="0" w:color="auto"/>
                <w:bottom w:val="none" w:sz="0" w:space="0" w:color="auto"/>
                <w:right w:val="none" w:sz="0" w:space="0" w:color="auto"/>
              </w:divBdr>
            </w:div>
            <w:div w:id="502549923">
              <w:marLeft w:val="0"/>
              <w:marRight w:val="0"/>
              <w:marTop w:val="0"/>
              <w:marBottom w:val="0"/>
              <w:divBdr>
                <w:top w:val="none" w:sz="0" w:space="0" w:color="auto"/>
                <w:left w:val="none" w:sz="0" w:space="0" w:color="auto"/>
                <w:bottom w:val="none" w:sz="0" w:space="0" w:color="auto"/>
                <w:right w:val="none" w:sz="0" w:space="0" w:color="auto"/>
              </w:divBdr>
            </w:div>
            <w:div w:id="472202">
              <w:marLeft w:val="0"/>
              <w:marRight w:val="0"/>
              <w:marTop w:val="0"/>
              <w:marBottom w:val="0"/>
              <w:divBdr>
                <w:top w:val="none" w:sz="0" w:space="0" w:color="auto"/>
                <w:left w:val="none" w:sz="0" w:space="0" w:color="auto"/>
                <w:bottom w:val="none" w:sz="0" w:space="0" w:color="auto"/>
                <w:right w:val="none" w:sz="0" w:space="0" w:color="auto"/>
              </w:divBdr>
            </w:div>
            <w:div w:id="868031196">
              <w:marLeft w:val="0"/>
              <w:marRight w:val="0"/>
              <w:marTop w:val="0"/>
              <w:marBottom w:val="0"/>
              <w:divBdr>
                <w:top w:val="none" w:sz="0" w:space="0" w:color="auto"/>
                <w:left w:val="none" w:sz="0" w:space="0" w:color="auto"/>
                <w:bottom w:val="none" w:sz="0" w:space="0" w:color="auto"/>
                <w:right w:val="none" w:sz="0" w:space="0" w:color="auto"/>
              </w:divBdr>
            </w:div>
            <w:div w:id="1896039428">
              <w:marLeft w:val="0"/>
              <w:marRight w:val="0"/>
              <w:marTop w:val="0"/>
              <w:marBottom w:val="0"/>
              <w:divBdr>
                <w:top w:val="none" w:sz="0" w:space="0" w:color="auto"/>
                <w:left w:val="none" w:sz="0" w:space="0" w:color="auto"/>
                <w:bottom w:val="none" w:sz="0" w:space="0" w:color="auto"/>
                <w:right w:val="none" w:sz="0" w:space="0" w:color="auto"/>
              </w:divBdr>
            </w:div>
            <w:div w:id="1984849130">
              <w:marLeft w:val="0"/>
              <w:marRight w:val="0"/>
              <w:marTop w:val="0"/>
              <w:marBottom w:val="0"/>
              <w:divBdr>
                <w:top w:val="none" w:sz="0" w:space="0" w:color="auto"/>
                <w:left w:val="none" w:sz="0" w:space="0" w:color="auto"/>
                <w:bottom w:val="none" w:sz="0" w:space="0" w:color="auto"/>
                <w:right w:val="none" w:sz="0" w:space="0" w:color="auto"/>
              </w:divBdr>
            </w:div>
            <w:div w:id="318385390">
              <w:marLeft w:val="0"/>
              <w:marRight w:val="0"/>
              <w:marTop w:val="0"/>
              <w:marBottom w:val="0"/>
              <w:divBdr>
                <w:top w:val="none" w:sz="0" w:space="0" w:color="auto"/>
                <w:left w:val="none" w:sz="0" w:space="0" w:color="auto"/>
                <w:bottom w:val="none" w:sz="0" w:space="0" w:color="auto"/>
                <w:right w:val="none" w:sz="0" w:space="0" w:color="auto"/>
              </w:divBdr>
            </w:div>
            <w:div w:id="10025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9594">
      <w:bodyDiv w:val="1"/>
      <w:marLeft w:val="0"/>
      <w:marRight w:val="0"/>
      <w:marTop w:val="0"/>
      <w:marBottom w:val="0"/>
      <w:divBdr>
        <w:top w:val="none" w:sz="0" w:space="0" w:color="auto"/>
        <w:left w:val="none" w:sz="0" w:space="0" w:color="auto"/>
        <w:bottom w:val="none" w:sz="0" w:space="0" w:color="auto"/>
        <w:right w:val="none" w:sz="0" w:space="0" w:color="auto"/>
      </w:divBdr>
    </w:div>
    <w:div w:id="928083416">
      <w:bodyDiv w:val="1"/>
      <w:marLeft w:val="0"/>
      <w:marRight w:val="0"/>
      <w:marTop w:val="0"/>
      <w:marBottom w:val="0"/>
      <w:divBdr>
        <w:top w:val="none" w:sz="0" w:space="0" w:color="auto"/>
        <w:left w:val="none" w:sz="0" w:space="0" w:color="auto"/>
        <w:bottom w:val="none" w:sz="0" w:space="0" w:color="auto"/>
        <w:right w:val="none" w:sz="0" w:space="0" w:color="auto"/>
      </w:divBdr>
    </w:div>
    <w:div w:id="930894609">
      <w:bodyDiv w:val="1"/>
      <w:marLeft w:val="0"/>
      <w:marRight w:val="0"/>
      <w:marTop w:val="0"/>
      <w:marBottom w:val="0"/>
      <w:divBdr>
        <w:top w:val="none" w:sz="0" w:space="0" w:color="auto"/>
        <w:left w:val="none" w:sz="0" w:space="0" w:color="auto"/>
        <w:bottom w:val="none" w:sz="0" w:space="0" w:color="auto"/>
        <w:right w:val="none" w:sz="0" w:space="0" w:color="auto"/>
      </w:divBdr>
      <w:divsChild>
        <w:div w:id="1343166243">
          <w:marLeft w:val="0"/>
          <w:marRight w:val="0"/>
          <w:marTop w:val="0"/>
          <w:marBottom w:val="0"/>
          <w:divBdr>
            <w:top w:val="none" w:sz="0" w:space="0" w:color="auto"/>
            <w:left w:val="none" w:sz="0" w:space="0" w:color="auto"/>
            <w:bottom w:val="none" w:sz="0" w:space="0" w:color="auto"/>
            <w:right w:val="none" w:sz="0" w:space="0" w:color="auto"/>
          </w:divBdr>
          <w:divsChild>
            <w:div w:id="113210956">
              <w:marLeft w:val="0"/>
              <w:marRight w:val="0"/>
              <w:marTop w:val="0"/>
              <w:marBottom w:val="0"/>
              <w:divBdr>
                <w:top w:val="none" w:sz="0" w:space="0" w:color="auto"/>
                <w:left w:val="none" w:sz="0" w:space="0" w:color="auto"/>
                <w:bottom w:val="none" w:sz="0" w:space="0" w:color="auto"/>
                <w:right w:val="none" w:sz="0" w:space="0" w:color="auto"/>
              </w:divBdr>
            </w:div>
            <w:div w:id="1614678150">
              <w:marLeft w:val="0"/>
              <w:marRight w:val="0"/>
              <w:marTop w:val="0"/>
              <w:marBottom w:val="0"/>
              <w:divBdr>
                <w:top w:val="none" w:sz="0" w:space="0" w:color="auto"/>
                <w:left w:val="none" w:sz="0" w:space="0" w:color="auto"/>
                <w:bottom w:val="none" w:sz="0" w:space="0" w:color="auto"/>
                <w:right w:val="none" w:sz="0" w:space="0" w:color="auto"/>
              </w:divBdr>
            </w:div>
            <w:div w:id="1975015303">
              <w:marLeft w:val="0"/>
              <w:marRight w:val="0"/>
              <w:marTop w:val="0"/>
              <w:marBottom w:val="0"/>
              <w:divBdr>
                <w:top w:val="none" w:sz="0" w:space="0" w:color="auto"/>
                <w:left w:val="none" w:sz="0" w:space="0" w:color="auto"/>
                <w:bottom w:val="none" w:sz="0" w:space="0" w:color="auto"/>
                <w:right w:val="none" w:sz="0" w:space="0" w:color="auto"/>
              </w:divBdr>
            </w:div>
            <w:div w:id="7951542">
              <w:marLeft w:val="0"/>
              <w:marRight w:val="0"/>
              <w:marTop w:val="0"/>
              <w:marBottom w:val="0"/>
              <w:divBdr>
                <w:top w:val="none" w:sz="0" w:space="0" w:color="auto"/>
                <w:left w:val="none" w:sz="0" w:space="0" w:color="auto"/>
                <w:bottom w:val="none" w:sz="0" w:space="0" w:color="auto"/>
                <w:right w:val="none" w:sz="0" w:space="0" w:color="auto"/>
              </w:divBdr>
            </w:div>
            <w:div w:id="1892186234">
              <w:marLeft w:val="0"/>
              <w:marRight w:val="0"/>
              <w:marTop w:val="0"/>
              <w:marBottom w:val="0"/>
              <w:divBdr>
                <w:top w:val="none" w:sz="0" w:space="0" w:color="auto"/>
                <w:left w:val="none" w:sz="0" w:space="0" w:color="auto"/>
                <w:bottom w:val="none" w:sz="0" w:space="0" w:color="auto"/>
                <w:right w:val="none" w:sz="0" w:space="0" w:color="auto"/>
              </w:divBdr>
            </w:div>
            <w:div w:id="340276129">
              <w:marLeft w:val="0"/>
              <w:marRight w:val="0"/>
              <w:marTop w:val="0"/>
              <w:marBottom w:val="0"/>
              <w:divBdr>
                <w:top w:val="none" w:sz="0" w:space="0" w:color="auto"/>
                <w:left w:val="none" w:sz="0" w:space="0" w:color="auto"/>
                <w:bottom w:val="none" w:sz="0" w:space="0" w:color="auto"/>
                <w:right w:val="none" w:sz="0" w:space="0" w:color="auto"/>
              </w:divBdr>
            </w:div>
            <w:div w:id="1259220378">
              <w:marLeft w:val="0"/>
              <w:marRight w:val="0"/>
              <w:marTop w:val="0"/>
              <w:marBottom w:val="0"/>
              <w:divBdr>
                <w:top w:val="none" w:sz="0" w:space="0" w:color="auto"/>
                <w:left w:val="none" w:sz="0" w:space="0" w:color="auto"/>
                <w:bottom w:val="none" w:sz="0" w:space="0" w:color="auto"/>
                <w:right w:val="none" w:sz="0" w:space="0" w:color="auto"/>
              </w:divBdr>
            </w:div>
            <w:div w:id="2549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4314">
      <w:bodyDiv w:val="1"/>
      <w:marLeft w:val="0"/>
      <w:marRight w:val="0"/>
      <w:marTop w:val="0"/>
      <w:marBottom w:val="0"/>
      <w:divBdr>
        <w:top w:val="none" w:sz="0" w:space="0" w:color="auto"/>
        <w:left w:val="none" w:sz="0" w:space="0" w:color="auto"/>
        <w:bottom w:val="none" w:sz="0" w:space="0" w:color="auto"/>
        <w:right w:val="none" w:sz="0" w:space="0" w:color="auto"/>
      </w:divBdr>
      <w:divsChild>
        <w:div w:id="470176054">
          <w:marLeft w:val="0"/>
          <w:marRight w:val="0"/>
          <w:marTop w:val="0"/>
          <w:marBottom w:val="0"/>
          <w:divBdr>
            <w:top w:val="none" w:sz="0" w:space="0" w:color="auto"/>
            <w:left w:val="none" w:sz="0" w:space="0" w:color="auto"/>
            <w:bottom w:val="none" w:sz="0" w:space="0" w:color="auto"/>
            <w:right w:val="none" w:sz="0" w:space="0" w:color="auto"/>
          </w:divBdr>
          <w:divsChild>
            <w:div w:id="384185908">
              <w:marLeft w:val="0"/>
              <w:marRight w:val="0"/>
              <w:marTop w:val="0"/>
              <w:marBottom w:val="0"/>
              <w:divBdr>
                <w:top w:val="none" w:sz="0" w:space="0" w:color="auto"/>
                <w:left w:val="none" w:sz="0" w:space="0" w:color="auto"/>
                <w:bottom w:val="none" w:sz="0" w:space="0" w:color="auto"/>
                <w:right w:val="none" w:sz="0" w:space="0" w:color="auto"/>
              </w:divBdr>
            </w:div>
            <w:div w:id="15087076">
              <w:marLeft w:val="0"/>
              <w:marRight w:val="0"/>
              <w:marTop w:val="0"/>
              <w:marBottom w:val="0"/>
              <w:divBdr>
                <w:top w:val="none" w:sz="0" w:space="0" w:color="auto"/>
                <w:left w:val="none" w:sz="0" w:space="0" w:color="auto"/>
                <w:bottom w:val="none" w:sz="0" w:space="0" w:color="auto"/>
                <w:right w:val="none" w:sz="0" w:space="0" w:color="auto"/>
              </w:divBdr>
            </w:div>
            <w:div w:id="1989817714">
              <w:marLeft w:val="0"/>
              <w:marRight w:val="0"/>
              <w:marTop w:val="0"/>
              <w:marBottom w:val="0"/>
              <w:divBdr>
                <w:top w:val="none" w:sz="0" w:space="0" w:color="auto"/>
                <w:left w:val="none" w:sz="0" w:space="0" w:color="auto"/>
                <w:bottom w:val="none" w:sz="0" w:space="0" w:color="auto"/>
                <w:right w:val="none" w:sz="0" w:space="0" w:color="auto"/>
              </w:divBdr>
            </w:div>
            <w:div w:id="1781490180">
              <w:marLeft w:val="0"/>
              <w:marRight w:val="0"/>
              <w:marTop w:val="0"/>
              <w:marBottom w:val="0"/>
              <w:divBdr>
                <w:top w:val="none" w:sz="0" w:space="0" w:color="auto"/>
                <w:left w:val="none" w:sz="0" w:space="0" w:color="auto"/>
                <w:bottom w:val="none" w:sz="0" w:space="0" w:color="auto"/>
                <w:right w:val="none" w:sz="0" w:space="0" w:color="auto"/>
              </w:divBdr>
            </w:div>
            <w:div w:id="1325813661">
              <w:marLeft w:val="0"/>
              <w:marRight w:val="0"/>
              <w:marTop w:val="0"/>
              <w:marBottom w:val="0"/>
              <w:divBdr>
                <w:top w:val="none" w:sz="0" w:space="0" w:color="auto"/>
                <w:left w:val="none" w:sz="0" w:space="0" w:color="auto"/>
                <w:bottom w:val="none" w:sz="0" w:space="0" w:color="auto"/>
                <w:right w:val="none" w:sz="0" w:space="0" w:color="auto"/>
              </w:divBdr>
            </w:div>
            <w:div w:id="1635671644">
              <w:marLeft w:val="0"/>
              <w:marRight w:val="0"/>
              <w:marTop w:val="0"/>
              <w:marBottom w:val="0"/>
              <w:divBdr>
                <w:top w:val="none" w:sz="0" w:space="0" w:color="auto"/>
                <w:left w:val="none" w:sz="0" w:space="0" w:color="auto"/>
                <w:bottom w:val="none" w:sz="0" w:space="0" w:color="auto"/>
                <w:right w:val="none" w:sz="0" w:space="0" w:color="auto"/>
              </w:divBdr>
            </w:div>
            <w:div w:id="4704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4850">
      <w:bodyDiv w:val="1"/>
      <w:marLeft w:val="0"/>
      <w:marRight w:val="0"/>
      <w:marTop w:val="0"/>
      <w:marBottom w:val="0"/>
      <w:divBdr>
        <w:top w:val="none" w:sz="0" w:space="0" w:color="auto"/>
        <w:left w:val="none" w:sz="0" w:space="0" w:color="auto"/>
        <w:bottom w:val="none" w:sz="0" w:space="0" w:color="auto"/>
        <w:right w:val="none" w:sz="0" w:space="0" w:color="auto"/>
      </w:divBdr>
      <w:divsChild>
        <w:div w:id="2081441051">
          <w:marLeft w:val="0"/>
          <w:marRight w:val="0"/>
          <w:marTop w:val="0"/>
          <w:marBottom w:val="0"/>
          <w:divBdr>
            <w:top w:val="none" w:sz="0" w:space="0" w:color="auto"/>
            <w:left w:val="none" w:sz="0" w:space="0" w:color="auto"/>
            <w:bottom w:val="none" w:sz="0" w:space="0" w:color="auto"/>
            <w:right w:val="none" w:sz="0" w:space="0" w:color="auto"/>
          </w:divBdr>
          <w:divsChild>
            <w:div w:id="1467970985">
              <w:marLeft w:val="0"/>
              <w:marRight w:val="0"/>
              <w:marTop w:val="0"/>
              <w:marBottom w:val="0"/>
              <w:divBdr>
                <w:top w:val="none" w:sz="0" w:space="0" w:color="auto"/>
                <w:left w:val="none" w:sz="0" w:space="0" w:color="auto"/>
                <w:bottom w:val="none" w:sz="0" w:space="0" w:color="auto"/>
                <w:right w:val="none" w:sz="0" w:space="0" w:color="auto"/>
              </w:divBdr>
            </w:div>
            <w:div w:id="284775242">
              <w:marLeft w:val="0"/>
              <w:marRight w:val="0"/>
              <w:marTop w:val="0"/>
              <w:marBottom w:val="0"/>
              <w:divBdr>
                <w:top w:val="none" w:sz="0" w:space="0" w:color="auto"/>
                <w:left w:val="none" w:sz="0" w:space="0" w:color="auto"/>
                <w:bottom w:val="none" w:sz="0" w:space="0" w:color="auto"/>
                <w:right w:val="none" w:sz="0" w:space="0" w:color="auto"/>
              </w:divBdr>
            </w:div>
            <w:div w:id="1379666767">
              <w:marLeft w:val="0"/>
              <w:marRight w:val="0"/>
              <w:marTop w:val="0"/>
              <w:marBottom w:val="0"/>
              <w:divBdr>
                <w:top w:val="none" w:sz="0" w:space="0" w:color="auto"/>
                <w:left w:val="none" w:sz="0" w:space="0" w:color="auto"/>
                <w:bottom w:val="none" w:sz="0" w:space="0" w:color="auto"/>
                <w:right w:val="none" w:sz="0" w:space="0" w:color="auto"/>
              </w:divBdr>
            </w:div>
            <w:div w:id="1569461084">
              <w:marLeft w:val="0"/>
              <w:marRight w:val="0"/>
              <w:marTop w:val="0"/>
              <w:marBottom w:val="0"/>
              <w:divBdr>
                <w:top w:val="none" w:sz="0" w:space="0" w:color="auto"/>
                <w:left w:val="none" w:sz="0" w:space="0" w:color="auto"/>
                <w:bottom w:val="none" w:sz="0" w:space="0" w:color="auto"/>
                <w:right w:val="none" w:sz="0" w:space="0" w:color="auto"/>
              </w:divBdr>
            </w:div>
            <w:div w:id="1022393852">
              <w:marLeft w:val="0"/>
              <w:marRight w:val="0"/>
              <w:marTop w:val="0"/>
              <w:marBottom w:val="0"/>
              <w:divBdr>
                <w:top w:val="none" w:sz="0" w:space="0" w:color="auto"/>
                <w:left w:val="none" w:sz="0" w:space="0" w:color="auto"/>
                <w:bottom w:val="none" w:sz="0" w:space="0" w:color="auto"/>
                <w:right w:val="none" w:sz="0" w:space="0" w:color="auto"/>
              </w:divBdr>
            </w:div>
            <w:div w:id="1676152065">
              <w:marLeft w:val="0"/>
              <w:marRight w:val="0"/>
              <w:marTop w:val="0"/>
              <w:marBottom w:val="0"/>
              <w:divBdr>
                <w:top w:val="none" w:sz="0" w:space="0" w:color="auto"/>
                <w:left w:val="none" w:sz="0" w:space="0" w:color="auto"/>
                <w:bottom w:val="none" w:sz="0" w:space="0" w:color="auto"/>
                <w:right w:val="none" w:sz="0" w:space="0" w:color="auto"/>
              </w:divBdr>
            </w:div>
            <w:div w:id="1886478759">
              <w:marLeft w:val="0"/>
              <w:marRight w:val="0"/>
              <w:marTop w:val="0"/>
              <w:marBottom w:val="0"/>
              <w:divBdr>
                <w:top w:val="none" w:sz="0" w:space="0" w:color="auto"/>
                <w:left w:val="none" w:sz="0" w:space="0" w:color="auto"/>
                <w:bottom w:val="none" w:sz="0" w:space="0" w:color="auto"/>
                <w:right w:val="none" w:sz="0" w:space="0" w:color="auto"/>
              </w:divBdr>
            </w:div>
            <w:div w:id="1540505774">
              <w:marLeft w:val="0"/>
              <w:marRight w:val="0"/>
              <w:marTop w:val="0"/>
              <w:marBottom w:val="0"/>
              <w:divBdr>
                <w:top w:val="none" w:sz="0" w:space="0" w:color="auto"/>
                <w:left w:val="none" w:sz="0" w:space="0" w:color="auto"/>
                <w:bottom w:val="none" w:sz="0" w:space="0" w:color="auto"/>
                <w:right w:val="none" w:sz="0" w:space="0" w:color="auto"/>
              </w:divBdr>
            </w:div>
            <w:div w:id="1969776135">
              <w:marLeft w:val="0"/>
              <w:marRight w:val="0"/>
              <w:marTop w:val="0"/>
              <w:marBottom w:val="0"/>
              <w:divBdr>
                <w:top w:val="none" w:sz="0" w:space="0" w:color="auto"/>
                <w:left w:val="none" w:sz="0" w:space="0" w:color="auto"/>
                <w:bottom w:val="none" w:sz="0" w:space="0" w:color="auto"/>
                <w:right w:val="none" w:sz="0" w:space="0" w:color="auto"/>
              </w:divBdr>
            </w:div>
            <w:div w:id="1168861580">
              <w:marLeft w:val="0"/>
              <w:marRight w:val="0"/>
              <w:marTop w:val="0"/>
              <w:marBottom w:val="0"/>
              <w:divBdr>
                <w:top w:val="none" w:sz="0" w:space="0" w:color="auto"/>
                <w:left w:val="none" w:sz="0" w:space="0" w:color="auto"/>
                <w:bottom w:val="none" w:sz="0" w:space="0" w:color="auto"/>
                <w:right w:val="none" w:sz="0" w:space="0" w:color="auto"/>
              </w:divBdr>
            </w:div>
            <w:div w:id="1194609611">
              <w:marLeft w:val="0"/>
              <w:marRight w:val="0"/>
              <w:marTop w:val="0"/>
              <w:marBottom w:val="0"/>
              <w:divBdr>
                <w:top w:val="none" w:sz="0" w:space="0" w:color="auto"/>
                <w:left w:val="none" w:sz="0" w:space="0" w:color="auto"/>
                <w:bottom w:val="none" w:sz="0" w:space="0" w:color="auto"/>
                <w:right w:val="none" w:sz="0" w:space="0" w:color="auto"/>
              </w:divBdr>
            </w:div>
            <w:div w:id="1137185893">
              <w:marLeft w:val="0"/>
              <w:marRight w:val="0"/>
              <w:marTop w:val="0"/>
              <w:marBottom w:val="0"/>
              <w:divBdr>
                <w:top w:val="none" w:sz="0" w:space="0" w:color="auto"/>
                <w:left w:val="none" w:sz="0" w:space="0" w:color="auto"/>
                <w:bottom w:val="none" w:sz="0" w:space="0" w:color="auto"/>
                <w:right w:val="none" w:sz="0" w:space="0" w:color="auto"/>
              </w:divBdr>
            </w:div>
            <w:div w:id="17589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9563">
      <w:bodyDiv w:val="1"/>
      <w:marLeft w:val="0"/>
      <w:marRight w:val="0"/>
      <w:marTop w:val="0"/>
      <w:marBottom w:val="0"/>
      <w:divBdr>
        <w:top w:val="none" w:sz="0" w:space="0" w:color="auto"/>
        <w:left w:val="none" w:sz="0" w:space="0" w:color="auto"/>
        <w:bottom w:val="none" w:sz="0" w:space="0" w:color="auto"/>
        <w:right w:val="none" w:sz="0" w:space="0" w:color="auto"/>
      </w:divBdr>
      <w:divsChild>
        <w:div w:id="41440680">
          <w:marLeft w:val="0"/>
          <w:marRight w:val="0"/>
          <w:marTop w:val="0"/>
          <w:marBottom w:val="0"/>
          <w:divBdr>
            <w:top w:val="none" w:sz="0" w:space="0" w:color="auto"/>
            <w:left w:val="none" w:sz="0" w:space="0" w:color="auto"/>
            <w:bottom w:val="none" w:sz="0" w:space="0" w:color="auto"/>
            <w:right w:val="none" w:sz="0" w:space="0" w:color="auto"/>
          </w:divBdr>
          <w:divsChild>
            <w:div w:id="1610623241">
              <w:marLeft w:val="0"/>
              <w:marRight w:val="0"/>
              <w:marTop w:val="0"/>
              <w:marBottom w:val="0"/>
              <w:divBdr>
                <w:top w:val="none" w:sz="0" w:space="0" w:color="auto"/>
                <w:left w:val="none" w:sz="0" w:space="0" w:color="auto"/>
                <w:bottom w:val="none" w:sz="0" w:space="0" w:color="auto"/>
                <w:right w:val="none" w:sz="0" w:space="0" w:color="auto"/>
              </w:divBdr>
            </w:div>
            <w:div w:id="1227649893">
              <w:marLeft w:val="0"/>
              <w:marRight w:val="0"/>
              <w:marTop w:val="0"/>
              <w:marBottom w:val="0"/>
              <w:divBdr>
                <w:top w:val="none" w:sz="0" w:space="0" w:color="auto"/>
                <w:left w:val="none" w:sz="0" w:space="0" w:color="auto"/>
                <w:bottom w:val="none" w:sz="0" w:space="0" w:color="auto"/>
                <w:right w:val="none" w:sz="0" w:space="0" w:color="auto"/>
              </w:divBdr>
            </w:div>
            <w:div w:id="51781164">
              <w:marLeft w:val="0"/>
              <w:marRight w:val="0"/>
              <w:marTop w:val="0"/>
              <w:marBottom w:val="0"/>
              <w:divBdr>
                <w:top w:val="none" w:sz="0" w:space="0" w:color="auto"/>
                <w:left w:val="none" w:sz="0" w:space="0" w:color="auto"/>
                <w:bottom w:val="none" w:sz="0" w:space="0" w:color="auto"/>
                <w:right w:val="none" w:sz="0" w:space="0" w:color="auto"/>
              </w:divBdr>
            </w:div>
            <w:div w:id="91628007">
              <w:marLeft w:val="0"/>
              <w:marRight w:val="0"/>
              <w:marTop w:val="0"/>
              <w:marBottom w:val="0"/>
              <w:divBdr>
                <w:top w:val="none" w:sz="0" w:space="0" w:color="auto"/>
                <w:left w:val="none" w:sz="0" w:space="0" w:color="auto"/>
                <w:bottom w:val="none" w:sz="0" w:space="0" w:color="auto"/>
                <w:right w:val="none" w:sz="0" w:space="0" w:color="auto"/>
              </w:divBdr>
            </w:div>
            <w:div w:id="889998551">
              <w:marLeft w:val="0"/>
              <w:marRight w:val="0"/>
              <w:marTop w:val="0"/>
              <w:marBottom w:val="0"/>
              <w:divBdr>
                <w:top w:val="none" w:sz="0" w:space="0" w:color="auto"/>
                <w:left w:val="none" w:sz="0" w:space="0" w:color="auto"/>
                <w:bottom w:val="none" w:sz="0" w:space="0" w:color="auto"/>
                <w:right w:val="none" w:sz="0" w:space="0" w:color="auto"/>
              </w:divBdr>
            </w:div>
            <w:div w:id="1741754125">
              <w:marLeft w:val="0"/>
              <w:marRight w:val="0"/>
              <w:marTop w:val="0"/>
              <w:marBottom w:val="0"/>
              <w:divBdr>
                <w:top w:val="none" w:sz="0" w:space="0" w:color="auto"/>
                <w:left w:val="none" w:sz="0" w:space="0" w:color="auto"/>
                <w:bottom w:val="none" w:sz="0" w:space="0" w:color="auto"/>
                <w:right w:val="none" w:sz="0" w:space="0" w:color="auto"/>
              </w:divBdr>
            </w:div>
            <w:div w:id="1858080764">
              <w:marLeft w:val="0"/>
              <w:marRight w:val="0"/>
              <w:marTop w:val="0"/>
              <w:marBottom w:val="0"/>
              <w:divBdr>
                <w:top w:val="none" w:sz="0" w:space="0" w:color="auto"/>
                <w:left w:val="none" w:sz="0" w:space="0" w:color="auto"/>
                <w:bottom w:val="none" w:sz="0" w:space="0" w:color="auto"/>
                <w:right w:val="none" w:sz="0" w:space="0" w:color="auto"/>
              </w:divBdr>
            </w:div>
            <w:div w:id="1229028131">
              <w:marLeft w:val="0"/>
              <w:marRight w:val="0"/>
              <w:marTop w:val="0"/>
              <w:marBottom w:val="0"/>
              <w:divBdr>
                <w:top w:val="none" w:sz="0" w:space="0" w:color="auto"/>
                <w:left w:val="none" w:sz="0" w:space="0" w:color="auto"/>
                <w:bottom w:val="none" w:sz="0" w:space="0" w:color="auto"/>
                <w:right w:val="none" w:sz="0" w:space="0" w:color="auto"/>
              </w:divBdr>
            </w:div>
            <w:div w:id="477042716">
              <w:marLeft w:val="0"/>
              <w:marRight w:val="0"/>
              <w:marTop w:val="0"/>
              <w:marBottom w:val="0"/>
              <w:divBdr>
                <w:top w:val="none" w:sz="0" w:space="0" w:color="auto"/>
                <w:left w:val="none" w:sz="0" w:space="0" w:color="auto"/>
                <w:bottom w:val="none" w:sz="0" w:space="0" w:color="auto"/>
                <w:right w:val="none" w:sz="0" w:space="0" w:color="auto"/>
              </w:divBdr>
            </w:div>
            <w:div w:id="1832258148">
              <w:marLeft w:val="0"/>
              <w:marRight w:val="0"/>
              <w:marTop w:val="0"/>
              <w:marBottom w:val="0"/>
              <w:divBdr>
                <w:top w:val="none" w:sz="0" w:space="0" w:color="auto"/>
                <w:left w:val="none" w:sz="0" w:space="0" w:color="auto"/>
                <w:bottom w:val="none" w:sz="0" w:space="0" w:color="auto"/>
                <w:right w:val="none" w:sz="0" w:space="0" w:color="auto"/>
              </w:divBdr>
            </w:div>
            <w:div w:id="8719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7522">
      <w:bodyDiv w:val="1"/>
      <w:marLeft w:val="0"/>
      <w:marRight w:val="0"/>
      <w:marTop w:val="0"/>
      <w:marBottom w:val="0"/>
      <w:divBdr>
        <w:top w:val="none" w:sz="0" w:space="0" w:color="auto"/>
        <w:left w:val="none" w:sz="0" w:space="0" w:color="auto"/>
        <w:bottom w:val="none" w:sz="0" w:space="0" w:color="auto"/>
        <w:right w:val="none" w:sz="0" w:space="0" w:color="auto"/>
      </w:divBdr>
      <w:divsChild>
        <w:div w:id="589200568">
          <w:marLeft w:val="0"/>
          <w:marRight w:val="0"/>
          <w:marTop w:val="0"/>
          <w:marBottom w:val="0"/>
          <w:divBdr>
            <w:top w:val="none" w:sz="0" w:space="0" w:color="auto"/>
            <w:left w:val="none" w:sz="0" w:space="0" w:color="auto"/>
            <w:bottom w:val="none" w:sz="0" w:space="0" w:color="auto"/>
            <w:right w:val="none" w:sz="0" w:space="0" w:color="auto"/>
          </w:divBdr>
          <w:divsChild>
            <w:div w:id="867059073">
              <w:marLeft w:val="0"/>
              <w:marRight w:val="0"/>
              <w:marTop w:val="0"/>
              <w:marBottom w:val="0"/>
              <w:divBdr>
                <w:top w:val="none" w:sz="0" w:space="0" w:color="auto"/>
                <w:left w:val="none" w:sz="0" w:space="0" w:color="auto"/>
                <w:bottom w:val="none" w:sz="0" w:space="0" w:color="auto"/>
                <w:right w:val="none" w:sz="0" w:space="0" w:color="auto"/>
              </w:divBdr>
            </w:div>
            <w:div w:id="2007047075">
              <w:marLeft w:val="0"/>
              <w:marRight w:val="0"/>
              <w:marTop w:val="0"/>
              <w:marBottom w:val="0"/>
              <w:divBdr>
                <w:top w:val="none" w:sz="0" w:space="0" w:color="auto"/>
                <w:left w:val="none" w:sz="0" w:space="0" w:color="auto"/>
                <w:bottom w:val="none" w:sz="0" w:space="0" w:color="auto"/>
                <w:right w:val="none" w:sz="0" w:space="0" w:color="auto"/>
              </w:divBdr>
            </w:div>
            <w:div w:id="1068040769">
              <w:marLeft w:val="0"/>
              <w:marRight w:val="0"/>
              <w:marTop w:val="0"/>
              <w:marBottom w:val="0"/>
              <w:divBdr>
                <w:top w:val="none" w:sz="0" w:space="0" w:color="auto"/>
                <w:left w:val="none" w:sz="0" w:space="0" w:color="auto"/>
                <w:bottom w:val="none" w:sz="0" w:space="0" w:color="auto"/>
                <w:right w:val="none" w:sz="0" w:space="0" w:color="auto"/>
              </w:divBdr>
            </w:div>
            <w:div w:id="1885672162">
              <w:marLeft w:val="0"/>
              <w:marRight w:val="0"/>
              <w:marTop w:val="0"/>
              <w:marBottom w:val="0"/>
              <w:divBdr>
                <w:top w:val="none" w:sz="0" w:space="0" w:color="auto"/>
                <w:left w:val="none" w:sz="0" w:space="0" w:color="auto"/>
                <w:bottom w:val="none" w:sz="0" w:space="0" w:color="auto"/>
                <w:right w:val="none" w:sz="0" w:space="0" w:color="auto"/>
              </w:divBdr>
            </w:div>
            <w:div w:id="1781291272">
              <w:marLeft w:val="0"/>
              <w:marRight w:val="0"/>
              <w:marTop w:val="0"/>
              <w:marBottom w:val="0"/>
              <w:divBdr>
                <w:top w:val="none" w:sz="0" w:space="0" w:color="auto"/>
                <w:left w:val="none" w:sz="0" w:space="0" w:color="auto"/>
                <w:bottom w:val="none" w:sz="0" w:space="0" w:color="auto"/>
                <w:right w:val="none" w:sz="0" w:space="0" w:color="auto"/>
              </w:divBdr>
            </w:div>
            <w:div w:id="736636865">
              <w:marLeft w:val="0"/>
              <w:marRight w:val="0"/>
              <w:marTop w:val="0"/>
              <w:marBottom w:val="0"/>
              <w:divBdr>
                <w:top w:val="none" w:sz="0" w:space="0" w:color="auto"/>
                <w:left w:val="none" w:sz="0" w:space="0" w:color="auto"/>
                <w:bottom w:val="none" w:sz="0" w:space="0" w:color="auto"/>
                <w:right w:val="none" w:sz="0" w:space="0" w:color="auto"/>
              </w:divBdr>
            </w:div>
            <w:div w:id="42601749">
              <w:marLeft w:val="0"/>
              <w:marRight w:val="0"/>
              <w:marTop w:val="0"/>
              <w:marBottom w:val="0"/>
              <w:divBdr>
                <w:top w:val="none" w:sz="0" w:space="0" w:color="auto"/>
                <w:left w:val="none" w:sz="0" w:space="0" w:color="auto"/>
                <w:bottom w:val="none" w:sz="0" w:space="0" w:color="auto"/>
                <w:right w:val="none" w:sz="0" w:space="0" w:color="auto"/>
              </w:divBdr>
            </w:div>
            <w:div w:id="2033145866">
              <w:marLeft w:val="0"/>
              <w:marRight w:val="0"/>
              <w:marTop w:val="0"/>
              <w:marBottom w:val="0"/>
              <w:divBdr>
                <w:top w:val="none" w:sz="0" w:space="0" w:color="auto"/>
                <w:left w:val="none" w:sz="0" w:space="0" w:color="auto"/>
                <w:bottom w:val="none" w:sz="0" w:space="0" w:color="auto"/>
                <w:right w:val="none" w:sz="0" w:space="0" w:color="auto"/>
              </w:divBdr>
            </w:div>
            <w:div w:id="2578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8336">
      <w:bodyDiv w:val="1"/>
      <w:marLeft w:val="0"/>
      <w:marRight w:val="0"/>
      <w:marTop w:val="0"/>
      <w:marBottom w:val="0"/>
      <w:divBdr>
        <w:top w:val="none" w:sz="0" w:space="0" w:color="auto"/>
        <w:left w:val="none" w:sz="0" w:space="0" w:color="auto"/>
        <w:bottom w:val="none" w:sz="0" w:space="0" w:color="auto"/>
        <w:right w:val="none" w:sz="0" w:space="0" w:color="auto"/>
      </w:divBdr>
      <w:divsChild>
        <w:div w:id="1415006641">
          <w:marLeft w:val="0"/>
          <w:marRight w:val="0"/>
          <w:marTop w:val="0"/>
          <w:marBottom w:val="0"/>
          <w:divBdr>
            <w:top w:val="none" w:sz="0" w:space="0" w:color="auto"/>
            <w:left w:val="none" w:sz="0" w:space="0" w:color="auto"/>
            <w:bottom w:val="none" w:sz="0" w:space="0" w:color="auto"/>
            <w:right w:val="none" w:sz="0" w:space="0" w:color="auto"/>
          </w:divBdr>
          <w:divsChild>
            <w:div w:id="1584947688">
              <w:marLeft w:val="0"/>
              <w:marRight w:val="0"/>
              <w:marTop w:val="0"/>
              <w:marBottom w:val="0"/>
              <w:divBdr>
                <w:top w:val="none" w:sz="0" w:space="0" w:color="auto"/>
                <w:left w:val="none" w:sz="0" w:space="0" w:color="auto"/>
                <w:bottom w:val="none" w:sz="0" w:space="0" w:color="auto"/>
                <w:right w:val="none" w:sz="0" w:space="0" w:color="auto"/>
              </w:divBdr>
            </w:div>
            <w:div w:id="4920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49">
      <w:bodyDiv w:val="1"/>
      <w:marLeft w:val="0"/>
      <w:marRight w:val="0"/>
      <w:marTop w:val="0"/>
      <w:marBottom w:val="0"/>
      <w:divBdr>
        <w:top w:val="none" w:sz="0" w:space="0" w:color="auto"/>
        <w:left w:val="none" w:sz="0" w:space="0" w:color="auto"/>
        <w:bottom w:val="none" w:sz="0" w:space="0" w:color="auto"/>
        <w:right w:val="none" w:sz="0" w:space="0" w:color="auto"/>
      </w:divBdr>
    </w:div>
    <w:div w:id="982462800">
      <w:bodyDiv w:val="1"/>
      <w:marLeft w:val="0"/>
      <w:marRight w:val="0"/>
      <w:marTop w:val="0"/>
      <w:marBottom w:val="0"/>
      <w:divBdr>
        <w:top w:val="none" w:sz="0" w:space="0" w:color="auto"/>
        <w:left w:val="none" w:sz="0" w:space="0" w:color="auto"/>
        <w:bottom w:val="none" w:sz="0" w:space="0" w:color="auto"/>
        <w:right w:val="none" w:sz="0" w:space="0" w:color="auto"/>
      </w:divBdr>
      <w:divsChild>
        <w:div w:id="5792162">
          <w:marLeft w:val="0"/>
          <w:marRight w:val="0"/>
          <w:marTop w:val="0"/>
          <w:marBottom w:val="0"/>
          <w:divBdr>
            <w:top w:val="none" w:sz="0" w:space="0" w:color="auto"/>
            <w:left w:val="none" w:sz="0" w:space="0" w:color="auto"/>
            <w:bottom w:val="none" w:sz="0" w:space="0" w:color="auto"/>
            <w:right w:val="none" w:sz="0" w:space="0" w:color="auto"/>
          </w:divBdr>
          <w:divsChild>
            <w:div w:id="1657758279">
              <w:marLeft w:val="0"/>
              <w:marRight w:val="0"/>
              <w:marTop w:val="0"/>
              <w:marBottom w:val="0"/>
              <w:divBdr>
                <w:top w:val="none" w:sz="0" w:space="0" w:color="auto"/>
                <w:left w:val="none" w:sz="0" w:space="0" w:color="auto"/>
                <w:bottom w:val="none" w:sz="0" w:space="0" w:color="auto"/>
                <w:right w:val="none" w:sz="0" w:space="0" w:color="auto"/>
              </w:divBdr>
            </w:div>
            <w:div w:id="1757558930">
              <w:marLeft w:val="0"/>
              <w:marRight w:val="0"/>
              <w:marTop w:val="0"/>
              <w:marBottom w:val="0"/>
              <w:divBdr>
                <w:top w:val="none" w:sz="0" w:space="0" w:color="auto"/>
                <w:left w:val="none" w:sz="0" w:space="0" w:color="auto"/>
                <w:bottom w:val="none" w:sz="0" w:space="0" w:color="auto"/>
                <w:right w:val="none" w:sz="0" w:space="0" w:color="auto"/>
              </w:divBdr>
            </w:div>
            <w:div w:id="1501889584">
              <w:marLeft w:val="0"/>
              <w:marRight w:val="0"/>
              <w:marTop w:val="0"/>
              <w:marBottom w:val="0"/>
              <w:divBdr>
                <w:top w:val="none" w:sz="0" w:space="0" w:color="auto"/>
                <w:left w:val="none" w:sz="0" w:space="0" w:color="auto"/>
                <w:bottom w:val="none" w:sz="0" w:space="0" w:color="auto"/>
                <w:right w:val="none" w:sz="0" w:space="0" w:color="auto"/>
              </w:divBdr>
            </w:div>
            <w:div w:id="938946123">
              <w:marLeft w:val="0"/>
              <w:marRight w:val="0"/>
              <w:marTop w:val="0"/>
              <w:marBottom w:val="0"/>
              <w:divBdr>
                <w:top w:val="none" w:sz="0" w:space="0" w:color="auto"/>
                <w:left w:val="none" w:sz="0" w:space="0" w:color="auto"/>
                <w:bottom w:val="none" w:sz="0" w:space="0" w:color="auto"/>
                <w:right w:val="none" w:sz="0" w:space="0" w:color="auto"/>
              </w:divBdr>
            </w:div>
            <w:div w:id="2105300039">
              <w:marLeft w:val="0"/>
              <w:marRight w:val="0"/>
              <w:marTop w:val="0"/>
              <w:marBottom w:val="0"/>
              <w:divBdr>
                <w:top w:val="none" w:sz="0" w:space="0" w:color="auto"/>
                <w:left w:val="none" w:sz="0" w:space="0" w:color="auto"/>
                <w:bottom w:val="none" w:sz="0" w:space="0" w:color="auto"/>
                <w:right w:val="none" w:sz="0" w:space="0" w:color="auto"/>
              </w:divBdr>
            </w:div>
            <w:div w:id="1207790071">
              <w:marLeft w:val="0"/>
              <w:marRight w:val="0"/>
              <w:marTop w:val="0"/>
              <w:marBottom w:val="0"/>
              <w:divBdr>
                <w:top w:val="none" w:sz="0" w:space="0" w:color="auto"/>
                <w:left w:val="none" w:sz="0" w:space="0" w:color="auto"/>
                <w:bottom w:val="none" w:sz="0" w:space="0" w:color="auto"/>
                <w:right w:val="none" w:sz="0" w:space="0" w:color="auto"/>
              </w:divBdr>
            </w:div>
            <w:div w:id="1334794507">
              <w:marLeft w:val="0"/>
              <w:marRight w:val="0"/>
              <w:marTop w:val="0"/>
              <w:marBottom w:val="0"/>
              <w:divBdr>
                <w:top w:val="none" w:sz="0" w:space="0" w:color="auto"/>
                <w:left w:val="none" w:sz="0" w:space="0" w:color="auto"/>
                <w:bottom w:val="none" w:sz="0" w:space="0" w:color="auto"/>
                <w:right w:val="none" w:sz="0" w:space="0" w:color="auto"/>
              </w:divBdr>
            </w:div>
            <w:div w:id="485902080">
              <w:marLeft w:val="0"/>
              <w:marRight w:val="0"/>
              <w:marTop w:val="0"/>
              <w:marBottom w:val="0"/>
              <w:divBdr>
                <w:top w:val="none" w:sz="0" w:space="0" w:color="auto"/>
                <w:left w:val="none" w:sz="0" w:space="0" w:color="auto"/>
                <w:bottom w:val="none" w:sz="0" w:space="0" w:color="auto"/>
                <w:right w:val="none" w:sz="0" w:space="0" w:color="auto"/>
              </w:divBdr>
            </w:div>
            <w:div w:id="2062943815">
              <w:marLeft w:val="0"/>
              <w:marRight w:val="0"/>
              <w:marTop w:val="0"/>
              <w:marBottom w:val="0"/>
              <w:divBdr>
                <w:top w:val="none" w:sz="0" w:space="0" w:color="auto"/>
                <w:left w:val="none" w:sz="0" w:space="0" w:color="auto"/>
                <w:bottom w:val="none" w:sz="0" w:space="0" w:color="auto"/>
                <w:right w:val="none" w:sz="0" w:space="0" w:color="auto"/>
              </w:divBdr>
            </w:div>
            <w:div w:id="1772509466">
              <w:marLeft w:val="0"/>
              <w:marRight w:val="0"/>
              <w:marTop w:val="0"/>
              <w:marBottom w:val="0"/>
              <w:divBdr>
                <w:top w:val="none" w:sz="0" w:space="0" w:color="auto"/>
                <w:left w:val="none" w:sz="0" w:space="0" w:color="auto"/>
                <w:bottom w:val="none" w:sz="0" w:space="0" w:color="auto"/>
                <w:right w:val="none" w:sz="0" w:space="0" w:color="auto"/>
              </w:divBdr>
            </w:div>
            <w:div w:id="1385444058">
              <w:marLeft w:val="0"/>
              <w:marRight w:val="0"/>
              <w:marTop w:val="0"/>
              <w:marBottom w:val="0"/>
              <w:divBdr>
                <w:top w:val="none" w:sz="0" w:space="0" w:color="auto"/>
                <w:left w:val="none" w:sz="0" w:space="0" w:color="auto"/>
                <w:bottom w:val="none" w:sz="0" w:space="0" w:color="auto"/>
                <w:right w:val="none" w:sz="0" w:space="0" w:color="auto"/>
              </w:divBdr>
            </w:div>
            <w:div w:id="2037582978">
              <w:marLeft w:val="0"/>
              <w:marRight w:val="0"/>
              <w:marTop w:val="0"/>
              <w:marBottom w:val="0"/>
              <w:divBdr>
                <w:top w:val="none" w:sz="0" w:space="0" w:color="auto"/>
                <w:left w:val="none" w:sz="0" w:space="0" w:color="auto"/>
                <w:bottom w:val="none" w:sz="0" w:space="0" w:color="auto"/>
                <w:right w:val="none" w:sz="0" w:space="0" w:color="auto"/>
              </w:divBdr>
            </w:div>
            <w:div w:id="1761441830">
              <w:marLeft w:val="0"/>
              <w:marRight w:val="0"/>
              <w:marTop w:val="0"/>
              <w:marBottom w:val="0"/>
              <w:divBdr>
                <w:top w:val="none" w:sz="0" w:space="0" w:color="auto"/>
                <w:left w:val="none" w:sz="0" w:space="0" w:color="auto"/>
                <w:bottom w:val="none" w:sz="0" w:space="0" w:color="auto"/>
                <w:right w:val="none" w:sz="0" w:space="0" w:color="auto"/>
              </w:divBdr>
            </w:div>
            <w:div w:id="1747802709">
              <w:marLeft w:val="0"/>
              <w:marRight w:val="0"/>
              <w:marTop w:val="0"/>
              <w:marBottom w:val="0"/>
              <w:divBdr>
                <w:top w:val="none" w:sz="0" w:space="0" w:color="auto"/>
                <w:left w:val="none" w:sz="0" w:space="0" w:color="auto"/>
                <w:bottom w:val="none" w:sz="0" w:space="0" w:color="auto"/>
                <w:right w:val="none" w:sz="0" w:space="0" w:color="auto"/>
              </w:divBdr>
            </w:div>
            <w:div w:id="2124575797">
              <w:marLeft w:val="0"/>
              <w:marRight w:val="0"/>
              <w:marTop w:val="0"/>
              <w:marBottom w:val="0"/>
              <w:divBdr>
                <w:top w:val="none" w:sz="0" w:space="0" w:color="auto"/>
                <w:left w:val="none" w:sz="0" w:space="0" w:color="auto"/>
                <w:bottom w:val="none" w:sz="0" w:space="0" w:color="auto"/>
                <w:right w:val="none" w:sz="0" w:space="0" w:color="auto"/>
              </w:divBdr>
            </w:div>
            <w:div w:id="1217932764">
              <w:marLeft w:val="0"/>
              <w:marRight w:val="0"/>
              <w:marTop w:val="0"/>
              <w:marBottom w:val="0"/>
              <w:divBdr>
                <w:top w:val="none" w:sz="0" w:space="0" w:color="auto"/>
                <w:left w:val="none" w:sz="0" w:space="0" w:color="auto"/>
                <w:bottom w:val="none" w:sz="0" w:space="0" w:color="auto"/>
                <w:right w:val="none" w:sz="0" w:space="0" w:color="auto"/>
              </w:divBdr>
            </w:div>
            <w:div w:id="1987126635">
              <w:marLeft w:val="0"/>
              <w:marRight w:val="0"/>
              <w:marTop w:val="0"/>
              <w:marBottom w:val="0"/>
              <w:divBdr>
                <w:top w:val="none" w:sz="0" w:space="0" w:color="auto"/>
                <w:left w:val="none" w:sz="0" w:space="0" w:color="auto"/>
                <w:bottom w:val="none" w:sz="0" w:space="0" w:color="auto"/>
                <w:right w:val="none" w:sz="0" w:space="0" w:color="auto"/>
              </w:divBdr>
            </w:div>
            <w:div w:id="229852019">
              <w:marLeft w:val="0"/>
              <w:marRight w:val="0"/>
              <w:marTop w:val="0"/>
              <w:marBottom w:val="0"/>
              <w:divBdr>
                <w:top w:val="none" w:sz="0" w:space="0" w:color="auto"/>
                <w:left w:val="none" w:sz="0" w:space="0" w:color="auto"/>
                <w:bottom w:val="none" w:sz="0" w:space="0" w:color="auto"/>
                <w:right w:val="none" w:sz="0" w:space="0" w:color="auto"/>
              </w:divBdr>
            </w:div>
            <w:div w:id="737823351">
              <w:marLeft w:val="0"/>
              <w:marRight w:val="0"/>
              <w:marTop w:val="0"/>
              <w:marBottom w:val="0"/>
              <w:divBdr>
                <w:top w:val="none" w:sz="0" w:space="0" w:color="auto"/>
                <w:left w:val="none" w:sz="0" w:space="0" w:color="auto"/>
                <w:bottom w:val="none" w:sz="0" w:space="0" w:color="auto"/>
                <w:right w:val="none" w:sz="0" w:space="0" w:color="auto"/>
              </w:divBdr>
            </w:div>
            <w:div w:id="1112169304">
              <w:marLeft w:val="0"/>
              <w:marRight w:val="0"/>
              <w:marTop w:val="0"/>
              <w:marBottom w:val="0"/>
              <w:divBdr>
                <w:top w:val="none" w:sz="0" w:space="0" w:color="auto"/>
                <w:left w:val="none" w:sz="0" w:space="0" w:color="auto"/>
                <w:bottom w:val="none" w:sz="0" w:space="0" w:color="auto"/>
                <w:right w:val="none" w:sz="0" w:space="0" w:color="auto"/>
              </w:divBdr>
            </w:div>
            <w:div w:id="1802772780">
              <w:marLeft w:val="0"/>
              <w:marRight w:val="0"/>
              <w:marTop w:val="0"/>
              <w:marBottom w:val="0"/>
              <w:divBdr>
                <w:top w:val="none" w:sz="0" w:space="0" w:color="auto"/>
                <w:left w:val="none" w:sz="0" w:space="0" w:color="auto"/>
                <w:bottom w:val="none" w:sz="0" w:space="0" w:color="auto"/>
                <w:right w:val="none" w:sz="0" w:space="0" w:color="auto"/>
              </w:divBdr>
            </w:div>
            <w:div w:id="736587251">
              <w:marLeft w:val="0"/>
              <w:marRight w:val="0"/>
              <w:marTop w:val="0"/>
              <w:marBottom w:val="0"/>
              <w:divBdr>
                <w:top w:val="none" w:sz="0" w:space="0" w:color="auto"/>
                <w:left w:val="none" w:sz="0" w:space="0" w:color="auto"/>
                <w:bottom w:val="none" w:sz="0" w:space="0" w:color="auto"/>
                <w:right w:val="none" w:sz="0" w:space="0" w:color="auto"/>
              </w:divBdr>
            </w:div>
            <w:div w:id="976642983">
              <w:marLeft w:val="0"/>
              <w:marRight w:val="0"/>
              <w:marTop w:val="0"/>
              <w:marBottom w:val="0"/>
              <w:divBdr>
                <w:top w:val="none" w:sz="0" w:space="0" w:color="auto"/>
                <w:left w:val="none" w:sz="0" w:space="0" w:color="auto"/>
                <w:bottom w:val="none" w:sz="0" w:space="0" w:color="auto"/>
                <w:right w:val="none" w:sz="0" w:space="0" w:color="auto"/>
              </w:divBdr>
            </w:div>
            <w:div w:id="295377131">
              <w:marLeft w:val="0"/>
              <w:marRight w:val="0"/>
              <w:marTop w:val="0"/>
              <w:marBottom w:val="0"/>
              <w:divBdr>
                <w:top w:val="none" w:sz="0" w:space="0" w:color="auto"/>
                <w:left w:val="none" w:sz="0" w:space="0" w:color="auto"/>
                <w:bottom w:val="none" w:sz="0" w:space="0" w:color="auto"/>
                <w:right w:val="none" w:sz="0" w:space="0" w:color="auto"/>
              </w:divBdr>
            </w:div>
            <w:div w:id="2007173544">
              <w:marLeft w:val="0"/>
              <w:marRight w:val="0"/>
              <w:marTop w:val="0"/>
              <w:marBottom w:val="0"/>
              <w:divBdr>
                <w:top w:val="none" w:sz="0" w:space="0" w:color="auto"/>
                <w:left w:val="none" w:sz="0" w:space="0" w:color="auto"/>
                <w:bottom w:val="none" w:sz="0" w:space="0" w:color="auto"/>
                <w:right w:val="none" w:sz="0" w:space="0" w:color="auto"/>
              </w:divBdr>
            </w:div>
            <w:div w:id="1969503868">
              <w:marLeft w:val="0"/>
              <w:marRight w:val="0"/>
              <w:marTop w:val="0"/>
              <w:marBottom w:val="0"/>
              <w:divBdr>
                <w:top w:val="none" w:sz="0" w:space="0" w:color="auto"/>
                <w:left w:val="none" w:sz="0" w:space="0" w:color="auto"/>
                <w:bottom w:val="none" w:sz="0" w:space="0" w:color="auto"/>
                <w:right w:val="none" w:sz="0" w:space="0" w:color="auto"/>
              </w:divBdr>
            </w:div>
            <w:div w:id="1107116871">
              <w:marLeft w:val="0"/>
              <w:marRight w:val="0"/>
              <w:marTop w:val="0"/>
              <w:marBottom w:val="0"/>
              <w:divBdr>
                <w:top w:val="none" w:sz="0" w:space="0" w:color="auto"/>
                <w:left w:val="none" w:sz="0" w:space="0" w:color="auto"/>
                <w:bottom w:val="none" w:sz="0" w:space="0" w:color="auto"/>
                <w:right w:val="none" w:sz="0" w:space="0" w:color="auto"/>
              </w:divBdr>
            </w:div>
            <w:div w:id="484978198">
              <w:marLeft w:val="0"/>
              <w:marRight w:val="0"/>
              <w:marTop w:val="0"/>
              <w:marBottom w:val="0"/>
              <w:divBdr>
                <w:top w:val="none" w:sz="0" w:space="0" w:color="auto"/>
                <w:left w:val="none" w:sz="0" w:space="0" w:color="auto"/>
                <w:bottom w:val="none" w:sz="0" w:space="0" w:color="auto"/>
                <w:right w:val="none" w:sz="0" w:space="0" w:color="auto"/>
              </w:divBdr>
            </w:div>
            <w:div w:id="615791155">
              <w:marLeft w:val="0"/>
              <w:marRight w:val="0"/>
              <w:marTop w:val="0"/>
              <w:marBottom w:val="0"/>
              <w:divBdr>
                <w:top w:val="none" w:sz="0" w:space="0" w:color="auto"/>
                <w:left w:val="none" w:sz="0" w:space="0" w:color="auto"/>
                <w:bottom w:val="none" w:sz="0" w:space="0" w:color="auto"/>
                <w:right w:val="none" w:sz="0" w:space="0" w:color="auto"/>
              </w:divBdr>
            </w:div>
            <w:div w:id="1135101194">
              <w:marLeft w:val="0"/>
              <w:marRight w:val="0"/>
              <w:marTop w:val="0"/>
              <w:marBottom w:val="0"/>
              <w:divBdr>
                <w:top w:val="none" w:sz="0" w:space="0" w:color="auto"/>
                <w:left w:val="none" w:sz="0" w:space="0" w:color="auto"/>
                <w:bottom w:val="none" w:sz="0" w:space="0" w:color="auto"/>
                <w:right w:val="none" w:sz="0" w:space="0" w:color="auto"/>
              </w:divBdr>
            </w:div>
            <w:div w:id="477037405">
              <w:marLeft w:val="0"/>
              <w:marRight w:val="0"/>
              <w:marTop w:val="0"/>
              <w:marBottom w:val="0"/>
              <w:divBdr>
                <w:top w:val="none" w:sz="0" w:space="0" w:color="auto"/>
                <w:left w:val="none" w:sz="0" w:space="0" w:color="auto"/>
                <w:bottom w:val="none" w:sz="0" w:space="0" w:color="auto"/>
                <w:right w:val="none" w:sz="0" w:space="0" w:color="auto"/>
              </w:divBdr>
            </w:div>
            <w:div w:id="393507184">
              <w:marLeft w:val="0"/>
              <w:marRight w:val="0"/>
              <w:marTop w:val="0"/>
              <w:marBottom w:val="0"/>
              <w:divBdr>
                <w:top w:val="none" w:sz="0" w:space="0" w:color="auto"/>
                <w:left w:val="none" w:sz="0" w:space="0" w:color="auto"/>
                <w:bottom w:val="none" w:sz="0" w:space="0" w:color="auto"/>
                <w:right w:val="none" w:sz="0" w:space="0" w:color="auto"/>
              </w:divBdr>
            </w:div>
            <w:div w:id="1841576485">
              <w:marLeft w:val="0"/>
              <w:marRight w:val="0"/>
              <w:marTop w:val="0"/>
              <w:marBottom w:val="0"/>
              <w:divBdr>
                <w:top w:val="none" w:sz="0" w:space="0" w:color="auto"/>
                <w:left w:val="none" w:sz="0" w:space="0" w:color="auto"/>
                <w:bottom w:val="none" w:sz="0" w:space="0" w:color="auto"/>
                <w:right w:val="none" w:sz="0" w:space="0" w:color="auto"/>
              </w:divBdr>
            </w:div>
            <w:div w:id="848565295">
              <w:marLeft w:val="0"/>
              <w:marRight w:val="0"/>
              <w:marTop w:val="0"/>
              <w:marBottom w:val="0"/>
              <w:divBdr>
                <w:top w:val="none" w:sz="0" w:space="0" w:color="auto"/>
                <w:left w:val="none" w:sz="0" w:space="0" w:color="auto"/>
                <w:bottom w:val="none" w:sz="0" w:space="0" w:color="auto"/>
                <w:right w:val="none" w:sz="0" w:space="0" w:color="auto"/>
              </w:divBdr>
            </w:div>
            <w:div w:id="1631478586">
              <w:marLeft w:val="0"/>
              <w:marRight w:val="0"/>
              <w:marTop w:val="0"/>
              <w:marBottom w:val="0"/>
              <w:divBdr>
                <w:top w:val="none" w:sz="0" w:space="0" w:color="auto"/>
                <w:left w:val="none" w:sz="0" w:space="0" w:color="auto"/>
                <w:bottom w:val="none" w:sz="0" w:space="0" w:color="auto"/>
                <w:right w:val="none" w:sz="0" w:space="0" w:color="auto"/>
              </w:divBdr>
            </w:div>
            <w:div w:id="1040783306">
              <w:marLeft w:val="0"/>
              <w:marRight w:val="0"/>
              <w:marTop w:val="0"/>
              <w:marBottom w:val="0"/>
              <w:divBdr>
                <w:top w:val="none" w:sz="0" w:space="0" w:color="auto"/>
                <w:left w:val="none" w:sz="0" w:space="0" w:color="auto"/>
                <w:bottom w:val="none" w:sz="0" w:space="0" w:color="auto"/>
                <w:right w:val="none" w:sz="0" w:space="0" w:color="auto"/>
              </w:divBdr>
            </w:div>
            <w:div w:id="696546189">
              <w:marLeft w:val="0"/>
              <w:marRight w:val="0"/>
              <w:marTop w:val="0"/>
              <w:marBottom w:val="0"/>
              <w:divBdr>
                <w:top w:val="none" w:sz="0" w:space="0" w:color="auto"/>
                <w:left w:val="none" w:sz="0" w:space="0" w:color="auto"/>
                <w:bottom w:val="none" w:sz="0" w:space="0" w:color="auto"/>
                <w:right w:val="none" w:sz="0" w:space="0" w:color="auto"/>
              </w:divBdr>
            </w:div>
            <w:div w:id="405108619">
              <w:marLeft w:val="0"/>
              <w:marRight w:val="0"/>
              <w:marTop w:val="0"/>
              <w:marBottom w:val="0"/>
              <w:divBdr>
                <w:top w:val="none" w:sz="0" w:space="0" w:color="auto"/>
                <w:left w:val="none" w:sz="0" w:space="0" w:color="auto"/>
                <w:bottom w:val="none" w:sz="0" w:space="0" w:color="auto"/>
                <w:right w:val="none" w:sz="0" w:space="0" w:color="auto"/>
              </w:divBdr>
            </w:div>
            <w:div w:id="709379722">
              <w:marLeft w:val="0"/>
              <w:marRight w:val="0"/>
              <w:marTop w:val="0"/>
              <w:marBottom w:val="0"/>
              <w:divBdr>
                <w:top w:val="none" w:sz="0" w:space="0" w:color="auto"/>
                <w:left w:val="none" w:sz="0" w:space="0" w:color="auto"/>
                <w:bottom w:val="none" w:sz="0" w:space="0" w:color="auto"/>
                <w:right w:val="none" w:sz="0" w:space="0" w:color="auto"/>
              </w:divBdr>
            </w:div>
            <w:div w:id="10522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6993">
      <w:bodyDiv w:val="1"/>
      <w:marLeft w:val="0"/>
      <w:marRight w:val="0"/>
      <w:marTop w:val="0"/>
      <w:marBottom w:val="0"/>
      <w:divBdr>
        <w:top w:val="none" w:sz="0" w:space="0" w:color="auto"/>
        <w:left w:val="none" w:sz="0" w:space="0" w:color="auto"/>
        <w:bottom w:val="none" w:sz="0" w:space="0" w:color="auto"/>
        <w:right w:val="none" w:sz="0" w:space="0" w:color="auto"/>
      </w:divBdr>
      <w:divsChild>
        <w:div w:id="2092307822">
          <w:marLeft w:val="0"/>
          <w:marRight w:val="0"/>
          <w:marTop w:val="0"/>
          <w:marBottom w:val="0"/>
          <w:divBdr>
            <w:top w:val="none" w:sz="0" w:space="0" w:color="auto"/>
            <w:left w:val="none" w:sz="0" w:space="0" w:color="auto"/>
            <w:bottom w:val="none" w:sz="0" w:space="0" w:color="auto"/>
            <w:right w:val="none" w:sz="0" w:space="0" w:color="auto"/>
          </w:divBdr>
          <w:divsChild>
            <w:div w:id="148832920">
              <w:marLeft w:val="0"/>
              <w:marRight w:val="0"/>
              <w:marTop w:val="0"/>
              <w:marBottom w:val="0"/>
              <w:divBdr>
                <w:top w:val="none" w:sz="0" w:space="0" w:color="auto"/>
                <w:left w:val="none" w:sz="0" w:space="0" w:color="auto"/>
                <w:bottom w:val="none" w:sz="0" w:space="0" w:color="auto"/>
                <w:right w:val="none" w:sz="0" w:space="0" w:color="auto"/>
              </w:divBdr>
            </w:div>
            <w:div w:id="3710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7027">
      <w:bodyDiv w:val="1"/>
      <w:marLeft w:val="0"/>
      <w:marRight w:val="0"/>
      <w:marTop w:val="0"/>
      <w:marBottom w:val="0"/>
      <w:divBdr>
        <w:top w:val="none" w:sz="0" w:space="0" w:color="auto"/>
        <w:left w:val="none" w:sz="0" w:space="0" w:color="auto"/>
        <w:bottom w:val="none" w:sz="0" w:space="0" w:color="auto"/>
        <w:right w:val="none" w:sz="0" w:space="0" w:color="auto"/>
      </w:divBdr>
      <w:divsChild>
        <w:div w:id="1333069416">
          <w:marLeft w:val="0"/>
          <w:marRight w:val="0"/>
          <w:marTop w:val="0"/>
          <w:marBottom w:val="0"/>
          <w:divBdr>
            <w:top w:val="none" w:sz="0" w:space="0" w:color="auto"/>
            <w:left w:val="none" w:sz="0" w:space="0" w:color="auto"/>
            <w:bottom w:val="none" w:sz="0" w:space="0" w:color="auto"/>
            <w:right w:val="none" w:sz="0" w:space="0" w:color="auto"/>
          </w:divBdr>
          <w:divsChild>
            <w:div w:id="1045838925">
              <w:marLeft w:val="0"/>
              <w:marRight w:val="0"/>
              <w:marTop w:val="0"/>
              <w:marBottom w:val="0"/>
              <w:divBdr>
                <w:top w:val="none" w:sz="0" w:space="0" w:color="auto"/>
                <w:left w:val="none" w:sz="0" w:space="0" w:color="auto"/>
                <w:bottom w:val="none" w:sz="0" w:space="0" w:color="auto"/>
                <w:right w:val="none" w:sz="0" w:space="0" w:color="auto"/>
              </w:divBdr>
            </w:div>
            <w:div w:id="1914199005">
              <w:marLeft w:val="0"/>
              <w:marRight w:val="0"/>
              <w:marTop w:val="0"/>
              <w:marBottom w:val="0"/>
              <w:divBdr>
                <w:top w:val="none" w:sz="0" w:space="0" w:color="auto"/>
                <w:left w:val="none" w:sz="0" w:space="0" w:color="auto"/>
                <w:bottom w:val="none" w:sz="0" w:space="0" w:color="auto"/>
                <w:right w:val="none" w:sz="0" w:space="0" w:color="auto"/>
              </w:divBdr>
            </w:div>
            <w:div w:id="14686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145">
      <w:bodyDiv w:val="1"/>
      <w:marLeft w:val="0"/>
      <w:marRight w:val="0"/>
      <w:marTop w:val="0"/>
      <w:marBottom w:val="0"/>
      <w:divBdr>
        <w:top w:val="none" w:sz="0" w:space="0" w:color="auto"/>
        <w:left w:val="none" w:sz="0" w:space="0" w:color="auto"/>
        <w:bottom w:val="none" w:sz="0" w:space="0" w:color="auto"/>
        <w:right w:val="none" w:sz="0" w:space="0" w:color="auto"/>
      </w:divBdr>
    </w:div>
    <w:div w:id="1005136182">
      <w:bodyDiv w:val="1"/>
      <w:marLeft w:val="0"/>
      <w:marRight w:val="0"/>
      <w:marTop w:val="0"/>
      <w:marBottom w:val="0"/>
      <w:divBdr>
        <w:top w:val="none" w:sz="0" w:space="0" w:color="auto"/>
        <w:left w:val="none" w:sz="0" w:space="0" w:color="auto"/>
        <w:bottom w:val="none" w:sz="0" w:space="0" w:color="auto"/>
        <w:right w:val="none" w:sz="0" w:space="0" w:color="auto"/>
      </w:divBdr>
    </w:div>
    <w:div w:id="1014301635">
      <w:bodyDiv w:val="1"/>
      <w:marLeft w:val="0"/>
      <w:marRight w:val="0"/>
      <w:marTop w:val="0"/>
      <w:marBottom w:val="0"/>
      <w:divBdr>
        <w:top w:val="none" w:sz="0" w:space="0" w:color="auto"/>
        <w:left w:val="none" w:sz="0" w:space="0" w:color="auto"/>
        <w:bottom w:val="none" w:sz="0" w:space="0" w:color="auto"/>
        <w:right w:val="none" w:sz="0" w:space="0" w:color="auto"/>
      </w:divBdr>
      <w:divsChild>
        <w:div w:id="607201735">
          <w:marLeft w:val="0"/>
          <w:marRight w:val="0"/>
          <w:marTop w:val="0"/>
          <w:marBottom w:val="0"/>
          <w:divBdr>
            <w:top w:val="none" w:sz="0" w:space="0" w:color="auto"/>
            <w:left w:val="none" w:sz="0" w:space="0" w:color="auto"/>
            <w:bottom w:val="none" w:sz="0" w:space="0" w:color="auto"/>
            <w:right w:val="none" w:sz="0" w:space="0" w:color="auto"/>
          </w:divBdr>
          <w:divsChild>
            <w:div w:id="153303228">
              <w:marLeft w:val="0"/>
              <w:marRight w:val="0"/>
              <w:marTop w:val="0"/>
              <w:marBottom w:val="0"/>
              <w:divBdr>
                <w:top w:val="none" w:sz="0" w:space="0" w:color="auto"/>
                <w:left w:val="none" w:sz="0" w:space="0" w:color="auto"/>
                <w:bottom w:val="none" w:sz="0" w:space="0" w:color="auto"/>
                <w:right w:val="none" w:sz="0" w:space="0" w:color="auto"/>
              </w:divBdr>
            </w:div>
            <w:div w:id="353651448">
              <w:marLeft w:val="0"/>
              <w:marRight w:val="0"/>
              <w:marTop w:val="0"/>
              <w:marBottom w:val="0"/>
              <w:divBdr>
                <w:top w:val="none" w:sz="0" w:space="0" w:color="auto"/>
                <w:left w:val="none" w:sz="0" w:space="0" w:color="auto"/>
                <w:bottom w:val="none" w:sz="0" w:space="0" w:color="auto"/>
                <w:right w:val="none" w:sz="0" w:space="0" w:color="auto"/>
              </w:divBdr>
            </w:div>
            <w:div w:id="6086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2588">
      <w:bodyDiv w:val="1"/>
      <w:marLeft w:val="0"/>
      <w:marRight w:val="0"/>
      <w:marTop w:val="0"/>
      <w:marBottom w:val="0"/>
      <w:divBdr>
        <w:top w:val="none" w:sz="0" w:space="0" w:color="auto"/>
        <w:left w:val="none" w:sz="0" w:space="0" w:color="auto"/>
        <w:bottom w:val="none" w:sz="0" w:space="0" w:color="auto"/>
        <w:right w:val="none" w:sz="0" w:space="0" w:color="auto"/>
      </w:divBdr>
      <w:divsChild>
        <w:div w:id="198056323">
          <w:marLeft w:val="0"/>
          <w:marRight w:val="0"/>
          <w:marTop w:val="0"/>
          <w:marBottom w:val="0"/>
          <w:divBdr>
            <w:top w:val="none" w:sz="0" w:space="0" w:color="auto"/>
            <w:left w:val="none" w:sz="0" w:space="0" w:color="auto"/>
            <w:bottom w:val="none" w:sz="0" w:space="0" w:color="auto"/>
            <w:right w:val="none" w:sz="0" w:space="0" w:color="auto"/>
          </w:divBdr>
          <w:divsChild>
            <w:div w:id="112528460">
              <w:marLeft w:val="0"/>
              <w:marRight w:val="0"/>
              <w:marTop w:val="0"/>
              <w:marBottom w:val="0"/>
              <w:divBdr>
                <w:top w:val="none" w:sz="0" w:space="0" w:color="auto"/>
                <w:left w:val="none" w:sz="0" w:space="0" w:color="auto"/>
                <w:bottom w:val="none" w:sz="0" w:space="0" w:color="auto"/>
                <w:right w:val="none" w:sz="0" w:space="0" w:color="auto"/>
              </w:divBdr>
            </w:div>
            <w:div w:id="1046829920">
              <w:marLeft w:val="0"/>
              <w:marRight w:val="0"/>
              <w:marTop w:val="0"/>
              <w:marBottom w:val="0"/>
              <w:divBdr>
                <w:top w:val="none" w:sz="0" w:space="0" w:color="auto"/>
                <w:left w:val="none" w:sz="0" w:space="0" w:color="auto"/>
                <w:bottom w:val="none" w:sz="0" w:space="0" w:color="auto"/>
                <w:right w:val="none" w:sz="0" w:space="0" w:color="auto"/>
              </w:divBdr>
            </w:div>
            <w:div w:id="282276256">
              <w:marLeft w:val="0"/>
              <w:marRight w:val="0"/>
              <w:marTop w:val="0"/>
              <w:marBottom w:val="0"/>
              <w:divBdr>
                <w:top w:val="none" w:sz="0" w:space="0" w:color="auto"/>
                <w:left w:val="none" w:sz="0" w:space="0" w:color="auto"/>
                <w:bottom w:val="none" w:sz="0" w:space="0" w:color="auto"/>
                <w:right w:val="none" w:sz="0" w:space="0" w:color="auto"/>
              </w:divBdr>
            </w:div>
            <w:div w:id="1823036521">
              <w:marLeft w:val="0"/>
              <w:marRight w:val="0"/>
              <w:marTop w:val="0"/>
              <w:marBottom w:val="0"/>
              <w:divBdr>
                <w:top w:val="none" w:sz="0" w:space="0" w:color="auto"/>
                <w:left w:val="none" w:sz="0" w:space="0" w:color="auto"/>
                <w:bottom w:val="none" w:sz="0" w:space="0" w:color="auto"/>
                <w:right w:val="none" w:sz="0" w:space="0" w:color="auto"/>
              </w:divBdr>
            </w:div>
            <w:div w:id="1467813798">
              <w:marLeft w:val="0"/>
              <w:marRight w:val="0"/>
              <w:marTop w:val="0"/>
              <w:marBottom w:val="0"/>
              <w:divBdr>
                <w:top w:val="none" w:sz="0" w:space="0" w:color="auto"/>
                <w:left w:val="none" w:sz="0" w:space="0" w:color="auto"/>
                <w:bottom w:val="none" w:sz="0" w:space="0" w:color="auto"/>
                <w:right w:val="none" w:sz="0" w:space="0" w:color="auto"/>
              </w:divBdr>
            </w:div>
            <w:div w:id="16739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488">
      <w:bodyDiv w:val="1"/>
      <w:marLeft w:val="0"/>
      <w:marRight w:val="0"/>
      <w:marTop w:val="0"/>
      <w:marBottom w:val="0"/>
      <w:divBdr>
        <w:top w:val="none" w:sz="0" w:space="0" w:color="auto"/>
        <w:left w:val="none" w:sz="0" w:space="0" w:color="auto"/>
        <w:bottom w:val="none" w:sz="0" w:space="0" w:color="auto"/>
        <w:right w:val="none" w:sz="0" w:space="0" w:color="auto"/>
      </w:divBdr>
      <w:divsChild>
        <w:div w:id="2066945334">
          <w:marLeft w:val="0"/>
          <w:marRight w:val="0"/>
          <w:marTop w:val="0"/>
          <w:marBottom w:val="0"/>
          <w:divBdr>
            <w:top w:val="none" w:sz="0" w:space="0" w:color="auto"/>
            <w:left w:val="none" w:sz="0" w:space="0" w:color="auto"/>
            <w:bottom w:val="none" w:sz="0" w:space="0" w:color="auto"/>
            <w:right w:val="none" w:sz="0" w:space="0" w:color="auto"/>
          </w:divBdr>
          <w:divsChild>
            <w:div w:id="1714112429">
              <w:marLeft w:val="0"/>
              <w:marRight w:val="0"/>
              <w:marTop w:val="0"/>
              <w:marBottom w:val="0"/>
              <w:divBdr>
                <w:top w:val="none" w:sz="0" w:space="0" w:color="auto"/>
                <w:left w:val="none" w:sz="0" w:space="0" w:color="auto"/>
                <w:bottom w:val="none" w:sz="0" w:space="0" w:color="auto"/>
                <w:right w:val="none" w:sz="0" w:space="0" w:color="auto"/>
              </w:divBdr>
            </w:div>
            <w:div w:id="1311251222">
              <w:marLeft w:val="0"/>
              <w:marRight w:val="0"/>
              <w:marTop w:val="0"/>
              <w:marBottom w:val="0"/>
              <w:divBdr>
                <w:top w:val="none" w:sz="0" w:space="0" w:color="auto"/>
                <w:left w:val="none" w:sz="0" w:space="0" w:color="auto"/>
                <w:bottom w:val="none" w:sz="0" w:space="0" w:color="auto"/>
                <w:right w:val="none" w:sz="0" w:space="0" w:color="auto"/>
              </w:divBdr>
            </w:div>
            <w:div w:id="996036287">
              <w:marLeft w:val="0"/>
              <w:marRight w:val="0"/>
              <w:marTop w:val="0"/>
              <w:marBottom w:val="0"/>
              <w:divBdr>
                <w:top w:val="none" w:sz="0" w:space="0" w:color="auto"/>
                <w:left w:val="none" w:sz="0" w:space="0" w:color="auto"/>
                <w:bottom w:val="none" w:sz="0" w:space="0" w:color="auto"/>
                <w:right w:val="none" w:sz="0" w:space="0" w:color="auto"/>
              </w:divBdr>
            </w:div>
            <w:div w:id="186992553">
              <w:marLeft w:val="0"/>
              <w:marRight w:val="0"/>
              <w:marTop w:val="0"/>
              <w:marBottom w:val="0"/>
              <w:divBdr>
                <w:top w:val="none" w:sz="0" w:space="0" w:color="auto"/>
                <w:left w:val="none" w:sz="0" w:space="0" w:color="auto"/>
                <w:bottom w:val="none" w:sz="0" w:space="0" w:color="auto"/>
                <w:right w:val="none" w:sz="0" w:space="0" w:color="auto"/>
              </w:divBdr>
            </w:div>
            <w:div w:id="1236746319">
              <w:marLeft w:val="0"/>
              <w:marRight w:val="0"/>
              <w:marTop w:val="0"/>
              <w:marBottom w:val="0"/>
              <w:divBdr>
                <w:top w:val="none" w:sz="0" w:space="0" w:color="auto"/>
                <w:left w:val="none" w:sz="0" w:space="0" w:color="auto"/>
                <w:bottom w:val="none" w:sz="0" w:space="0" w:color="auto"/>
                <w:right w:val="none" w:sz="0" w:space="0" w:color="auto"/>
              </w:divBdr>
            </w:div>
            <w:div w:id="762460410">
              <w:marLeft w:val="0"/>
              <w:marRight w:val="0"/>
              <w:marTop w:val="0"/>
              <w:marBottom w:val="0"/>
              <w:divBdr>
                <w:top w:val="none" w:sz="0" w:space="0" w:color="auto"/>
                <w:left w:val="none" w:sz="0" w:space="0" w:color="auto"/>
                <w:bottom w:val="none" w:sz="0" w:space="0" w:color="auto"/>
                <w:right w:val="none" w:sz="0" w:space="0" w:color="auto"/>
              </w:divBdr>
            </w:div>
            <w:div w:id="1549103516">
              <w:marLeft w:val="0"/>
              <w:marRight w:val="0"/>
              <w:marTop w:val="0"/>
              <w:marBottom w:val="0"/>
              <w:divBdr>
                <w:top w:val="none" w:sz="0" w:space="0" w:color="auto"/>
                <w:left w:val="none" w:sz="0" w:space="0" w:color="auto"/>
                <w:bottom w:val="none" w:sz="0" w:space="0" w:color="auto"/>
                <w:right w:val="none" w:sz="0" w:space="0" w:color="auto"/>
              </w:divBdr>
            </w:div>
            <w:div w:id="617682546">
              <w:marLeft w:val="0"/>
              <w:marRight w:val="0"/>
              <w:marTop w:val="0"/>
              <w:marBottom w:val="0"/>
              <w:divBdr>
                <w:top w:val="none" w:sz="0" w:space="0" w:color="auto"/>
                <w:left w:val="none" w:sz="0" w:space="0" w:color="auto"/>
                <w:bottom w:val="none" w:sz="0" w:space="0" w:color="auto"/>
                <w:right w:val="none" w:sz="0" w:space="0" w:color="auto"/>
              </w:divBdr>
            </w:div>
            <w:div w:id="724336565">
              <w:marLeft w:val="0"/>
              <w:marRight w:val="0"/>
              <w:marTop w:val="0"/>
              <w:marBottom w:val="0"/>
              <w:divBdr>
                <w:top w:val="none" w:sz="0" w:space="0" w:color="auto"/>
                <w:left w:val="none" w:sz="0" w:space="0" w:color="auto"/>
                <w:bottom w:val="none" w:sz="0" w:space="0" w:color="auto"/>
                <w:right w:val="none" w:sz="0" w:space="0" w:color="auto"/>
              </w:divBdr>
            </w:div>
            <w:div w:id="2022314989">
              <w:marLeft w:val="0"/>
              <w:marRight w:val="0"/>
              <w:marTop w:val="0"/>
              <w:marBottom w:val="0"/>
              <w:divBdr>
                <w:top w:val="none" w:sz="0" w:space="0" w:color="auto"/>
                <w:left w:val="none" w:sz="0" w:space="0" w:color="auto"/>
                <w:bottom w:val="none" w:sz="0" w:space="0" w:color="auto"/>
                <w:right w:val="none" w:sz="0" w:space="0" w:color="auto"/>
              </w:divBdr>
            </w:div>
            <w:div w:id="1924298524">
              <w:marLeft w:val="0"/>
              <w:marRight w:val="0"/>
              <w:marTop w:val="0"/>
              <w:marBottom w:val="0"/>
              <w:divBdr>
                <w:top w:val="none" w:sz="0" w:space="0" w:color="auto"/>
                <w:left w:val="none" w:sz="0" w:space="0" w:color="auto"/>
                <w:bottom w:val="none" w:sz="0" w:space="0" w:color="auto"/>
                <w:right w:val="none" w:sz="0" w:space="0" w:color="auto"/>
              </w:divBdr>
            </w:div>
            <w:div w:id="425883892">
              <w:marLeft w:val="0"/>
              <w:marRight w:val="0"/>
              <w:marTop w:val="0"/>
              <w:marBottom w:val="0"/>
              <w:divBdr>
                <w:top w:val="none" w:sz="0" w:space="0" w:color="auto"/>
                <w:left w:val="none" w:sz="0" w:space="0" w:color="auto"/>
                <w:bottom w:val="none" w:sz="0" w:space="0" w:color="auto"/>
                <w:right w:val="none" w:sz="0" w:space="0" w:color="auto"/>
              </w:divBdr>
            </w:div>
            <w:div w:id="12497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1051">
      <w:bodyDiv w:val="1"/>
      <w:marLeft w:val="0"/>
      <w:marRight w:val="0"/>
      <w:marTop w:val="0"/>
      <w:marBottom w:val="0"/>
      <w:divBdr>
        <w:top w:val="none" w:sz="0" w:space="0" w:color="auto"/>
        <w:left w:val="none" w:sz="0" w:space="0" w:color="auto"/>
        <w:bottom w:val="none" w:sz="0" w:space="0" w:color="auto"/>
        <w:right w:val="none" w:sz="0" w:space="0" w:color="auto"/>
      </w:divBdr>
    </w:div>
    <w:div w:id="1030423678">
      <w:bodyDiv w:val="1"/>
      <w:marLeft w:val="0"/>
      <w:marRight w:val="0"/>
      <w:marTop w:val="0"/>
      <w:marBottom w:val="0"/>
      <w:divBdr>
        <w:top w:val="none" w:sz="0" w:space="0" w:color="auto"/>
        <w:left w:val="none" w:sz="0" w:space="0" w:color="auto"/>
        <w:bottom w:val="none" w:sz="0" w:space="0" w:color="auto"/>
        <w:right w:val="none" w:sz="0" w:space="0" w:color="auto"/>
      </w:divBdr>
    </w:div>
    <w:div w:id="1032733591">
      <w:bodyDiv w:val="1"/>
      <w:marLeft w:val="0"/>
      <w:marRight w:val="0"/>
      <w:marTop w:val="0"/>
      <w:marBottom w:val="0"/>
      <w:divBdr>
        <w:top w:val="none" w:sz="0" w:space="0" w:color="auto"/>
        <w:left w:val="none" w:sz="0" w:space="0" w:color="auto"/>
        <w:bottom w:val="none" w:sz="0" w:space="0" w:color="auto"/>
        <w:right w:val="none" w:sz="0" w:space="0" w:color="auto"/>
      </w:divBdr>
      <w:divsChild>
        <w:div w:id="128255909">
          <w:marLeft w:val="0"/>
          <w:marRight w:val="0"/>
          <w:marTop w:val="0"/>
          <w:marBottom w:val="0"/>
          <w:divBdr>
            <w:top w:val="none" w:sz="0" w:space="0" w:color="auto"/>
            <w:left w:val="none" w:sz="0" w:space="0" w:color="auto"/>
            <w:bottom w:val="none" w:sz="0" w:space="0" w:color="auto"/>
            <w:right w:val="none" w:sz="0" w:space="0" w:color="auto"/>
          </w:divBdr>
          <w:divsChild>
            <w:div w:id="23100548">
              <w:marLeft w:val="0"/>
              <w:marRight w:val="0"/>
              <w:marTop w:val="0"/>
              <w:marBottom w:val="0"/>
              <w:divBdr>
                <w:top w:val="none" w:sz="0" w:space="0" w:color="auto"/>
                <w:left w:val="none" w:sz="0" w:space="0" w:color="auto"/>
                <w:bottom w:val="none" w:sz="0" w:space="0" w:color="auto"/>
                <w:right w:val="none" w:sz="0" w:space="0" w:color="auto"/>
              </w:divBdr>
            </w:div>
            <w:div w:id="20923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0372">
      <w:bodyDiv w:val="1"/>
      <w:marLeft w:val="0"/>
      <w:marRight w:val="0"/>
      <w:marTop w:val="0"/>
      <w:marBottom w:val="0"/>
      <w:divBdr>
        <w:top w:val="none" w:sz="0" w:space="0" w:color="auto"/>
        <w:left w:val="none" w:sz="0" w:space="0" w:color="auto"/>
        <w:bottom w:val="none" w:sz="0" w:space="0" w:color="auto"/>
        <w:right w:val="none" w:sz="0" w:space="0" w:color="auto"/>
      </w:divBdr>
    </w:div>
    <w:div w:id="1040133464">
      <w:bodyDiv w:val="1"/>
      <w:marLeft w:val="0"/>
      <w:marRight w:val="0"/>
      <w:marTop w:val="0"/>
      <w:marBottom w:val="0"/>
      <w:divBdr>
        <w:top w:val="none" w:sz="0" w:space="0" w:color="auto"/>
        <w:left w:val="none" w:sz="0" w:space="0" w:color="auto"/>
        <w:bottom w:val="none" w:sz="0" w:space="0" w:color="auto"/>
        <w:right w:val="none" w:sz="0" w:space="0" w:color="auto"/>
      </w:divBdr>
      <w:divsChild>
        <w:div w:id="40791613">
          <w:marLeft w:val="0"/>
          <w:marRight w:val="0"/>
          <w:marTop w:val="0"/>
          <w:marBottom w:val="0"/>
          <w:divBdr>
            <w:top w:val="none" w:sz="0" w:space="0" w:color="auto"/>
            <w:left w:val="none" w:sz="0" w:space="0" w:color="auto"/>
            <w:bottom w:val="none" w:sz="0" w:space="0" w:color="auto"/>
            <w:right w:val="none" w:sz="0" w:space="0" w:color="auto"/>
          </w:divBdr>
          <w:divsChild>
            <w:div w:id="1501963888">
              <w:marLeft w:val="0"/>
              <w:marRight w:val="0"/>
              <w:marTop w:val="0"/>
              <w:marBottom w:val="0"/>
              <w:divBdr>
                <w:top w:val="none" w:sz="0" w:space="0" w:color="auto"/>
                <w:left w:val="none" w:sz="0" w:space="0" w:color="auto"/>
                <w:bottom w:val="none" w:sz="0" w:space="0" w:color="auto"/>
                <w:right w:val="none" w:sz="0" w:space="0" w:color="auto"/>
              </w:divBdr>
            </w:div>
            <w:div w:id="463355289">
              <w:marLeft w:val="0"/>
              <w:marRight w:val="0"/>
              <w:marTop w:val="0"/>
              <w:marBottom w:val="0"/>
              <w:divBdr>
                <w:top w:val="none" w:sz="0" w:space="0" w:color="auto"/>
                <w:left w:val="none" w:sz="0" w:space="0" w:color="auto"/>
                <w:bottom w:val="none" w:sz="0" w:space="0" w:color="auto"/>
                <w:right w:val="none" w:sz="0" w:space="0" w:color="auto"/>
              </w:divBdr>
            </w:div>
            <w:div w:id="725221735">
              <w:marLeft w:val="0"/>
              <w:marRight w:val="0"/>
              <w:marTop w:val="0"/>
              <w:marBottom w:val="0"/>
              <w:divBdr>
                <w:top w:val="none" w:sz="0" w:space="0" w:color="auto"/>
                <w:left w:val="none" w:sz="0" w:space="0" w:color="auto"/>
                <w:bottom w:val="none" w:sz="0" w:space="0" w:color="auto"/>
                <w:right w:val="none" w:sz="0" w:space="0" w:color="auto"/>
              </w:divBdr>
            </w:div>
            <w:div w:id="1489898639">
              <w:marLeft w:val="0"/>
              <w:marRight w:val="0"/>
              <w:marTop w:val="0"/>
              <w:marBottom w:val="0"/>
              <w:divBdr>
                <w:top w:val="none" w:sz="0" w:space="0" w:color="auto"/>
                <w:left w:val="none" w:sz="0" w:space="0" w:color="auto"/>
                <w:bottom w:val="none" w:sz="0" w:space="0" w:color="auto"/>
                <w:right w:val="none" w:sz="0" w:space="0" w:color="auto"/>
              </w:divBdr>
            </w:div>
            <w:div w:id="1645769194">
              <w:marLeft w:val="0"/>
              <w:marRight w:val="0"/>
              <w:marTop w:val="0"/>
              <w:marBottom w:val="0"/>
              <w:divBdr>
                <w:top w:val="none" w:sz="0" w:space="0" w:color="auto"/>
                <w:left w:val="none" w:sz="0" w:space="0" w:color="auto"/>
                <w:bottom w:val="none" w:sz="0" w:space="0" w:color="auto"/>
                <w:right w:val="none" w:sz="0" w:space="0" w:color="auto"/>
              </w:divBdr>
            </w:div>
            <w:div w:id="1521772196">
              <w:marLeft w:val="0"/>
              <w:marRight w:val="0"/>
              <w:marTop w:val="0"/>
              <w:marBottom w:val="0"/>
              <w:divBdr>
                <w:top w:val="none" w:sz="0" w:space="0" w:color="auto"/>
                <w:left w:val="none" w:sz="0" w:space="0" w:color="auto"/>
                <w:bottom w:val="none" w:sz="0" w:space="0" w:color="auto"/>
                <w:right w:val="none" w:sz="0" w:space="0" w:color="auto"/>
              </w:divBdr>
            </w:div>
            <w:div w:id="1446268282">
              <w:marLeft w:val="0"/>
              <w:marRight w:val="0"/>
              <w:marTop w:val="0"/>
              <w:marBottom w:val="0"/>
              <w:divBdr>
                <w:top w:val="none" w:sz="0" w:space="0" w:color="auto"/>
                <w:left w:val="none" w:sz="0" w:space="0" w:color="auto"/>
                <w:bottom w:val="none" w:sz="0" w:space="0" w:color="auto"/>
                <w:right w:val="none" w:sz="0" w:space="0" w:color="auto"/>
              </w:divBdr>
            </w:div>
            <w:div w:id="1728454909">
              <w:marLeft w:val="0"/>
              <w:marRight w:val="0"/>
              <w:marTop w:val="0"/>
              <w:marBottom w:val="0"/>
              <w:divBdr>
                <w:top w:val="none" w:sz="0" w:space="0" w:color="auto"/>
                <w:left w:val="none" w:sz="0" w:space="0" w:color="auto"/>
                <w:bottom w:val="none" w:sz="0" w:space="0" w:color="auto"/>
                <w:right w:val="none" w:sz="0" w:space="0" w:color="auto"/>
              </w:divBdr>
            </w:div>
            <w:div w:id="5074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7721">
      <w:bodyDiv w:val="1"/>
      <w:marLeft w:val="0"/>
      <w:marRight w:val="0"/>
      <w:marTop w:val="0"/>
      <w:marBottom w:val="0"/>
      <w:divBdr>
        <w:top w:val="none" w:sz="0" w:space="0" w:color="auto"/>
        <w:left w:val="none" w:sz="0" w:space="0" w:color="auto"/>
        <w:bottom w:val="none" w:sz="0" w:space="0" w:color="auto"/>
        <w:right w:val="none" w:sz="0" w:space="0" w:color="auto"/>
      </w:divBdr>
    </w:div>
    <w:div w:id="1064596925">
      <w:bodyDiv w:val="1"/>
      <w:marLeft w:val="0"/>
      <w:marRight w:val="0"/>
      <w:marTop w:val="0"/>
      <w:marBottom w:val="0"/>
      <w:divBdr>
        <w:top w:val="none" w:sz="0" w:space="0" w:color="auto"/>
        <w:left w:val="none" w:sz="0" w:space="0" w:color="auto"/>
        <w:bottom w:val="none" w:sz="0" w:space="0" w:color="auto"/>
        <w:right w:val="none" w:sz="0" w:space="0" w:color="auto"/>
      </w:divBdr>
      <w:divsChild>
        <w:div w:id="760495523">
          <w:marLeft w:val="0"/>
          <w:marRight w:val="0"/>
          <w:marTop w:val="0"/>
          <w:marBottom w:val="0"/>
          <w:divBdr>
            <w:top w:val="none" w:sz="0" w:space="0" w:color="auto"/>
            <w:left w:val="none" w:sz="0" w:space="0" w:color="auto"/>
            <w:bottom w:val="none" w:sz="0" w:space="0" w:color="auto"/>
            <w:right w:val="none" w:sz="0" w:space="0" w:color="auto"/>
          </w:divBdr>
          <w:divsChild>
            <w:div w:id="1624847492">
              <w:marLeft w:val="0"/>
              <w:marRight w:val="0"/>
              <w:marTop w:val="0"/>
              <w:marBottom w:val="0"/>
              <w:divBdr>
                <w:top w:val="none" w:sz="0" w:space="0" w:color="auto"/>
                <w:left w:val="none" w:sz="0" w:space="0" w:color="auto"/>
                <w:bottom w:val="none" w:sz="0" w:space="0" w:color="auto"/>
                <w:right w:val="none" w:sz="0" w:space="0" w:color="auto"/>
              </w:divBdr>
            </w:div>
            <w:div w:id="1093164911">
              <w:marLeft w:val="0"/>
              <w:marRight w:val="0"/>
              <w:marTop w:val="0"/>
              <w:marBottom w:val="0"/>
              <w:divBdr>
                <w:top w:val="none" w:sz="0" w:space="0" w:color="auto"/>
                <w:left w:val="none" w:sz="0" w:space="0" w:color="auto"/>
                <w:bottom w:val="none" w:sz="0" w:space="0" w:color="auto"/>
                <w:right w:val="none" w:sz="0" w:space="0" w:color="auto"/>
              </w:divBdr>
            </w:div>
            <w:div w:id="1379165130">
              <w:marLeft w:val="0"/>
              <w:marRight w:val="0"/>
              <w:marTop w:val="0"/>
              <w:marBottom w:val="0"/>
              <w:divBdr>
                <w:top w:val="none" w:sz="0" w:space="0" w:color="auto"/>
                <w:left w:val="none" w:sz="0" w:space="0" w:color="auto"/>
                <w:bottom w:val="none" w:sz="0" w:space="0" w:color="auto"/>
                <w:right w:val="none" w:sz="0" w:space="0" w:color="auto"/>
              </w:divBdr>
            </w:div>
            <w:div w:id="17644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2824">
      <w:bodyDiv w:val="1"/>
      <w:marLeft w:val="0"/>
      <w:marRight w:val="0"/>
      <w:marTop w:val="0"/>
      <w:marBottom w:val="0"/>
      <w:divBdr>
        <w:top w:val="none" w:sz="0" w:space="0" w:color="auto"/>
        <w:left w:val="none" w:sz="0" w:space="0" w:color="auto"/>
        <w:bottom w:val="none" w:sz="0" w:space="0" w:color="auto"/>
        <w:right w:val="none" w:sz="0" w:space="0" w:color="auto"/>
      </w:divBdr>
    </w:div>
    <w:div w:id="1066954725">
      <w:bodyDiv w:val="1"/>
      <w:marLeft w:val="0"/>
      <w:marRight w:val="0"/>
      <w:marTop w:val="0"/>
      <w:marBottom w:val="0"/>
      <w:divBdr>
        <w:top w:val="none" w:sz="0" w:space="0" w:color="auto"/>
        <w:left w:val="none" w:sz="0" w:space="0" w:color="auto"/>
        <w:bottom w:val="none" w:sz="0" w:space="0" w:color="auto"/>
        <w:right w:val="none" w:sz="0" w:space="0" w:color="auto"/>
      </w:divBdr>
    </w:div>
    <w:div w:id="1067800630">
      <w:bodyDiv w:val="1"/>
      <w:marLeft w:val="0"/>
      <w:marRight w:val="0"/>
      <w:marTop w:val="0"/>
      <w:marBottom w:val="0"/>
      <w:divBdr>
        <w:top w:val="none" w:sz="0" w:space="0" w:color="auto"/>
        <w:left w:val="none" w:sz="0" w:space="0" w:color="auto"/>
        <w:bottom w:val="none" w:sz="0" w:space="0" w:color="auto"/>
        <w:right w:val="none" w:sz="0" w:space="0" w:color="auto"/>
      </w:divBdr>
    </w:div>
    <w:div w:id="1074745820">
      <w:bodyDiv w:val="1"/>
      <w:marLeft w:val="0"/>
      <w:marRight w:val="0"/>
      <w:marTop w:val="0"/>
      <w:marBottom w:val="0"/>
      <w:divBdr>
        <w:top w:val="none" w:sz="0" w:space="0" w:color="auto"/>
        <w:left w:val="none" w:sz="0" w:space="0" w:color="auto"/>
        <w:bottom w:val="none" w:sz="0" w:space="0" w:color="auto"/>
        <w:right w:val="none" w:sz="0" w:space="0" w:color="auto"/>
      </w:divBdr>
      <w:divsChild>
        <w:div w:id="1654094428">
          <w:marLeft w:val="0"/>
          <w:marRight w:val="0"/>
          <w:marTop w:val="0"/>
          <w:marBottom w:val="0"/>
          <w:divBdr>
            <w:top w:val="none" w:sz="0" w:space="0" w:color="auto"/>
            <w:left w:val="none" w:sz="0" w:space="0" w:color="auto"/>
            <w:bottom w:val="none" w:sz="0" w:space="0" w:color="auto"/>
            <w:right w:val="none" w:sz="0" w:space="0" w:color="auto"/>
          </w:divBdr>
          <w:divsChild>
            <w:div w:id="689451097">
              <w:marLeft w:val="0"/>
              <w:marRight w:val="0"/>
              <w:marTop w:val="0"/>
              <w:marBottom w:val="0"/>
              <w:divBdr>
                <w:top w:val="none" w:sz="0" w:space="0" w:color="auto"/>
                <w:left w:val="none" w:sz="0" w:space="0" w:color="auto"/>
                <w:bottom w:val="none" w:sz="0" w:space="0" w:color="auto"/>
                <w:right w:val="none" w:sz="0" w:space="0" w:color="auto"/>
              </w:divBdr>
            </w:div>
            <w:div w:id="1603606284">
              <w:marLeft w:val="0"/>
              <w:marRight w:val="0"/>
              <w:marTop w:val="0"/>
              <w:marBottom w:val="0"/>
              <w:divBdr>
                <w:top w:val="none" w:sz="0" w:space="0" w:color="auto"/>
                <w:left w:val="none" w:sz="0" w:space="0" w:color="auto"/>
                <w:bottom w:val="none" w:sz="0" w:space="0" w:color="auto"/>
                <w:right w:val="none" w:sz="0" w:space="0" w:color="auto"/>
              </w:divBdr>
            </w:div>
            <w:div w:id="1202943172">
              <w:marLeft w:val="0"/>
              <w:marRight w:val="0"/>
              <w:marTop w:val="0"/>
              <w:marBottom w:val="0"/>
              <w:divBdr>
                <w:top w:val="none" w:sz="0" w:space="0" w:color="auto"/>
                <w:left w:val="none" w:sz="0" w:space="0" w:color="auto"/>
                <w:bottom w:val="none" w:sz="0" w:space="0" w:color="auto"/>
                <w:right w:val="none" w:sz="0" w:space="0" w:color="auto"/>
              </w:divBdr>
            </w:div>
            <w:div w:id="623272712">
              <w:marLeft w:val="0"/>
              <w:marRight w:val="0"/>
              <w:marTop w:val="0"/>
              <w:marBottom w:val="0"/>
              <w:divBdr>
                <w:top w:val="none" w:sz="0" w:space="0" w:color="auto"/>
                <w:left w:val="none" w:sz="0" w:space="0" w:color="auto"/>
                <w:bottom w:val="none" w:sz="0" w:space="0" w:color="auto"/>
                <w:right w:val="none" w:sz="0" w:space="0" w:color="auto"/>
              </w:divBdr>
            </w:div>
            <w:div w:id="1516530182">
              <w:marLeft w:val="0"/>
              <w:marRight w:val="0"/>
              <w:marTop w:val="0"/>
              <w:marBottom w:val="0"/>
              <w:divBdr>
                <w:top w:val="none" w:sz="0" w:space="0" w:color="auto"/>
                <w:left w:val="none" w:sz="0" w:space="0" w:color="auto"/>
                <w:bottom w:val="none" w:sz="0" w:space="0" w:color="auto"/>
                <w:right w:val="none" w:sz="0" w:space="0" w:color="auto"/>
              </w:divBdr>
            </w:div>
            <w:div w:id="525826335">
              <w:marLeft w:val="0"/>
              <w:marRight w:val="0"/>
              <w:marTop w:val="0"/>
              <w:marBottom w:val="0"/>
              <w:divBdr>
                <w:top w:val="none" w:sz="0" w:space="0" w:color="auto"/>
                <w:left w:val="none" w:sz="0" w:space="0" w:color="auto"/>
                <w:bottom w:val="none" w:sz="0" w:space="0" w:color="auto"/>
                <w:right w:val="none" w:sz="0" w:space="0" w:color="auto"/>
              </w:divBdr>
            </w:div>
            <w:div w:id="11774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4478">
      <w:bodyDiv w:val="1"/>
      <w:marLeft w:val="0"/>
      <w:marRight w:val="0"/>
      <w:marTop w:val="0"/>
      <w:marBottom w:val="0"/>
      <w:divBdr>
        <w:top w:val="none" w:sz="0" w:space="0" w:color="auto"/>
        <w:left w:val="none" w:sz="0" w:space="0" w:color="auto"/>
        <w:bottom w:val="none" w:sz="0" w:space="0" w:color="auto"/>
        <w:right w:val="none" w:sz="0" w:space="0" w:color="auto"/>
      </w:divBdr>
      <w:divsChild>
        <w:div w:id="1120802229">
          <w:marLeft w:val="0"/>
          <w:marRight w:val="0"/>
          <w:marTop w:val="0"/>
          <w:marBottom w:val="0"/>
          <w:divBdr>
            <w:top w:val="none" w:sz="0" w:space="0" w:color="auto"/>
            <w:left w:val="none" w:sz="0" w:space="0" w:color="auto"/>
            <w:bottom w:val="none" w:sz="0" w:space="0" w:color="auto"/>
            <w:right w:val="none" w:sz="0" w:space="0" w:color="auto"/>
          </w:divBdr>
          <w:divsChild>
            <w:div w:id="2085830229">
              <w:marLeft w:val="0"/>
              <w:marRight w:val="0"/>
              <w:marTop w:val="0"/>
              <w:marBottom w:val="0"/>
              <w:divBdr>
                <w:top w:val="none" w:sz="0" w:space="0" w:color="auto"/>
                <w:left w:val="none" w:sz="0" w:space="0" w:color="auto"/>
                <w:bottom w:val="none" w:sz="0" w:space="0" w:color="auto"/>
                <w:right w:val="none" w:sz="0" w:space="0" w:color="auto"/>
              </w:divBdr>
            </w:div>
            <w:div w:id="1256356313">
              <w:marLeft w:val="0"/>
              <w:marRight w:val="0"/>
              <w:marTop w:val="0"/>
              <w:marBottom w:val="0"/>
              <w:divBdr>
                <w:top w:val="none" w:sz="0" w:space="0" w:color="auto"/>
                <w:left w:val="none" w:sz="0" w:space="0" w:color="auto"/>
                <w:bottom w:val="none" w:sz="0" w:space="0" w:color="auto"/>
                <w:right w:val="none" w:sz="0" w:space="0" w:color="auto"/>
              </w:divBdr>
            </w:div>
            <w:div w:id="791168728">
              <w:marLeft w:val="0"/>
              <w:marRight w:val="0"/>
              <w:marTop w:val="0"/>
              <w:marBottom w:val="0"/>
              <w:divBdr>
                <w:top w:val="none" w:sz="0" w:space="0" w:color="auto"/>
                <w:left w:val="none" w:sz="0" w:space="0" w:color="auto"/>
                <w:bottom w:val="none" w:sz="0" w:space="0" w:color="auto"/>
                <w:right w:val="none" w:sz="0" w:space="0" w:color="auto"/>
              </w:divBdr>
            </w:div>
            <w:div w:id="15032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7458">
      <w:bodyDiv w:val="1"/>
      <w:marLeft w:val="0"/>
      <w:marRight w:val="0"/>
      <w:marTop w:val="0"/>
      <w:marBottom w:val="0"/>
      <w:divBdr>
        <w:top w:val="none" w:sz="0" w:space="0" w:color="auto"/>
        <w:left w:val="none" w:sz="0" w:space="0" w:color="auto"/>
        <w:bottom w:val="none" w:sz="0" w:space="0" w:color="auto"/>
        <w:right w:val="none" w:sz="0" w:space="0" w:color="auto"/>
      </w:divBdr>
    </w:div>
    <w:div w:id="1104035485">
      <w:bodyDiv w:val="1"/>
      <w:marLeft w:val="0"/>
      <w:marRight w:val="0"/>
      <w:marTop w:val="0"/>
      <w:marBottom w:val="0"/>
      <w:divBdr>
        <w:top w:val="none" w:sz="0" w:space="0" w:color="auto"/>
        <w:left w:val="none" w:sz="0" w:space="0" w:color="auto"/>
        <w:bottom w:val="none" w:sz="0" w:space="0" w:color="auto"/>
        <w:right w:val="none" w:sz="0" w:space="0" w:color="auto"/>
      </w:divBdr>
      <w:divsChild>
        <w:div w:id="479226272">
          <w:marLeft w:val="0"/>
          <w:marRight w:val="0"/>
          <w:marTop w:val="0"/>
          <w:marBottom w:val="0"/>
          <w:divBdr>
            <w:top w:val="none" w:sz="0" w:space="0" w:color="auto"/>
            <w:left w:val="none" w:sz="0" w:space="0" w:color="auto"/>
            <w:bottom w:val="none" w:sz="0" w:space="0" w:color="auto"/>
            <w:right w:val="none" w:sz="0" w:space="0" w:color="auto"/>
          </w:divBdr>
          <w:divsChild>
            <w:div w:id="1651211416">
              <w:marLeft w:val="0"/>
              <w:marRight w:val="0"/>
              <w:marTop w:val="0"/>
              <w:marBottom w:val="0"/>
              <w:divBdr>
                <w:top w:val="none" w:sz="0" w:space="0" w:color="auto"/>
                <w:left w:val="none" w:sz="0" w:space="0" w:color="auto"/>
                <w:bottom w:val="none" w:sz="0" w:space="0" w:color="auto"/>
                <w:right w:val="none" w:sz="0" w:space="0" w:color="auto"/>
              </w:divBdr>
            </w:div>
            <w:div w:id="183787286">
              <w:marLeft w:val="0"/>
              <w:marRight w:val="0"/>
              <w:marTop w:val="0"/>
              <w:marBottom w:val="0"/>
              <w:divBdr>
                <w:top w:val="none" w:sz="0" w:space="0" w:color="auto"/>
                <w:left w:val="none" w:sz="0" w:space="0" w:color="auto"/>
                <w:bottom w:val="none" w:sz="0" w:space="0" w:color="auto"/>
                <w:right w:val="none" w:sz="0" w:space="0" w:color="auto"/>
              </w:divBdr>
            </w:div>
            <w:div w:id="2082944638">
              <w:marLeft w:val="0"/>
              <w:marRight w:val="0"/>
              <w:marTop w:val="0"/>
              <w:marBottom w:val="0"/>
              <w:divBdr>
                <w:top w:val="none" w:sz="0" w:space="0" w:color="auto"/>
                <w:left w:val="none" w:sz="0" w:space="0" w:color="auto"/>
                <w:bottom w:val="none" w:sz="0" w:space="0" w:color="auto"/>
                <w:right w:val="none" w:sz="0" w:space="0" w:color="auto"/>
              </w:divBdr>
            </w:div>
            <w:div w:id="151918831">
              <w:marLeft w:val="0"/>
              <w:marRight w:val="0"/>
              <w:marTop w:val="0"/>
              <w:marBottom w:val="0"/>
              <w:divBdr>
                <w:top w:val="none" w:sz="0" w:space="0" w:color="auto"/>
                <w:left w:val="none" w:sz="0" w:space="0" w:color="auto"/>
                <w:bottom w:val="none" w:sz="0" w:space="0" w:color="auto"/>
                <w:right w:val="none" w:sz="0" w:space="0" w:color="auto"/>
              </w:divBdr>
            </w:div>
            <w:div w:id="270473946">
              <w:marLeft w:val="0"/>
              <w:marRight w:val="0"/>
              <w:marTop w:val="0"/>
              <w:marBottom w:val="0"/>
              <w:divBdr>
                <w:top w:val="none" w:sz="0" w:space="0" w:color="auto"/>
                <w:left w:val="none" w:sz="0" w:space="0" w:color="auto"/>
                <w:bottom w:val="none" w:sz="0" w:space="0" w:color="auto"/>
                <w:right w:val="none" w:sz="0" w:space="0" w:color="auto"/>
              </w:divBdr>
            </w:div>
            <w:div w:id="941689778">
              <w:marLeft w:val="0"/>
              <w:marRight w:val="0"/>
              <w:marTop w:val="0"/>
              <w:marBottom w:val="0"/>
              <w:divBdr>
                <w:top w:val="none" w:sz="0" w:space="0" w:color="auto"/>
                <w:left w:val="none" w:sz="0" w:space="0" w:color="auto"/>
                <w:bottom w:val="none" w:sz="0" w:space="0" w:color="auto"/>
                <w:right w:val="none" w:sz="0" w:space="0" w:color="auto"/>
              </w:divBdr>
            </w:div>
            <w:div w:id="11242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3000">
      <w:bodyDiv w:val="1"/>
      <w:marLeft w:val="0"/>
      <w:marRight w:val="0"/>
      <w:marTop w:val="0"/>
      <w:marBottom w:val="0"/>
      <w:divBdr>
        <w:top w:val="none" w:sz="0" w:space="0" w:color="auto"/>
        <w:left w:val="none" w:sz="0" w:space="0" w:color="auto"/>
        <w:bottom w:val="none" w:sz="0" w:space="0" w:color="auto"/>
        <w:right w:val="none" w:sz="0" w:space="0" w:color="auto"/>
      </w:divBdr>
    </w:div>
    <w:div w:id="1113944395">
      <w:bodyDiv w:val="1"/>
      <w:marLeft w:val="0"/>
      <w:marRight w:val="0"/>
      <w:marTop w:val="0"/>
      <w:marBottom w:val="0"/>
      <w:divBdr>
        <w:top w:val="none" w:sz="0" w:space="0" w:color="auto"/>
        <w:left w:val="none" w:sz="0" w:space="0" w:color="auto"/>
        <w:bottom w:val="none" w:sz="0" w:space="0" w:color="auto"/>
        <w:right w:val="none" w:sz="0" w:space="0" w:color="auto"/>
      </w:divBdr>
      <w:divsChild>
        <w:div w:id="1193153172">
          <w:marLeft w:val="0"/>
          <w:marRight w:val="0"/>
          <w:marTop w:val="0"/>
          <w:marBottom w:val="0"/>
          <w:divBdr>
            <w:top w:val="none" w:sz="0" w:space="0" w:color="auto"/>
            <w:left w:val="none" w:sz="0" w:space="0" w:color="auto"/>
            <w:bottom w:val="none" w:sz="0" w:space="0" w:color="auto"/>
            <w:right w:val="none" w:sz="0" w:space="0" w:color="auto"/>
          </w:divBdr>
          <w:divsChild>
            <w:div w:id="1340279740">
              <w:marLeft w:val="0"/>
              <w:marRight w:val="0"/>
              <w:marTop w:val="0"/>
              <w:marBottom w:val="0"/>
              <w:divBdr>
                <w:top w:val="none" w:sz="0" w:space="0" w:color="auto"/>
                <w:left w:val="none" w:sz="0" w:space="0" w:color="auto"/>
                <w:bottom w:val="none" w:sz="0" w:space="0" w:color="auto"/>
                <w:right w:val="none" w:sz="0" w:space="0" w:color="auto"/>
              </w:divBdr>
            </w:div>
            <w:div w:id="1154368280">
              <w:marLeft w:val="0"/>
              <w:marRight w:val="0"/>
              <w:marTop w:val="0"/>
              <w:marBottom w:val="0"/>
              <w:divBdr>
                <w:top w:val="none" w:sz="0" w:space="0" w:color="auto"/>
                <w:left w:val="none" w:sz="0" w:space="0" w:color="auto"/>
                <w:bottom w:val="none" w:sz="0" w:space="0" w:color="auto"/>
                <w:right w:val="none" w:sz="0" w:space="0" w:color="auto"/>
              </w:divBdr>
            </w:div>
            <w:div w:id="374933717">
              <w:marLeft w:val="0"/>
              <w:marRight w:val="0"/>
              <w:marTop w:val="0"/>
              <w:marBottom w:val="0"/>
              <w:divBdr>
                <w:top w:val="none" w:sz="0" w:space="0" w:color="auto"/>
                <w:left w:val="none" w:sz="0" w:space="0" w:color="auto"/>
                <w:bottom w:val="none" w:sz="0" w:space="0" w:color="auto"/>
                <w:right w:val="none" w:sz="0" w:space="0" w:color="auto"/>
              </w:divBdr>
            </w:div>
            <w:div w:id="1365399227">
              <w:marLeft w:val="0"/>
              <w:marRight w:val="0"/>
              <w:marTop w:val="0"/>
              <w:marBottom w:val="0"/>
              <w:divBdr>
                <w:top w:val="none" w:sz="0" w:space="0" w:color="auto"/>
                <w:left w:val="none" w:sz="0" w:space="0" w:color="auto"/>
                <w:bottom w:val="none" w:sz="0" w:space="0" w:color="auto"/>
                <w:right w:val="none" w:sz="0" w:space="0" w:color="auto"/>
              </w:divBdr>
            </w:div>
            <w:div w:id="1651977790">
              <w:marLeft w:val="0"/>
              <w:marRight w:val="0"/>
              <w:marTop w:val="0"/>
              <w:marBottom w:val="0"/>
              <w:divBdr>
                <w:top w:val="none" w:sz="0" w:space="0" w:color="auto"/>
                <w:left w:val="none" w:sz="0" w:space="0" w:color="auto"/>
                <w:bottom w:val="none" w:sz="0" w:space="0" w:color="auto"/>
                <w:right w:val="none" w:sz="0" w:space="0" w:color="auto"/>
              </w:divBdr>
            </w:div>
            <w:div w:id="628707509">
              <w:marLeft w:val="0"/>
              <w:marRight w:val="0"/>
              <w:marTop w:val="0"/>
              <w:marBottom w:val="0"/>
              <w:divBdr>
                <w:top w:val="none" w:sz="0" w:space="0" w:color="auto"/>
                <w:left w:val="none" w:sz="0" w:space="0" w:color="auto"/>
                <w:bottom w:val="none" w:sz="0" w:space="0" w:color="auto"/>
                <w:right w:val="none" w:sz="0" w:space="0" w:color="auto"/>
              </w:divBdr>
            </w:div>
            <w:div w:id="14187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2701">
      <w:bodyDiv w:val="1"/>
      <w:marLeft w:val="0"/>
      <w:marRight w:val="0"/>
      <w:marTop w:val="0"/>
      <w:marBottom w:val="0"/>
      <w:divBdr>
        <w:top w:val="none" w:sz="0" w:space="0" w:color="auto"/>
        <w:left w:val="none" w:sz="0" w:space="0" w:color="auto"/>
        <w:bottom w:val="none" w:sz="0" w:space="0" w:color="auto"/>
        <w:right w:val="none" w:sz="0" w:space="0" w:color="auto"/>
      </w:divBdr>
    </w:div>
    <w:div w:id="1129275857">
      <w:bodyDiv w:val="1"/>
      <w:marLeft w:val="0"/>
      <w:marRight w:val="0"/>
      <w:marTop w:val="0"/>
      <w:marBottom w:val="0"/>
      <w:divBdr>
        <w:top w:val="none" w:sz="0" w:space="0" w:color="auto"/>
        <w:left w:val="none" w:sz="0" w:space="0" w:color="auto"/>
        <w:bottom w:val="none" w:sz="0" w:space="0" w:color="auto"/>
        <w:right w:val="none" w:sz="0" w:space="0" w:color="auto"/>
      </w:divBdr>
    </w:div>
    <w:div w:id="1136143901">
      <w:bodyDiv w:val="1"/>
      <w:marLeft w:val="0"/>
      <w:marRight w:val="0"/>
      <w:marTop w:val="0"/>
      <w:marBottom w:val="0"/>
      <w:divBdr>
        <w:top w:val="none" w:sz="0" w:space="0" w:color="auto"/>
        <w:left w:val="none" w:sz="0" w:space="0" w:color="auto"/>
        <w:bottom w:val="none" w:sz="0" w:space="0" w:color="auto"/>
        <w:right w:val="none" w:sz="0" w:space="0" w:color="auto"/>
      </w:divBdr>
      <w:divsChild>
        <w:div w:id="182284137">
          <w:marLeft w:val="0"/>
          <w:marRight w:val="0"/>
          <w:marTop w:val="0"/>
          <w:marBottom w:val="0"/>
          <w:divBdr>
            <w:top w:val="none" w:sz="0" w:space="0" w:color="auto"/>
            <w:left w:val="none" w:sz="0" w:space="0" w:color="auto"/>
            <w:bottom w:val="none" w:sz="0" w:space="0" w:color="auto"/>
            <w:right w:val="none" w:sz="0" w:space="0" w:color="auto"/>
          </w:divBdr>
          <w:divsChild>
            <w:div w:id="1621911362">
              <w:marLeft w:val="0"/>
              <w:marRight w:val="0"/>
              <w:marTop w:val="0"/>
              <w:marBottom w:val="0"/>
              <w:divBdr>
                <w:top w:val="none" w:sz="0" w:space="0" w:color="auto"/>
                <w:left w:val="none" w:sz="0" w:space="0" w:color="auto"/>
                <w:bottom w:val="none" w:sz="0" w:space="0" w:color="auto"/>
                <w:right w:val="none" w:sz="0" w:space="0" w:color="auto"/>
              </w:divBdr>
            </w:div>
            <w:div w:id="1866096032">
              <w:marLeft w:val="0"/>
              <w:marRight w:val="0"/>
              <w:marTop w:val="0"/>
              <w:marBottom w:val="0"/>
              <w:divBdr>
                <w:top w:val="none" w:sz="0" w:space="0" w:color="auto"/>
                <w:left w:val="none" w:sz="0" w:space="0" w:color="auto"/>
                <w:bottom w:val="none" w:sz="0" w:space="0" w:color="auto"/>
                <w:right w:val="none" w:sz="0" w:space="0" w:color="auto"/>
              </w:divBdr>
            </w:div>
            <w:div w:id="1661039041">
              <w:marLeft w:val="0"/>
              <w:marRight w:val="0"/>
              <w:marTop w:val="0"/>
              <w:marBottom w:val="0"/>
              <w:divBdr>
                <w:top w:val="none" w:sz="0" w:space="0" w:color="auto"/>
                <w:left w:val="none" w:sz="0" w:space="0" w:color="auto"/>
                <w:bottom w:val="none" w:sz="0" w:space="0" w:color="auto"/>
                <w:right w:val="none" w:sz="0" w:space="0" w:color="auto"/>
              </w:divBdr>
            </w:div>
            <w:div w:id="307978840">
              <w:marLeft w:val="0"/>
              <w:marRight w:val="0"/>
              <w:marTop w:val="0"/>
              <w:marBottom w:val="0"/>
              <w:divBdr>
                <w:top w:val="none" w:sz="0" w:space="0" w:color="auto"/>
                <w:left w:val="none" w:sz="0" w:space="0" w:color="auto"/>
                <w:bottom w:val="none" w:sz="0" w:space="0" w:color="auto"/>
                <w:right w:val="none" w:sz="0" w:space="0" w:color="auto"/>
              </w:divBdr>
            </w:div>
            <w:div w:id="2060740029">
              <w:marLeft w:val="0"/>
              <w:marRight w:val="0"/>
              <w:marTop w:val="0"/>
              <w:marBottom w:val="0"/>
              <w:divBdr>
                <w:top w:val="none" w:sz="0" w:space="0" w:color="auto"/>
                <w:left w:val="none" w:sz="0" w:space="0" w:color="auto"/>
                <w:bottom w:val="none" w:sz="0" w:space="0" w:color="auto"/>
                <w:right w:val="none" w:sz="0" w:space="0" w:color="auto"/>
              </w:divBdr>
            </w:div>
            <w:div w:id="631834891">
              <w:marLeft w:val="0"/>
              <w:marRight w:val="0"/>
              <w:marTop w:val="0"/>
              <w:marBottom w:val="0"/>
              <w:divBdr>
                <w:top w:val="none" w:sz="0" w:space="0" w:color="auto"/>
                <w:left w:val="none" w:sz="0" w:space="0" w:color="auto"/>
                <w:bottom w:val="none" w:sz="0" w:space="0" w:color="auto"/>
                <w:right w:val="none" w:sz="0" w:space="0" w:color="auto"/>
              </w:divBdr>
            </w:div>
            <w:div w:id="66466854">
              <w:marLeft w:val="0"/>
              <w:marRight w:val="0"/>
              <w:marTop w:val="0"/>
              <w:marBottom w:val="0"/>
              <w:divBdr>
                <w:top w:val="none" w:sz="0" w:space="0" w:color="auto"/>
                <w:left w:val="none" w:sz="0" w:space="0" w:color="auto"/>
                <w:bottom w:val="none" w:sz="0" w:space="0" w:color="auto"/>
                <w:right w:val="none" w:sz="0" w:space="0" w:color="auto"/>
              </w:divBdr>
            </w:div>
            <w:div w:id="910891800">
              <w:marLeft w:val="0"/>
              <w:marRight w:val="0"/>
              <w:marTop w:val="0"/>
              <w:marBottom w:val="0"/>
              <w:divBdr>
                <w:top w:val="none" w:sz="0" w:space="0" w:color="auto"/>
                <w:left w:val="none" w:sz="0" w:space="0" w:color="auto"/>
                <w:bottom w:val="none" w:sz="0" w:space="0" w:color="auto"/>
                <w:right w:val="none" w:sz="0" w:space="0" w:color="auto"/>
              </w:divBdr>
            </w:div>
            <w:div w:id="1950579174">
              <w:marLeft w:val="0"/>
              <w:marRight w:val="0"/>
              <w:marTop w:val="0"/>
              <w:marBottom w:val="0"/>
              <w:divBdr>
                <w:top w:val="none" w:sz="0" w:space="0" w:color="auto"/>
                <w:left w:val="none" w:sz="0" w:space="0" w:color="auto"/>
                <w:bottom w:val="none" w:sz="0" w:space="0" w:color="auto"/>
                <w:right w:val="none" w:sz="0" w:space="0" w:color="auto"/>
              </w:divBdr>
            </w:div>
            <w:div w:id="627661543">
              <w:marLeft w:val="0"/>
              <w:marRight w:val="0"/>
              <w:marTop w:val="0"/>
              <w:marBottom w:val="0"/>
              <w:divBdr>
                <w:top w:val="none" w:sz="0" w:space="0" w:color="auto"/>
                <w:left w:val="none" w:sz="0" w:space="0" w:color="auto"/>
                <w:bottom w:val="none" w:sz="0" w:space="0" w:color="auto"/>
                <w:right w:val="none" w:sz="0" w:space="0" w:color="auto"/>
              </w:divBdr>
            </w:div>
            <w:div w:id="1747797433">
              <w:marLeft w:val="0"/>
              <w:marRight w:val="0"/>
              <w:marTop w:val="0"/>
              <w:marBottom w:val="0"/>
              <w:divBdr>
                <w:top w:val="none" w:sz="0" w:space="0" w:color="auto"/>
                <w:left w:val="none" w:sz="0" w:space="0" w:color="auto"/>
                <w:bottom w:val="none" w:sz="0" w:space="0" w:color="auto"/>
                <w:right w:val="none" w:sz="0" w:space="0" w:color="auto"/>
              </w:divBdr>
            </w:div>
            <w:div w:id="1499493423">
              <w:marLeft w:val="0"/>
              <w:marRight w:val="0"/>
              <w:marTop w:val="0"/>
              <w:marBottom w:val="0"/>
              <w:divBdr>
                <w:top w:val="none" w:sz="0" w:space="0" w:color="auto"/>
                <w:left w:val="none" w:sz="0" w:space="0" w:color="auto"/>
                <w:bottom w:val="none" w:sz="0" w:space="0" w:color="auto"/>
                <w:right w:val="none" w:sz="0" w:space="0" w:color="auto"/>
              </w:divBdr>
            </w:div>
            <w:div w:id="1223831277">
              <w:marLeft w:val="0"/>
              <w:marRight w:val="0"/>
              <w:marTop w:val="0"/>
              <w:marBottom w:val="0"/>
              <w:divBdr>
                <w:top w:val="none" w:sz="0" w:space="0" w:color="auto"/>
                <w:left w:val="none" w:sz="0" w:space="0" w:color="auto"/>
                <w:bottom w:val="none" w:sz="0" w:space="0" w:color="auto"/>
                <w:right w:val="none" w:sz="0" w:space="0" w:color="auto"/>
              </w:divBdr>
            </w:div>
            <w:div w:id="1551500082">
              <w:marLeft w:val="0"/>
              <w:marRight w:val="0"/>
              <w:marTop w:val="0"/>
              <w:marBottom w:val="0"/>
              <w:divBdr>
                <w:top w:val="none" w:sz="0" w:space="0" w:color="auto"/>
                <w:left w:val="none" w:sz="0" w:space="0" w:color="auto"/>
                <w:bottom w:val="none" w:sz="0" w:space="0" w:color="auto"/>
                <w:right w:val="none" w:sz="0" w:space="0" w:color="auto"/>
              </w:divBdr>
            </w:div>
            <w:div w:id="769662932">
              <w:marLeft w:val="0"/>
              <w:marRight w:val="0"/>
              <w:marTop w:val="0"/>
              <w:marBottom w:val="0"/>
              <w:divBdr>
                <w:top w:val="none" w:sz="0" w:space="0" w:color="auto"/>
                <w:left w:val="none" w:sz="0" w:space="0" w:color="auto"/>
                <w:bottom w:val="none" w:sz="0" w:space="0" w:color="auto"/>
                <w:right w:val="none" w:sz="0" w:space="0" w:color="auto"/>
              </w:divBdr>
            </w:div>
            <w:div w:id="376707238">
              <w:marLeft w:val="0"/>
              <w:marRight w:val="0"/>
              <w:marTop w:val="0"/>
              <w:marBottom w:val="0"/>
              <w:divBdr>
                <w:top w:val="none" w:sz="0" w:space="0" w:color="auto"/>
                <w:left w:val="none" w:sz="0" w:space="0" w:color="auto"/>
                <w:bottom w:val="none" w:sz="0" w:space="0" w:color="auto"/>
                <w:right w:val="none" w:sz="0" w:space="0" w:color="auto"/>
              </w:divBdr>
            </w:div>
            <w:div w:id="395976039">
              <w:marLeft w:val="0"/>
              <w:marRight w:val="0"/>
              <w:marTop w:val="0"/>
              <w:marBottom w:val="0"/>
              <w:divBdr>
                <w:top w:val="none" w:sz="0" w:space="0" w:color="auto"/>
                <w:left w:val="none" w:sz="0" w:space="0" w:color="auto"/>
                <w:bottom w:val="none" w:sz="0" w:space="0" w:color="auto"/>
                <w:right w:val="none" w:sz="0" w:space="0" w:color="auto"/>
              </w:divBdr>
            </w:div>
            <w:div w:id="2111394890">
              <w:marLeft w:val="0"/>
              <w:marRight w:val="0"/>
              <w:marTop w:val="0"/>
              <w:marBottom w:val="0"/>
              <w:divBdr>
                <w:top w:val="none" w:sz="0" w:space="0" w:color="auto"/>
                <w:left w:val="none" w:sz="0" w:space="0" w:color="auto"/>
                <w:bottom w:val="none" w:sz="0" w:space="0" w:color="auto"/>
                <w:right w:val="none" w:sz="0" w:space="0" w:color="auto"/>
              </w:divBdr>
            </w:div>
            <w:div w:id="811099699">
              <w:marLeft w:val="0"/>
              <w:marRight w:val="0"/>
              <w:marTop w:val="0"/>
              <w:marBottom w:val="0"/>
              <w:divBdr>
                <w:top w:val="none" w:sz="0" w:space="0" w:color="auto"/>
                <w:left w:val="none" w:sz="0" w:space="0" w:color="auto"/>
                <w:bottom w:val="none" w:sz="0" w:space="0" w:color="auto"/>
                <w:right w:val="none" w:sz="0" w:space="0" w:color="auto"/>
              </w:divBdr>
            </w:div>
            <w:div w:id="1667974459">
              <w:marLeft w:val="0"/>
              <w:marRight w:val="0"/>
              <w:marTop w:val="0"/>
              <w:marBottom w:val="0"/>
              <w:divBdr>
                <w:top w:val="none" w:sz="0" w:space="0" w:color="auto"/>
                <w:left w:val="none" w:sz="0" w:space="0" w:color="auto"/>
                <w:bottom w:val="none" w:sz="0" w:space="0" w:color="auto"/>
                <w:right w:val="none" w:sz="0" w:space="0" w:color="auto"/>
              </w:divBdr>
            </w:div>
            <w:div w:id="328413221">
              <w:marLeft w:val="0"/>
              <w:marRight w:val="0"/>
              <w:marTop w:val="0"/>
              <w:marBottom w:val="0"/>
              <w:divBdr>
                <w:top w:val="none" w:sz="0" w:space="0" w:color="auto"/>
                <w:left w:val="none" w:sz="0" w:space="0" w:color="auto"/>
                <w:bottom w:val="none" w:sz="0" w:space="0" w:color="auto"/>
                <w:right w:val="none" w:sz="0" w:space="0" w:color="auto"/>
              </w:divBdr>
            </w:div>
            <w:div w:id="375665277">
              <w:marLeft w:val="0"/>
              <w:marRight w:val="0"/>
              <w:marTop w:val="0"/>
              <w:marBottom w:val="0"/>
              <w:divBdr>
                <w:top w:val="none" w:sz="0" w:space="0" w:color="auto"/>
                <w:left w:val="none" w:sz="0" w:space="0" w:color="auto"/>
                <w:bottom w:val="none" w:sz="0" w:space="0" w:color="auto"/>
                <w:right w:val="none" w:sz="0" w:space="0" w:color="auto"/>
              </w:divBdr>
            </w:div>
            <w:div w:id="1787772677">
              <w:marLeft w:val="0"/>
              <w:marRight w:val="0"/>
              <w:marTop w:val="0"/>
              <w:marBottom w:val="0"/>
              <w:divBdr>
                <w:top w:val="none" w:sz="0" w:space="0" w:color="auto"/>
                <w:left w:val="none" w:sz="0" w:space="0" w:color="auto"/>
                <w:bottom w:val="none" w:sz="0" w:space="0" w:color="auto"/>
                <w:right w:val="none" w:sz="0" w:space="0" w:color="auto"/>
              </w:divBdr>
            </w:div>
            <w:div w:id="991718760">
              <w:marLeft w:val="0"/>
              <w:marRight w:val="0"/>
              <w:marTop w:val="0"/>
              <w:marBottom w:val="0"/>
              <w:divBdr>
                <w:top w:val="none" w:sz="0" w:space="0" w:color="auto"/>
                <w:left w:val="none" w:sz="0" w:space="0" w:color="auto"/>
                <w:bottom w:val="none" w:sz="0" w:space="0" w:color="auto"/>
                <w:right w:val="none" w:sz="0" w:space="0" w:color="auto"/>
              </w:divBdr>
            </w:div>
            <w:div w:id="1690839946">
              <w:marLeft w:val="0"/>
              <w:marRight w:val="0"/>
              <w:marTop w:val="0"/>
              <w:marBottom w:val="0"/>
              <w:divBdr>
                <w:top w:val="none" w:sz="0" w:space="0" w:color="auto"/>
                <w:left w:val="none" w:sz="0" w:space="0" w:color="auto"/>
                <w:bottom w:val="none" w:sz="0" w:space="0" w:color="auto"/>
                <w:right w:val="none" w:sz="0" w:space="0" w:color="auto"/>
              </w:divBdr>
            </w:div>
            <w:div w:id="1374421212">
              <w:marLeft w:val="0"/>
              <w:marRight w:val="0"/>
              <w:marTop w:val="0"/>
              <w:marBottom w:val="0"/>
              <w:divBdr>
                <w:top w:val="none" w:sz="0" w:space="0" w:color="auto"/>
                <w:left w:val="none" w:sz="0" w:space="0" w:color="auto"/>
                <w:bottom w:val="none" w:sz="0" w:space="0" w:color="auto"/>
                <w:right w:val="none" w:sz="0" w:space="0" w:color="auto"/>
              </w:divBdr>
            </w:div>
            <w:div w:id="2122797605">
              <w:marLeft w:val="0"/>
              <w:marRight w:val="0"/>
              <w:marTop w:val="0"/>
              <w:marBottom w:val="0"/>
              <w:divBdr>
                <w:top w:val="none" w:sz="0" w:space="0" w:color="auto"/>
                <w:left w:val="none" w:sz="0" w:space="0" w:color="auto"/>
                <w:bottom w:val="none" w:sz="0" w:space="0" w:color="auto"/>
                <w:right w:val="none" w:sz="0" w:space="0" w:color="auto"/>
              </w:divBdr>
            </w:div>
            <w:div w:id="7223139">
              <w:marLeft w:val="0"/>
              <w:marRight w:val="0"/>
              <w:marTop w:val="0"/>
              <w:marBottom w:val="0"/>
              <w:divBdr>
                <w:top w:val="none" w:sz="0" w:space="0" w:color="auto"/>
                <w:left w:val="none" w:sz="0" w:space="0" w:color="auto"/>
                <w:bottom w:val="none" w:sz="0" w:space="0" w:color="auto"/>
                <w:right w:val="none" w:sz="0" w:space="0" w:color="auto"/>
              </w:divBdr>
            </w:div>
            <w:div w:id="1712684268">
              <w:marLeft w:val="0"/>
              <w:marRight w:val="0"/>
              <w:marTop w:val="0"/>
              <w:marBottom w:val="0"/>
              <w:divBdr>
                <w:top w:val="none" w:sz="0" w:space="0" w:color="auto"/>
                <w:left w:val="none" w:sz="0" w:space="0" w:color="auto"/>
                <w:bottom w:val="none" w:sz="0" w:space="0" w:color="auto"/>
                <w:right w:val="none" w:sz="0" w:space="0" w:color="auto"/>
              </w:divBdr>
            </w:div>
            <w:div w:id="636300909">
              <w:marLeft w:val="0"/>
              <w:marRight w:val="0"/>
              <w:marTop w:val="0"/>
              <w:marBottom w:val="0"/>
              <w:divBdr>
                <w:top w:val="none" w:sz="0" w:space="0" w:color="auto"/>
                <w:left w:val="none" w:sz="0" w:space="0" w:color="auto"/>
                <w:bottom w:val="none" w:sz="0" w:space="0" w:color="auto"/>
                <w:right w:val="none" w:sz="0" w:space="0" w:color="auto"/>
              </w:divBdr>
            </w:div>
            <w:div w:id="347219904">
              <w:marLeft w:val="0"/>
              <w:marRight w:val="0"/>
              <w:marTop w:val="0"/>
              <w:marBottom w:val="0"/>
              <w:divBdr>
                <w:top w:val="none" w:sz="0" w:space="0" w:color="auto"/>
                <w:left w:val="none" w:sz="0" w:space="0" w:color="auto"/>
                <w:bottom w:val="none" w:sz="0" w:space="0" w:color="auto"/>
                <w:right w:val="none" w:sz="0" w:space="0" w:color="auto"/>
              </w:divBdr>
            </w:div>
            <w:div w:id="295113832">
              <w:marLeft w:val="0"/>
              <w:marRight w:val="0"/>
              <w:marTop w:val="0"/>
              <w:marBottom w:val="0"/>
              <w:divBdr>
                <w:top w:val="none" w:sz="0" w:space="0" w:color="auto"/>
                <w:left w:val="none" w:sz="0" w:space="0" w:color="auto"/>
                <w:bottom w:val="none" w:sz="0" w:space="0" w:color="auto"/>
                <w:right w:val="none" w:sz="0" w:space="0" w:color="auto"/>
              </w:divBdr>
            </w:div>
            <w:div w:id="1706296112">
              <w:marLeft w:val="0"/>
              <w:marRight w:val="0"/>
              <w:marTop w:val="0"/>
              <w:marBottom w:val="0"/>
              <w:divBdr>
                <w:top w:val="none" w:sz="0" w:space="0" w:color="auto"/>
                <w:left w:val="none" w:sz="0" w:space="0" w:color="auto"/>
                <w:bottom w:val="none" w:sz="0" w:space="0" w:color="auto"/>
                <w:right w:val="none" w:sz="0" w:space="0" w:color="auto"/>
              </w:divBdr>
            </w:div>
            <w:div w:id="1179851382">
              <w:marLeft w:val="0"/>
              <w:marRight w:val="0"/>
              <w:marTop w:val="0"/>
              <w:marBottom w:val="0"/>
              <w:divBdr>
                <w:top w:val="none" w:sz="0" w:space="0" w:color="auto"/>
                <w:left w:val="none" w:sz="0" w:space="0" w:color="auto"/>
                <w:bottom w:val="none" w:sz="0" w:space="0" w:color="auto"/>
                <w:right w:val="none" w:sz="0" w:space="0" w:color="auto"/>
              </w:divBdr>
            </w:div>
            <w:div w:id="858927689">
              <w:marLeft w:val="0"/>
              <w:marRight w:val="0"/>
              <w:marTop w:val="0"/>
              <w:marBottom w:val="0"/>
              <w:divBdr>
                <w:top w:val="none" w:sz="0" w:space="0" w:color="auto"/>
                <w:left w:val="none" w:sz="0" w:space="0" w:color="auto"/>
                <w:bottom w:val="none" w:sz="0" w:space="0" w:color="auto"/>
                <w:right w:val="none" w:sz="0" w:space="0" w:color="auto"/>
              </w:divBdr>
            </w:div>
            <w:div w:id="703989227">
              <w:marLeft w:val="0"/>
              <w:marRight w:val="0"/>
              <w:marTop w:val="0"/>
              <w:marBottom w:val="0"/>
              <w:divBdr>
                <w:top w:val="none" w:sz="0" w:space="0" w:color="auto"/>
                <w:left w:val="none" w:sz="0" w:space="0" w:color="auto"/>
                <w:bottom w:val="none" w:sz="0" w:space="0" w:color="auto"/>
                <w:right w:val="none" w:sz="0" w:space="0" w:color="auto"/>
              </w:divBdr>
            </w:div>
            <w:div w:id="561331115">
              <w:marLeft w:val="0"/>
              <w:marRight w:val="0"/>
              <w:marTop w:val="0"/>
              <w:marBottom w:val="0"/>
              <w:divBdr>
                <w:top w:val="none" w:sz="0" w:space="0" w:color="auto"/>
                <w:left w:val="none" w:sz="0" w:space="0" w:color="auto"/>
                <w:bottom w:val="none" w:sz="0" w:space="0" w:color="auto"/>
                <w:right w:val="none" w:sz="0" w:space="0" w:color="auto"/>
              </w:divBdr>
            </w:div>
            <w:div w:id="590817698">
              <w:marLeft w:val="0"/>
              <w:marRight w:val="0"/>
              <w:marTop w:val="0"/>
              <w:marBottom w:val="0"/>
              <w:divBdr>
                <w:top w:val="none" w:sz="0" w:space="0" w:color="auto"/>
                <w:left w:val="none" w:sz="0" w:space="0" w:color="auto"/>
                <w:bottom w:val="none" w:sz="0" w:space="0" w:color="auto"/>
                <w:right w:val="none" w:sz="0" w:space="0" w:color="auto"/>
              </w:divBdr>
            </w:div>
            <w:div w:id="841165332">
              <w:marLeft w:val="0"/>
              <w:marRight w:val="0"/>
              <w:marTop w:val="0"/>
              <w:marBottom w:val="0"/>
              <w:divBdr>
                <w:top w:val="none" w:sz="0" w:space="0" w:color="auto"/>
                <w:left w:val="none" w:sz="0" w:space="0" w:color="auto"/>
                <w:bottom w:val="none" w:sz="0" w:space="0" w:color="auto"/>
                <w:right w:val="none" w:sz="0" w:space="0" w:color="auto"/>
              </w:divBdr>
            </w:div>
            <w:div w:id="1568225972">
              <w:marLeft w:val="0"/>
              <w:marRight w:val="0"/>
              <w:marTop w:val="0"/>
              <w:marBottom w:val="0"/>
              <w:divBdr>
                <w:top w:val="none" w:sz="0" w:space="0" w:color="auto"/>
                <w:left w:val="none" w:sz="0" w:space="0" w:color="auto"/>
                <w:bottom w:val="none" w:sz="0" w:space="0" w:color="auto"/>
                <w:right w:val="none" w:sz="0" w:space="0" w:color="auto"/>
              </w:divBdr>
            </w:div>
            <w:div w:id="546793561">
              <w:marLeft w:val="0"/>
              <w:marRight w:val="0"/>
              <w:marTop w:val="0"/>
              <w:marBottom w:val="0"/>
              <w:divBdr>
                <w:top w:val="none" w:sz="0" w:space="0" w:color="auto"/>
                <w:left w:val="none" w:sz="0" w:space="0" w:color="auto"/>
                <w:bottom w:val="none" w:sz="0" w:space="0" w:color="auto"/>
                <w:right w:val="none" w:sz="0" w:space="0" w:color="auto"/>
              </w:divBdr>
            </w:div>
            <w:div w:id="862397232">
              <w:marLeft w:val="0"/>
              <w:marRight w:val="0"/>
              <w:marTop w:val="0"/>
              <w:marBottom w:val="0"/>
              <w:divBdr>
                <w:top w:val="none" w:sz="0" w:space="0" w:color="auto"/>
                <w:left w:val="none" w:sz="0" w:space="0" w:color="auto"/>
                <w:bottom w:val="none" w:sz="0" w:space="0" w:color="auto"/>
                <w:right w:val="none" w:sz="0" w:space="0" w:color="auto"/>
              </w:divBdr>
            </w:div>
            <w:div w:id="1764837876">
              <w:marLeft w:val="0"/>
              <w:marRight w:val="0"/>
              <w:marTop w:val="0"/>
              <w:marBottom w:val="0"/>
              <w:divBdr>
                <w:top w:val="none" w:sz="0" w:space="0" w:color="auto"/>
                <w:left w:val="none" w:sz="0" w:space="0" w:color="auto"/>
                <w:bottom w:val="none" w:sz="0" w:space="0" w:color="auto"/>
                <w:right w:val="none" w:sz="0" w:space="0" w:color="auto"/>
              </w:divBdr>
            </w:div>
            <w:div w:id="1144548525">
              <w:marLeft w:val="0"/>
              <w:marRight w:val="0"/>
              <w:marTop w:val="0"/>
              <w:marBottom w:val="0"/>
              <w:divBdr>
                <w:top w:val="none" w:sz="0" w:space="0" w:color="auto"/>
                <w:left w:val="none" w:sz="0" w:space="0" w:color="auto"/>
                <w:bottom w:val="none" w:sz="0" w:space="0" w:color="auto"/>
                <w:right w:val="none" w:sz="0" w:space="0" w:color="auto"/>
              </w:divBdr>
            </w:div>
            <w:div w:id="1322585191">
              <w:marLeft w:val="0"/>
              <w:marRight w:val="0"/>
              <w:marTop w:val="0"/>
              <w:marBottom w:val="0"/>
              <w:divBdr>
                <w:top w:val="none" w:sz="0" w:space="0" w:color="auto"/>
                <w:left w:val="none" w:sz="0" w:space="0" w:color="auto"/>
                <w:bottom w:val="none" w:sz="0" w:space="0" w:color="auto"/>
                <w:right w:val="none" w:sz="0" w:space="0" w:color="auto"/>
              </w:divBdr>
            </w:div>
            <w:div w:id="1489977272">
              <w:marLeft w:val="0"/>
              <w:marRight w:val="0"/>
              <w:marTop w:val="0"/>
              <w:marBottom w:val="0"/>
              <w:divBdr>
                <w:top w:val="none" w:sz="0" w:space="0" w:color="auto"/>
                <w:left w:val="none" w:sz="0" w:space="0" w:color="auto"/>
                <w:bottom w:val="none" w:sz="0" w:space="0" w:color="auto"/>
                <w:right w:val="none" w:sz="0" w:space="0" w:color="auto"/>
              </w:divBdr>
            </w:div>
            <w:div w:id="294872947">
              <w:marLeft w:val="0"/>
              <w:marRight w:val="0"/>
              <w:marTop w:val="0"/>
              <w:marBottom w:val="0"/>
              <w:divBdr>
                <w:top w:val="none" w:sz="0" w:space="0" w:color="auto"/>
                <w:left w:val="none" w:sz="0" w:space="0" w:color="auto"/>
                <w:bottom w:val="none" w:sz="0" w:space="0" w:color="auto"/>
                <w:right w:val="none" w:sz="0" w:space="0" w:color="auto"/>
              </w:divBdr>
            </w:div>
            <w:div w:id="1319966532">
              <w:marLeft w:val="0"/>
              <w:marRight w:val="0"/>
              <w:marTop w:val="0"/>
              <w:marBottom w:val="0"/>
              <w:divBdr>
                <w:top w:val="none" w:sz="0" w:space="0" w:color="auto"/>
                <w:left w:val="none" w:sz="0" w:space="0" w:color="auto"/>
                <w:bottom w:val="none" w:sz="0" w:space="0" w:color="auto"/>
                <w:right w:val="none" w:sz="0" w:space="0" w:color="auto"/>
              </w:divBdr>
            </w:div>
            <w:div w:id="71986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3229">
      <w:bodyDiv w:val="1"/>
      <w:marLeft w:val="0"/>
      <w:marRight w:val="0"/>
      <w:marTop w:val="0"/>
      <w:marBottom w:val="0"/>
      <w:divBdr>
        <w:top w:val="none" w:sz="0" w:space="0" w:color="auto"/>
        <w:left w:val="none" w:sz="0" w:space="0" w:color="auto"/>
        <w:bottom w:val="none" w:sz="0" w:space="0" w:color="auto"/>
        <w:right w:val="none" w:sz="0" w:space="0" w:color="auto"/>
      </w:divBdr>
      <w:divsChild>
        <w:div w:id="61687348">
          <w:marLeft w:val="0"/>
          <w:marRight w:val="0"/>
          <w:marTop w:val="0"/>
          <w:marBottom w:val="0"/>
          <w:divBdr>
            <w:top w:val="none" w:sz="0" w:space="0" w:color="auto"/>
            <w:left w:val="none" w:sz="0" w:space="0" w:color="auto"/>
            <w:bottom w:val="none" w:sz="0" w:space="0" w:color="auto"/>
            <w:right w:val="none" w:sz="0" w:space="0" w:color="auto"/>
          </w:divBdr>
          <w:divsChild>
            <w:div w:id="1149711293">
              <w:marLeft w:val="0"/>
              <w:marRight w:val="0"/>
              <w:marTop w:val="0"/>
              <w:marBottom w:val="0"/>
              <w:divBdr>
                <w:top w:val="none" w:sz="0" w:space="0" w:color="auto"/>
                <w:left w:val="none" w:sz="0" w:space="0" w:color="auto"/>
                <w:bottom w:val="none" w:sz="0" w:space="0" w:color="auto"/>
                <w:right w:val="none" w:sz="0" w:space="0" w:color="auto"/>
              </w:divBdr>
            </w:div>
            <w:div w:id="2006667140">
              <w:marLeft w:val="0"/>
              <w:marRight w:val="0"/>
              <w:marTop w:val="0"/>
              <w:marBottom w:val="0"/>
              <w:divBdr>
                <w:top w:val="none" w:sz="0" w:space="0" w:color="auto"/>
                <w:left w:val="none" w:sz="0" w:space="0" w:color="auto"/>
                <w:bottom w:val="none" w:sz="0" w:space="0" w:color="auto"/>
                <w:right w:val="none" w:sz="0" w:space="0" w:color="auto"/>
              </w:divBdr>
            </w:div>
            <w:div w:id="648363698">
              <w:marLeft w:val="0"/>
              <w:marRight w:val="0"/>
              <w:marTop w:val="0"/>
              <w:marBottom w:val="0"/>
              <w:divBdr>
                <w:top w:val="none" w:sz="0" w:space="0" w:color="auto"/>
                <w:left w:val="none" w:sz="0" w:space="0" w:color="auto"/>
                <w:bottom w:val="none" w:sz="0" w:space="0" w:color="auto"/>
                <w:right w:val="none" w:sz="0" w:space="0" w:color="auto"/>
              </w:divBdr>
            </w:div>
            <w:div w:id="1224292264">
              <w:marLeft w:val="0"/>
              <w:marRight w:val="0"/>
              <w:marTop w:val="0"/>
              <w:marBottom w:val="0"/>
              <w:divBdr>
                <w:top w:val="none" w:sz="0" w:space="0" w:color="auto"/>
                <w:left w:val="none" w:sz="0" w:space="0" w:color="auto"/>
                <w:bottom w:val="none" w:sz="0" w:space="0" w:color="auto"/>
                <w:right w:val="none" w:sz="0" w:space="0" w:color="auto"/>
              </w:divBdr>
            </w:div>
            <w:div w:id="1347292307">
              <w:marLeft w:val="0"/>
              <w:marRight w:val="0"/>
              <w:marTop w:val="0"/>
              <w:marBottom w:val="0"/>
              <w:divBdr>
                <w:top w:val="none" w:sz="0" w:space="0" w:color="auto"/>
                <w:left w:val="none" w:sz="0" w:space="0" w:color="auto"/>
                <w:bottom w:val="none" w:sz="0" w:space="0" w:color="auto"/>
                <w:right w:val="none" w:sz="0" w:space="0" w:color="auto"/>
              </w:divBdr>
            </w:div>
            <w:div w:id="1899903361">
              <w:marLeft w:val="0"/>
              <w:marRight w:val="0"/>
              <w:marTop w:val="0"/>
              <w:marBottom w:val="0"/>
              <w:divBdr>
                <w:top w:val="none" w:sz="0" w:space="0" w:color="auto"/>
                <w:left w:val="none" w:sz="0" w:space="0" w:color="auto"/>
                <w:bottom w:val="none" w:sz="0" w:space="0" w:color="auto"/>
                <w:right w:val="none" w:sz="0" w:space="0" w:color="auto"/>
              </w:divBdr>
            </w:div>
            <w:div w:id="772359518">
              <w:marLeft w:val="0"/>
              <w:marRight w:val="0"/>
              <w:marTop w:val="0"/>
              <w:marBottom w:val="0"/>
              <w:divBdr>
                <w:top w:val="none" w:sz="0" w:space="0" w:color="auto"/>
                <w:left w:val="none" w:sz="0" w:space="0" w:color="auto"/>
                <w:bottom w:val="none" w:sz="0" w:space="0" w:color="auto"/>
                <w:right w:val="none" w:sz="0" w:space="0" w:color="auto"/>
              </w:divBdr>
            </w:div>
            <w:div w:id="1237323839">
              <w:marLeft w:val="0"/>
              <w:marRight w:val="0"/>
              <w:marTop w:val="0"/>
              <w:marBottom w:val="0"/>
              <w:divBdr>
                <w:top w:val="none" w:sz="0" w:space="0" w:color="auto"/>
                <w:left w:val="none" w:sz="0" w:space="0" w:color="auto"/>
                <w:bottom w:val="none" w:sz="0" w:space="0" w:color="auto"/>
                <w:right w:val="none" w:sz="0" w:space="0" w:color="auto"/>
              </w:divBdr>
            </w:div>
            <w:div w:id="1609505464">
              <w:marLeft w:val="0"/>
              <w:marRight w:val="0"/>
              <w:marTop w:val="0"/>
              <w:marBottom w:val="0"/>
              <w:divBdr>
                <w:top w:val="none" w:sz="0" w:space="0" w:color="auto"/>
                <w:left w:val="none" w:sz="0" w:space="0" w:color="auto"/>
                <w:bottom w:val="none" w:sz="0" w:space="0" w:color="auto"/>
                <w:right w:val="none" w:sz="0" w:space="0" w:color="auto"/>
              </w:divBdr>
            </w:div>
            <w:div w:id="179315101">
              <w:marLeft w:val="0"/>
              <w:marRight w:val="0"/>
              <w:marTop w:val="0"/>
              <w:marBottom w:val="0"/>
              <w:divBdr>
                <w:top w:val="none" w:sz="0" w:space="0" w:color="auto"/>
                <w:left w:val="none" w:sz="0" w:space="0" w:color="auto"/>
                <w:bottom w:val="none" w:sz="0" w:space="0" w:color="auto"/>
                <w:right w:val="none" w:sz="0" w:space="0" w:color="auto"/>
              </w:divBdr>
            </w:div>
            <w:div w:id="575167635">
              <w:marLeft w:val="0"/>
              <w:marRight w:val="0"/>
              <w:marTop w:val="0"/>
              <w:marBottom w:val="0"/>
              <w:divBdr>
                <w:top w:val="none" w:sz="0" w:space="0" w:color="auto"/>
                <w:left w:val="none" w:sz="0" w:space="0" w:color="auto"/>
                <w:bottom w:val="none" w:sz="0" w:space="0" w:color="auto"/>
                <w:right w:val="none" w:sz="0" w:space="0" w:color="auto"/>
              </w:divBdr>
            </w:div>
            <w:div w:id="517543889">
              <w:marLeft w:val="0"/>
              <w:marRight w:val="0"/>
              <w:marTop w:val="0"/>
              <w:marBottom w:val="0"/>
              <w:divBdr>
                <w:top w:val="none" w:sz="0" w:space="0" w:color="auto"/>
                <w:left w:val="none" w:sz="0" w:space="0" w:color="auto"/>
                <w:bottom w:val="none" w:sz="0" w:space="0" w:color="auto"/>
                <w:right w:val="none" w:sz="0" w:space="0" w:color="auto"/>
              </w:divBdr>
            </w:div>
            <w:div w:id="920331772">
              <w:marLeft w:val="0"/>
              <w:marRight w:val="0"/>
              <w:marTop w:val="0"/>
              <w:marBottom w:val="0"/>
              <w:divBdr>
                <w:top w:val="none" w:sz="0" w:space="0" w:color="auto"/>
                <w:left w:val="none" w:sz="0" w:space="0" w:color="auto"/>
                <w:bottom w:val="none" w:sz="0" w:space="0" w:color="auto"/>
                <w:right w:val="none" w:sz="0" w:space="0" w:color="auto"/>
              </w:divBdr>
            </w:div>
            <w:div w:id="1283074479">
              <w:marLeft w:val="0"/>
              <w:marRight w:val="0"/>
              <w:marTop w:val="0"/>
              <w:marBottom w:val="0"/>
              <w:divBdr>
                <w:top w:val="none" w:sz="0" w:space="0" w:color="auto"/>
                <w:left w:val="none" w:sz="0" w:space="0" w:color="auto"/>
                <w:bottom w:val="none" w:sz="0" w:space="0" w:color="auto"/>
                <w:right w:val="none" w:sz="0" w:space="0" w:color="auto"/>
              </w:divBdr>
            </w:div>
            <w:div w:id="985672358">
              <w:marLeft w:val="0"/>
              <w:marRight w:val="0"/>
              <w:marTop w:val="0"/>
              <w:marBottom w:val="0"/>
              <w:divBdr>
                <w:top w:val="none" w:sz="0" w:space="0" w:color="auto"/>
                <w:left w:val="none" w:sz="0" w:space="0" w:color="auto"/>
                <w:bottom w:val="none" w:sz="0" w:space="0" w:color="auto"/>
                <w:right w:val="none" w:sz="0" w:space="0" w:color="auto"/>
              </w:divBdr>
            </w:div>
            <w:div w:id="1038118584">
              <w:marLeft w:val="0"/>
              <w:marRight w:val="0"/>
              <w:marTop w:val="0"/>
              <w:marBottom w:val="0"/>
              <w:divBdr>
                <w:top w:val="none" w:sz="0" w:space="0" w:color="auto"/>
                <w:left w:val="none" w:sz="0" w:space="0" w:color="auto"/>
                <w:bottom w:val="none" w:sz="0" w:space="0" w:color="auto"/>
                <w:right w:val="none" w:sz="0" w:space="0" w:color="auto"/>
              </w:divBdr>
            </w:div>
            <w:div w:id="1031762732">
              <w:marLeft w:val="0"/>
              <w:marRight w:val="0"/>
              <w:marTop w:val="0"/>
              <w:marBottom w:val="0"/>
              <w:divBdr>
                <w:top w:val="none" w:sz="0" w:space="0" w:color="auto"/>
                <w:left w:val="none" w:sz="0" w:space="0" w:color="auto"/>
                <w:bottom w:val="none" w:sz="0" w:space="0" w:color="auto"/>
                <w:right w:val="none" w:sz="0" w:space="0" w:color="auto"/>
              </w:divBdr>
            </w:div>
            <w:div w:id="19555393">
              <w:marLeft w:val="0"/>
              <w:marRight w:val="0"/>
              <w:marTop w:val="0"/>
              <w:marBottom w:val="0"/>
              <w:divBdr>
                <w:top w:val="none" w:sz="0" w:space="0" w:color="auto"/>
                <w:left w:val="none" w:sz="0" w:space="0" w:color="auto"/>
                <w:bottom w:val="none" w:sz="0" w:space="0" w:color="auto"/>
                <w:right w:val="none" w:sz="0" w:space="0" w:color="auto"/>
              </w:divBdr>
            </w:div>
            <w:div w:id="630130915">
              <w:marLeft w:val="0"/>
              <w:marRight w:val="0"/>
              <w:marTop w:val="0"/>
              <w:marBottom w:val="0"/>
              <w:divBdr>
                <w:top w:val="none" w:sz="0" w:space="0" w:color="auto"/>
                <w:left w:val="none" w:sz="0" w:space="0" w:color="auto"/>
                <w:bottom w:val="none" w:sz="0" w:space="0" w:color="auto"/>
                <w:right w:val="none" w:sz="0" w:space="0" w:color="auto"/>
              </w:divBdr>
            </w:div>
            <w:div w:id="2079400134">
              <w:marLeft w:val="0"/>
              <w:marRight w:val="0"/>
              <w:marTop w:val="0"/>
              <w:marBottom w:val="0"/>
              <w:divBdr>
                <w:top w:val="none" w:sz="0" w:space="0" w:color="auto"/>
                <w:left w:val="none" w:sz="0" w:space="0" w:color="auto"/>
                <w:bottom w:val="none" w:sz="0" w:space="0" w:color="auto"/>
                <w:right w:val="none" w:sz="0" w:space="0" w:color="auto"/>
              </w:divBdr>
            </w:div>
            <w:div w:id="1351101520">
              <w:marLeft w:val="0"/>
              <w:marRight w:val="0"/>
              <w:marTop w:val="0"/>
              <w:marBottom w:val="0"/>
              <w:divBdr>
                <w:top w:val="none" w:sz="0" w:space="0" w:color="auto"/>
                <w:left w:val="none" w:sz="0" w:space="0" w:color="auto"/>
                <w:bottom w:val="none" w:sz="0" w:space="0" w:color="auto"/>
                <w:right w:val="none" w:sz="0" w:space="0" w:color="auto"/>
              </w:divBdr>
            </w:div>
            <w:div w:id="2146851536">
              <w:marLeft w:val="0"/>
              <w:marRight w:val="0"/>
              <w:marTop w:val="0"/>
              <w:marBottom w:val="0"/>
              <w:divBdr>
                <w:top w:val="none" w:sz="0" w:space="0" w:color="auto"/>
                <w:left w:val="none" w:sz="0" w:space="0" w:color="auto"/>
                <w:bottom w:val="none" w:sz="0" w:space="0" w:color="auto"/>
                <w:right w:val="none" w:sz="0" w:space="0" w:color="auto"/>
              </w:divBdr>
            </w:div>
            <w:div w:id="1972393137">
              <w:marLeft w:val="0"/>
              <w:marRight w:val="0"/>
              <w:marTop w:val="0"/>
              <w:marBottom w:val="0"/>
              <w:divBdr>
                <w:top w:val="none" w:sz="0" w:space="0" w:color="auto"/>
                <w:left w:val="none" w:sz="0" w:space="0" w:color="auto"/>
                <w:bottom w:val="none" w:sz="0" w:space="0" w:color="auto"/>
                <w:right w:val="none" w:sz="0" w:space="0" w:color="auto"/>
              </w:divBdr>
            </w:div>
            <w:div w:id="935987108">
              <w:marLeft w:val="0"/>
              <w:marRight w:val="0"/>
              <w:marTop w:val="0"/>
              <w:marBottom w:val="0"/>
              <w:divBdr>
                <w:top w:val="none" w:sz="0" w:space="0" w:color="auto"/>
                <w:left w:val="none" w:sz="0" w:space="0" w:color="auto"/>
                <w:bottom w:val="none" w:sz="0" w:space="0" w:color="auto"/>
                <w:right w:val="none" w:sz="0" w:space="0" w:color="auto"/>
              </w:divBdr>
            </w:div>
            <w:div w:id="919220071">
              <w:marLeft w:val="0"/>
              <w:marRight w:val="0"/>
              <w:marTop w:val="0"/>
              <w:marBottom w:val="0"/>
              <w:divBdr>
                <w:top w:val="none" w:sz="0" w:space="0" w:color="auto"/>
                <w:left w:val="none" w:sz="0" w:space="0" w:color="auto"/>
                <w:bottom w:val="none" w:sz="0" w:space="0" w:color="auto"/>
                <w:right w:val="none" w:sz="0" w:space="0" w:color="auto"/>
              </w:divBdr>
            </w:div>
            <w:div w:id="467555428">
              <w:marLeft w:val="0"/>
              <w:marRight w:val="0"/>
              <w:marTop w:val="0"/>
              <w:marBottom w:val="0"/>
              <w:divBdr>
                <w:top w:val="none" w:sz="0" w:space="0" w:color="auto"/>
                <w:left w:val="none" w:sz="0" w:space="0" w:color="auto"/>
                <w:bottom w:val="none" w:sz="0" w:space="0" w:color="auto"/>
                <w:right w:val="none" w:sz="0" w:space="0" w:color="auto"/>
              </w:divBdr>
            </w:div>
            <w:div w:id="507715016">
              <w:marLeft w:val="0"/>
              <w:marRight w:val="0"/>
              <w:marTop w:val="0"/>
              <w:marBottom w:val="0"/>
              <w:divBdr>
                <w:top w:val="none" w:sz="0" w:space="0" w:color="auto"/>
                <w:left w:val="none" w:sz="0" w:space="0" w:color="auto"/>
                <w:bottom w:val="none" w:sz="0" w:space="0" w:color="auto"/>
                <w:right w:val="none" w:sz="0" w:space="0" w:color="auto"/>
              </w:divBdr>
            </w:div>
            <w:div w:id="2146970878">
              <w:marLeft w:val="0"/>
              <w:marRight w:val="0"/>
              <w:marTop w:val="0"/>
              <w:marBottom w:val="0"/>
              <w:divBdr>
                <w:top w:val="none" w:sz="0" w:space="0" w:color="auto"/>
                <w:left w:val="none" w:sz="0" w:space="0" w:color="auto"/>
                <w:bottom w:val="none" w:sz="0" w:space="0" w:color="auto"/>
                <w:right w:val="none" w:sz="0" w:space="0" w:color="auto"/>
              </w:divBdr>
            </w:div>
            <w:div w:id="442774938">
              <w:marLeft w:val="0"/>
              <w:marRight w:val="0"/>
              <w:marTop w:val="0"/>
              <w:marBottom w:val="0"/>
              <w:divBdr>
                <w:top w:val="none" w:sz="0" w:space="0" w:color="auto"/>
                <w:left w:val="none" w:sz="0" w:space="0" w:color="auto"/>
                <w:bottom w:val="none" w:sz="0" w:space="0" w:color="auto"/>
                <w:right w:val="none" w:sz="0" w:space="0" w:color="auto"/>
              </w:divBdr>
            </w:div>
            <w:div w:id="1810584840">
              <w:marLeft w:val="0"/>
              <w:marRight w:val="0"/>
              <w:marTop w:val="0"/>
              <w:marBottom w:val="0"/>
              <w:divBdr>
                <w:top w:val="none" w:sz="0" w:space="0" w:color="auto"/>
                <w:left w:val="none" w:sz="0" w:space="0" w:color="auto"/>
                <w:bottom w:val="none" w:sz="0" w:space="0" w:color="auto"/>
                <w:right w:val="none" w:sz="0" w:space="0" w:color="auto"/>
              </w:divBdr>
            </w:div>
            <w:div w:id="916402691">
              <w:marLeft w:val="0"/>
              <w:marRight w:val="0"/>
              <w:marTop w:val="0"/>
              <w:marBottom w:val="0"/>
              <w:divBdr>
                <w:top w:val="none" w:sz="0" w:space="0" w:color="auto"/>
                <w:left w:val="none" w:sz="0" w:space="0" w:color="auto"/>
                <w:bottom w:val="none" w:sz="0" w:space="0" w:color="auto"/>
                <w:right w:val="none" w:sz="0" w:space="0" w:color="auto"/>
              </w:divBdr>
            </w:div>
            <w:div w:id="643580216">
              <w:marLeft w:val="0"/>
              <w:marRight w:val="0"/>
              <w:marTop w:val="0"/>
              <w:marBottom w:val="0"/>
              <w:divBdr>
                <w:top w:val="none" w:sz="0" w:space="0" w:color="auto"/>
                <w:left w:val="none" w:sz="0" w:space="0" w:color="auto"/>
                <w:bottom w:val="none" w:sz="0" w:space="0" w:color="auto"/>
                <w:right w:val="none" w:sz="0" w:space="0" w:color="auto"/>
              </w:divBdr>
            </w:div>
            <w:div w:id="753162600">
              <w:marLeft w:val="0"/>
              <w:marRight w:val="0"/>
              <w:marTop w:val="0"/>
              <w:marBottom w:val="0"/>
              <w:divBdr>
                <w:top w:val="none" w:sz="0" w:space="0" w:color="auto"/>
                <w:left w:val="none" w:sz="0" w:space="0" w:color="auto"/>
                <w:bottom w:val="none" w:sz="0" w:space="0" w:color="auto"/>
                <w:right w:val="none" w:sz="0" w:space="0" w:color="auto"/>
              </w:divBdr>
            </w:div>
            <w:div w:id="211160796">
              <w:marLeft w:val="0"/>
              <w:marRight w:val="0"/>
              <w:marTop w:val="0"/>
              <w:marBottom w:val="0"/>
              <w:divBdr>
                <w:top w:val="none" w:sz="0" w:space="0" w:color="auto"/>
                <w:left w:val="none" w:sz="0" w:space="0" w:color="auto"/>
                <w:bottom w:val="none" w:sz="0" w:space="0" w:color="auto"/>
                <w:right w:val="none" w:sz="0" w:space="0" w:color="auto"/>
              </w:divBdr>
            </w:div>
            <w:div w:id="235602283">
              <w:marLeft w:val="0"/>
              <w:marRight w:val="0"/>
              <w:marTop w:val="0"/>
              <w:marBottom w:val="0"/>
              <w:divBdr>
                <w:top w:val="none" w:sz="0" w:space="0" w:color="auto"/>
                <w:left w:val="none" w:sz="0" w:space="0" w:color="auto"/>
                <w:bottom w:val="none" w:sz="0" w:space="0" w:color="auto"/>
                <w:right w:val="none" w:sz="0" w:space="0" w:color="auto"/>
              </w:divBdr>
            </w:div>
            <w:div w:id="1981575757">
              <w:marLeft w:val="0"/>
              <w:marRight w:val="0"/>
              <w:marTop w:val="0"/>
              <w:marBottom w:val="0"/>
              <w:divBdr>
                <w:top w:val="none" w:sz="0" w:space="0" w:color="auto"/>
                <w:left w:val="none" w:sz="0" w:space="0" w:color="auto"/>
                <w:bottom w:val="none" w:sz="0" w:space="0" w:color="auto"/>
                <w:right w:val="none" w:sz="0" w:space="0" w:color="auto"/>
              </w:divBdr>
            </w:div>
            <w:div w:id="715392734">
              <w:marLeft w:val="0"/>
              <w:marRight w:val="0"/>
              <w:marTop w:val="0"/>
              <w:marBottom w:val="0"/>
              <w:divBdr>
                <w:top w:val="none" w:sz="0" w:space="0" w:color="auto"/>
                <w:left w:val="none" w:sz="0" w:space="0" w:color="auto"/>
                <w:bottom w:val="none" w:sz="0" w:space="0" w:color="auto"/>
                <w:right w:val="none" w:sz="0" w:space="0" w:color="auto"/>
              </w:divBdr>
            </w:div>
            <w:div w:id="1782525742">
              <w:marLeft w:val="0"/>
              <w:marRight w:val="0"/>
              <w:marTop w:val="0"/>
              <w:marBottom w:val="0"/>
              <w:divBdr>
                <w:top w:val="none" w:sz="0" w:space="0" w:color="auto"/>
                <w:left w:val="none" w:sz="0" w:space="0" w:color="auto"/>
                <w:bottom w:val="none" w:sz="0" w:space="0" w:color="auto"/>
                <w:right w:val="none" w:sz="0" w:space="0" w:color="auto"/>
              </w:divBdr>
            </w:div>
            <w:div w:id="73939326">
              <w:marLeft w:val="0"/>
              <w:marRight w:val="0"/>
              <w:marTop w:val="0"/>
              <w:marBottom w:val="0"/>
              <w:divBdr>
                <w:top w:val="none" w:sz="0" w:space="0" w:color="auto"/>
                <w:left w:val="none" w:sz="0" w:space="0" w:color="auto"/>
                <w:bottom w:val="none" w:sz="0" w:space="0" w:color="auto"/>
                <w:right w:val="none" w:sz="0" w:space="0" w:color="auto"/>
              </w:divBdr>
            </w:div>
            <w:div w:id="733695315">
              <w:marLeft w:val="0"/>
              <w:marRight w:val="0"/>
              <w:marTop w:val="0"/>
              <w:marBottom w:val="0"/>
              <w:divBdr>
                <w:top w:val="none" w:sz="0" w:space="0" w:color="auto"/>
                <w:left w:val="none" w:sz="0" w:space="0" w:color="auto"/>
                <w:bottom w:val="none" w:sz="0" w:space="0" w:color="auto"/>
                <w:right w:val="none" w:sz="0" w:space="0" w:color="auto"/>
              </w:divBdr>
            </w:div>
            <w:div w:id="353921786">
              <w:marLeft w:val="0"/>
              <w:marRight w:val="0"/>
              <w:marTop w:val="0"/>
              <w:marBottom w:val="0"/>
              <w:divBdr>
                <w:top w:val="none" w:sz="0" w:space="0" w:color="auto"/>
                <w:left w:val="none" w:sz="0" w:space="0" w:color="auto"/>
                <w:bottom w:val="none" w:sz="0" w:space="0" w:color="auto"/>
                <w:right w:val="none" w:sz="0" w:space="0" w:color="auto"/>
              </w:divBdr>
            </w:div>
            <w:div w:id="355891907">
              <w:marLeft w:val="0"/>
              <w:marRight w:val="0"/>
              <w:marTop w:val="0"/>
              <w:marBottom w:val="0"/>
              <w:divBdr>
                <w:top w:val="none" w:sz="0" w:space="0" w:color="auto"/>
                <w:left w:val="none" w:sz="0" w:space="0" w:color="auto"/>
                <w:bottom w:val="none" w:sz="0" w:space="0" w:color="auto"/>
                <w:right w:val="none" w:sz="0" w:space="0" w:color="auto"/>
              </w:divBdr>
            </w:div>
            <w:div w:id="772480212">
              <w:marLeft w:val="0"/>
              <w:marRight w:val="0"/>
              <w:marTop w:val="0"/>
              <w:marBottom w:val="0"/>
              <w:divBdr>
                <w:top w:val="none" w:sz="0" w:space="0" w:color="auto"/>
                <w:left w:val="none" w:sz="0" w:space="0" w:color="auto"/>
                <w:bottom w:val="none" w:sz="0" w:space="0" w:color="auto"/>
                <w:right w:val="none" w:sz="0" w:space="0" w:color="auto"/>
              </w:divBdr>
            </w:div>
            <w:div w:id="129330043">
              <w:marLeft w:val="0"/>
              <w:marRight w:val="0"/>
              <w:marTop w:val="0"/>
              <w:marBottom w:val="0"/>
              <w:divBdr>
                <w:top w:val="none" w:sz="0" w:space="0" w:color="auto"/>
                <w:left w:val="none" w:sz="0" w:space="0" w:color="auto"/>
                <w:bottom w:val="none" w:sz="0" w:space="0" w:color="auto"/>
                <w:right w:val="none" w:sz="0" w:space="0" w:color="auto"/>
              </w:divBdr>
            </w:div>
            <w:div w:id="94599525">
              <w:marLeft w:val="0"/>
              <w:marRight w:val="0"/>
              <w:marTop w:val="0"/>
              <w:marBottom w:val="0"/>
              <w:divBdr>
                <w:top w:val="none" w:sz="0" w:space="0" w:color="auto"/>
                <w:left w:val="none" w:sz="0" w:space="0" w:color="auto"/>
                <w:bottom w:val="none" w:sz="0" w:space="0" w:color="auto"/>
                <w:right w:val="none" w:sz="0" w:space="0" w:color="auto"/>
              </w:divBdr>
            </w:div>
            <w:div w:id="1432358557">
              <w:marLeft w:val="0"/>
              <w:marRight w:val="0"/>
              <w:marTop w:val="0"/>
              <w:marBottom w:val="0"/>
              <w:divBdr>
                <w:top w:val="none" w:sz="0" w:space="0" w:color="auto"/>
                <w:left w:val="none" w:sz="0" w:space="0" w:color="auto"/>
                <w:bottom w:val="none" w:sz="0" w:space="0" w:color="auto"/>
                <w:right w:val="none" w:sz="0" w:space="0" w:color="auto"/>
              </w:divBdr>
            </w:div>
            <w:div w:id="888493273">
              <w:marLeft w:val="0"/>
              <w:marRight w:val="0"/>
              <w:marTop w:val="0"/>
              <w:marBottom w:val="0"/>
              <w:divBdr>
                <w:top w:val="none" w:sz="0" w:space="0" w:color="auto"/>
                <w:left w:val="none" w:sz="0" w:space="0" w:color="auto"/>
                <w:bottom w:val="none" w:sz="0" w:space="0" w:color="auto"/>
                <w:right w:val="none" w:sz="0" w:space="0" w:color="auto"/>
              </w:divBdr>
            </w:div>
            <w:div w:id="843128149">
              <w:marLeft w:val="0"/>
              <w:marRight w:val="0"/>
              <w:marTop w:val="0"/>
              <w:marBottom w:val="0"/>
              <w:divBdr>
                <w:top w:val="none" w:sz="0" w:space="0" w:color="auto"/>
                <w:left w:val="none" w:sz="0" w:space="0" w:color="auto"/>
                <w:bottom w:val="none" w:sz="0" w:space="0" w:color="auto"/>
                <w:right w:val="none" w:sz="0" w:space="0" w:color="auto"/>
              </w:divBdr>
            </w:div>
            <w:div w:id="15304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6132">
      <w:bodyDiv w:val="1"/>
      <w:marLeft w:val="0"/>
      <w:marRight w:val="0"/>
      <w:marTop w:val="0"/>
      <w:marBottom w:val="0"/>
      <w:divBdr>
        <w:top w:val="none" w:sz="0" w:space="0" w:color="auto"/>
        <w:left w:val="none" w:sz="0" w:space="0" w:color="auto"/>
        <w:bottom w:val="none" w:sz="0" w:space="0" w:color="auto"/>
        <w:right w:val="none" w:sz="0" w:space="0" w:color="auto"/>
      </w:divBdr>
      <w:divsChild>
        <w:div w:id="269820842">
          <w:marLeft w:val="0"/>
          <w:marRight w:val="0"/>
          <w:marTop w:val="0"/>
          <w:marBottom w:val="0"/>
          <w:divBdr>
            <w:top w:val="none" w:sz="0" w:space="0" w:color="auto"/>
            <w:left w:val="none" w:sz="0" w:space="0" w:color="auto"/>
            <w:bottom w:val="none" w:sz="0" w:space="0" w:color="auto"/>
            <w:right w:val="none" w:sz="0" w:space="0" w:color="auto"/>
          </w:divBdr>
          <w:divsChild>
            <w:div w:id="1724939576">
              <w:marLeft w:val="0"/>
              <w:marRight w:val="0"/>
              <w:marTop w:val="0"/>
              <w:marBottom w:val="0"/>
              <w:divBdr>
                <w:top w:val="none" w:sz="0" w:space="0" w:color="auto"/>
                <w:left w:val="none" w:sz="0" w:space="0" w:color="auto"/>
                <w:bottom w:val="none" w:sz="0" w:space="0" w:color="auto"/>
                <w:right w:val="none" w:sz="0" w:space="0" w:color="auto"/>
              </w:divBdr>
            </w:div>
            <w:div w:id="2105883859">
              <w:marLeft w:val="0"/>
              <w:marRight w:val="0"/>
              <w:marTop w:val="0"/>
              <w:marBottom w:val="0"/>
              <w:divBdr>
                <w:top w:val="none" w:sz="0" w:space="0" w:color="auto"/>
                <w:left w:val="none" w:sz="0" w:space="0" w:color="auto"/>
                <w:bottom w:val="none" w:sz="0" w:space="0" w:color="auto"/>
                <w:right w:val="none" w:sz="0" w:space="0" w:color="auto"/>
              </w:divBdr>
            </w:div>
            <w:div w:id="2053844109">
              <w:marLeft w:val="0"/>
              <w:marRight w:val="0"/>
              <w:marTop w:val="0"/>
              <w:marBottom w:val="0"/>
              <w:divBdr>
                <w:top w:val="none" w:sz="0" w:space="0" w:color="auto"/>
                <w:left w:val="none" w:sz="0" w:space="0" w:color="auto"/>
                <w:bottom w:val="none" w:sz="0" w:space="0" w:color="auto"/>
                <w:right w:val="none" w:sz="0" w:space="0" w:color="auto"/>
              </w:divBdr>
            </w:div>
            <w:div w:id="658077087">
              <w:marLeft w:val="0"/>
              <w:marRight w:val="0"/>
              <w:marTop w:val="0"/>
              <w:marBottom w:val="0"/>
              <w:divBdr>
                <w:top w:val="none" w:sz="0" w:space="0" w:color="auto"/>
                <w:left w:val="none" w:sz="0" w:space="0" w:color="auto"/>
                <w:bottom w:val="none" w:sz="0" w:space="0" w:color="auto"/>
                <w:right w:val="none" w:sz="0" w:space="0" w:color="auto"/>
              </w:divBdr>
            </w:div>
            <w:div w:id="1207255">
              <w:marLeft w:val="0"/>
              <w:marRight w:val="0"/>
              <w:marTop w:val="0"/>
              <w:marBottom w:val="0"/>
              <w:divBdr>
                <w:top w:val="none" w:sz="0" w:space="0" w:color="auto"/>
                <w:left w:val="none" w:sz="0" w:space="0" w:color="auto"/>
                <w:bottom w:val="none" w:sz="0" w:space="0" w:color="auto"/>
                <w:right w:val="none" w:sz="0" w:space="0" w:color="auto"/>
              </w:divBdr>
            </w:div>
            <w:div w:id="7833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0825">
      <w:bodyDiv w:val="1"/>
      <w:marLeft w:val="0"/>
      <w:marRight w:val="0"/>
      <w:marTop w:val="0"/>
      <w:marBottom w:val="0"/>
      <w:divBdr>
        <w:top w:val="none" w:sz="0" w:space="0" w:color="auto"/>
        <w:left w:val="none" w:sz="0" w:space="0" w:color="auto"/>
        <w:bottom w:val="none" w:sz="0" w:space="0" w:color="auto"/>
        <w:right w:val="none" w:sz="0" w:space="0" w:color="auto"/>
      </w:divBdr>
    </w:div>
    <w:div w:id="1156268015">
      <w:bodyDiv w:val="1"/>
      <w:marLeft w:val="0"/>
      <w:marRight w:val="0"/>
      <w:marTop w:val="0"/>
      <w:marBottom w:val="0"/>
      <w:divBdr>
        <w:top w:val="none" w:sz="0" w:space="0" w:color="auto"/>
        <w:left w:val="none" w:sz="0" w:space="0" w:color="auto"/>
        <w:bottom w:val="none" w:sz="0" w:space="0" w:color="auto"/>
        <w:right w:val="none" w:sz="0" w:space="0" w:color="auto"/>
      </w:divBdr>
      <w:divsChild>
        <w:div w:id="417950476">
          <w:marLeft w:val="0"/>
          <w:marRight w:val="0"/>
          <w:marTop w:val="0"/>
          <w:marBottom w:val="0"/>
          <w:divBdr>
            <w:top w:val="none" w:sz="0" w:space="0" w:color="auto"/>
            <w:left w:val="none" w:sz="0" w:space="0" w:color="auto"/>
            <w:bottom w:val="none" w:sz="0" w:space="0" w:color="auto"/>
            <w:right w:val="none" w:sz="0" w:space="0" w:color="auto"/>
          </w:divBdr>
          <w:divsChild>
            <w:div w:id="1177497102">
              <w:marLeft w:val="0"/>
              <w:marRight w:val="0"/>
              <w:marTop w:val="0"/>
              <w:marBottom w:val="0"/>
              <w:divBdr>
                <w:top w:val="none" w:sz="0" w:space="0" w:color="auto"/>
                <w:left w:val="none" w:sz="0" w:space="0" w:color="auto"/>
                <w:bottom w:val="none" w:sz="0" w:space="0" w:color="auto"/>
                <w:right w:val="none" w:sz="0" w:space="0" w:color="auto"/>
              </w:divBdr>
            </w:div>
            <w:div w:id="1395086175">
              <w:marLeft w:val="0"/>
              <w:marRight w:val="0"/>
              <w:marTop w:val="0"/>
              <w:marBottom w:val="0"/>
              <w:divBdr>
                <w:top w:val="none" w:sz="0" w:space="0" w:color="auto"/>
                <w:left w:val="none" w:sz="0" w:space="0" w:color="auto"/>
                <w:bottom w:val="none" w:sz="0" w:space="0" w:color="auto"/>
                <w:right w:val="none" w:sz="0" w:space="0" w:color="auto"/>
              </w:divBdr>
            </w:div>
            <w:div w:id="248080106">
              <w:marLeft w:val="0"/>
              <w:marRight w:val="0"/>
              <w:marTop w:val="0"/>
              <w:marBottom w:val="0"/>
              <w:divBdr>
                <w:top w:val="none" w:sz="0" w:space="0" w:color="auto"/>
                <w:left w:val="none" w:sz="0" w:space="0" w:color="auto"/>
                <w:bottom w:val="none" w:sz="0" w:space="0" w:color="auto"/>
                <w:right w:val="none" w:sz="0" w:space="0" w:color="auto"/>
              </w:divBdr>
            </w:div>
            <w:div w:id="910695580">
              <w:marLeft w:val="0"/>
              <w:marRight w:val="0"/>
              <w:marTop w:val="0"/>
              <w:marBottom w:val="0"/>
              <w:divBdr>
                <w:top w:val="none" w:sz="0" w:space="0" w:color="auto"/>
                <w:left w:val="none" w:sz="0" w:space="0" w:color="auto"/>
                <w:bottom w:val="none" w:sz="0" w:space="0" w:color="auto"/>
                <w:right w:val="none" w:sz="0" w:space="0" w:color="auto"/>
              </w:divBdr>
            </w:div>
            <w:div w:id="429930390">
              <w:marLeft w:val="0"/>
              <w:marRight w:val="0"/>
              <w:marTop w:val="0"/>
              <w:marBottom w:val="0"/>
              <w:divBdr>
                <w:top w:val="none" w:sz="0" w:space="0" w:color="auto"/>
                <w:left w:val="none" w:sz="0" w:space="0" w:color="auto"/>
                <w:bottom w:val="none" w:sz="0" w:space="0" w:color="auto"/>
                <w:right w:val="none" w:sz="0" w:space="0" w:color="auto"/>
              </w:divBdr>
            </w:div>
            <w:div w:id="278605733">
              <w:marLeft w:val="0"/>
              <w:marRight w:val="0"/>
              <w:marTop w:val="0"/>
              <w:marBottom w:val="0"/>
              <w:divBdr>
                <w:top w:val="none" w:sz="0" w:space="0" w:color="auto"/>
                <w:left w:val="none" w:sz="0" w:space="0" w:color="auto"/>
                <w:bottom w:val="none" w:sz="0" w:space="0" w:color="auto"/>
                <w:right w:val="none" w:sz="0" w:space="0" w:color="auto"/>
              </w:divBdr>
            </w:div>
            <w:div w:id="18470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2695">
      <w:bodyDiv w:val="1"/>
      <w:marLeft w:val="0"/>
      <w:marRight w:val="0"/>
      <w:marTop w:val="0"/>
      <w:marBottom w:val="0"/>
      <w:divBdr>
        <w:top w:val="none" w:sz="0" w:space="0" w:color="auto"/>
        <w:left w:val="none" w:sz="0" w:space="0" w:color="auto"/>
        <w:bottom w:val="none" w:sz="0" w:space="0" w:color="auto"/>
        <w:right w:val="none" w:sz="0" w:space="0" w:color="auto"/>
      </w:divBdr>
    </w:div>
    <w:div w:id="1168591084">
      <w:bodyDiv w:val="1"/>
      <w:marLeft w:val="0"/>
      <w:marRight w:val="0"/>
      <w:marTop w:val="0"/>
      <w:marBottom w:val="0"/>
      <w:divBdr>
        <w:top w:val="none" w:sz="0" w:space="0" w:color="auto"/>
        <w:left w:val="none" w:sz="0" w:space="0" w:color="auto"/>
        <w:bottom w:val="none" w:sz="0" w:space="0" w:color="auto"/>
        <w:right w:val="none" w:sz="0" w:space="0" w:color="auto"/>
      </w:divBdr>
    </w:div>
    <w:div w:id="1176264361">
      <w:bodyDiv w:val="1"/>
      <w:marLeft w:val="0"/>
      <w:marRight w:val="0"/>
      <w:marTop w:val="0"/>
      <w:marBottom w:val="0"/>
      <w:divBdr>
        <w:top w:val="none" w:sz="0" w:space="0" w:color="auto"/>
        <w:left w:val="none" w:sz="0" w:space="0" w:color="auto"/>
        <w:bottom w:val="none" w:sz="0" w:space="0" w:color="auto"/>
        <w:right w:val="none" w:sz="0" w:space="0" w:color="auto"/>
      </w:divBdr>
    </w:div>
    <w:div w:id="1195654899">
      <w:bodyDiv w:val="1"/>
      <w:marLeft w:val="0"/>
      <w:marRight w:val="0"/>
      <w:marTop w:val="0"/>
      <w:marBottom w:val="0"/>
      <w:divBdr>
        <w:top w:val="none" w:sz="0" w:space="0" w:color="auto"/>
        <w:left w:val="none" w:sz="0" w:space="0" w:color="auto"/>
        <w:bottom w:val="none" w:sz="0" w:space="0" w:color="auto"/>
        <w:right w:val="none" w:sz="0" w:space="0" w:color="auto"/>
      </w:divBdr>
    </w:div>
    <w:div w:id="1198741056">
      <w:bodyDiv w:val="1"/>
      <w:marLeft w:val="0"/>
      <w:marRight w:val="0"/>
      <w:marTop w:val="0"/>
      <w:marBottom w:val="0"/>
      <w:divBdr>
        <w:top w:val="none" w:sz="0" w:space="0" w:color="auto"/>
        <w:left w:val="none" w:sz="0" w:space="0" w:color="auto"/>
        <w:bottom w:val="none" w:sz="0" w:space="0" w:color="auto"/>
        <w:right w:val="none" w:sz="0" w:space="0" w:color="auto"/>
      </w:divBdr>
      <w:divsChild>
        <w:div w:id="1742946984">
          <w:marLeft w:val="0"/>
          <w:marRight w:val="0"/>
          <w:marTop w:val="0"/>
          <w:marBottom w:val="0"/>
          <w:divBdr>
            <w:top w:val="none" w:sz="0" w:space="0" w:color="auto"/>
            <w:left w:val="none" w:sz="0" w:space="0" w:color="auto"/>
            <w:bottom w:val="none" w:sz="0" w:space="0" w:color="auto"/>
            <w:right w:val="none" w:sz="0" w:space="0" w:color="auto"/>
          </w:divBdr>
          <w:divsChild>
            <w:div w:id="178127846">
              <w:marLeft w:val="0"/>
              <w:marRight w:val="0"/>
              <w:marTop w:val="0"/>
              <w:marBottom w:val="0"/>
              <w:divBdr>
                <w:top w:val="none" w:sz="0" w:space="0" w:color="auto"/>
                <w:left w:val="none" w:sz="0" w:space="0" w:color="auto"/>
                <w:bottom w:val="none" w:sz="0" w:space="0" w:color="auto"/>
                <w:right w:val="none" w:sz="0" w:space="0" w:color="auto"/>
              </w:divBdr>
            </w:div>
            <w:div w:id="609513565">
              <w:marLeft w:val="0"/>
              <w:marRight w:val="0"/>
              <w:marTop w:val="0"/>
              <w:marBottom w:val="0"/>
              <w:divBdr>
                <w:top w:val="none" w:sz="0" w:space="0" w:color="auto"/>
                <w:left w:val="none" w:sz="0" w:space="0" w:color="auto"/>
                <w:bottom w:val="none" w:sz="0" w:space="0" w:color="auto"/>
                <w:right w:val="none" w:sz="0" w:space="0" w:color="auto"/>
              </w:divBdr>
            </w:div>
            <w:div w:id="1474252340">
              <w:marLeft w:val="0"/>
              <w:marRight w:val="0"/>
              <w:marTop w:val="0"/>
              <w:marBottom w:val="0"/>
              <w:divBdr>
                <w:top w:val="none" w:sz="0" w:space="0" w:color="auto"/>
                <w:left w:val="none" w:sz="0" w:space="0" w:color="auto"/>
                <w:bottom w:val="none" w:sz="0" w:space="0" w:color="auto"/>
                <w:right w:val="none" w:sz="0" w:space="0" w:color="auto"/>
              </w:divBdr>
            </w:div>
            <w:div w:id="11723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8155">
      <w:bodyDiv w:val="1"/>
      <w:marLeft w:val="0"/>
      <w:marRight w:val="0"/>
      <w:marTop w:val="0"/>
      <w:marBottom w:val="0"/>
      <w:divBdr>
        <w:top w:val="none" w:sz="0" w:space="0" w:color="auto"/>
        <w:left w:val="none" w:sz="0" w:space="0" w:color="auto"/>
        <w:bottom w:val="none" w:sz="0" w:space="0" w:color="auto"/>
        <w:right w:val="none" w:sz="0" w:space="0" w:color="auto"/>
      </w:divBdr>
    </w:div>
    <w:div w:id="1223517665">
      <w:bodyDiv w:val="1"/>
      <w:marLeft w:val="0"/>
      <w:marRight w:val="0"/>
      <w:marTop w:val="0"/>
      <w:marBottom w:val="0"/>
      <w:divBdr>
        <w:top w:val="none" w:sz="0" w:space="0" w:color="auto"/>
        <w:left w:val="none" w:sz="0" w:space="0" w:color="auto"/>
        <w:bottom w:val="none" w:sz="0" w:space="0" w:color="auto"/>
        <w:right w:val="none" w:sz="0" w:space="0" w:color="auto"/>
      </w:divBdr>
      <w:divsChild>
        <w:div w:id="2114396518">
          <w:marLeft w:val="0"/>
          <w:marRight w:val="0"/>
          <w:marTop w:val="0"/>
          <w:marBottom w:val="0"/>
          <w:divBdr>
            <w:top w:val="none" w:sz="0" w:space="0" w:color="auto"/>
            <w:left w:val="none" w:sz="0" w:space="0" w:color="auto"/>
            <w:bottom w:val="none" w:sz="0" w:space="0" w:color="auto"/>
            <w:right w:val="none" w:sz="0" w:space="0" w:color="auto"/>
          </w:divBdr>
          <w:divsChild>
            <w:div w:id="850535631">
              <w:marLeft w:val="0"/>
              <w:marRight w:val="0"/>
              <w:marTop w:val="0"/>
              <w:marBottom w:val="0"/>
              <w:divBdr>
                <w:top w:val="none" w:sz="0" w:space="0" w:color="auto"/>
                <w:left w:val="none" w:sz="0" w:space="0" w:color="auto"/>
                <w:bottom w:val="none" w:sz="0" w:space="0" w:color="auto"/>
                <w:right w:val="none" w:sz="0" w:space="0" w:color="auto"/>
              </w:divBdr>
            </w:div>
            <w:div w:id="805584334">
              <w:marLeft w:val="0"/>
              <w:marRight w:val="0"/>
              <w:marTop w:val="0"/>
              <w:marBottom w:val="0"/>
              <w:divBdr>
                <w:top w:val="none" w:sz="0" w:space="0" w:color="auto"/>
                <w:left w:val="none" w:sz="0" w:space="0" w:color="auto"/>
                <w:bottom w:val="none" w:sz="0" w:space="0" w:color="auto"/>
                <w:right w:val="none" w:sz="0" w:space="0" w:color="auto"/>
              </w:divBdr>
            </w:div>
            <w:div w:id="877088832">
              <w:marLeft w:val="0"/>
              <w:marRight w:val="0"/>
              <w:marTop w:val="0"/>
              <w:marBottom w:val="0"/>
              <w:divBdr>
                <w:top w:val="none" w:sz="0" w:space="0" w:color="auto"/>
                <w:left w:val="none" w:sz="0" w:space="0" w:color="auto"/>
                <w:bottom w:val="none" w:sz="0" w:space="0" w:color="auto"/>
                <w:right w:val="none" w:sz="0" w:space="0" w:color="auto"/>
              </w:divBdr>
            </w:div>
            <w:div w:id="1233850140">
              <w:marLeft w:val="0"/>
              <w:marRight w:val="0"/>
              <w:marTop w:val="0"/>
              <w:marBottom w:val="0"/>
              <w:divBdr>
                <w:top w:val="none" w:sz="0" w:space="0" w:color="auto"/>
                <w:left w:val="none" w:sz="0" w:space="0" w:color="auto"/>
                <w:bottom w:val="none" w:sz="0" w:space="0" w:color="auto"/>
                <w:right w:val="none" w:sz="0" w:space="0" w:color="auto"/>
              </w:divBdr>
            </w:div>
            <w:div w:id="1027563333">
              <w:marLeft w:val="0"/>
              <w:marRight w:val="0"/>
              <w:marTop w:val="0"/>
              <w:marBottom w:val="0"/>
              <w:divBdr>
                <w:top w:val="none" w:sz="0" w:space="0" w:color="auto"/>
                <w:left w:val="none" w:sz="0" w:space="0" w:color="auto"/>
                <w:bottom w:val="none" w:sz="0" w:space="0" w:color="auto"/>
                <w:right w:val="none" w:sz="0" w:space="0" w:color="auto"/>
              </w:divBdr>
            </w:div>
            <w:div w:id="2072117820">
              <w:marLeft w:val="0"/>
              <w:marRight w:val="0"/>
              <w:marTop w:val="0"/>
              <w:marBottom w:val="0"/>
              <w:divBdr>
                <w:top w:val="none" w:sz="0" w:space="0" w:color="auto"/>
                <w:left w:val="none" w:sz="0" w:space="0" w:color="auto"/>
                <w:bottom w:val="none" w:sz="0" w:space="0" w:color="auto"/>
                <w:right w:val="none" w:sz="0" w:space="0" w:color="auto"/>
              </w:divBdr>
            </w:div>
            <w:div w:id="837842125">
              <w:marLeft w:val="0"/>
              <w:marRight w:val="0"/>
              <w:marTop w:val="0"/>
              <w:marBottom w:val="0"/>
              <w:divBdr>
                <w:top w:val="none" w:sz="0" w:space="0" w:color="auto"/>
                <w:left w:val="none" w:sz="0" w:space="0" w:color="auto"/>
                <w:bottom w:val="none" w:sz="0" w:space="0" w:color="auto"/>
                <w:right w:val="none" w:sz="0" w:space="0" w:color="auto"/>
              </w:divBdr>
            </w:div>
            <w:div w:id="278218519">
              <w:marLeft w:val="0"/>
              <w:marRight w:val="0"/>
              <w:marTop w:val="0"/>
              <w:marBottom w:val="0"/>
              <w:divBdr>
                <w:top w:val="none" w:sz="0" w:space="0" w:color="auto"/>
                <w:left w:val="none" w:sz="0" w:space="0" w:color="auto"/>
                <w:bottom w:val="none" w:sz="0" w:space="0" w:color="auto"/>
                <w:right w:val="none" w:sz="0" w:space="0" w:color="auto"/>
              </w:divBdr>
            </w:div>
            <w:div w:id="1400857799">
              <w:marLeft w:val="0"/>
              <w:marRight w:val="0"/>
              <w:marTop w:val="0"/>
              <w:marBottom w:val="0"/>
              <w:divBdr>
                <w:top w:val="none" w:sz="0" w:space="0" w:color="auto"/>
                <w:left w:val="none" w:sz="0" w:space="0" w:color="auto"/>
                <w:bottom w:val="none" w:sz="0" w:space="0" w:color="auto"/>
                <w:right w:val="none" w:sz="0" w:space="0" w:color="auto"/>
              </w:divBdr>
            </w:div>
            <w:div w:id="14937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0909">
      <w:bodyDiv w:val="1"/>
      <w:marLeft w:val="0"/>
      <w:marRight w:val="0"/>
      <w:marTop w:val="0"/>
      <w:marBottom w:val="0"/>
      <w:divBdr>
        <w:top w:val="none" w:sz="0" w:space="0" w:color="auto"/>
        <w:left w:val="none" w:sz="0" w:space="0" w:color="auto"/>
        <w:bottom w:val="none" w:sz="0" w:space="0" w:color="auto"/>
        <w:right w:val="none" w:sz="0" w:space="0" w:color="auto"/>
      </w:divBdr>
    </w:div>
    <w:div w:id="1234895167">
      <w:bodyDiv w:val="1"/>
      <w:marLeft w:val="0"/>
      <w:marRight w:val="0"/>
      <w:marTop w:val="0"/>
      <w:marBottom w:val="0"/>
      <w:divBdr>
        <w:top w:val="none" w:sz="0" w:space="0" w:color="auto"/>
        <w:left w:val="none" w:sz="0" w:space="0" w:color="auto"/>
        <w:bottom w:val="none" w:sz="0" w:space="0" w:color="auto"/>
        <w:right w:val="none" w:sz="0" w:space="0" w:color="auto"/>
      </w:divBdr>
    </w:div>
    <w:div w:id="1235898904">
      <w:bodyDiv w:val="1"/>
      <w:marLeft w:val="0"/>
      <w:marRight w:val="0"/>
      <w:marTop w:val="0"/>
      <w:marBottom w:val="0"/>
      <w:divBdr>
        <w:top w:val="none" w:sz="0" w:space="0" w:color="auto"/>
        <w:left w:val="none" w:sz="0" w:space="0" w:color="auto"/>
        <w:bottom w:val="none" w:sz="0" w:space="0" w:color="auto"/>
        <w:right w:val="none" w:sz="0" w:space="0" w:color="auto"/>
      </w:divBdr>
    </w:div>
    <w:div w:id="1237595002">
      <w:bodyDiv w:val="1"/>
      <w:marLeft w:val="0"/>
      <w:marRight w:val="0"/>
      <w:marTop w:val="0"/>
      <w:marBottom w:val="0"/>
      <w:divBdr>
        <w:top w:val="none" w:sz="0" w:space="0" w:color="auto"/>
        <w:left w:val="none" w:sz="0" w:space="0" w:color="auto"/>
        <w:bottom w:val="none" w:sz="0" w:space="0" w:color="auto"/>
        <w:right w:val="none" w:sz="0" w:space="0" w:color="auto"/>
      </w:divBdr>
      <w:divsChild>
        <w:div w:id="950476644">
          <w:marLeft w:val="0"/>
          <w:marRight w:val="0"/>
          <w:marTop w:val="0"/>
          <w:marBottom w:val="0"/>
          <w:divBdr>
            <w:top w:val="none" w:sz="0" w:space="0" w:color="auto"/>
            <w:left w:val="none" w:sz="0" w:space="0" w:color="auto"/>
            <w:bottom w:val="none" w:sz="0" w:space="0" w:color="auto"/>
            <w:right w:val="none" w:sz="0" w:space="0" w:color="auto"/>
          </w:divBdr>
          <w:divsChild>
            <w:div w:id="1281495641">
              <w:marLeft w:val="0"/>
              <w:marRight w:val="0"/>
              <w:marTop w:val="0"/>
              <w:marBottom w:val="0"/>
              <w:divBdr>
                <w:top w:val="none" w:sz="0" w:space="0" w:color="auto"/>
                <w:left w:val="none" w:sz="0" w:space="0" w:color="auto"/>
                <w:bottom w:val="none" w:sz="0" w:space="0" w:color="auto"/>
                <w:right w:val="none" w:sz="0" w:space="0" w:color="auto"/>
              </w:divBdr>
            </w:div>
            <w:div w:id="1605646589">
              <w:marLeft w:val="0"/>
              <w:marRight w:val="0"/>
              <w:marTop w:val="0"/>
              <w:marBottom w:val="0"/>
              <w:divBdr>
                <w:top w:val="none" w:sz="0" w:space="0" w:color="auto"/>
                <w:left w:val="none" w:sz="0" w:space="0" w:color="auto"/>
                <w:bottom w:val="none" w:sz="0" w:space="0" w:color="auto"/>
                <w:right w:val="none" w:sz="0" w:space="0" w:color="auto"/>
              </w:divBdr>
            </w:div>
            <w:div w:id="1644118045">
              <w:marLeft w:val="0"/>
              <w:marRight w:val="0"/>
              <w:marTop w:val="0"/>
              <w:marBottom w:val="0"/>
              <w:divBdr>
                <w:top w:val="none" w:sz="0" w:space="0" w:color="auto"/>
                <w:left w:val="none" w:sz="0" w:space="0" w:color="auto"/>
                <w:bottom w:val="none" w:sz="0" w:space="0" w:color="auto"/>
                <w:right w:val="none" w:sz="0" w:space="0" w:color="auto"/>
              </w:divBdr>
            </w:div>
            <w:div w:id="837235416">
              <w:marLeft w:val="0"/>
              <w:marRight w:val="0"/>
              <w:marTop w:val="0"/>
              <w:marBottom w:val="0"/>
              <w:divBdr>
                <w:top w:val="none" w:sz="0" w:space="0" w:color="auto"/>
                <w:left w:val="none" w:sz="0" w:space="0" w:color="auto"/>
                <w:bottom w:val="none" w:sz="0" w:space="0" w:color="auto"/>
                <w:right w:val="none" w:sz="0" w:space="0" w:color="auto"/>
              </w:divBdr>
            </w:div>
            <w:div w:id="353263579">
              <w:marLeft w:val="0"/>
              <w:marRight w:val="0"/>
              <w:marTop w:val="0"/>
              <w:marBottom w:val="0"/>
              <w:divBdr>
                <w:top w:val="none" w:sz="0" w:space="0" w:color="auto"/>
                <w:left w:val="none" w:sz="0" w:space="0" w:color="auto"/>
                <w:bottom w:val="none" w:sz="0" w:space="0" w:color="auto"/>
                <w:right w:val="none" w:sz="0" w:space="0" w:color="auto"/>
              </w:divBdr>
            </w:div>
            <w:div w:id="2108117421">
              <w:marLeft w:val="0"/>
              <w:marRight w:val="0"/>
              <w:marTop w:val="0"/>
              <w:marBottom w:val="0"/>
              <w:divBdr>
                <w:top w:val="none" w:sz="0" w:space="0" w:color="auto"/>
                <w:left w:val="none" w:sz="0" w:space="0" w:color="auto"/>
                <w:bottom w:val="none" w:sz="0" w:space="0" w:color="auto"/>
                <w:right w:val="none" w:sz="0" w:space="0" w:color="auto"/>
              </w:divBdr>
            </w:div>
            <w:div w:id="2020544226">
              <w:marLeft w:val="0"/>
              <w:marRight w:val="0"/>
              <w:marTop w:val="0"/>
              <w:marBottom w:val="0"/>
              <w:divBdr>
                <w:top w:val="none" w:sz="0" w:space="0" w:color="auto"/>
                <w:left w:val="none" w:sz="0" w:space="0" w:color="auto"/>
                <w:bottom w:val="none" w:sz="0" w:space="0" w:color="auto"/>
                <w:right w:val="none" w:sz="0" w:space="0" w:color="auto"/>
              </w:divBdr>
            </w:div>
            <w:div w:id="1918829054">
              <w:marLeft w:val="0"/>
              <w:marRight w:val="0"/>
              <w:marTop w:val="0"/>
              <w:marBottom w:val="0"/>
              <w:divBdr>
                <w:top w:val="none" w:sz="0" w:space="0" w:color="auto"/>
                <w:left w:val="none" w:sz="0" w:space="0" w:color="auto"/>
                <w:bottom w:val="none" w:sz="0" w:space="0" w:color="auto"/>
                <w:right w:val="none" w:sz="0" w:space="0" w:color="auto"/>
              </w:divBdr>
            </w:div>
            <w:div w:id="41566522">
              <w:marLeft w:val="0"/>
              <w:marRight w:val="0"/>
              <w:marTop w:val="0"/>
              <w:marBottom w:val="0"/>
              <w:divBdr>
                <w:top w:val="none" w:sz="0" w:space="0" w:color="auto"/>
                <w:left w:val="none" w:sz="0" w:space="0" w:color="auto"/>
                <w:bottom w:val="none" w:sz="0" w:space="0" w:color="auto"/>
                <w:right w:val="none" w:sz="0" w:space="0" w:color="auto"/>
              </w:divBdr>
            </w:div>
            <w:div w:id="1966080560">
              <w:marLeft w:val="0"/>
              <w:marRight w:val="0"/>
              <w:marTop w:val="0"/>
              <w:marBottom w:val="0"/>
              <w:divBdr>
                <w:top w:val="none" w:sz="0" w:space="0" w:color="auto"/>
                <w:left w:val="none" w:sz="0" w:space="0" w:color="auto"/>
                <w:bottom w:val="none" w:sz="0" w:space="0" w:color="auto"/>
                <w:right w:val="none" w:sz="0" w:space="0" w:color="auto"/>
              </w:divBdr>
            </w:div>
            <w:div w:id="1830051237">
              <w:marLeft w:val="0"/>
              <w:marRight w:val="0"/>
              <w:marTop w:val="0"/>
              <w:marBottom w:val="0"/>
              <w:divBdr>
                <w:top w:val="none" w:sz="0" w:space="0" w:color="auto"/>
                <w:left w:val="none" w:sz="0" w:space="0" w:color="auto"/>
                <w:bottom w:val="none" w:sz="0" w:space="0" w:color="auto"/>
                <w:right w:val="none" w:sz="0" w:space="0" w:color="auto"/>
              </w:divBdr>
            </w:div>
            <w:div w:id="862281917">
              <w:marLeft w:val="0"/>
              <w:marRight w:val="0"/>
              <w:marTop w:val="0"/>
              <w:marBottom w:val="0"/>
              <w:divBdr>
                <w:top w:val="none" w:sz="0" w:space="0" w:color="auto"/>
                <w:left w:val="none" w:sz="0" w:space="0" w:color="auto"/>
                <w:bottom w:val="none" w:sz="0" w:space="0" w:color="auto"/>
                <w:right w:val="none" w:sz="0" w:space="0" w:color="auto"/>
              </w:divBdr>
            </w:div>
            <w:div w:id="1384138227">
              <w:marLeft w:val="0"/>
              <w:marRight w:val="0"/>
              <w:marTop w:val="0"/>
              <w:marBottom w:val="0"/>
              <w:divBdr>
                <w:top w:val="none" w:sz="0" w:space="0" w:color="auto"/>
                <w:left w:val="none" w:sz="0" w:space="0" w:color="auto"/>
                <w:bottom w:val="none" w:sz="0" w:space="0" w:color="auto"/>
                <w:right w:val="none" w:sz="0" w:space="0" w:color="auto"/>
              </w:divBdr>
            </w:div>
            <w:div w:id="712537844">
              <w:marLeft w:val="0"/>
              <w:marRight w:val="0"/>
              <w:marTop w:val="0"/>
              <w:marBottom w:val="0"/>
              <w:divBdr>
                <w:top w:val="none" w:sz="0" w:space="0" w:color="auto"/>
                <w:left w:val="none" w:sz="0" w:space="0" w:color="auto"/>
                <w:bottom w:val="none" w:sz="0" w:space="0" w:color="auto"/>
                <w:right w:val="none" w:sz="0" w:space="0" w:color="auto"/>
              </w:divBdr>
            </w:div>
            <w:div w:id="173805193">
              <w:marLeft w:val="0"/>
              <w:marRight w:val="0"/>
              <w:marTop w:val="0"/>
              <w:marBottom w:val="0"/>
              <w:divBdr>
                <w:top w:val="none" w:sz="0" w:space="0" w:color="auto"/>
                <w:left w:val="none" w:sz="0" w:space="0" w:color="auto"/>
                <w:bottom w:val="none" w:sz="0" w:space="0" w:color="auto"/>
                <w:right w:val="none" w:sz="0" w:space="0" w:color="auto"/>
              </w:divBdr>
            </w:div>
            <w:div w:id="860122114">
              <w:marLeft w:val="0"/>
              <w:marRight w:val="0"/>
              <w:marTop w:val="0"/>
              <w:marBottom w:val="0"/>
              <w:divBdr>
                <w:top w:val="none" w:sz="0" w:space="0" w:color="auto"/>
                <w:left w:val="none" w:sz="0" w:space="0" w:color="auto"/>
                <w:bottom w:val="none" w:sz="0" w:space="0" w:color="auto"/>
                <w:right w:val="none" w:sz="0" w:space="0" w:color="auto"/>
              </w:divBdr>
            </w:div>
            <w:div w:id="1061634340">
              <w:marLeft w:val="0"/>
              <w:marRight w:val="0"/>
              <w:marTop w:val="0"/>
              <w:marBottom w:val="0"/>
              <w:divBdr>
                <w:top w:val="none" w:sz="0" w:space="0" w:color="auto"/>
                <w:left w:val="none" w:sz="0" w:space="0" w:color="auto"/>
                <w:bottom w:val="none" w:sz="0" w:space="0" w:color="auto"/>
                <w:right w:val="none" w:sz="0" w:space="0" w:color="auto"/>
              </w:divBdr>
            </w:div>
            <w:div w:id="375009858">
              <w:marLeft w:val="0"/>
              <w:marRight w:val="0"/>
              <w:marTop w:val="0"/>
              <w:marBottom w:val="0"/>
              <w:divBdr>
                <w:top w:val="none" w:sz="0" w:space="0" w:color="auto"/>
                <w:left w:val="none" w:sz="0" w:space="0" w:color="auto"/>
                <w:bottom w:val="none" w:sz="0" w:space="0" w:color="auto"/>
                <w:right w:val="none" w:sz="0" w:space="0" w:color="auto"/>
              </w:divBdr>
            </w:div>
            <w:div w:id="724987256">
              <w:marLeft w:val="0"/>
              <w:marRight w:val="0"/>
              <w:marTop w:val="0"/>
              <w:marBottom w:val="0"/>
              <w:divBdr>
                <w:top w:val="none" w:sz="0" w:space="0" w:color="auto"/>
                <w:left w:val="none" w:sz="0" w:space="0" w:color="auto"/>
                <w:bottom w:val="none" w:sz="0" w:space="0" w:color="auto"/>
                <w:right w:val="none" w:sz="0" w:space="0" w:color="auto"/>
              </w:divBdr>
            </w:div>
            <w:div w:id="1060401013">
              <w:marLeft w:val="0"/>
              <w:marRight w:val="0"/>
              <w:marTop w:val="0"/>
              <w:marBottom w:val="0"/>
              <w:divBdr>
                <w:top w:val="none" w:sz="0" w:space="0" w:color="auto"/>
                <w:left w:val="none" w:sz="0" w:space="0" w:color="auto"/>
                <w:bottom w:val="none" w:sz="0" w:space="0" w:color="auto"/>
                <w:right w:val="none" w:sz="0" w:space="0" w:color="auto"/>
              </w:divBdr>
            </w:div>
            <w:div w:id="399014495">
              <w:marLeft w:val="0"/>
              <w:marRight w:val="0"/>
              <w:marTop w:val="0"/>
              <w:marBottom w:val="0"/>
              <w:divBdr>
                <w:top w:val="none" w:sz="0" w:space="0" w:color="auto"/>
                <w:left w:val="none" w:sz="0" w:space="0" w:color="auto"/>
                <w:bottom w:val="none" w:sz="0" w:space="0" w:color="auto"/>
                <w:right w:val="none" w:sz="0" w:space="0" w:color="auto"/>
              </w:divBdr>
            </w:div>
            <w:div w:id="1274826047">
              <w:marLeft w:val="0"/>
              <w:marRight w:val="0"/>
              <w:marTop w:val="0"/>
              <w:marBottom w:val="0"/>
              <w:divBdr>
                <w:top w:val="none" w:sz="0" w:space="0" w:color="auto"/>
                <w:left w:val="none" w:sz="0" w:space="0" w:color="auto"/>
                <w:bottom w:val="none" w:sz="0" w:space="0" w:color="auto"/>
                <w:right w:val="none" w:sz="0" w:space="0" w:color="auto"/>
              </w:divBdr>
            </w:div>
            <w:div w:id="1988314041">
              <w:marLeft w:val="0"/>
              <w:marRight w:val="0"/>
              <w:marTop w:val="0"/>
              <w:marBottom w:val="0"/>
              <w:divBdr>
                <w:top w:val="none" w:sz="0" w:space="0" w:color="auto"/>
                <w:left w:val="none" w:sz="0" w:space="0" w:color="auto"/>
                <w:bottom w:val="none" w:sz="0" w:space="0" w:color="auto"/>
                <w:right w:val="none" w:sz="0" w:space="0" w:color="auto"/>
              </w:divBdr>
            </w:div>
            <w:div w:id="719475118">
              <w:marLeft w:val="0"/>
              <w:marRight w:val="0"/>
              <w:marTop w:val="0"/>
              <w:marBottom w:val="0"/>
              <w:divBdr>
                <w:top w:val="none" w:sz="0" w:space="0" w:color="auto"/>
                <w:left w:val="none" w:sz="0" w:space="0" w:color="auto"/>
                <w:bottom w:val="none" w:sz="0" w:space="0" w:color="auto"/>
                <w:right w:val="none" w:sz="0" w:space="0" w:color="auto"/>
              </w:divBdr>
            </w:div>
            <w:div w:id="486215234">
              <w:marLeft w:val="0"/>
              <w:marRight w:val="0"/>
              <w:marTop w:val="0"/>
              <w:marBottom w:val="0"/>
              <w:divBdr>
                <w:top w:val="none" w:sz="0" w:space="0" w:color="auto"/>
                <w:left w:val="none" w:sz="0" w:space="0" w:color="auto"/>
                <w:bottom w:val="none" w:sz="0" w:space="0" w:color="auto"/>
                <w:right w:val="none" w:sz="0" w:space="0" w:color="auto"/>
              </w:divBdr>
            </w:div>
            <w:div w:id="213933442">
              <w:marLeft w:val="0"/>
              <w:marRight w:val="0"/>
              <w:marTop w:val="0"/>
              <w:marBottom w:val="0"/>
              <w:divBdr>
                <w:top w:val="none" w:sz="0" w:space="0" w:color="auto"/>
                <w:left w:val="none" w:sz="0" w:space="0" w:color="auto"/>
                <w:bottom w:val="none" w:sz="0" w:space="0" w:color="auto"/>
                <w:right w:val="none" w:sz="0" w:space="0" w:color="auto"/>
              </w:divBdr>
            </w:div>
            <w:div w:id="1453938504">
              <w:marLeft w:val="0"/>
              <w:marRight w:val="0"/>
              <w:marTop w:val="0"/>
              <w:marBottom w:val="0"/>
              <w:divBdr>
                <w:top w:val="none" w:sz="0" w:space="0" w:color="auto"/>
                <w:left w:val="none" w:sz="0" w:space="0" w:color="auto"/>
                <w:bottom w:val="none" w:sz="0" w:space="0" w:color="auto"/>
                <w:right w:val="none" w:sz="0" w:space="0" w:color="auto"/>
              </w:divBdr>
            </w:div>
            <w:div w:id="152335702">
              <w:marLeft w:val="0"/>
              <w:marRight w:val="0"/>
              <w:marTop w:val="0"/>
              <w:marBottom w:val="0"/>
              <w:divBdr>
                <w:top w:val="none" w:sz="0" w:space="0" w:color="auto"/>
                <w:left w:val="none" w:sz="0" w:space="0" w:color="auto"/>
                <w:bottom w:val="none" w:sz="0" w:space="0" w:color="auto"/>
                <w:right w:val="none" w:sz="0" w:space="0" w:color="auto"/>
              </w:divBdr>
            </w:div>
            <w:div w:id="397941321">
              <w:marLeft w:val="0"/>
              <w:marRight w:val="0"/>
              <w:marTop w:val="0"/>
              <w:marBottom w:val="0"/>
              <w:divBdr>
                <w:top w:val="none" w:sz="0" w:space="0" w:color="auto"/>
                <w:left w:val="none" w:sz="0" w:space="0" w:color="auto"/>
                <w:bottom w:val="none" w:sz="0" w:space="0" w:color="auto"/>
                <w:right w:val="none" w:sz="0" w:space="0" w:color="auto"/>
              </w:divBdr>
            </w:div>
            <w:div w:id="1902054424">
              <w:marLeft w:val="0"/>
              <w:marRight w:val="0"/>
              <w:marTop w:val="0"/>
              <w:marBottom w:val="0"/>
              <w:divBdr>
                <w:top w:val="none" w:sz="0" w:space="0" w:color="auto"/>
                <w:left w:val="none" w:sz="0" w:space="0" w:color="auto"/>
                <w:bottom w:val="none" w:sz="0" w:space="0" w:color="auto"/>
                <w:right w:val="none" w:sz="0" w:space="0" w:color="auto"/>
              </w:divBdr>
            </w:div>
            <w:div w:id="98992073">
              <w:marLeft w:val="0"/>
              <w:marRight w:val="0"/>
              <w:marTop w:val="0"/>
              <w:marBottom w:val="0"/>
              <w:divBdr>
                <w:top w:val="none" w:sz="0" w:space="0" w:color="auto"/>
                <w:left w:val="none" w:sz="0" w:space="0" w:color="auto"/>
                <w:bottom w:val="none" w:sz="0" w:space="0" w:color="auto"/>
                <w:right w:val="none" w:sz="0" w:space="0" w:color="auto"/>
              </w:divBdr>
            </w:div>
            <w:div w:id="1680615216">
              <w:marLeft w:val="0"/>
              <w:marRight w:val="0"/>
              <w:marTop w:val="0"/>
              <w:marBottom w:val="0"/>
              <w:divBdr>
                <w:top w:val="none" w:sz="0" w:space="0" w:color="auto"/>
                <w:left w:val="none" w:sz="0" w:space="0" w:color="auto"/>
                <w:bottom w:val="none" w:sz="0" w:space="0" w:color="auto"/>
                <w:right w:val="none" w:sz="0" w:space="0" w:color="auto"/>
              </w:divBdr>
            </w:div>
            <w:div w:id="1558710859">
              <w:marLeft w:val="0"/>
              <w:marRight w:val="0"/>
              <w:marTop w:val="0"/>
              <w:marBottom w:val="0"/>
              <w:divBdr>
                <w:top w:val="none" w:sz="0" w:space="0" w:color="auto"/>
                <w:left w:val="none" w:sz="0" w:space="0" w:color="auto"/>
                <w:bottom w:val="none" w:sz="0" w:space="0" w:color="auto"/>
                <w:right w:val="none" w:sz="0" w:space="0" w:color="auto"/>
              </w:divBdr>
            </w:div>
            <w:div w:id="1603418005">
              <w:marLeft w:val="0"/>
              <w:marRight w:val="0"/>
              <w:marTop w:val="0"/>
              <w:marBottom w:val="0"/>
              <w:divBdr>
                <w:top w:val="none" w:sz="0" w:space="0" w:color="auto"/>
                <w:left w:val="none" w:sz="0" w:space="0" w:color="auto"/>
                <w:bottom w:val="none" w:sz="0" w:space="0" w:color="auto"/>
                <w:right w:val="none" w:sz="0" w:space="0" w:color="auto"/>
              </w:divBdr>
            </w:div>
            <w:div w:id="1914074127">
              <w:marLeft w:val="0"/>
              <w:marRight w:val="0"/>
              <w:marTop w:val="0"/>
              <w:marBottom w:val="0"/>
              <w:divBdr>
                <w:top w:val="none" w:sz="0" w:space="0" w:color="auto"/>
                <w:left w:val="none" w:sz="0" w:space="0" w:color="auto"/>
                <w:bottom w:val="none" w:sz="0" w:space="0" w:color="auto"/>
                <w:right w:val="none" w:sz="0" w:space="0" w:color="auto"/>
              </w:divBdr>
            </w:div>
            <w:div w:id="134445691">
              <w:marLeft w:val="0"/>
              <w:marRight w:val="0"/>
              <w:marTop w:val="0"/>
              <w:marBottom w:val="0"/>
              <w:divBdr>
                <w:top w:val="none" w:sz="0" w:space="0" w:color="auto"/>
                <w:left w:val="none" w:sz="0" w:space="0" w:color="auto"/>
                <w:bottom w:val="none" w:sz="0" w:space="0" w:color="auto"/>
                <w:right w:val="none" w:sz="0" w:space="0" w:color="auto"/>
              </w:divBdr>
            </w:div>
            <w:div w:id="2098400802">
              <w:marLeft w:val="0"/>
              <w:marRight w:val="0"/>
              <w:marTop w:val="0"/>
              <w:marBottom w:val="0"/>
              <w:divBdr>
                <w:top w:val="none" w:sz="0" w:space="0" w:color="auto"/>
                <w:left w:val="none" w:sz="0" w:space="0" w:color="auto"/>
                <w:bottom w:val="none" w:sz="0" w:space="0" w:color="auto"/>
                <w:right w:val="none" w:sz="0" w:space="0" w:color="auto"/>
              </w:divBdr>
            </w:div>
            <w:div w:id="848715898">
              <w:marLeft w:val="0"/>
              <w:marRight w:val="0"/>
              <w:marTop w:val="0"/>
              <w:marBottom w:val="0"/>
              <w:divBdr>
                <w:top w:val="none" w:sz="0" w:space="0" w:color="auto"/>
                <w:left w:val="none" w:sz="0" w:space="0" w:color="auto"/>
                <w:bottom w:val="none" w:sz="0" w:space="0" w:color="auto"/>
                <w:right w:val="none" w:sz="0" w:space="0" w:color="auto"/>
              </w:divBdr>
            </w:div>
            <w:div w:id="1561285153">
              <w:marLeft w:val="0"/>
              <w:marRight w:val="0"/>
              <w:marTop w:val="0"/>
              <w:marBottom w:val="0"/>
              <w:divBdr>
                <w:top w:val="none" w:sz="0" w:space="0" w:color="auto"/>
                <w:left w:val="none" w:sz="0" w:space="0" w:color="auto"/>
                <w:bottom w:val="none" w:sz="0" w:space="0" w:color="auto"/>
                <w:right w:val="none" w:sz="0" w:space="0" w:color="auto"/>
              </w:divBdr>
            </w:div>
            <w:div w:id="1537279735">
              <w:marLeft w:val="0"/>
              <w:marRight w:val="0"/>
              <w:marTop w:val="0"/>
              <w:marBottom w:val="0"/>
              <w:divBdr>
                <w:top w:val="none" w:sz="0" w:space="0" w:color="auto"/>
                <w:left w:val="none" w:sz="0" w:space="0" w:color="auto"/>
                <w:bottom w:val="none" w:sz="0" w:space="0" w:color="auto"/>
                <w:right w:val="none" w:sz="0" w:space="0" w:color="auto"/>
              </w:divBdr>
            </w:div>
            <w:div w:id="869755641">
              <w:marLeft w:val="0"/>
              <w:marRight w:val="0"/>
              <w:marTop w:val="0"/>
              <w:marBottom w:val="0"/>
              <w:divBdr>
                <w:top w:val="none" w:sz="0" w:space="0" w:color="auto"/>
                <w:left w:val="none" w:sz="0" w:space="0" w:color="auto"/>
                <w:bottom w:val="none" w:sz="0" w:space="0" w:color="auto"/>
                <w:right w:val="none" w:sz="0" w:space="0" w:color="auto"/>
              </w:divBdr>
            </w:div>
            <w:div w:id="67113367">
              <w:marLeft w:val="0"/>
              <w:marRight w:val="0"/>
              <w:marTop w:val="0"/>
              <w:marBottom w:val="0"/>
              <w:divBdr>
                <w:top w:val="none" w:sz="0" w:space="0" w:color="auto"/>
                <w:left w:val="none" w:sz="0" w:space="0" w:color="auto"/>
                <w:bottom w:val="none" w:sz="0" w:space="0" w:color="auto"/>
                <w:right w:val="none" w:sz="0" w:space="0" w:color="auto"/>
              </w:divBdr>
            </w:div>
            <w:div w:id="1256675079">
              <w:marLeft w:val="0"/>
              <w:marRight w:val="0"/>
              <w:marTop w:val="0"/>
              <w:marBottom w:val="0"/>
              <w:divBdr>
                <w:top w:val="none" w:sz="0" w:space="0" w:color="auto"/>
                <w:left w:val="none" w:sz="0" w:space="0" w:color="auto"/>
                <w:bottom w:val="none" w:sz="0" w:space="0" w:color="auto"/>
                <w:right w:val="none" w:sz="0" w:space="0" w:color="auto"/>
              </w:divBdr>
            </w:div>
            <w:div w:id="1378355547">
              <w:marLeft w:val="0"/>
              <w:marRight w:val="0"/>
              <w:marTop w:val="0"/>
              <w:marBottom w:val="0"/>
              <w:divBdr>
                <w:top w:val="none" w:sz="0" w:space="0" w:color="auto"/>
                <w:left w:val="none" w:sz="0" w:space="0" w:color="auto"/>
                <w:bottom w:val="none" w:sz="0" w:space="0" w:color="auto"/>
                <w:right w:val="none" w:sz="0" w:space="0" w:color="auto"/>
              </w:divBdr>
            </w:div>
            <w:div w:id="1828355379">
              <w:marLeft w:val="0"/>
              <w:marRight w:val="0"/>
              <w:marTop w:val="0"/>
              <w:marBottom w:val="0"/>
              <w:divBdr>
                <w:top w:val="none" w:sz="0" w:space="0" w:color="auto"/>
                <w:left w:val="none" w:sz="0" w:space="0" w:color="auto"/>
                <w:bottom w:val="none" w:sz="0" w:space="0" w:color="auto"/>
                <w:right w:val="none" w:sz="0" w:space="0" w:color="auto"/>
              </w:divBdr>
            </w:div>
            <w:div w:id="1065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4214">
      <w:bodyDiv w:val="1"/>
      <w:marLeft w:val="0"/>
      <w:marRight w:val="0"/>
      <w:marTop w:val="0"/>
      <w:marBottom w:val="0"/>
      <w:divBdr>
        <w:top w:val="none" w:sz="0" w:space="0" w:color="auto"/>
        <w:left w:val="none" w:sz="0" w:space="0" w:color="auto"/>
        <w:bottom w:val="none" w:sz="0" w:space="0" w:color="auto"/>
        <w:right w:val="none" w:sz="0" w:space="0" w:color="auto"/>
      </w:divBdr>
    </w:div>
    <w:div w:id="1242330559">
      <w:bodyDiv w:val="1"/>
      <w:marLeft w:val="0"/>
      <w:marRight w:val="0"/>
      <w:marTop w:val="0"/>
      <w:marBottom w:val="0"/>
      <w:divBdr>
        <w:top w:val="none" w:sz="0" w:space="0" w:color="auto"/>
        <w:left w:val="none" w:sz="0" w:space="0" w:color="auto"/>
        <w:bottom w:val="none" w:sz="0" w:space="0" w:color="auto"/>
        <w:right w:val="none" w:sz="0" w:space="0" w:color="auto"/>
      </w:divBdr>
      <w:divsChild>
        <w:div w:id="491915700">
          <w:marLeft w:val="0"/>
          <w:marRight w:val="0"/>
          <w:marTop w:val="0"/>
          <w:marBottom w:val="0"/>
          <w:divBdr>
            <w:top w:val="none" w:sz="0" w:space="0" w:color="auto"/>
            <w:left w:val="none" w:sz="0" w:space="0" w:color="auto"/>
            <w:bottom w:val="none" w:sz="0" w:space="0" w:color="auto"/>
            <w:right w:val="none" w:sz="0" w:space="0" w:color="auto"/>
          </w:divBdr>
          <w:divsChild>
            <w:div w:id="6680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4160">
      <w:bodyDiv w:val="1"/>
      <w:marLeft w:val="0"/>
      <w:marRight w:val="0"/>
      <w:marTop w:val="0"/>
      <w:marBottom w:val="0"/>
      <w:divBdr>
        <w:top w:val="none" w:sz="0" w:space="0" w:color="auto"/>
        <w:left w:val="none" w:sz="0" w:space="0" w:color="auto"/>
        <w:bottom w:val="none" w:sz="0" w:space="0" w:color="auto"/>
        <w:right w:val="none" w:sz="0" w:space="0" w:color="auto"/>
      </w:divBdr>
      <w:divsChild>
        <w:div w:id="931278853">
          <w:marLeft w:val="0"/>
          <w:marRight w:val="0"/>
          <w:marTop w:val="0"/>
          <w:marBottom w:val="0"/>
          <w:divBdr>
            <w:top w:val="none" w:sz="0" w:space="0" w:color="auto"/>
            <w:left w:val="none" w:sz="0" w:space="0" w:color="auto"/>
            <w:bottom w:val="none" w:sz="0" w:space="0" w:color="auto"/>
            <w:right w:val="none" w:sz="0" w:space="0" w:color="auto"/>
          </w:divBdr>
          <w:divsChild>
            <w:div w:id="1169517846">
              <w:marLeft w:val="0"/>
              <w:marRight w:val="0"/>
              <w:marTop w:val="0"/>
              <w:marBottom w:val="0"/>
              <w:divBdr>
                <w:top w:val="none" w:sz="0" w:space="0" w:color="auto"/>
                <w:left w:val="none" w:sz="0" w:space="0" w:color="auto"/>
                <w:bottom w:val="none" w:sz="0" w:space="0" w:color="auto"/>
                <w:right w:val="none" w:sz="0" w:space="0" w:color="auto"/>
              </w:divBdr>
            </w:div>
            <w:div w:id="73552955">
              <w:marLeft w:val="0"/>
              <w:marRight w:val="0"/>
              <w:marTop w:val="0"/>
              <w:marBottom w:val="0"/>
              <w:divBdr>
                <w:top w:val="none" w:sz="0" w:space="0" w:color="auto"/>
                <w:left w:val="none" w:sz="0" w:space="0" w:color="auto"/>
                <w:bottom w:val="none" w:sz="0" w:space="0" w:color="auto"/>
                <w:right w:val="none" w:sz="0" w:space="0" w:color="auto"/>
              </w:divBdr>
            </w:div>
            <w:div w:id="1866484216">
              <w:marLeft w:val="0"/>
              <w:marRight w:val="0"/>
              <w:marTop w:val="0"/>
              <w:marBottom w:val="0"/>
              <w:divBdr>
                <w:top w:val="none" w:sz="0" w:space="0" w:color="auto"/>
                <w:left w:val="none" w:sz="0" w:space="0" w:color="auto"/>
                <w:bottom w:val="none" w:sz="0" w:space="0" w:color="auto"/>
                <w:right w:val="none" w:sz="0" w:space="0" w:color="auto"/>
              </w:divBdr>
            </w:div>
            <w:div w:id="1206411686">
              <w:marLeft w:val="0"/>
              <w:marRight w:val="0"/>
              <w:marTop w:val="0"/>
              <w:marBottom w:val="0"/>
              <w:divBdr>
                <w:top w:val="none" w:sz="0" w:space="0" w:color="auto"/>
                <w:left w:val="none" w:sz="0" w:space="0" w:color="auto"/>
                <w:bottom w:val="none" w:sz="0" w:space="0" w:color="auto"/>
                <w:right w:val="none" w:sz="0" w:space="0" w:color="auto"/>
              </w:divBdr>
            </w:div>
            <w:div w:id="1344087082">
              <w:marLeft w:val="0"/>
              <w:marRight w:val="0"/>
              <w:marTop w:val="0"/>
              <w:marBottom w:val="0"/>
              <w:divBdr>
                <w:top w:val="none" w:sz="0" w:space="0" w:color="auto"/>
                <w:left w:val="none" w:sz="0" w:space="0" w:color="auto"/>
                <w:bottom w:val="none" w:sz="0" w:space="0" w:color="auto"/>
                <w:right w:val="none" w:sz="0" w:space="0" w:color="auto"/>
              </w:divBdr>
            </w:div>
            <w:div w:id="1983466372">
              <w:marLeft w:val="0"/>
              <w:marRight w:val="0"/>
              <w:marTop w:val="0"/>
              <w:marBottom w:val="0"/>
              <w:divBdr>
                <w:top w:val="none" w:sz="0" w:space="0" w:color="auto"/>
                <w:left w:val="none" w:sz="0" w:space="0" w:color="auto"/>
                <w:bottom w:val="none" w:sz="0" w:space="0" w:color="auto"/>
                <w:right w:val="none" w:sz="0" w:space="0" w:color="auto"/>
              </w:divBdr>
            </w:div>
            <w:div w:id="426006084">
              <w:marLeft w:val="0"/>
              <w:marRight w:val="0"/>
              <w:marTop w:val="0"/>
              <w:marBottom w:val="0"/>
              <w:divBdr>
                <w:top w:val="none" w:sz="0" w:space="0" w:color="auto"/>
                <w:left w:val="none" w:sz="0" w:space="0" w:color="auto"/>
                <w:bottom w:val="none" w:sz="0" w:space="0" w:color="auto"/>
                <w:right w:val="none" w:sz="0" w:space="0" w:color="auto"/>
              </w:divBdr>
            </w:div>
            <w:div w:id="194510909">
              <w:marLeft w:val="0"/>
              <w:marRight w:val="0"/>
              <w:marTop w:val="0"/>
              <w:marBottom w:val="0"/>
              <w:divBdr>
                <w:top w:val="none" w:sz="0" w:space="0" w:color="auto"/>
                <w:left w:val="none" w:sz="0" w:space="0" w:color="auto"/>
                <w:bottom w:val="none" w:sz="0" w:space="0" w:color="auto"/>
                <w:right w:val="none" w:sz="0" w:space="0" w:color="auto"/>
              </w:divBdr>
            </w:div>
            <w:div w:id="755321721">
              <w:marLeft w:val="0"/>
              <w:marRight w:val="0"/>
              <w:marTop w:val="0"/>
              <w:marBottom w:val="0"/>
              <w:divBdr>
                <w:top w:val="none" w:sz="0" w:space="0" w:color="auto"/>
                <w:left w:val="none" w:sz="0" w:space="0" w:color="auto"/>
                <w:bottom w:val="none" w:sz="0" w:space="0" w:color="auto"/>
                <w:right w:val="none" w:sz="0" w:space="0" w:color="auto"/>
              </w:divBdr>
            </w:div>
            <w:div w:id="2619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384">
      <w:bodyDiv w:val="1"/>
      <w:marLeft w:val="0"/>
      <w:marRight w:val="0"/>
      <w:marTop w:val="0"/>
      <w:marBottom w:val="0"/>
      <w:divBdr>
        <w:top w:val="none" w:sz="0" w:space="0" w:color="auto"/>
        <w:left w:val="none" w:sz="0" w:space="0" w:color="auto"/>
        <w:bottom w:val="none" w:sz="0" w:space="0" w:color="auto"/>
        <w:right w:val="none" w:sz="0" w:space="0" w:color="auto"/>
      </w:divBdr>
      <w:divsChild>
        <w:div w:id="401953473">
          <w:marLeft w:val="0"/>
          <w:marRight w:val="0"/>
          <w:marTop w:val="0"/>
          <w:marBottom w:val="0"/>
          <w:divBdr>
            <w:top w:val="none" w:sz="0" w:space="0" w:color="auto"/>
            <w:left w:val="none" w:sz="0" w:space="0" w:color="auto"/>
            <w:bottom w:val="none" w:sz="0" w:space="0" w:color="auto"/>
            <w:right w:val="none" w:sz="0" w:space="0" w:color="auto"/>
          </w:divBdr>
          <w:divsChild>
            <w:div w:id="845480755">
              <w:marLeft w:val="0"/>
              <w:marRight w:val="0"/>
              <w:marTop w:val="0"/>
              <w:marBottom w:val="0"/>
              <w:divBdr>
                <w:top w:val="none" w:sz="0" w:space="0" w:color="auto"/>
                <w:left w:val="none" w:sz="0" w:space="0" w:color="auto"/>
                <w:bottom w:val="none" w:sz="0" w:space="0" w:color="auto"/>
                <w:right w:val="none" w:sz="0" w:space="0" w:color="auto"/>
              </w:divBdr>
            </w:div>
            <w:div w:id="1391995923">
              <w:marLeft w:val="0"/>
              <w:marRight w:val="0"/>
              <w:marTop w:val="0"/>
              <w:marBottom w:val="0"/>
              <w:divBdr>
                <w:top w:val="none" w:sz="0" w:space="0" w:color="auto"/>
                <w:left w:val="none" w:sz="0" w:space="0" w:color="auto"/>
                <w:bottom w:val="none" w:sz="0" w:space="0" w:color="auto"/>
                <w:right w:val="none" w:sz="0" w:space="0" w:color="auto"/>
              </w:divBdr>
            </w:div>
            <w:div w:id="17212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70953">
      <w:bodyDiv w:val="1"/>
      <w:marLeft w:val="0"/>
      <w:marRight w:val="0"/>
      <w:marTop w:val="0"/>
      <w:marBottom w:val="0"/>
      <w:divBdr>
        <w:top w:val="none" w:sz="0" w:space="0" w:color="auto"/>
        <w:left w:val="none" w:sz="0" w:space="0" w:color="auto"/>
        <w:bottom w:val="none" w:sz="0" w:space="0" w:color="auto"/>
        <w:right w:val="none" w:sz="0" w:space="0" w:color="auto"/>
      </w:divBdr>
      <w:divsChild>
        <w:div w:id="1970549328">
          <w:marLeft w:val="0"/>
          <w:marRight w:val="0"/>
          <w:marTop w:val="0"/>
          <w:marBottom w:val="0"/>
          <w:divBdr>
            <w:top w:val="none" w:sz="0" w:space="0" w:color="auto"/>
            <w:left w:val="none" w:sz="0" w:space="0" w:color="auto"/>
            <w:bottom w:val="none" w:sz="0" w:space="0" w:color="auto"/>
            <w:right w:val="none" w:sz="0" w:space="0" w:color="auto"/>
          </w:divBdr>
          <w:divsChild>
            <w:div w:id="1387952050">
              <w:marLeft w:val="0"/>
              <w:marRight w:val="0"/>
              <w:marTop w:val="0"/>
              <w:marBottom w:val="0"/>
              <w:divBdr>
                <w:top w:val="none" w:sz="0" w:space="0" w:color="auto"/>
                <w:left w:val="none" w:sz="0" w:space="0" w:color="auto"/>
                <w:bottom w:val="none" w:sz="0" w:space="0" w:color="auto"/>
                <w:right w:val="none" w:sz="0" w:space="0" w:color="auto"/>
              </w:divBdr>
            </w:div>
            <w:div w:id="2586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50020">
      <w:bodyDiv w:val="1"/>
      <w:marLeft w:val="0"/>
      <w:marRight w:val="0"/>
      <w:marTop w:val="0"/>
      <w:marBottom w:val="0"/>
      <w:divBdr>
        <w:top w:val="none" w:sz="0" w:space="0" w:color="auto"/>
        <w:left w:val="none" w:sz="0" w:space="0" w:color="auto"/>
        <w:bottom w:val="none" w:sz="0" w:space="0" w:color="auto"/>
        <w:right w:val="none" w:sz="0" w:space="0" w:color="auto"/>
      </w:divBdr>
      <w:divsChild>
        <w:div w:id="1856580596">
          <w:marLeft w:val="0"/>
          <w:marRight w:val="0"/>
          <w:marTop w:val="0"/>
          <w:marBottom w:val="0"/>
          <w:divBdr>
            <w:top w:val="none" w:sz="0" w:space="0" w:color="auto"/>
            <w:left w:val="none" w:sz="0" w:space="0" w:color="auto"/>
            <w:bottom w:val="none" w:sz="0" w:space="0" w:color="auto"/>
            <w:right w:val="none" w:sz="0" w:space="0" w:color="auto"/>
          </w:divBdr>
          <w:divsChild>
            <w:div w:id="438765395">
              <w:marLeft w:val="0"/>
              <w:marRight w:val="0"/>
              <w:marTop w:val="0"/>
              <w:marBottom w:val="0"/>
              <w:divBdr>
                <w:top w:val="none" w:sz="0" w:space="0" w:color="auto"/>
                <w:left w:val="none" w:sz="0" w:space="0" w:color="auto"/>
                <w:bottom w:val="none" w:sz="0" w:space="0" w:color="auto"/>
                <w:right w:val="none" w:sz="0" w:space="0" w:color="auto"/>
              </w:divBdr>
            </w:div>
            <w:div w:id="331958681">
              <w:marLeft w:val="0"/>
              <w:marRight w:val="0"/>
              <w:marTop w:val="0"/>
              <w:marBottom w:val="0"/>
              <w:divBdr>
                <w:top w:val="none" w:sz="0" w:space="0" w:color="auto"/>
                <w:left w:val="none" w:sz="0" w:space="0" w:color="auto"/>
                <w:bottom w:val="none" w:sz="0" w:space="0" w:color="auto"/>
                <w:right w:val="none" w:sz="0" w:space="0" w:color="auto"/>
              </w:divBdr>
            </w:div>
            <w:div w:id="103619190">
              <w:marLeft w:val="0"/>
              <w:marRight w:val="0"/>
              <w:marTop w:val="0"/>
              <w:marBottom w:val="0"/>
              <w:divBdr>
                <w:top w:val="none" w:sz="0" w:space="0" w:color="auto"/>
                <w:left w:val="none" w:sz="0" w:space="0" w:color="auto"/>
                <w:bottom w:val="none" w:sz="0" w:space="0" w:color="auto"/>
                <w:right w:val="none" w:sz="0" w:space="0" w:color="auto"/>
              </w:divBdr>
            </w:div>
            <w:div w:id="1040787157">
              <w:marLeft w:val="0"/>
              <w:marRight w:val="0"/>
              <w:marTop w:val="0"/>
              <w:marBottom w:val="0"/>
              <w:divBdr>
                <w:top w:val="none" w:sz="0" w:space="0" w:color="auto"/>
                <w:left w:val="none" w:sz="0" w:space="0" w:color="auto"/>
                <w:bottom w:val="none" w:sz="0" w:space="0" w:color="auto"/>
                <w:right w:val="none" w:sz="0" w:space="0" w:color="auto"/>
              </w:divBdr>
            </w:div>
            <w:div w:id="15745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9669">
      <w:bodyDiv w:val="1"/>
      <w:marLeft w:val="0"/>
      <w:marRight w:val="0"/>
      <w:marTop w:val="0"/>
      <w:marBottom w:val="0"/>
      <w:divBdr>
        <w:top w:val="none" w:sz="0" w:space="0" w:color="auto"/>
        <w:left w:val="none" w:sz="0" w:space="0" w:color="auto"/>
        <w:bottom w:val="none" w:sz="0" w:space="0" w:color="auto"/>
        <w:right w:val="none" w:sz="0" w:space="0" w:color="auto"/>
      </w:divBdr>
    </w:div>
    <w:div w:id="1305312031">
      <w:bodyDiv w:val="1"/>
      <w:marLeft w:val="0"/>
      <w:marRight w:val="0"/>
      <w:marTop w:val="0"/>
      <w:marBottom w:val="0"/>
      <w:divBdr>
        <w:top w:val="none" w:sz="0" w:space="0" w:color="auto"/>
        <w:left w:val="none" w:sz="0" w:space="0" w:color="auto"/>
        <w:bottom w:val="none" w:sz="0" w:space="0" w:color="auto"/>
        <w:right w:val="none" w:sz="0" w:space="0" w:color="auto"/>
      </w:divBdr>
    </w:div>
    <w:div w:id="1306593405">
      <w:bodyDiv w:val="1"/>
      <w:marLeft w:val="0"/>
      <w:marRight w:val="0"/>
      <w:marTop w:val="0"/>
      <w:marBottom w:val="0"/>
      <w:divBdr>
        <w:top w:val="none" w:sz="0" w:space="0" w:color="auto"/>
        <w:left w:val="none" w:sz="0" w:space="0" w:color="auto"/>
        <w:bottom w:val="none" w:sz="0" w:space="0" w:color="auto"/>
        <w:right w:val="none" w:sz="0" w:space="0" w:color="auto"/>
      </w:divBdr>
      <w:divsChild>
        <w:div w:id="659697582">
          <w:marLeft w:val="0"/>
          <w:marRight w:val="0"/>
          <w:marTop w:val="0"/>
          <w:marBottom w:val="0"/>
          <w:divBdr>
            <w:top w:val="none" w:sz="0" w:space="0" w:color="auto"/>
            <w:left w:val="none" w:sz="0" w:space="0" w:color="auto"/>
            <w:bottom w:val="none" w:sz="0" w:space="0" w:color="auto"/>
            <w:right w:val="none" w:sz="0" w:space="0" w:color="auto"/>
          </w:divBdr>
          <w:divsChild>
            <w:div w:id="610210140">
              <w:marLeft w:val="0"/>
              <w:marRight w:val="0"/>
              <w:marTop w:val="0"/>
              <w:marBottom w:val="0"/>
              <w:divBdr>
                <w:top w:val="none" w:sz="0" w:space="0" w:color="auto"/>
                <w:left w:val="none" w:sz="0" w:space="0" w:color="auto"/>
                <w:bottom w:val="none" w:sz="0" w:space="0" w:color="auto"/>
                <w:right w:val="none" w:sz="0" w:space="0" w:color="auto"/>
              </w:divBdr>
            </w:div>
            <w:div w:id="2136218243">
              <w:marLeft w:val="0"/>
              <w:marRight w:val="0"/>
              <w:marTop w:val="0"/>
              <w:marBottom w:val="0"/>
              <w:divBdr>
                <w:top w:val="none" w:sz="0" w:space="0" w:color="auto"/>
                <w:left w:val="none" w:sz="0" w:space="0" w:color="auto"/>
                <w:bottom w:val="none" w:sz="0" w:space="0" w:color="auto"/>
                <w:right w:val="none" w:sz="0" w:space="0" w:color="auto"/>
              </w:divBdr>
            </w:div>
            <w:div w:id="759449195">
              <w:marLeft w:val="0"/>
              <w:marRight w:val="0"/>
              <w:marTop w:val="0"/>
              <w:marBottom w:val="0"/>
              <w:divBdr>
                <w:top w:val="none" w:sz="0" w:space="0" w:color="auto"/>
                <w:left w:val="none" w:sz="0" w:space="0" w:color="auto"/>
                <w:bottom w:val="none" w:sz="0" w:space="0" w:color="auto"/>
                <w:right w:val="none" w:sz="0" w:space="0" w:color="auto"/>
              </w:divBdr>
            </w:div>
            <w:div w:id="74591430">
              <w:marLeft w:val="0"/>
              <w:marRight w:val="0"/>
              <w:marTop w:val="0"/>
              <w:marBottom w:val="0"/>
              <w:divBdr>
                <w:top w:val="none" w:sz="0" w:space="0" w:color="auto"/>
                <w:left w:val="none" w:sz="0" w:space="0" w:color="auto"/>
                <w:bottom w:val="none" w:sz="0" w:space="0" w:color="auto"/>
                <w:right w:val="none" w:sz="0" w:space="0" w:color="auto"/>
              </w:divBdr>
            </w:div>
            <w:div w:id="913205554">
              <w:marLeft w:val="0"/>
              <w:marRight w:val="0"/>
              <w:marTop w:val="0"/>
              <w:marBottom w:val="0"/>
              <w:divBdr>
                <w:top w:val="none" w:sz="0" w:space="0" w:color="auto"/>
                <w:left w:val="none" w:sz="0" w:space="0" w:color="auto"/>
                <w:bottom w:val="none" w:sz="0" w:space="0" w:color="auto"/>
                <w:right w:val="none" w:sz="0" w:space="0" w:color="auto"/>
              </w:divBdr>
            </w:div>
            <w:div w:id="1293444657">
              <w:marLeft w:val="0"/>
              <w:marRight w:val="0"/>
              <w:marTop w:val="0"/>
              <w:marBottom w:val="0"/>
              <w:divBdr>
                <w:top w:val="none" w:sz="0" w:space="0" w:color="auto"/>
                <w:left w:val="none" w:sz="0" w:space="0" w:color="auto"/>
                <w:bottom w:val="none" w:sz="0" w:space="0" w:color="auto"/>
                <w:right w:val="none" w:sz="0" w:space="0" w:color="auto"/>
              </w:divBdr>
            </w:div>
            <w:div w:id="21380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51032">
      <w:bodyDiv w:val="1"/>
      <w:marLeft w:val="0"/>
      <w:marRight w:val="0"/>
      <w:marTop w:val="0"/>
      <w:marBottom w:val="0"/>
      <w:divBdr>
        <w:top w:val="none" w:sz="0" w:space="0" w:color="auto"/>
        <w:left w:val="none" w:sz="0" w:space="0" w:color="auto"/>
        <w:bottom w:val="none" w:sz="0" w:space="0" w:color="auto"/>
        <w:right w:val="none" w:sz="0" w:space="0" w:color="auto"/>
      </w:divBdr>
    </w:div>
    <w:div w:id="1314480808">
      <w:bodyDiv w:val="1"/>
      <w:marLeft w:val="0"/>
      <w:marRight w:val="0"/>
      <w:marTop w:val="0"/>
      <w:marBottom w:val="0"/>
      <w:divBdr>
        <w:top w:val="none" w:sz="0" w:space="0" w:color="auto"/>
        <w:left w:val="none" w:sz="0" w:space="0" w:color="auto"/>
        <w:bottom w:val="none" w:sz="0" w:space="0" w:color="auto"/>
        <w:right w:val="none" w:sz="0" w:space="0" w:color="auto"/>
      </w:divBdr>
      <w:divsChild>
        <w:div w:id="1596397835">
          <w:marLeft w:val="0"/>
          <w:marRight w:val="0"/>
          <w:marTop w:val="0"/>
          <w:marBottom w:val="0"/>
          <w:divBdr>
            <w:top w:val="none" w:sz="0" w:space="0" w:color="auto"/>
            <w:left w:val="none" w:sz="0" w:space="0" w:color="auto"/>
            <w:bottom w:val="none" w:sz="0" w:space="0" w:color="auto"/>
            <w:right w:val="none" w:sz="0" w:space="0" w:color="auto"/>
          </w:divBdr>
          <w:divsChild>
            <w:div w:id="1382636855">
              <w:marLeft w:val="0"/>
              <w:marRight w:val="0"/>
              <w:marTop w:val="0"/>
              <w:marBottom w:val="0"/>
              <w:divBdr>
                <w:top w:val="none" w:sz="0" w:space="0" w:color="auto"/>
                <w:left w:val="none" w:sz="0" w:space="0" w:color="auto"/>
                <w:bottom w:val="none" w:sz="0" w:space="0" w:color="auto"/>
                <w:right w:val="none" w:sz="0" w:space="0" w:color="auto"/>
              </w:divBdr>
            </w:div>
            <w:div w:id="7542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7844">
      <w:bodyDiv w:val="1"/>
      <w:marLeft w:val="0"/>
      <w:marRight w:val="0"/>
      <w:marTop w:val="0"/>
      <w:marBottom w:val="0"/>
      <w:divBdr>
        <w:top w:val="none" w:sz="0" w:space="0" w:color="auto"/>
        <w:left w:val="none" w:sz="0" w:space="0" w:color="auto"/>
        <w:bottom w:val="none" w:sz="0" w:space="0" w:color="auto"/>
        <w:right w:val="none" w:sz="0" w:space="0" w:color="auto"/>
      </w:divBdr>
    </w:div>
    <w:div w:id="1320384962">
      <w:bodyDiv w:val="1"/>
      <w:marLeft w:val="0"/>
      <w:marRight w:val="0"/>
      <w:marTop w:val="0"/>
      <w:marBottom w:val="0"/>
      <w:divBdr>
        <w:top w:val="none" w:sz="0" w:space="0" w:color="auto"/>
        <w:left w:val="none" w:sz="0" w:space="0" w:color="auto"/>
        <w:bottom w:val="none" w:sz="0" w:space="0" w:color="auto"/>
        <w:right w:val="none" w:sz="0" w:space="0" w:color="auto"/>
      </w:divBdr>
    </w:div>
    <w:div w:id="1329750928">
      <w:bodyDiv w:val="1"/>
      <w:marLeft w:val="0"/>
      <w:marRight w:val="0"/>
      <w:marTop w:val="0"/>
      <w:marBottom w:val="0"/>
      <w:divBdr>
        <w:top w:val="none" w:sz="0" w:space="0" w:color="auto"/>
        <w:left w:val="none" w:sz="0" w:space="0" w:color="auto"/>
        <w:bottom w:val="none" w:sz="0" w:space="0" w:color="auto"/>
        <w:right w:val="none" w:sz="0" w:space="0" w:color="auto"/>
      </w:divBdr>
    </w:div>
    <w:div w:id="1334339028">
      <w:bodyDiv w:val="1"/>
      <w:marLeft w:val="0"/>
      <w:marRight w:val="0"/>
      <w:marTop w:val="0"/>
      <w:marBottom w:val="0"/>
      <w:divBdr>
        <w:top w:val="none" w:sz="0" w:space="0" w:color="auto"/>
        <w:left w:val="none" w:sz="0" w:space="0" w:color="auto"/>
        <w:bottom w:val="none" w:sz="0" w:space="0" w:color="auto"/>
        <w:right w:val="none" w:sz="0" w:space="0" w:color="auto"/>
      </w:divBdr>
    </w:div>
    <w:div w:id="1360428197">
      <w:bodyDiv w:val="1"/>
      <w:marLeft w:val="0"/>
      <w:marRight w:val="0"/>
      <w:marTop w:val="0"/>
      <w:marBottom w:val="0"/>
      <w:divBdr>
        <w:top w:val="none" w:sz="0" w:space="0" w:color="auto"/>
        <w:left w:val="none" w:sz="0" w:space="0" w:color="auto"/>
        <w:bottom w:val="none" w:sz="0" w:space="0" w:color="auto"/>
        <w:right w:val="none" w:sz="0" w:space="0" w:color="auto"/>
      </w:divBdr>
      <w:divsChild>
        <w:div w:id="598441361">
          <w:marLeft w:val="0"/>
          <w:marRight w:val="0"/>
          <w:marTop w:val="0"/>
          <w:marBottom w:val="0"/>
          <w:divBdr>
            <w:top w:val="none" w:sz="0" w:space="0" w:color="auto"/>
            <w:left w:val="none" w:sz="0" w:space="0" w:color="auto"/>
            <w:bottom w:val="none" w:sz="0" w:space="0" w:color="auto"/>
            <w:right w:val="none" w:sz="0" w:space="0" w:color="auto"/>
          </w:divBdr>
          <w:divsChild>
            <w:div w:id="1121991891">
              <w:marLeft w:val="0"/>
              <w:marRight w:val="0"/>
              <w:marTop w:val="0"/>
              <w:marBottom w:val="0"/>
              <w:divBdr>
                <w:top w:val="none" w:sz="0" w:space="0" w:color="auto"/>
                <w:left w:val="none" w:sz="0" w:space="0" w:color="auto"/>
                <w:bottom w:val="none" w:sz="0" w:space="0" w:color="auto"/>
                <w:right w:val="none" w:sz="0" w:space="0" w:color="auto"/>
              </w:divBdr>
            </w:div>
            <w:div w:id="80837299">
              <w:marLeft w:val="0"/>
              <w:marRight w:val="0"/>
              <w:marTop w:val="0"/>
              <w:marBottom w:val="0"/>
              <w:divBdr>
                <w:top w:val="none" w:sz="0" w:space="0" w:color="auto"/>
                <w:left w:val="none" w:sz="0" w:space="0" w:color="auto"/>
                <w:bottom w:val="none" w:sz="0" w:space="0" w:color="auto"/>
                <w:right w:val="none" w:sz="0" w:space="0" w:color="auto"/>
              </w:divBdr>
            </w:div>
            <w:div w:id="124009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6935">
      <w:bodyDiv w:val="1"/>
      <w:marLeft w:val="0"/>
      <w:marRight w:val="0"/>
      <w:marTop w:val="0"/>
      <w:marBottom w:val="0"/>
      <w:divBdr>
        <w:top w:val="none" w:sz="0" w:space="0" w:color="auto"/>
        <w:left w:val="none" w:sz="0" w:space="0" w:color="auto"/>
        <w:bottom w:val="none" w:sz="0" w:space="0" w:color="auto"/>
        <w:right w:val="none" w:sz="0" w:space="0" w:color="auto"/>
      </w:divBdr>
      <w:divsChild>
        <w:div w:id="205877975">
          <w:marLeft w:val="0"/>
          <w:marRight w:val="0"/>
          <w:marTop w:val="0"/>
          <w:marBottom w:val="0"/>
          <w:divBdr>
            <w:top w:val="none" w:sz="0" w:space="0" w:color="auto"/>
            <w:left w:val="none" w:sz="0" w:space="0" w:color="auto"/>
            <w:bottom w:val="none" w:sz="0" w:space="0" w:color="auto"/>
            <w:right w:val="none" w:sz="0" w:space="0" w:color="auto"/>
          </w:divBdr>
          <w:divsChild>
            <w:div w:id="1043554293">
              <w:marLeft w:val="0"/>
              <w:marRight w:val="0"/>
              <w:marTop w:val="0"/>
              <w:marBottom w:val="0"/>
              <w:divBdr>
                <w:top w:val="none" w:sz="0" w:space="0" w:color="auto"/>
                <w:left w:val="none" w:sz="0" w:space="0" w:color="auto"/>
                <w:bottom w:val="none" w:sz="0" w:space="0" w:color="auto"/>
                <w:right w:val="none" w:sz="0" w:space="0" w:color="auto"/>
              </w:divBdr>
            </w:div>
            <w:div w:id="1820343219">
              <w:marLeft w:val="0"/>
              <w:marRight w:val="0"/>
              <w:marTop w:val="0"/>
              <w:marBottom w:val="0"/>
              <w:divBdr>
                <w:top w:val="none" w:sz="0" w:space="0" w:color="auto"/>
                <w:left w:val="none" w:sz="0" w:space="0" w:color="auto"/>
                <w:bottom w:val="none" w:sz="0" w:space="0" w:color="auto"/>
                <w:right w:val="none" w:sz="0" w:space="0" w:color="auto"/>
              </w:divBdr>
            </w:div>
            <w:div w:id="1482890220">
              <w:marLeft w:val="0"/>
              <w:marRight w:val="0"/>
              <w:marTop w:val="0"/>
              <w:marBottom w:val="0"/>
              <w:divBdr>
                <w:top w:val="none" w:sz="0" w:space="0" w:color="auto"/>
                <w:left w:val="none" w:sz="0" w:space="0" w:color="auto"/>
                <w:bottom w:val="none" w:sz="0" w:space="0" w:color="auto"/>
                <w:right w:val="none" w:sz="0" w:space="0" w:color="auto"/>
              </w:divBdr>
            </w:div>
            <w:div w:id="1199777651">
              <w:marLeft w:val="0"/>
              <w:marRight w:val="0"/>
              <w:marTop w:val="0"/>
              <w:marBottom w:val="0"/>
              <w:divBdr>
                <w:top w:val="none" w:sz="0" w:space="0" w:color="auto"/>
                <w:left w:val="none" w:sz="0" w:space="0" w:color="auto"/>
                <w:bottom w:val="none" w:sz="0" w:space="0" w:color="auto"/>
                <w:right w:val="none" w:sz="0" w:space="0" w:color="auto"/>
              </w:divBdr>
            </w:div>
            <w:div w:id="1857235414">
              <w:marLeft w:val="0"/>
              <w:marRight w:val="0"/>
              <w:marTop w:val="0"/>
              <w:marBottom w:val="0"/>
              <w:divBdr>
                <w:top w:val="none" w:sz="0" w:space="0" w:color="auto"/>
                <w:left w:val="none" w:sz="0" w:space="0" w:color="auto"/>
                <w:bottom w:val="none" w:sz="0" w:space="0" w:color="auto"/>
                <w:right w:val="none" w:sz="0" w:space="0" w:color="auto"/>
              </w:divBdr>
            </w:div>
            <w:div w:id="249241889">
              <w:marLeft w:val="0"/>
              <w:marRight w:val="0"/>
              <w:marTop w:val="0"/>
              <w:marBottom w:val="0"/>
              <w:divBdr>
                <w:top w:val="none" w:sz="0" w:space="0" w:color="auto"/>
                <w:left w:val="none" w:sz="0" w:space="0" w:color="auto"/>
                <w:bottom w:val="none" w:sz="0" w:space="0" w:color="auto"/>
                <w:right w:val="none" w:sz="0" w:space="0" w:color="auto"/>
              </w:divBdr>
            </w:div>
            <w:div w:id="289556307">
              <w:marLeft w:val="0"/>
              <w:marRight w:val="0"/>
              <w:marTop w:val="0"/>
              <w:marBottom w:val="0"/>
              <w:divBdr>
                <w:top w:val="none" w:sz="0" w:space="0" w:color="auto"/>
                <w:left w:val="none" w:sz="0" w:space="0" w:color="auto"/>
                <w:bottom w:val="none" w:sz="0" w:space="0" w:color="auto"/>
                <w:right w:val="none" w:sz="0" w:space="0" w:color="auto"/>
              </w:divBdr>
            </w:div>
            <w:div w:id="1765026973">
              <w:marLeft w:val="0"/>
              <w:marRight w:val="0"/>
              <w:marTop w:val="0"/>
              <w:marBottom w:val="0"/>
              <w:divBdr>
                <w:top w:val="none" w:sz="0" w:space="0" w:color="auto"/>
                <w:left w:val="none" w:sz="0" w:space="0" w:color="auto"/>
                <w:bottom w:val="none" w:sz="0" w:space="0" w:color="auto"/>
                <w:right w:val="none" w:sz="0" w:space="0" w:color="auto"/>
              </w:divBdr>
            </w:div>
            <w:div w:id="90785196">
              <w:marLeft w:val="0"/>
              <w:marRight w:val="0"/>
              <w:marTop w:val="0"/>
              <w:marBottom w:val="0"/>
              <w:divBdr>
                <w:top w:val="none" w:sz="0" w:space="0" w:color="auto"/>
                <w:left w:val="none" w:sz="0" w:space="0" w:color="auto"/>
                <w:bottom w:val="none" w:sz="0" w:space="0" w:color="auto"/>
                <w:right w:val="none" w:sz="0" w:space="0" w:color="auto"/>
              </w:divBdr>
            </w:div>
            <w:div w:id="1695695120">
              <w:marLeft w:val="0"/>
              <w:marRight w:val="0"/>
              <w:marTop w:val="0"/>
              <w:marBottom w:val="0"/>
              <w:divBdr>
                <w:top w:val="none" w:sz="0" w:space="0" w:color="auto"/>
                <w:left w:val="none" w:sz="0" w:space="0" w:color="auto"/>
                <w:bottom w:val="none" w:sz="0" w:space="0" w:color="auto"/>
                <w:right w:val="none" w:sz="0" w:space="0" w:color="auto"/>
              </w:divBdr>
            </w:div>
            <w:div w:id="583417326">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58478570">
              <w:marLeft w:val="0"/>
              <w:marRight w:val="0"/>
              <w:marTop w:val="0"/>
              <w:marBottom w:val="0"/>
              <w:divBdr>
                <w:top w:val="none" w:sz="0" w:space="0" w:color="auto"/>
                <w:left w:val="none" w:sz="0" w:space="0" w:color="auto"/>
                <w:bottom w:val="none" w:sz="0" w:space="0" w:color="auto"/>
                <w:right w:val="none" w:sz="0" w:space="0" w:color="auto"/>
              </w:divBdr>
            </w:div>
            <w:div w:id="1364289112">
              <w:marLeft w:val="0"/>
              <w:marRight w:val="0"/>
              <w:marTop w:val="0"/>
              <w:marBottom w:val="0"/>
              <w:divBdr>
                <w:top w:val="none" w:sz="0" w:space="0" w:color="auto"/>
                <w:left w:val="none" w:sz="0" w:space="0" w:color="auto"/>
                <w:bottom w:val="none" w:sz="0" w:space="0" w:color="auto"/>
                <w:right w:val="none" w:sz="0" w:space="0" w:color="auto"/>
              </w:divBdr>
            </w:div>
            <w:div w:id="1503666746">
              <w:marLeft w:val="0"/>
              <w:marRight w:val="0"/>
              <w:marTop w:val="0"/>
              <w:marBottom w:val="0"/>
              <w:divBdr>
                <w:top w:val="none" w:sz="0" w:space="0" w:color="auto"/>
                <w:left w:val="none" w:sz="0" w:space="0" w:color="auto"/>
                <w:bottom w:val="none" w:sz="0" w:space="0" w:color="auto"/>
                <w:right w:val="none" w:sz="0" w:space="0" w:color="auto"/>
              </w:divBdr>
            </w:div>
            <w:div w:id="196703380">
              <w:marLeft w:val="0"/>
              <w:marRight w:val="0"/>
              <w:marTop w:val="0"/>
              <w:marBottom w:val="0"/>
              <w:divBdr>
                <w:top w:val="none" w:sz="0" w:space="0" w:color="auto"/>
                <w:left w:val="none" w:sz="0" w:space="0" w:color="auto"/>
                <w:bottom w:val="none" w:sz="0" w:space="0" w:color="auto"/>
                <w:right w:val="none" w:sz="0" w:space="0" w:color="auto"/>
              </w:divBdr>
            </w:div>
            <w:div w:id="250968516">
              <w:marLeft w:val="0"/>
              <w:marRight w:val="0"/>
              <w:marTop w:val="0"/>
              <w:marBottom w:val="0"/>
              <w:divBdr>
                <w:top w:val="none" w:sz="0" w:space="0" w:color="auto"/>
                <w:left w:val="none" w:sz="0" w:space="0" w:color="auto"/>
                <w:bottom w:val="none" w:sz="0" w:space="0" w:color="auto"/>
                <w:right w:val="none" w:sz="0" w:space="0" w:color="auto"/>
              </w:divBdr>
            </w:div>
            <w:div w:id="277176620">
              <w:marLeft w:val="0"/>
              <w:marRight w:val="0"/>
              <w:marTop w:val="0"/>
              <w:marBottom w:val="0"/>
              <w:divBdr>
                <w:top w:val="none" w:sz="0" w:space="0" w:color="auto"/>
                <w:left w:val="none" w:sz="0" w:space="0" w:color="auto"/>
                <w:bottom w:val="none" w:sz="0" w:space="0" w:color="auto"/>
                <w:right w:val="none" w:sz="0" w:space="0" w:color="auto"/>
              </w:divBdr>
            </w:div>
            <w:div w:id="1918591101">
              <w:marLeft w:val="0"/>
              <w:marRight w:val="0"/>
              <w:marTop w:val="0"/>
              <w:marBottom w:val="0"/>
              <w:divBdr>
                <w:top w:val="none" w:sz="0" w:space="0" w:color="auto"/>
                <w:left w:val="none" w:sz="0" w:space="0" w:color="auto"/>
                <w:bottom w:val="none" w:sz="0" w:space="0" w:color="auto"/>
                <w:right w:val="none" w:sz="0" w:space="0" w:color="auto"/>
              </w:divBdr>
            </w:div>
            <w:div w:id="888029728">
              <w:marLeft w:val="0"/>
              <w:marRight w:val="0"/>
              <w:marTop w:val="0"/>
              <w:marBottom w:val="0"/>
              <w:divBdr>
                <w:top w:val="none" w:sz="0" w:space="0" w:color="auto"/>
                <w:left w:val="none" w:sz="0" w:space="0" w:color="auto"/>
                <w:bottom w:val="none" w:sz="0" w:space="0" w:color="auto"/>
                <w:right w:val="none" w:sz="0" w:space="0" w:color="auto"/>
              </w:divBdr>
            </w:div>
            <w:div w:id="1522619963">
              <w:marLeft w:val="0"/>
              <w:marRight w:val="0"/>
              <w:marTop w:val="0"/>
              <w:marBottom w:val="0"/>
              <w:divBdr>
                <w:top w:val="none" w:sz="0" w:space="0" w:color="auto"/>
                <w:left w:val="none" w:sz="0" w:space="0" w:color="auto"/>
                <w:bottom w:val="none" w:sz="0" w:space="0" w:color="auto"/>
                <w:right w:val="none" w:sz="0" w:space="0" w:color="auto"/>
              </w:divBdr>
            </w:div>
            <w:div w:id="1079864592">
              <w:marLeft w:val="0"/>
              <w:marRight w:val="0"/>
              <w:marTop w:val="0"/>
              <w:marBottom w:val="0"/>
              <w:divBdr>
                <w:top w:val="none" w:sz="0" w:space="0" w:color="auto"/>
                <w:left w:val="none" w:sz="0" w:space="0" w:color="auto"/>
                <w:bottom w:val="none" w:sz="0" w:space="0" w:color="auto"/>
                <w:right w:val="none" w:sz="0" w:space="0" w:color="auto"/>
              </w:divBdr>
            </w:div>
            <w:div w:id="531696847">
              <w:marLeft w:val="0"/>
              <w:marRight w:val="0"/>
              <w:marTop w:val="0"/>
              <w:marBottom w:val="0"/>
              <w:divBdr>
                <w:top w:val="none" w:sz="0" w:space="0" w:color="auto"/>
                <w:left w:val="none" w:sz="0" w:space="0" w:color="auto"/>
                <w:bottom w:val="none" w:sz="0" w:space="0" w:color="auto"/>
                <w:right w:val="none" w:sz="0" w:space="0" w:color="auto"/>
              </w:divBdr>
            </w:div>
            <w:div w:id="1832215764">
              <w:marLeft w:val="0"/>
              <w:marRight w:val="0"/>
              <w:marTop w:val="0"/>
              <w:marBottom w:val="0"/>
              <w:divBdr>
                <w:top w:val="none" w:sz="0" w:space="0" w:color="auto"/>
                <w:left w:val="none" w:sz="0" w:space="0" w:color="auto"/>
                <w:bottom w:val="none" w:sz="0" w:space="0" w:color="auto"/>
                <w:right w:val="none" w:sz="0" w:space="0" w:color="auto"/>
              </w:divBdr>
            </w:div>
            <w:div w:id="1316110734">
              <w:marLeft w:val="0"/>
              <w:marRight w:val="0"/>
              <w:marTop w:val="0"/>
              <w:marBottom w:val="0"/>
              <w:divBdr>
                <w:top w:val="none" w:sz="0" w:space="0" w:color="auto"/>
                <w:left w:val="none" w:sz="0" w:space="0" w:color="auto"/>
                <w:bottom w:val="none" w:sz="0" w:space="0" w:color="auto"/>
                <w:right w:val="none" w:sz="0" w:space="0" w:color="auto"/>
              </w:divBdr>
            </w:div>
            <w:div w:id="31198464">
              <w:marLeft w:val="0"/>
              <w:marRight w:val="0"/>
              <w:marTop w:val="0"/>
              <w:marBottom w:val="0"/>
              <w:divBdr>
                <w:top w:val="none" w:sz="0" w:space="0" w:color="auto"/>
                <w:left w:val="none" w:sz="0" w:space="0" w:color="auto"/>
                <w:bottom w:val="none" w:sz="0" w:space="0" w:color="auto"/>
                <w:right w:val="none" w:sz="0" w:space="0" w:color="auto"/>
              </w:divBdr>
            </w:div>
            <w:div w:id="1227035352">
              <w:marLeft w:val="0"/>
              <w:marRight w:val="0"/>
              <w:marTop w:val="0"/>
              <w:marBottom w:val="0"/>
              <w:divBdr>
                <w:top w:val="none" w:sz="0" w:space="0" w:color="auto"/>
                <w:left w:val="none" w:sz="0" w:space="0" w:color="auto"/>
                <w:bottom w:val="none" w:sz="0" w:space="0" w:color="auto"/>
                <w:right w:val="none" w:sz="0" w:space="0" w:color="auto"/>
              </w:divBdr>
            </w:div>
            <w:div w:id="85155926">
              <w:marLeft w:val="0"/>
              <w:marRight w:val="0"/>
              <w:marTop w:val="0"/>
              <w:marBottom w:val="0"/>
              <w:divBdr>
                <w:top w:val="none" w:sz="0" w:space="0" w:color="auto"/>
                <w:left w:val="none" w:sz="0" w:space="0" w:color="auto"/>
                <w:bottom w:val="none" w:sz="0" w:space="0" w:color="auto"/>
                <w:right w:val="none" w:sz="0" w:space="0" w:color="auto"/>
              </w:divBdr>
            </w:div>
            <w:div w:id="1620408010">
              <w:marLeft w:val="0"/>
              <w:marRight w:val="0"/>
              <w:marTop w:val="0"/>
              <w:marBottom w:val="0"/>
              <w:divBdr>
                <w:top w:val="none" w:sz="0" w:space="0" w:color="auto"/>
                <w:left w:val="none" w:sz="0" w:space="0" w:color="auto"/>
                <w:bottom w:val="none" w:sz="0" w:space="0" w:color="auto"/>
                <w:right w:val="none" w:sz="0" w:space="0" w:color="auto"/>
              </w:divBdr>
            </w:div>
            <w:div w:id="1544559208">
              <w:marLeft w:val="0"/>
              <w:marRight w:val="0"/>
              <w:marTop w:val="0"/>
              <w:marBottom w:val="0"/>
              <w:divBdr>
                <w:top w:val="none" w:sz="0" w:space="0" w:color="auto"/>
                <w:left w:val="none" w:sz="0" w:space="0" w:color="auto"/>
                <w:bottom w:val="none" w:sz="0" w:space="0" w:color="auto"/>
                <w:right w:val="none" w:sz="0" w:space="0" w:color="auto"/>
              </w:divBdr>
            </w:div>
            <w:div w:id="593981388">
              <w:marLeft w:val="0"/>
              <w:marRight w:val="0"/>
              <w:marTop w:val="0"/>
              <w:marBottom w:val="0"/>
              <w:divBdr>
                <w:top w:val="none" w:sz="0" w:space="0" w:color="auto"/>
                <w:left w:val="none" w:sz="0" w:space="0" w:color="auto"/>
                <w:bottom w:val="none" w:sz="0" w:space="0" w:color="auto"/>
                <w:right w:val="none" w:sz="0" w:space="0" w:color="auto"/>
              </w:divBdr>
            </w:div>
            <w:div w:id="104470592">
              <w:marLeft w:val="0"/>
              <w:marRight w:val="0"/>
              <w:marTop w:val="0"/>
              <w:marBottom w:val="0"/>
              <w:divBdr>
                <w:top w:val="none" w:sz="0" w:space="0" w:color="auto"/>
                <w:left w:val="none" w:sz="0" w:space="0" w:color="auto"/>
                <w:bottom w:val="none" w:sz="0" w:space="0" w:color="auto"/>
                <w:right w:val="none" w:sz="0" w:space="0" w:color="auto"/>
              </w:divBdr>
            </w:div>
            <w:div w:id="1887371893">
              <w:marLeft w:val="0"/>
              <w:marRight w:val="0"/>
              <w:marTop w:val="0"/>
              <w:marBottom w:val="0"/>
              <w:divBdr>
                <w:top w:val="none" w:sz="0" w:space="0" w:color="auto"/>
                <w:left w:val="none" w:sz="0" w:space="0" w:color="auto"/>
                <w:bottom w:val="none" w:sz="0" w:space="0" w:color="auto"/>
                <w:right w:val="none" w:sz="0" w:space="0" w:color="auto"/>
              </w:divBdr>
            </w:div>
            <w:div w:id="1043557404">
              <w:marLeft w:val="0"/>
              <w:marRight w:val="0"/>
              <w:marTop w:val="0"/>
              <w:marBottom w:val="0"/>
              <w:divBdr>
                <w:top w:val="none" w:sz="0" w:space="0" w:color="auto"/>
                <w:left w:val="none" w:sz="0" w:space="0" w:color="auto"/>
                <w:bottom w:val="none" w:sz="0" w:space="0" w:color="auto"/>
                <w:right w:val="none" w:sz="0" w:space="0" w:color="auto"/>
              </w:divBdr>
            </w:div>
            <w:div w:id="279381474">
              <w:marLeft w:val="0"/>
              <w:marRight w:val="0"/>
              <w:marTop w:val="0"/>
              <w:marBottom w:val="0"/>
              <w:divBdr>
                <w:top w:val="none" w:sz="0" w:space="0" w:color="auto"/>
                <w:left w:val="none" w:sz="0" w:space="0" w:color="auto"/>
                <w:bottom w:val="none" w:sz="0" w:space="0" w:color="auto"/>
                <w:right w:val="none" w:sz="0" w:space="0" w:color="auto"/>
              </w:divBdr>
            </w:div>
            <w:div w:id="1236432082">
              <w:marLeft w:val="0"/>
              <w:marRight w:val="0"/>
              <w:marTop w:val="0"/>
              <w:marBottom w:val="0"/>
              <w:divBdr>
                <w:top w:val="none" w:sz="0" w:space="0" w:color="auto"/>
                <w:left w:val="none" w:sz="0" w:space="0" w:color="auto"/>
                <w:bottom w:val="none" w:sz="0" w:space="0" w:color="auto"/>
                <w:right w:val="none" w:sz="0" w:space="0" w:color="auto"/>
              </w:divBdr>
            </w:div>
            <w:div w:id="1169711683">
              <w:marLeft w:val="0"/>
              <w:marRight w:val="0"/>
              <w:marTop w:val="0"/>
              <w:marBottom w:val="0"/>
              <w:divBdr>
                <w:top w:val="none" w:sz="0" w:space="0" w:color="auto"/>
                <w:left w:val="none" w:sz="0" w:space="0" w:color="auto"/>
                <w:bottom w:val="none" w:sz="0" w:space="0" w:color="auto"/>
                <w:right w:val="none" w:sz="0" w:space="0" w:color="auto"/>
              </w:divBdr>
            </w:div>
            <w:div w:id="1068574802">
              <w:marLeft w:val="0"/>
              <w:marRight w:val="0"/>
              <w:marTop w:val="0"/>
              <w:marBottom w:val="0"/>
              <w:divBdr>
                <w:top w:val="none" w:sz="0" w:space="0" w:color="auto"/>
                <w:left w:val="none" w:sz="0" w:space="0" w:color="auto"/>
                <w:bottom w:val="none" w:sz="0" w:space="0" w:color="auto"/>
                <w:right w:val="none" w:sz="0" w:space="0" w:color="auto"/>
              </w:divBdr>
            </w:div>
            <w:div w:id="1966232729">
              <w:marLeft w:val="0"/>
              <w:marRight w:val="0"/>
              <w:marTop w:val="0"/>
              <w:marBottom w:val="0"/>
              <w:divBdr>
                <w:top w:val="none" w:sz="0" w:space="0" w:color="auto"/>
                <w:left w:val="none" w:sz="0" w:space="0" w:color="auto"/>
                <w:bottom w:val="none" w:sz="0" w:space="0" w:color="auto"/>
                <w:right w:val="none" w:sz="0" w:space="0" w:color="auto"/>
              </w:divBdr>
            </w:div>
            <w:div w:id="184372180">
              <w:marLeft w:val="0"/>
              <w:marRight w:val="0"/>
              <w:marTop w:val="0"/>
              <w:marBottom w:val="0"/>
              <w:divBdr>
                <w:top w:val="none" w:sz="0" w:space="0" w:color="auto"/>
                <w:left w:val="none" w:sz="0" w:space="0" w:color="auto"/>
                <w:bottom w:val="none" w:sz="0" w:space="0" w:color="auto"/>
                <w:right w:val="none" w:sz="0" w:space="0" w:color="auto"/>
              </w:divBdr>
            </w:div>
            <w:div w:id="584415331">
              <w:marLeft w:val="0"/>
              <w:marRight w:val="0"/>
              <w:marTop w:val="0"/>
              <w:marBottom w:val="0"/>
              <w:divBdr>
                <w:top w:val="none" w:sz="0" w:space="0" w:color="auto"/>
                <w:left w:val="none" w:sz="0" w:space="0" w:color="auto"/>
                <w:bottom w:val="none" w:sz="0" w:space="0" w:color="auto"/>
                <w:right w:val="none" w:sz="0" w:space="0" w:color="auto"/>
              </w:divBdr>
            </w:div>
            <w:div w:id="746876126">
              <w:marLeft w:val="0"/>
              <w:marRight w:val="0"/>
              <w:marTop w:val="0"/>
              <w:marBottom w:val="0"/>
              <w:divBdr>
                <w:top w:val="none" w:sz="0" w:space="0" w:color="auto"/>
                <w:left w:val="none" w:sz="0" w:space="0" w:color="auto"/>
                <w:bottom w:val="none" w:sz="0" w:space="0" w:color="auto"/>
                <w:right w:val="none" w:sz="0" w:space="0" w:color="auto"/>
              </w:divBdr>
            </w:div>
            <w:div w:id="557395593">
              <w:marLeft w:val="0"/>
              <w:marRight w:val="0"/>
              <w:marTop w:val="0"/>
              <w:marBottom w:val="0"/>
              <w:divBdr>
                <w:top w:val="none" w:sz="0" w:space="0" w:color="auto"/>
                <w:left w:val="none" w:sz="0" w:space="0" w:color="auto"/>
                <w:bottom w:val="none" w:sz="0" w:space="0" w:color="auto"/>
                <w:right w:val="none" w:sz="0" w:space="0" w:color="auto"/>
              </w:divBdr>
            </w:div>
            <w:div w:id="1265653274">
              <w:marLeft w:val="0"/>
              <w:marRight w:val="0"/>
              <w:marTop w:val="0"/>
              <w:marBottom w:val="0"/>
              <w:divBdr>
                <w:top w:val="none" w:sz="0" w:space="0" w:color="auto"/>
                <w:left w:val="none" w:sz="0" w:space="0" w:color="auto"/>
                <w:bottom w:val="none" w:sz="0" w:space="0" w:color="auto"/>
                <w:right w:val="none" w:sz="0" w:space="0" w:color="auto"/>
              </w:divBdr>
            </w:div>
            <w:div w:id="1168787815">
              <w:marLeft w:val="0"/>
              <w:marRight w:val="0"/>
              <w:marTop w:val="0"/>
              <w:marBottom w:val="0"/>
              <w:divBdr>
                <w:top w:val="none" w:sz="0" w:space="0" w:color="auto"/>
                <w:left w:val="none" w:sz="0" w:space="0" w:color="auto"/>
                <w:bottom w:val="none" w:sz="0" w:space="0" w:color="auto"/>
                <w:right w:val="none" w:sz="0" w:space="0" w:color="auto"/>
              </w:divBdr>
            </w:div>
            <w:div w:id="378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6245">
      <w:bodyDiv w:val="1"/>
      <w:marLeft w:val="0"/>
      <w:marRight w:val="0"/>
      <w:marTop w:val="0"/>
      <w:marBottom w:val="0"/>
      <w:divBdr>
        <w:top w:val="none" w:sz="0" w:space="0" w:color="auto"/>
        <w:left w:val="none" w:sz="0" w:space="0" w:color="auto"/>
        <w:bottom w:val="none" w:sz="0" w:space="0" w:color="auto"/>
        <w:right w:val="none" w:sz="0" w:space="0" w:color="auto"/>
      </w:divBdr>
      <w:divsChild>
        <w:div w:id="413236145">
          <w:marLeft w:val="0"/>
          <w:marRight w:val="0"/>
          <w:marTop w:val="0"/>
          <w:marBottom w:val="0"/>
          <w:divBdr>
            <w:top w:val="none" w:sz="0" w:space="0" w:color="auto"/>
            <w:left w:val="none" w:sz="0" w:space="0" w:color="auto"/>
            <w:bottom w:val="none" w:sz="0" w:space="0" w:color="auto"/>
            <w:right w:val="none" w:sz="0" w:space="0" w:color="auto"/>
          </w:divBdr>
          <w:divsChild>
            <w:div w:id="1398628125">
              <w:marLeft w:val="0"/>
              <w:marRight w:val="0"/>
              <w:marTop w:val="0"/>
              <w:marBottom w:val="0"/>
              <w:divBdr>
                <w:top w:val="none" w:sz="0" w:space="0" w:color="auto"/>
                <w:left w:val="none" w:sz="0" w:space="0" w:color="auto"/>
                <w:bottom w:val="none" w:sz="0" w:space="0" w:color="auto"/>
                <w:right w:val="none" w:sz="0" w:space="0" w:color="auto"/>
              </w:divBdr>
            </w:div>
            <w:div w:id="466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4374">
      <w:bodyDiv w:val="1"/>
      <w:marLeft w:val="0"/>
      <w:marRight w:val="0"/>
      <w:marTop w:val="0"/>
      <w:marBottom w:val="0"/>
      <w:divBdr>
        <w:top w:val="none" w:sz="0" w:space="0" w:color="auto"/>
        <w:left w:val="none" w:sz="0" w:space="0" w:color="auto"/>
        <w:bottom w:val="none" w:sz="0" w:space="0" w:color="auto"/>
        <w:right w:val="none" w:sz="0" w:space="0" w:color="auto"/>
      </w:divBdr>
      <w:divsChild>
        <w:div w:id="657195320">
          <w:marLeft w:val="0"/>
          <w:marRight w:val="0"/>
          <w:marTop w:val="0"/>
          <w:marBottom w:val="0"/>
          <w:divBdr>
            <w:top w:val="none" w:sz="0" w:space="0" w:color="auto"/>
            <w:left w:val="none" w:sz="0" w:space="0" w:color="auto"/>
            <w:bottom w:val="none" w:sz="0" w:space="0" w:color="auto"/>
            <w:right w:val="none" w:sz="0" w:space="0" w:color="auto"/>
          </w:divBdr>
          <w:divsChild>
            <w:div w:id="1660385956">
              <w:marLeft w:val="0"/>
              <w:marRight w:val="0"/>
              <w:marTop w:val="0"/>
              <w:marBottom w:val="0"/>
              <w:divBdr>
                <w:top w:val="none" w:sz="0" w:space="0" w:color="auto"/>
                <w:left w:val="none" w:sz="0" w:space="0" w:color="auto"/>
                <w:bottom w:val="none" w:sz="0" w:space="0" w:color="auto"/>
                <w:right w:val="none" w:sz="0" w:space="0" w:color="auto"/>
              </w:divBdr>
            </w:div>
            <w:div w:id="160050457">
              <w:marLeft w:val="0"/>
              <w:marRight w:val="0"/>
              <w:marTop w:val="0"/>
              <w:marBottom w:val="0"/>
              <w:divBdr>
                <w:top w:val="none" w:sz="0" w:space="0" w:color="auto"/>
                <w:left w:val="none" w:sz="0" w:space="0" w:color="auto"/>
                <w:bottom w:val="none" w:sz="0" w:space="0" w:color="auto"/>
                <w:right w:val="none" w:sz="0" w:space="0" w:color="auto"/>
              </w:divBdr>
            </w:div>
            <w:div w:id="1003899291">
              <w:marLeft w:val="0"/>
              <w:marRight w:val="0"/>
              <w:marTop w:val="0"/>
              <w:marBottom w:val="0"/>
              <w:divBdr>
                <w:top w:val="none" w:sz="0" w:space="0" w:color="auto"/>
                <w:left w:val="none" w:sz="0" w:space="0" w:color="auto"/>
                <w:bottom w:val="none" w:sz="0" w:space="0" w:color="auto"/>
                <w:right w:val="none" w:sz="0" w:space="0" w:color="auto"/>
              </w:divBdr>
            </w:div>
            <w:div w:id="1618367666">
              <w:marLeft w:val="0"/>
              <w:marRight w:val="0"/>
              <w:marTop w:val="0"/>
              <w:marBottom w:val="0"/>
              <w:divBdr>
                <w:top w:val="none" w:sz="0" w:space="0" w:color="auto"/>
                <w:left w:val="none" w:sz="0" w:space="0" w:color="auto"/>
                <w:bottom w:val="none" w:sz="0" w:space="0" w:color="auto"/>
                <w:right w:val="none" w:sz="0" w:space="0" w:color="auto"/>
              </w:divBdr>
            </w:div>
            <w:div w:id="1629702054">
              <w:marLeft w:val="0"/>
              <w:marRight w:val="0"/>
              <w:marTop w:val="0"/>
              <w:marBottom w:val="0"/>
              <w:divBdr>
                <w:top w:val="none" w:sz="0" w:space="0" w:color="auto"/>
                <w:left w:val="none" w:sz="0" w:space="0" w:color="auto"/>
                <w:bottom w:val="none" w:sz="0" w:space="0" w:color="auto"/>
                <w:right w:val="none" w:sz="0" w:space="0" w:color="auto"/>
              </w:divBdr>
            </w:div>
            <w:div w:id="974601843">
              <w:marLeft w:val="0"/>
              <w:marRight w:val="0"/>
              <w:marTop w:val="0"/>
              <w:marBottom w:val="0"/>
              <w:divBdr>
                <w:top w:val="none" w:sz="0" w:space="0" w:color="auto"/>
                <w:left w:val="none" w:sz="0" w:space="0" w:color="auto"/>
                <w:bottom w:val="none" w:sz="0" w:space="0" w:color="auto"/>
                <w:right w:val="none" w:sz="0" w:space="0" w:color="auto"/>
              </w:divBdr>
            </w:div>
            <w:div w:id="1696689705">
              <w:marLeft w:val="0"/>
              <w:marRight w:val="0"/>
              <w:marTop w:val="0"/>
              <w:marBottom w:val="0"/>
              <w:divBdr>
                <w:top w:val="none" w:sz="0" w:space="0" w:color="auto"/>
                <w:left w:val="none" w:sz="0" w:space="0" w:color="auto"/>
                <w:bottom w:val="none" w:sz="0" w:space="0" w:color="auto"/>
                <w:right w:val="none" w:sz="0" w:space="0" w:color="auto"/>
              </w:divBdr>
            </w:div>
            <w:div w:id="1440948899">
              <w:marLeft w:val="0"/>
              <w:marRight w:val="0"/>
              <w:marTop w:val="0"/>
              <w:marBottom w:val="0"/>
              <w:divBdr>
                <w:top w:val="none" w:sz="0" w:space="0" w:color="auto"/>
                <w:left w:val="none" w:sz="0" w:space="0" w:color="auto"/>
                <w:bottom w:val="none" w:sz="0" w:space="0" w:color="auto"/>
                <w:right w:val="none" w:sz="0" w:space="0" w:color="auto"/>
              </w:divBdr>
            </w:div>
            <w:div w:id="1319767633">
              <w:marLeft w:val="0"/>
              <w:marRight w:val="0"/>
              <w:marTop w:val="0"/>
              <w:marBottom w:val="0"/>
              <w:divBdr>
                <w:top w:val="none" w:sz="0" w:space="0" w:color="auto"/>
                <w:left w:val="none" w:sz="0" w:space="0" w:color="auto"/>
                <w:bottom w:val="none" w:sz="0" w:space="0" w:color="auto"/>
                <w:right w:val="none" w:sz="0" w:space="0" w:color="auto"/>
              </w:divBdr>
            </w:div>
            <w:div w:id="1214460004">
              <w:marLeft w:val="0"/>
              <w:marRight w:val="0"/>
              <w:marTop w:val="0"/>
              <w:marBottom w:val="0"/>
              <w:divBdr>
                <w:top w:val="none" w:sz="0" w:space="0" w:color="auto"/>
                <w:left w:val="none" w:sz="0" w:space="0" w:color="auto"/>
                <w:bottom w:val="none" w:sz="0" w:space="0" w:color="auto"/>
                <w:right w:val="none" w:sz="0" w:space="0" w:color="auto"/>
              </w:divBdr>
            </w:div>
            <w:div w:id="54092022">
              <w:marLeft w:val="0"/>
              <w:marRight w:val="0"/>
              <w:marTop w:val="0"/>
              <w:marBottom w:val="0"/>
              <w:divBdr>
                <w:top w:val="none" w:sz="0" w:space="0" w:color="auto"/>
                <w:left w:val="none" w:sz="0" w:space="0" w:color="auto"/>
                <w:bottom w:val="none" w:sz="0" w:space="0" w:color="auto"/>
                <w:right w:val="none" w:sz="0" w:space="0" w:color="auto"/>
              </w:divBdr>
            </w:div>
            <w:div w:id="1848905738">
              <w:marLeft w:val="0"/>
              <w:marRight w:val="0"/>
              <w:marTop w:val="0"/>
              <w:marBottom w:val="0"/>
              <w:divBdr>
                <w:top w:val="none" w:sz="0" w:space="0" w:color="auto"/>
                <w:left w:val="none" w:sz="0" w:space="0" w:color="auto"/>
                <w:bottom w:val="none" w:sz="0" w:space="0" w:color="auto"/>
                <w:right w:val="none" w:sz="0" w:space="0" w:color="auto"/>
              </w:divBdr>
            </w:div>
            <w:div w:id="1376656075">
              <w:marLeft w:val="0"/>
              <w:marRight w:val="0"/>
              <w:marTop w:val="0"/>
              <w:marBottom w:val="0"/>
              <w:divBdr>
                <w:top w:val="none" w:sz="0" w:space="0" w:color="auto"/>
                <w:left w:val="none" w:sz="0" w:space="0" w:color="auto"/>
                <w:bottom w:val="none" w:sz="0" w:space="0" w:color="auto"/>
                <w:right w:val="none" w:sz="0" w:space="0" w:color="auto"/>
              </w:divBdr>
            </w:div>
            <w:div w:id="1527253515">
              <w:marLeft w:val="0"/>
              <w:marRight w:val="0"/>
              <w:marTop w:val="0"/>
              <w:marBottom w:val="0"/>
              <w:divBdr>
                <w:top w:val="none" w:sz="0" w:space="0" w:color="auto"/>
                <w:left w:val="none" w:sz="0" w:space="0" w:color="auto"/>
                <w:bottom w:val="none" w:sz="0" w:space="0" w:color="auto"/>
                <w:right w:val="none" w:sz="0" w:space="0" w:color="auto"/>
              </w:divBdr>
            </w:div>
            <w:div w:id="1609387983">
              <w:marLeft w:val="0"/>
              <w:marRight w:val="0"/>
              <w:marTop w:val="0"/>
              <w:marBottom w:val="0"/>
              <w:divBdr>
                <w:top w:val="none" w:sz="0" w:space="0" w:color="auto"/>
                <w:left w:val="none" w:sz="0" w:space="0" w:color="auto"/>
                <w:bottom w:val="none" w:sz="0" w:space="0" w:color="auto"/>
                <w:right w:val="none" w:sz="0" w:space="0" w:color="auto"/>
              </w:divBdr>
            </w:div>
            <w:div w:id="1157839546">
              <w:marLeft w:val="0"/>
              <w:marRight w:val="0"/>
              <w:marTop w:val="0"/>
              <w:marBottom w:val="0"/>
              <w:divBdr>
                <w:top w:val="none" w:sz="0" w:space="0" w:color="auto"/>
                <w:left w:val="none" w:sz="0" w:space="0" w:color="auto"/>
                <w:bottom w:val="none" w:sz="0" w:space="0" w:color="auto"/>
                <w:right w:val="none" w:sz="0" w:space="0" w:color="auto"/>
              </w:divBdr>
            </w:div>
            <w:div w:id="452864826">
              <w:marLeft w:val="0"/>
              <w:marRight w:val="0"/>
              <w:marTop w:val="0"/>
              <w:marBottom w:val="0"/>
              <w:divBdr>
                <w:top w:val="none" w:sz="0" w:space="0" w:color="auto"/>
                <w:left w:val="none" w:sz="0" w:space="0" w:color="auto"/>
                <w:bottom w:val="none" w:sz="0" w:space="0" w:color="auto"/>
                <w:right w:val="none" w:sz="0" w:space="0" w:color="auto"/>
              </w:divBdr>
            </w:div>
            <w:div w:id="1507944666">
              <w:marLeft w:val="0"/>
              <w:marRight w:val="0"/>
              <w:marTop w:val="0"/>
              <w:marBottom w:val="0"/>
              <w:divBdr>
                <w:top w:val="none" w:sz="0" w:space="0" w:color="auto"/>
                <w:left w:val="none" w:sz="0" w:space="0" w:color="auto"/>
                <w:bottom w:val="none" w:sz="0" w:space="0" w:color="auto"/>
                <w:right w:val="none" w:sz="0" w:space="0" w:color="auto"/>
              </w:divBdr>
            </w:div>
            <w:div w:id="547257085">
              <w:marLeft w:val="0"/>
              <w:marRight w:val="0"/>
              <w:marTop w:val="0"/>
              <w:marBottom w:val="0"/>
              <w:divBdr>
                <w:top w:val="none" w:sz="0" w:space="0" w:color="auto"/>
                <w:left w:val="none" w:sz="0" w:space="0" w:color="auto"/>
                <w:bottom w:val="none" w:sz="0" w:space="0" w:color="auto"/>
                <w:right w:val="none" w:sz="0" w:space="0" w:color="auto"/>
              </w:divBdr>
            </w:div>
            <w:div w:id="1731029055">
              <w:marLeft w:val="0"/>
              <w:marRight w:val="0"/>
              <w:marTop w:val="0"/>
              <w:marBottom w:val="0"/>
              <w:divBdr>
                <w:top w:val="none" w:sz="0" w:space="0" w:color="auto"/>
                <w:left w:val="none" w:sz="0" w:space="0" w:color="auto"/>
                <w:bottom w:val="none" w:sz="0" w:space="0" w:color="auto"/>
                <w:right w:val="none" w:sz="0" w:space="0" w:color="auto"/>
              </w:divBdr>
            </w:div>
            <w:div w:id="1500731434">
              <w:marLeft w:val="0"/>
              <w:marRight w:val="0"/>
              <w:marTop w:val="0"/>
              <w:marBottom w:val="0"/>
              <w:divBdr>
                <w:top w:val="none" w:sz="0" w:space="0" w:color="auto"/>
                <w:left w:val="none" w:sz="0" w:space="0" w:color="auto"/>
                <w:bottom w:val="none" w:sz="0" w:space="0" w:color="auto"/>
                <w:right w:val="none" w:sz="0" w:space="0" w:color="auto"/>
              </w:divBdr>
            </w:div>
            <w:div w:id="1655376312">
              <w:marLeft w:val="0"/>
              <w:marRight w:val="0"/>
              <w:marTop w:val="0"/>
              <w:marBottom w:val="0"/>
              <w:divBdr>
                <w:top w:val="none" w:sz="0" w:space="0" w:color="auto"/>
                <w:left w:val="none" w:sz="0" w:space="0" w:color="auto"/>
                <w:bottom w:val="none" w:sz="0" w:space="0" w:color="auto"/>
                <w:right w:val="none" w:sz="0" w:space="0" w:color="auto"/>
              </w:divBdr>
            </w:div>
            <w:div w:id="1710715033">
              <w:marLeft w:val="0"/>
              <w:marRight w:val="0"/>
              <w:marTop w:val="0"/>
              <w:marBottom w:val="0"/>
              <w:divBdr>
                <w:top w:val="none" w:sz="0" w:space="0" w:color="auto"/>
                <w:left w:val="none" w:sz="0" w:space="0" w:color="auto"/>
                <w:bottom w:val="none" w:sz="0" w:space="0" w:color="auto"/>
                <w:right w:val="none" w:sz="0" w:space="0" w:color="auto"/>
              </w:divBdr>
            </w:div>
            <w:div w:id="1307856286">
              <w:marLeft w:val="0"/>
              <w:marRight w:val="0"/>
              <w:marTop w:val="0"/>
              <w:marBottom w:val="0"/>
              <w:divBdr>
                <w:top w:val="none" w:sz="0" w:space="0" w:color="auto"/>
                <w:left w:val="none" w:sz="0" w:space="0" w:color="auto"/>
                <w:bottom w:val="none" w:sz="0" w:space="0" w:color="auto"/>
                <w:right w:val="none" w:sz="0" w:space="0" w:color="auto"/>
              </w:divBdr>
            </w:div>
            <w:div w:id="1364935635">
              <w:marLeft w:val="0"/>
              <w:marRight w:val="0"/>
              <w:marTop w:val="0"/>
              <w:marBottom w:val="0"/>
              <w:divBdr>
                <w:top w:val="none" w:sz="0" w:space="0" w:color="auto"/>
                <w:left w:val="none" w:sz="0" w:space="0" w:color="auto"/>
                <w:bottom w:val="none" w:sz="0" w:space="0" w:color="auto"/>
                <w:right w:val="none" w:sz="0" w:space="0" w:color="auto"/>
              </w:divBdr>
            </w:div>
            <w:div w:id="198511993">
              <w:marLeft w:val="0"/>
              <w:marRight w:val="0"/>
              <w:marTop w:val="0"/>
              <w:marBottom w:val="0"/>
              <w:divBdr>
                <w:top w:val="none" w:sz="0" w:space="0" w:color="auto"/>
                <w:left w:val="none" w:sz="0" w:space="0" w:color="auto"/>
                <w:bottom w:val="none" w:sz="0" w:space="0" w:color="auto"/>
                <w:right w:val="none" w:sz="0" w:space="0" w:color="auto"/>
              </w:divBdr>
            </w:div>
            <w:div w:id="1942566485">
              <w:marLeft w:val="0"/>
              <w:marRight w:val="0"/>
              <w:marTop w:val="0"/>
              <w:marBottom w:val="0"/>
              <w:divBdr>
                <w:top w:val="none" w:sz="0" w:space="0" w:color="auto"/>
                <w:left w:val="none" w:sz="0" w:space="0" w:color="auto"/>
                <w:bottom w:val="none" w:sz="0" w:space="0" w:color="auto"/>
                <w:right w:val="none" w:sz="0" w:space="0" w:color="auto"/>
              </w:divBdr>
            </w:div>
            <w:div w:id="1613585346">
              <w:marLeft w:val="0"/>
              <w:marRight w:val="0"/>
              <w:marTop w:val="0"/>
              <w:marBottom w:val="0"/>
              <w:divBdr>
                <w:top w:val="none" w:sz="0" w:space="0" w:color="auto"/>
                <w:left w:val="none" w:sz="0" w:space="0" w:color="auto"/>
                <w:bottom w:val="none" w:sz="0" w:space="0" w:color="auto"/>
                <w:right w:val="none" w:sz="0" w:space="0" w:color="auto"/>
              </w:divBdr>
            </w:div>
            <w:div w:id="941381711">
              <w:marLeft w:val="0"/>
              <w:marRight w:val="0"/>
              <w:marTop w:val="0"/>
              <w:marBottom w:val="0"/>
              <w:divBdr>
                <w:top w:val="none" w:sz="0" w:space="0" w:color="auto"/>
                <w:left w:val="none" w:sz="0" w:space="0" w:color="auto"/>
                <w:bottom w:val="none" w:sz="0" w:space="0" w:color="auto"/>
                <w:right w:val="none" w:sz="0" w:space="0" w:color="auto"/>
              </w:divBdr>
            </w:div>
            <w:div w:id="1719549278">
              <w:marLeft w:val="0"/>
              <w:marRight w:val="0"/>
              <w:marTop w:val="0"/>
              <w:marBottom w:val="0"/>
              <w:divBdr>
                <w:top w:val="none" w:sz="0" w:space="0" w:color="auto"/>
                <w:left w:val="none" w:sz="0" w:space="0" w:color="auto"/>
                <w:bottom w:val="none" w:sz="0" w:space="0" w:color="auto"/>
                <w:right w:val="none" w:sz="0" w:space="0" w:color="auto"/>
              </w:divBdr>
            </w:div>
            <w:div w:id="1557594359">
              <w:marLeft w:val="0"/>
              <w:marRight w:val="0"/>
              <w:marTop w:val="0"/>
              <w:marBottom w:val="0"/>
              <w:divBdr>
                <w:top w:val="none" w:sz="0" w:space="0" w:color="auto"/>
                <w:left w:val="none" w:sz="0" w:space="0" w:color="auto"/>
                <w:bottom w:val="none" w:sz="0" w:space="0" w:color="auto"/>
                <w:right w:val="none" w:sz="0" w:space="0" w:color="auto"/>
              </w:divBdr>
            </w:div>
            <w:div w:id="438719998">
              <w:marLeft w:val="0"/>
              <w:marRight w:val="0"/>
              <w:marTop w:val="0"/>
              <w:marBottom w:val="0"/>
              <w:divBdr>
                <w:top w:val="none" w:sz="0" w:space="0" w:color="auto"/>
                <w:left w:val="none" w:sz="0" w:space="0" w:color="auto"/>
                <w:bottom w:val="none" w:sz="0" w:space="0" w:color="auto"/>
                <w:right w:val="none" w:sz="0" w:space="0" w:color="auto"/>
              </w:divBdr>
            </w:div>
            <w:div w:id="433550784">
              <w:marLeft w:val="0"/>
              <w:marRight w:val="0"/>
              <w:marTop w:val="0"/>
              <w:marBottom w:val="0"/>
              <w:divBdr>
                <w:top w:val="none" w:sz="0" w:space="0" w:color="auto"/>
                <w:left w:val="none" w:sz="0" w:space="0" w:color="auto"/>
                <w:bottom w:val="none" w:sz="0" w:space="0" w:color="auto"/>
                <w:right w:val="none" w:sz="0" w:space="0" w:color="auto"/>
              </w:divBdr>
            </w:div>
            <w:div w:id="53312219">
              <w:marLeft w:val="0"/>
              <w:marRight w:val="0"/>
              <w:marTop w:val="0"/>
              <w:marBottom w:val="0"/>
              <w:divBdr>
                <w:top w:val="none" w:sz="0" w:space="0" w:color="auto"/>
                <w:left w:val="none" w:sz="0" w:space="0" w:color="auto"/>
                <w:bottom w:val="none" w:sz="0" w:space="0" w:color="auto"/>
                <w:right w:val="none" w:sz="0" w:space="0" w:color="auto"/>
              </w:divBdr>
            </w:div>
            <w:div w:id="1043099256">
              <w:marLeft w:val="0"/>
              <w:marRight w:val="0"/>
              <w:marTop w:val="0"/>
              <w:marBottom w:val="0"/>
              <w:divBdr>
                <w:top w:val="none" w:sz="0" w:space="0" w:color="auto"/>
                <w:left w:val="none" w:sz="0" w:space="0" w:color="auto"/>
                <w:bottom w:val="none" w:sz="0" w:space="0" w:color="auto"/>
                <w:right w:val="none" w:sz="0" w:space="0" w:color="auto"/>
              </w:divBdr>
            </w:div>
            <w:div w:id="524557704">
              <w:marLeft w:val="0"/>
              <w:marRight w:val="0"/>
              <w:marTop w:val="0"/>
              <w:marBottom w:val="0"/>
              <w:divBdr>
                <w:top w:val="none" w:sz="0" w:space="0" w:color="auto"/>
                <w:left w:val="none" w:sz="0" w:space="0" w:color="auto"/>
                <w:bottom w:val="none" w:sz="0" w:space="0" w:color="auto"/>
                <w:right w:val="none" w:sz="0" w:space="0" w:color="auto"/>
              </w:divBdr>
            </w:div>
            <w:div w:id="1758866638">
              <w:marLeft w:val="0"/>
              <w:marRight w:val="0"/>
              <w:marTop w:val="0"/>
              <w:marBottom w:val="0"/>
              <w:divBdr>
                <w:top w:val="none" w:sz="0" w:space="0" w:color="auto"/>
                <w:left w:val="none" w:sz="0" w:space="0" w:color="auto"/>
                <w:bottom w:val="none" w:sz="0" w:space="0" w:color="auto"/>
                <w:right w:val="none" w:sz="0" w:space="0" w:color="auto"/>
              </w:divBdr>
            </w:div>
            <w:div w:id="2032797730">
              <w:marLeft w:val="0"/>
              <w:marRight w:val="0"/>
              <w:marTop w:val="0"/>
              <w:marBottom w:val="0"/>
              <w:divBdr>
                <w:top w:val="none" w:sz="0" w:space="0" w:color="auto"/>
                <w:left w:val="none" w:sz="0" w:space="0" w:color="auto"/>
                <w:bottom w:val="none" w:sz="0" w:space="0" w:color="auto"/>
                <w:right w:val="none" w:sz="0" w:space="0" w:color="auto"/>
              </w:divBdr>
            </w:div>
            <w:div w:id="370345806">
              <w:marLeft w:val="0"/>
              <w:marRight w:val="0"/>
              <w:marTop w:val="0"/>
              <w:marBottom w:val="0"/>
              <w:divBdr>
                <w:top w:val="none" w:sz="0" w:space="0" w:color="auto"/>
                <w:left w:val="none" w:sz="0" w:space="0" w:color="auto"/>
                <w:bottom w:val="none" w:sz="0" w:space="0" w:color="auto"/>
                <w:right w:val="none" w:sz="0" w:space="0" w:color="auto"/>
              </w:divBdr>
            </w:div>
            <w:div w:id="1391268727">
              <w:marLeft w:val="0"/>
              <w:marRight w:val="0"/>
              <w:marTop w:val="0"/>
              <w:marBottom w:val="0"/>
              <w:divBdr>
                <w:top w:val="none" w:sz="0" w:space="0" w:color="auto"/>
                <w:left w:val="none" w:sz="0" w:space="0" w:color="auto"/>
                <w:bottom w:val="none" w:sz="0" w:space="0" w:color="auto"/>
                <w:right w:val="none" w:sz="0" w:space="0" w:color="auto"/>
              </w:divBdr>
            </w:div>
            <w:div w:id="1265379460">
              <w:marLeft w:val="0"/>
              <w:marRight w:val="0"/>
              <w:marTop w:val="0"/>
              <w:marBottom w:val="0"/>
              <w:divBdr>
                <w:top w:val="none" w:sz="0" w:space="0" w:color="auto"/>
                <w:left w:val="none" w:sz="0" w:space="0" w:color="auto"/>
                <w:bottom w:val="none" w:sz="0" w:space="0" w:color="auto"/>
                <w:right w:val="none" w:sz="0" w:space="0" w:color="auto"/>
              </w:divBdr>
            </w:div>
            <w:div w:id="1685479197">
              <w:marLeft w:val="0"/>
              <w:marRight w:val="0"/>
              <w:marTop w:val="0"/>
              <w:marBottom w:val="0"/>
              <w:divBdr>
                <w:top w:val="none" w:sz="0" w:space="0" w:color="auto"/>
                <w:left w:val="none" w:sz="0" w:space="0" w:color="auto"/>
                <w:bottom w:val="none" w:sz="0" w:space="0" w:color="auto"/>
                <w:right w:val="none" w:sz="0" w:space="0" w:color="auto"/>
              </w:divBdr>
            </w:div>
            <w:div w:id="1971325644">
              <w:marLeft w:val="0"/>
              <w:marRight w:val="0"/>
              <w:marTop w:val="0"/>
              <w:marBottom w:val="0"/>
              <w:divBdr>
                <w:top w:val="none" w:sz="0" w:space="0" w:color="auto"/>
                <w:left w:val="none" w:sz="0" w:space="0" w:color="auto"/>
                <w:bottom w:val="none" w:sz="0" w:space="0" w:color="auto"/>
                <w:right w:val="none" w:sz="0" w:space="0" w:color="auto"/>
              </w:divBdr>
            </w:div>
            <w:div w:id="1037924419">
              <w:marLeft w:val="0"/>
              <w:marRight w:val="0"/>
              <w:marTop w:val="0"/>
              <w:marBottom w:val="0"/>
              <w:divBdr>
                <w:top w:val="none" w:sz="0" w:space="0" w:color="auto"/>
                <w:left w:val="none" w:sz="0" w:space="0" w:color="auto"/>
                <w:bottom w:val="none" w:sz="0" w:space="0" w:color="auto"/>
                <w:right w:val="none" w:sz="0" w:space="0" w:color="auto"/>
              </w:divBdr>
            </w:div>
            <w:div w:id="1566377275">
              <w:marLeft w:val="0"/>
              <w:marRight w:val="0"/>
              <w:marTop w:val="0"/>
              <w:marBottom w:val="0"/>
              <w:divBdr>
                <w:top w:val="none" w:sz="0" w:space="0" w:color="auto"/>
                <w:left w:val="none" w:sz="0" w:space="0" w:color="auto"/>
                <w:bottom w:val="none" w:sz="0" w:space="0" w:color="auto"/>
                <w:right w:val="none" w:sz="0" w:space="0" w:color="auto"/>
              </w:divBdr>
            </w:div>
            <w:div w:id="7262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166">
      <w:bodyDiv w:val="1"/>
      <w:marLeft w:val="0"/>
      <w:marRight w:val="0"/>
      <w:marTop w:val="0"/>
      <w:marBottom w:val="0"/>
      <w:divBdr>
        <w:top w:val="none" w:sz="0" w:space="0" w:color="auto"/>
        <w:left w:val="none" w:sz="0" w:space="0" w:color="auto"/>
        <w:bottom w:val="none" w:sz="0" w:space="0" w:color="auto"/>
        <w:right w:val="none" w:sz="0" w:space="0" w:color="auto"/>
      </w:divBdr>
      <w:divsChild>
        <w:div w:id="1515261882">
          <w:marLeft w:val="0"/>
          <w:marRight w:val="0"/>
          <w:marTop w:val="0"/>
          <w:marBottom w:val="0"/>
          <w:divBdr>
            <w:top w:val="none" w:sz="0" w:space="0" w:color="auto"/>
            <w:left w:val="none" w:sz="0" w:space="0" w:color="auto"/>
            <w:bottom w:val="none" w:sz="0" w:space="0" w:color="auto"/>
            <w:right w:val="none" w:sz="0" w:space="0" w:color="auto"/>
          </w:divBdr>
          <w:divsChild>
            <w:div w:id="170222733">
              <w:marLeft w:val="0"/>
              <w:marRight w:val="0"/>
              <w:marTop w:val="0"/>
              <w:marBottom w:val="0"/>
              <w:divBdr>
                <w:top w:val="none" w:sz="0" w:space="0" w:color="auto"/>
                <w:left w:val="none" w:sz="0" w:space="0" w:color="auto"/>
                <w:bottom w:val="none" w:sz="0" w:space="0" w:color="auto"/>
                <w:right w:val="none" w:sz="0" w:space="0" w:color="auto"/>
              </w:divBdr>
            </w:div>
            <w:div w:id="678657665">
              <w:marLeft w:val="0"/>
              <w:marRight w:val="0"/>
              <w:marTop w:val="0"/>
              <w:marBottom w:val="0"/>
              <w:divBdr>
                <w:top w:val="none" w:sz="0" w:space="0" w:color="auto"/>
                <w:left w:val="none" w:sz="0" w:space="0" w:color="auto"/>
                <w:bottom w:val="none" w:sz="0" w:space="0" w:color="auto"/>
                <w:right w:val="none" w:sz="0" w:space="0" w:color="auto"/>
              </w:divBdr>
            </w:div>
            <w:div w:id="1067146502">
              <w:marLeft w:val="0"/>
              <w:marRight w:val="0"/>
              <w:marTop w:val="0"/>
              <w:marBottom w:val="0"/>
              <w:divBdr>
                <w:top w:val="none" w:sz="0" w:space="0" w:color="auto"/>
                <w:left w:val="none" w:sz="0" w:space="0" w:color="auto"/>
                <w:bottom w:val="none" w:sz="0" w:space="0" w:color="auto"/>
                <w:right w:val="none" w:sz="0" w:space="0" w:color="auto"/>
              </w:divBdr>
            </w:div>
            <w:div w:id="10968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054">
      <w:bodyDiv w:val="1"/>
      <w:marLeft w:val="0"/>
      <w:marRight w:val="0"/>
      <w:marTop w:val="0"/>
      <w:marBottom w:val="0"/>
      <w:divBdr>
        <w:top w:val="none" w:sz="0" w:space="0" w:color="auto"/>
        <w:left w:val="none" w:sz="0" w:space="0" w:color="auto"/>
        <w:bottom w:val="none" w:sz="0" w:space="0" w:color="auto"/>
        <w:right w:val="none" w:sz="0" w:space="0" w:color="auto"/>
      </w:divBdr>
      <w:divsChild>
        <w:div w:id="1825589185">
          <w:marLeft w:val="0"/>
          <w:marRight w:val="0"/>
          <w:marTop w:val="0"/>
          <w:marBottom w:val="0"/>
          <w:divBdr>
            <w:top w:val="none" w:sz="0" w:space="0" w:color="auto"/>
            <w:left w:val="none" w:sz="0" w:space="0" w:color="auto"/>
            <w:bottom w:val="none" w:sz="0" w:space="0" w:color="auto"/>
            <w:right w:val="none" w:sz="0" w:space="0" w:color="auto"/>
          </w:divBdr>
          <w:divsChild>
            <w:div w:id="1846479636">
              <w:marLeft w:val="0"/>
              <w:marRight w:val="0"/>
              <w:marTop w:val="0"/>
              <w:marBottom w:val="0"/>
              <w:divBdr>
                <w:top w:val="none" w:sz="0" w:space="0" w:color="auto"/>
                <w:left w:val="none" w:sz="0" w:space="0" w:color="auto"/>
                <w:bottom w:val="none" w:sz="0" w:space="0" w:color="auto"/>
                <w:right w:val="none" w:sz="0" w:space="0" w:color="auto"/>
              </w:divBdr>
            </w:div>
            <w:div w:id="376246010">
              <w:marLeft w:val="0"/>
              <w:marRight w:val="0"/>
              <w:marTop w:val="0"/>
              <w:marBottom w:val="0"/>
              <w:divBdr>
                <w:top w:val="none" w:sz="0" w:space="0" w:color="auto"/>
                <w:left w:val="none" w:sz="0" w:space="0" w:color="auto"/>
                <w:bottom w:val="none" w:sz="0" w:space="0" w:color="auto"/>
                <w:right w:val="none" w:sz="0" w:space="0" w:color="auto"/>
              </w:divBdr>
            </w:div>
            <w:div w:id="279536304">
              <w:marLeft w:val="0"/>
              <w:marRight w:val="0"/>
              <w:marTop w:val="0"/>
              <w:marBottom w:val="0"/>
              <w:divBdr>
                <w:top w:val="none" w:sz="0" w:space="0" w:color="auto"/>
                <w:left w:val="none" w:sz="0" w:space="0" w:color="auto"/>
                <w:bottom w:val="none" w:sz="0" w:space="0" w:color="auto"/>
                <w:right w:val="none" w:sz="0" w:space="0" w:color="auto"/>
              </w:divBdr>
            </w:div>
            <w:div w:id="735905120">
              <w:marLeft w:val="0"/>
              <w:marRight w:val="0"/>
              <w:marTop w:val="0"/>
              <w:marBottom w:val="0"/>
              <w:divBdr>
                <w:top w:val="none" w:sz="0" w:space="0" w:color="auto"/>
                <w:left w:val="none" w:sz="0" w:space="0" w:color="auto"/>
                <w:bottom w:val="none" w:sz="0" w:space="0" w:color="auto"/>
                <w:right w:val="none" w:sz="0" w:space="0" w:color="auto"/>
              </w:divBdr>
            </w:div>
            <w:div w:id="1104031229">
              <w:marLeft w:val="0"/>
              <w:marRight w:val="0"/>
              <w:marTop w:val="0"/>
              <w:marBottom w:val="0"/>
              <w:divBdr>
                <w:top w:val="none" w:sz="0" w:space="0" w:color="auto"/>
                <w:left w:val="none" w:sz="0" w:space="0" w:color="auto"/>
                <w:bottom w:val="none" w:sz="0" w:space="0" w:color="auto"/>
                <w:right w:val="none" w:sz="0" w:space="0" w:color="auto"/>
              </w:divBdr>
            </w:div>
            <w:div w:id="1217159426">
              <w:marLeft w:val="0"/>
              <w:marRight w:val="0"/>
              <w:marTop w:val="0"/>
              <w:marBottom w:val="0"/>
              <w:divBdr>
                <w:top w:val="none" w:sz="0" w:space="0" w:color="auto"/>
                <w:left w:val="none" w:sz="0" w:space="0" w:color="auto"/>
                <w:bottom w:val="none" w:sz="0" w:space="0" w:color="auto"/>
                <w:right w:val="none" w:sz="0" w:space="0" w:color="auto"/>
              </w:divBdr>
            </w:div>
            <w:div w:id="5785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8564">
      <w:bodyDiv w:val="1"/>
      <w:marLeft w:val="0"/>
      <w:marRight w:val="0"/>
      <w:marTop w:val="0"/>
      <w:marBottom w:val="0"/>
      <w:divBdr>
        <w:top w:val="none" w:sz="0" w:space="0" w:color="auto"/>
        <w:left w:val="none" w:sz="0" w:space="0" w:color="auto"/>
        <w:bottom w:val="none" w:sz="0" w:space="0" w:color="auto"/>
        <w:right w:val="none" w:sz="0" w:space="0" w:color="auto"/>
      </w:divBdr>
      <w:divsChild>
        <w:div w:id="2093895274">
          <w:marLeft w:val="0"/>
          <w:marRight w:val="0"/>
          <w:marTop w:val="0"/>
          <w:marBottom w:val="0"/>
          <w:divBdr>
            <w:top w:val="none" w:sz="0" w:space="0" w:color="auto"/>
            <w:left w:val="none" w:sz="0" w:space="0" w:color="auto"/>
            <w:bottom w:val="none" w:sz="0" w:space="0" w:color="auto"/>
            <w:right w:val="none" w:sz="0" w:space="0" w:color="auto"/>
          </w:divBdr>
          <w:divsChild>
            <w:div w:id="1860776070">
              <w:marLeft w:val="0"/>
              <w:marRight w:val="0"/>
              <w:marTop w:val="0"/>
              <w:marBottom w:val="0"/>
              <w:divBdr>
                <w:top w:val="none" w:sz="0" w:space="0" w:color="auto"/>
                <w:left w:val="none" w:sz="0" w:space="0" w:color="auto"/>
                <w:bottom w:val="none" w:sz="0" w:space="0" w:color="auto"/>
                <w:right w:val="none" w:sz="0" w:space="0" w:color="auto"/>
              </w:divBdr>
            </w:div>
            <w:div w:id="317273168">
              <w:marLeft w:val="0"/>
              <w:marRight w:val="0"/>
              <w:marTop w:val="0"/>
              <w:marBottom w:val="0"/>
              <w:divBdr>
                <w:top w:val="none" w:sz="0" w:space="0" w:color="auto"/>
                <w:left w:val="none" w:sz="0" w:space="0" w:color="auto"/>
                <w:bottom w:val="none" w:sz="0" w:space="0" w:color="auto"/>
                <w:right w:val="none" w:sz="0" w:space="0" w:color="auto"/>
              </w:divBdr>
            </w:div>
            <w:div w:id="1877618990">
              <w:marLeft w:val="0"/>
              <w:marRight w:val="0"/>
              <w:marTop w:val="0"/>
              <w:marBottom w:val="0"/>
              <w:divBdr>
                <w:top w:val="none" w:sz="0" w:space="0" w:color="auto"/>
                <w:left w:val="none" w:sz="0" w:space="0" w:color="auto"/>
                <w:bottom w:val="none" w:sz="0" w:space="0" w:color="auto"/>
                <w:right w:val="none" w:sz="0" w:space="0" w:color="auto"/>
              </w:divBdr>
            </w:div>
            <w:div w:id="896087705">
              <w:marLeft w:val="0"/>
              <w:marRight w:val="0"/>
              <w:marTop w:val="0"/>
              <w:marBottom w:val="0"/>
              <w:divBdr>
                <w:top w:val="none" w:sz="0" w:space="0" w:color="auto"/>
                <w:left w:val="none" w:sz="0" w:space="0" w:color="auto"/>
                <w:bottom w:val="none" w:sz="0" w:space="0" w:color="auto"/>
                <w:right w:val="none" w:sz="0" w:space="0" w:color="auto"/>
              </w:divBdr>
            </w:div>
            <w:div w:id="484052803">
              <w:marLeft w:val="0"/>
              <w:marRight w:val="0"/>
              <w:marTop w:val="0"/>
              <w:marBottom w:val="0"/>
              <w:divBdr>
                <w:top w:val="none" w:sz="0" w:space="0" w:color="auto"/>
                <w:left w:val="none" w:sz="0" w:space="0" w:color="auto"/>
                <w:bottom w:val="none" w:sz="0" w:space="0" w:color="auto"/>
                <w:right w:val="none" w:sz="0" w:space="0" w:color="auto"/>
              </w:divBdr>
            </w:div>
            <w:div w:id="550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090">
      <w:bodyDiv w:val="1"/>
      <w:marLeft w:val="0"/>
      <w:marRight w:val="0"/>
      <w:marTop w:val="0"/>
      <w:marBottom w:val="0"/>
      <w:divBdr>
        <w:top w:val="none" w:sz="0" w:space="0" w:color="auto"/>
        <w:left w:val="none" w:sz="0" w:space="0" w:color="auto"/>
        <w:bottom w:val="none" w:sz="0" w:space="0" w:color="auto"/>
        <w:right w:val="none" w:sz="0" w:space="0" w:color="auto"/>
      </w:divBdr>
    </w:div>
    <w:div w:id="1409690643">
      <w:bodyDiv w:val="1"/>
      <w:marLeft w:val="0"/>
      <w:marRight w:val="0"/>
      <w:marTop w:val="0"/>
      <w:marBottom w:val="0"/>
      <w:divBdr>
        <w:top w:val="none" w:sz="0" w:space="0" w:color="auto"/>
        <w:left w:val="none" w:sz="0" w:space="0" w:color="auto"/>
        <w:bottom w:val="none" w:sz="0" w:space="0" w:color="auto"/>
        <w:right w:val="none" w:sz="0" w:space="0" w:color="auto"/>
      </w:divBdr>
      <w:divsChild>
        <w:div w:id="1407649164">
          <w:marLeft w:val="0"/>
          <w:marRight w:val="0"/>
          <w:marTop w:val="0"/>
          <w:marBottom w:val="0"/>
          <w:divBdr>
            <w:top w:val="none" w:sz="0" w:space="0" w:color="auto"/>
            <w:left w:val="none" w:sz="0" w:space="0" w:color="auto"/>
            <w:bottom w:val="none" w:sz="0" w:space="0" w:color="auto"/>
            <w:right w:val="none" w:sz="0" w:space="0" w:color="auto"/>
          </w:divBdr>
          <w:divsChild>
            <w:div w:id="973146392">
              <w:marLeft w:val="0"/>
              <w:marRight w:val="0"/>
              <w:marTop w:val="0"/>
              <w:marBottom w:val="0"/>
              <w:divBdr>
                <w:top w:val="none" w:sz="0" w:space="0" w:color="auto"/>
                <w:left w:val="none" w:sz="0" w:space="0" w:color="auto"/>
                <w:bottom w:val="none" w:sz="0" w:space="0" w:color="auto"/>
                <w:right w:val="none" w:sz="0" w:space="0" w:color="auto"/>
              </w:divBdr>
            </w:div>
            <w:div w:id="2004581154">
              <w:marLeft w:val="0"/>
              <w:marRight w:val="0"/>
              <w:marTop w:val="0"/>
              <w:marBottom w:val="0"/>
              <w:divBdr>
                <w:top w:val="none" w:sz="0" w:space="0" w:color="auto"/>
                <w:left w:val="none" w:sz="0" w:space="0" w:color="auto"/>
                <w:bottom w:val="none" w:sz="0" w:space="0" w:color="auto"/>
                <w:right w:val="none" w:sz="0" w:space="0" w:color="auto"/>
              </w:divBdr>
            </w:div>
            <w:div w:id="1807814816">
              <w:marLeft w:val="0"/>
              <w:marRight w:val="0"/>
              <w:marTop w:val="0"/>
              <w:marBottom w:val="0"/>
              <w:divBdr>
                <w:top w:val="none" w:sz="0" w:space="0" w:color="auto"/>
                <w:left w:val="none" w:sz="0" w:space="0" w:color="auto"/>
                <w:bottom w:val="none" w:sz="0" w:space="0" w:color="auto"/>
                <w:right w:val="none" w:sz="0" w:space="0" w:color="auto"/>
              </w:divBdr>
            </w:div>
            <w:div w:id="1485047225">
              <w:marLeft w:val="0"/>
              <w:marRight w:val="0"/>
              <w:marTop w:val="0"/>
              <w:marBottom w:val="0"/>
              <w:divBdr>
                <w:top w:val="none" w:sz="0" w:space="0" w:color="auto"/>
                <w:left w:val="none" w:sz="0" w:space="0" w:color="auto"/>
                <w:bottom w:val="none" w:sz="0" w:space="0" w:color="auto"/>
                <w:right w:val="none" w:sz="0" w:space="0" w:color="auto"/>
              </w:divBdr>
            </w:div>
            <w:div w:id="394546240">
              <w:marLeft w:val="0"/>
              <w:marRight w:val="0"/>
              <w:marTop w:val="0"/>
              <w:marBottom w:val="0"/>
              <w:divBdr>
                <w:top w:val="none" w:sz="0" w:space="0" w:color="auto"/>
                <w:left w:val="none" w:sz="0" w:space="0" w:color="auto"/>
                <w:bottom w:val="none" w:sz="0" w:space="0" w:color="auto"/>
                <w:right w:val="none" w:sz="0" w:space="0" w:color="auto"/>
              </w:divBdr>
            </w:div>
            <w:div w:id="1167861395">
              <w:marLeft w:val="0"/>
              <w:marRight w:val="0"/>
              <w:marTop w:val="0"/>
              <w:marBottom w:val="0"/>
              <w:divBdr>
                <w:top w:val="none" w:sz="0" w:space="0" w:color="auto"/>
                <w:left w:val="none" w:sz="0" w:space="0" w:color="auto"/>
                <w:bottom w:val="none" w:sz="0" w:space="0" w:color="auto"/>
                <w:right w:val="none" w:sz="0" w:space="0" w:color="auto"/>
              </w:divBdr>
            </w:div>
            <w:div w:id="2072773210">
              <w:marLeft w:val="0"/>
              <w:marRight w:val="0"/>
              <w:marTop w:val="0"/>
              <w:marBottom w:val="0"/>
              <w:divBdr>
                <w:top w:val="none" w:sz="0" w:space="0" w:color="auto"/>
                <w:left w:val="none" w:sz="0" w:space="0" w:color="auto"/>
                <w:bottom w:val="none" w:sz="0" w:space="0" w:color="auto"/>
                <w:right w:val="none" w:sz="0" w:space="0" w:color="auto"/>
              </w:divBdr>
            </w:div>
            <w:div w:id="902906781">
              <w:marLeft w:val="0"/>
              <w:marRight w:val="0"/>
              <w:marTop w:val="0"/>
              <w:marBottom w:val="0"/>
              <w:divBdr>
                <w:top w:val="none" w:sz="0" w:space="0" w:color="auto"/>
                <w:left w:val="none" w:sz="0" w:space="0" w:color="auto"/>
                <w:bottom w:val="none" w:sz="0" w:space="0" w:color="auto"/>
                <w:right w:val="none" w:sz="0" w:space="0" w:color="auto"/>
              </w:divBdr>
            </w:div>
            <w:div w:id="209608503">
              <w:marLeft w:val="0"/>
              <w:marRight w:val="0"/>
              <w:marTop w:val="0"/>
              <w:marBottom w:val="0"/>
              <w:divBdr>
                <w:top w:val="none" w:sz="0" w:space="0" w:color="auto"/>
                <w:left w:val="none" w:sz="0" w:space="0" w:color="auto"/>
                <w:bottom w:val="none" w:sz="0" w:space="0" w:color="auto"/>
                <w:right w:val="none" w:sz="0" w:space="0" w:color="auto"/>
              </w:divBdr>
            </w:div>
            <w:div w:id="1515418945">
              <w:marLeft w:val="0"/>
              <w:marRight w:val="0"/>
              <w:marTop w:val="0"/>
              <w:marBottom w:val="0"/>
              <w:divBdr>
                <w:top w:val="none" w:sz="0" w:space="0" w:color="auto"/>
                <w:left w:val="none" w:sz="0" w:space="0" w:color="auto"/>
                <w:bottom w:val="none" w:sz="0" w:space="0" w:color="auto"/>
                <w:right w:val="none" w:sz="0" w:space="0" w:color="auto"/>
              </w:divBdr>
            </w:div>
            <w:div w:id="1810592759">
              <w:marLeft w:val="0"/>
              <w:marRight w:val="0"/>
              <w:marTop w:val="0"/>
              <w:marBottom w:val="0"/>
              <w:divBdr>
                <w:top w:val="none" w:sz="0" w:space="0" w:color="auto"/>
                <w:left w:val="none" w:sz="0" w:space="0" w:color="auto"/>
                <w:bottom w:val="none" w:sz="0" w:space="0" w:color="auto"/>
                <w:right w:val="none" w:sz="0" w:space="0" w:color="auto"/>
              </w:divBdr>
            </w:div>
            <w:div w:id="1654721585">
              <w:marLeft w:val="0"/>
              <w:marRight w:val="0"/>
              <w:marTop w:val="0"/>
              <w:marBottom w:val="0"/>
              <w:divBdr>
                <w:top w:val="none" w:sz="0" w:space="0" w:color="auto"/>
                <w:left w:val="none" w:sz="0" w:space="0" w:color="auto"/>
                <w:bottom w:val="none" w:sz="0" w:space="0" w:color="auto"/>
                <w:right w:val="none" w:sz="0" w:space="0" w:color="auto"/>
              </w:divBdr>
            </w:div>
            <w:div w:id="1022051716">
              <w:marLeft w:val="0"/>
              <w:marRight w:val="0"/>
              <w:marTop w:val="0"/>
              <w:marBottom w:val="0"/>
              <w:divBdr>
                <w:top w:val="none" w:sz="0" w:space="0" w:color="auto"/>
                <w:left w:val="none" w:sz="0" w:space="0" w:color="auto"/>
                <w:bottom w:val="none" w:sz="0" w:space="0" w:color="auto"/>
                <w:right w:val="none" w:sz="0" w:space="0" w:color="auto"/>
              </w:divBdr>
            </w:div>
            <w:div w:id="135611256">
              <w:marLeft w:val="0"/>
              <w:marRight w:val="0"/>
              <w:marTop w:val="0"/>
              <w:marBottom w:val="0"/>
              <w:divBdr>
                <w:top w:val="none" w:sz="0" w:space="0" w:color="auto"/>
                <w:left w:val="none" w:sz="0" w:space="0" w:color="auto"/>
                <w:bottom w:val="none" w:sz="0" w:space="0" w:color="auto"/>
                <w:right w:val="none" w:sz="0" w:space="0" w:color="auto"/>
              </w:divBdr>
            </w:div>
            <w:div w:id="1946762429">
              <w:marLeft w:val="0"/>
              <w:marRight w:val="0"/>
              <w:marTop w:val="0"/>
              <w:marBottom w:val="0"/>
              <w:divBdr>
                <w:top w:val="none" w:sz="0" w:space="0" w:color="auto"/>
                <w:left w:val="none" w:sz="0" w:space="0" w:color="auto"/>
                <w:bottom w:val="none" w:sz="0" w:space="0" w:color="auto"/>
                <w:right w:val="none" w:sz="0" w:space="0" w:color="auto"/>
              </w:divBdr>
            </w:div>
            <w:div w:id="1206984981">
              <w:marLeft w:val="0"/>
              <w:marRight w:val="0"/>
              <w:marTop w:val="0"/>
              <w:marBottom w:val="0"/>
              <w:divBdr>
                <w:top w:val="none" w:sz="0" w:space="0" w:color="auto"/>
                <w:left w:val="none" w:sz="0" w:space="0" w:color="auto"/>
                <w:bottom w:val="none" w:sz="0" w:space="0" w:color="auto"/>
                <w:right w:val="none" w:sz="0" w:space="0" w:color="auto"/>
              </w:divBdr>
            </w:div>
            <w:div w:id="1186334850">
              <w:marLeft w:val="0"/>
              <w:marRight w:val="0"/>
              <w:marTop w:val="0"/>
              <w:marBottom w:val="0"/>
              <w:divBdr>
                <w:top w:val="none" w:sz="0" w:space="0" w:color="auto"/>
                <w:left w:val="none" w:sz="0" w:space="0" w:color="auto"/>
                <w:bottom w:val="none" w:sz="0" w:space="0" w:color="auto"/>
                <w:right w:val="none" w:sz="0" w:space="0" w:color="auto"/>
              </w:divBdr>
            </w:div>
            <w:div w:id="2139032358">
              <w:marLeft w:val="0"/>
              <w:marRight w:val="0"/>
              <w:marTop w:val="0"/>
              <w:marBottom w:val="0"/>
              <w:divBdr>
                <w:top w:val="none" w:sz="0" w:space="0" w:color="auto"/>
                <w:left w:val="none" w:sz="0" w:space="0" w:color="auto"/>
                <w:bottom w:val="none" w:sz="0" w:space="0" w:color="auto"/>
                <w:right w:val="none" w:sz="0" w:space="0" w:color="auto"/>
              </w:divBdr>
            </w:div>
            <w:div w:id="789786539">
              <w:marLeft w:val="0"/>
              <w:marRight w:val="0"/>
              <w:marTop w:val="0"/>
              <w:marBottom w:val="0"/>
              <w:divBdr>
                <w:top w:val="none" w:sz="0" w:space="0" w:color="auto"/>
                <w:left w:val="none" w:sz="0" w:space="0" w:color="auto"/>
                <w:bottom w:val="none" w:sz="0" w:space="0" w:color="auto"/>
                <w:right w:val="none" w:sz="0" w:space="0" w:color="auto"/>
              </w:divBdr>
            </w:div>
            <w:div w:id="1256479523">
              <w:marLeft w:val="0"/>
              <w:marRight w:val="0"/>
              <w:marTop w:val="0"/>
              <w:marBottom w:val="0"/>
              <w:divBdr>
                <w:top w:val="none" w:sz="0" w:space="0" w:color="auto"/>
                <w:left w:val="none" w:sz="0" w:space="0" w:color="auto"/>
                <w:bottom w:val="none" w:sz="0" w:space="0" w:color="auto"/>
                <w:right w:val="none" w:sz="0" w:space="0" w:color="auto"/>
              </w:divBdr>
            </w:div>
            <w:div w:id="1688604449">
              <w:marLeft w:val="0"/>
              <w:marRight w:val="0"/>
              <w:marTop w:val="0"/>
              <w:marBottom w:val="0"/>
              <w:divBdr>
                <w:top w:val="none" w:sz="0" w:space="0" w:color="auto"/>
                <w:left w:val="none" w:sz="0" w:space="0" w:color="auto"/>
                <w:bottom w:val="none" w:sz="0" w:space="0" w:color="auto"/>
                <w:right w:val="none" w:sz="0" w:space="0" w:color="auto"/>
              </w:divBdr>
            </w:div>
            <w:div w:id="17894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214">
      <w:bodyDiv w:val="1"/>
      <w:marLeft w:val="0"/>
      <w:marRight w:val="0"/>
      <w:marTop w:val="0"/>
      <w:marBottom w:val="0"/>
      <w:divBdr>
        <w:top w:val="none" w:sz="0" w:space="0" w:color="auto"/>
        <w:left w:val="none" w:sz="0" w:space="0" w:color="auto"/>
        <w:bottom w:val="none" w:sz="0" w:space="0" w:color="auto"/>
        <w:right w:val="none" w:sz="0" w:space="0" w:color="auto"/>
      </w:divBdr>
    </w:div>
    <w:div w:id="1427995176">
      <w:bodyDiv w:val="1"/>
      <w:marLeft w:val="0"/>
      <w:marRight w:val="0"/>
      <w:marTop w:val="0"/>
      <w:marBottom w:val="0"/>
      <w:divBdr>
        <w:top w:val="none" w:sz="0" w:space="0" w:color="auto"/>
        <w:left w:val="none" w:sz="0" w:space="0" w:color="auto"/>
        <w:bottom w:val="none" w:sz="0" w:space="0" w:color="auto"/>
        <w:right w:val="none" w:sz="0" w:space="0" w:color="auto"/>
      </w:divBdr>
    </w:div>
    <w:div w:id="1429961671">
      <w:bodyDiv w:val="1"/>
      <w:marLeft w:val="0"/>
      <w:marRight w:val="0"/>
      <w:marTop w:val="0"/>
      <w:marBottom w:val="0"/>
      <w:divBdr>
        <w:top w:val="none" w:sz="0" w:space="0" w:color="auto"/>
        <w:left w:val="none" w:sz="0" w:space="0" w:color="auto"/>
        <w:bottom w:val="none" w:sz="0" w:space="0" w:color="auto"/>
        <w:right w:val="none" w:sz="0" w:space="0" w:color="auto"/>
      </w:divBdr>
    </w:div>
    <w:div w:id="144067934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62">
          <w:marLeft w:val="0"/>
          <w:marRight w:val="0"/>
          <w:marTop w:val="0"/>
          <w:marBottom w:val="0"/>
          <w:divBdr>
            <w:top w:val="none" w:sz="0" w:space="0" w:color="auto"/>
            <w:left w:val="none" w:sz="0" w:space="0" w:color="auto"/>
            <w:bottom w:val="none" w:sz="0" w:space="0" w:color="auto"/>
            <w:right w:val="none" w:sz="0" w:space="0" w:color="auto"/>
          </w:divBdr>
          <w:divsChild>
            <w:div w:id="195776394">
              <w:marLeft w:val="0"/>
              <w:marRight w:val="0"/>
              <w:marTop w:val="0"/>
              <w:marBottom w:val="0"/>
              <w:divBdr>
                <w:top w:val="none" w:sz="0" w:space="0" w:color="auto"/>
                <w:left w:val="none" w:sz="0" w:space="0" w:color="auto"/>
                <w:bottom w:val="none" w:sz="0" w:space="0" w:color="auto"/>
                <w:right w:val="none" w:sz="0" w:space="0" w:color="auto"/>
              </w:divBdr>
            </w:div>
            <w:div w:id="250700964">
              <w:marLeft w:val="0"/>
              <w:marRight w:val="0"/>
              <w:marTop w:val="0"/>
              <w:marBottom w:val="0"/>
              <w:divBdr>
                <w:top w:val="none" w:sz="0" w:space="0" w:color="auto"/>
                <w:left w:val="none" w:sz="0" w:space="0" w:color="auto"/>
                <w:bottom w:val="none" w:sz="0" w:space="0" w:color="auto"/>
                <w:right w:val="none" w:sz="0" w:space="0" w:color="auto"/>
              </w:divBdr>
            </w:div>
            <w:div w:id="54933958">
              <w:marLeft w:val="0"/>
              <w:marRight w:val="0"/>
              <w:marTop w:val="0"/>
              <w:marBottom w:val="0"/>
              <w:divBdr>
                <w:top w:val="none" w:sz="0" w:space="0" w:color="auto"/>
                <w:left w:val="none" w:sz="0" w:space="0" w:color="auto"/>
                <w:bottom w:val="none" w:sz="0" w:space="0" w:color="auto"/>
                <w:right w:val="none" w:sz="0" w:space="0" w:color="auto"/>
              </w:divBdr>
            </w:div>
            <w:div w:id="1909804984">
              <w:marLeft w:val="0"/>
              <w:marRight w:val="0"/>
              <w:marTop w:val="0"/>
              <w:marBottom w:val="0"/>
              <w:divBdr>
                <w:top w:val="none" w:sz="0" w:space="0" w:color="auto"/>
                <w:left w:val="none" w:sz="0" w:space="0" w:color="auto"/>
                <w:bottom w:val="none" w:sz="0" w:space="0" w:color="auto"/>
                <w:right w:val="none" w:sz="0" w:space="0" w:color="auto"/>
              </w:divBdr>
            </w:div>
            <w:div w:id="1787189692">
              <w:marLeft w:val="0"/>
              <w:marRight w:val="0"/>
              <w:marTop w:val="0"/>
              <w:marBottom w:val="0"/>
              <w:divBdr>
                <w:top w:val="none" w:sz="0" w:space="0" w:color="auto"/>
                <w:left w:val="none" w:sz="0" w:space="0" w:color="auto"/>
                <w:bottom w:val="none" w:sz="0" w:space="0" w:color="auto"/>
                <w:right w:val="none" w:sz="0" w:space="0" w:color="auto"/>
              </w:divBdr>
            </w:div>
            <w:div w:id="6265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3859">
      <w:bodyDiv w:val="1"/>
      <w:marLeft w:val="0"/>
      <w:marRight w:val="0"/>
      <w:marTop w:val="0"/>
      <w:marBottom w:val="0"/>
      <w:divBdr>
        <w:top w:val="none" w:sz="0" w:space="0" w:color="auto"/>
        <w:left w:val="none" w:sz="0" w:space="0" w:color="auto"/>
        <w:bottom w:val="none" w:sz="0" w:space="0" w:color="auto"/>
        <w:right w:val="none" w:sz="0" w:space="0" w:color="auto"/>
      </w:divBdr>
      <w:divsChild>
        <w:div w:id="167671458">
          <w:marLeft w:val="0"/>
          <w:marRight w:val="0"/>
          <w:marTop w:val="0"/>
          <w:marBottom w:val="0"/>
          <w:divBdr>
            <w:top w:val="none" w:sz="0" w:space="0" w:color="auto"/>
            <w:left w:val="none" w:sz="0" w:space="0" w:color="auto"/>
            <w:bottom w:val="none" w:sz="0" w:space="0" w:color="auto"/>
            <w:right w:val="none" w:sz="0" w:space="0" w:color="auto"/>
          </w:divBdr>
          <w:divsChild>
            <w:div w:id="1376853857">
              <w:marLeft w:val="0"/>
              <w:marRight w:val="0"/>
              <w:marTop w:val="0"/>
              <w:marBottom w:val="0"/>
              <w:divBdr>
                <w:top w:val="none" w:sz="0" w:space="0" w:color="auto"/>
                <w:left w:val="none" w:sz="0" w:space="0" w:color="auto"/>
                <w:bottom w:val="none" w:sz="0" w:space="0" w:color="auto"/>
                <w:right w:val="none" w:sz="0" w:space="0" w:color="auto"/>
              </w:divBdr>
            </w:div>
            <w:div w:id="1573739522">
              <w:marLeft w:val="0"/>
              <w:marRight w:val="0"/>
              <w:marTop w:val="0"/>
              <w:marBottom w:val="0"/>
              <w:divBdr>
                <w:top w:val="none" w:sz="0" w:space="0" w:color="auto"/>
                <w:left w:val="none" w:sz="0" w:space="0" w:color="auto"/>
                <w:bottom w:val="none" w:sz="0" w:space="0" w:color="auto"/>
                <w:right w:val="none" w:sz="0" w:space="0" w:color="auto"/>
              </w:divBdr>
            </w:div>
            <w:div w:id="1453288072">
              <w:marLeft w:val="0"/>
              <w:marRight w:val="0"/>
              <w:marTop w:val="0"/>
              <w:marBottom w:val="0"/>
              <w:divBdr>
                <w:top w:val="none" w:sz="0" w:space="0" w:color="auto"/>
                <w:left w:val="none" w:sz="0" w:space="0" w:color="auto"/>
                <w:bottom w:val="none" w:sz="0" w:space="0" w:color="auto"/>
                <w:right w:val="none" w:sz="0" w:space="0" w:color="auto"/>
              </w:divBdr>
            </w:div>
            <w:div w:id="2080637825">
              <w:marLeft w:val="0"/>
              <w:marRight w:val="0"/>
              <w:marTop w:val="0"/>
              <w:marBottom w:val="0"/>
              <w:divBdr>
                <w:top w:val="none" w:sz="0" w:space="0" w:color="auto"/>
                <w:left w:val="none" w:sz="0" w:space="0" w:color="auto"/>
                <w:bottom w:val="none" w:sz="0" w:space="0" w:color="auto"/>
                <w:right w:val="none" w:sz="0" w:space="0" w:color="auto"/>
              </w:divBdr>
            </w:div>
            <w:div w:id="2083598754">
              <w:marLeft w:val="0"/>
              <w:marRight w:val="0"/>
              <w:marTop w:val="0"/>
              <w:marBottom w:val="0"/>
              <w:divBdr>
                <w:top w:val="none" w:sz="0" w:space="0" w:color="auto"/>
                <w:left w:val="none" w:sz="0" w:space="0" w:color="auto"/>
                <w:bottom w:val="none" w:sz="0" w:space="0" w:color="auto"/>
                <w:right w:val="none" w:sz="0" w:space="0" w:color="auto"/>
              </w:divBdr>
            </w:div>
            <w:div w:id="906111835">
              <w:marLeft w:val="0"/>
              <w:marRight w:val="0"/>
              <w:marTop w:val="0"/>
              <w:marBottom w:val="0"/>
              <w:divBdr>
                <w:top w:val="none" w:sz="0" w:space="0" w:color="auto"/>
                <w:left w:val="none" w:sz="0" w:space="0" w:color="auto"/>
                <w:bottom w:val="none" w:sz="0" w:space="0" w:color="auto"/>
                <w:right w:val="none" w:sz="0" w:space="0" w:color="auto"/>
              </w:divBdr>
            </w:div>
            <w:div w:id="1457019843">
              <w:marLeft w:val="0"/>
              <w:marRight w:val="0"/>
              <w:marTop w:val="0"/>
              <w:marBottom w:val="0"/>
              <w:divBdr>
                <w:top w:val="none" w:sz="0" w:space="0" w:color="auto"/>
                <w:left w:val="none" w:sz="0" w:space="0" w:color="auto"/>
                <w:bottom w:val="none" w:sz="0" w:space="0" w:color="auto"/>
                <w:right w:val="none" w:sz="0" w:space="0" w:color="auto"/>
              </w:divBdr>
            </w:div>
            <w:div w:id="1484543240">
              <w:marLeft w:val="0"/>
              <w:marRight w:val="0"/>
              <w:marTop w:val="0"/>
              <w:marBottom w:val="0"/>
              <w:divBdr>
                <w:top w:val="none" w:sz="0" w:space="0" w:color="auto"/>
                <w:left w:val="none" w:sz="0" w:space="0" w:color="auto"/>
                <w:bottom w:val="none" w:sz="0" w:space="0" w:color="auto"/>
                <w:right w:val="none" w:sz="0" w:space="0" w:color="auto"/>
              </w:divBdr>
            </w:div>
            <w:div w:id="1201433922">
              <w:marLeft w:val="0"/>
              <w:marRight w:val="0"/>
              <w:marTop w:val="0"/>
              <w:marBottom w:val="0"/>
              <w:divBdr>
                <w:top w:val="none" w:sz="0" w:space="0" w:color="auto"/>
                <w:left w:val="none" w:sz="0" w:space="0" w:color="auto"/>
                <w:bottom w:val="none" w:sz="0" w:space="0" w:color="auto"/>
                <w:right w:val="none" w:sz="0" w:space="0" w:color="auto"/>
              </w:divBdr>
            </w:div>
            <w:div w:id="321197980">
              <w:marLeft w:val="0"/>
              <w:marRight w:val="0"/>
              <w:marTop w:val="0"/>
              <w:marBottom w:val="0"/>
              <w:divBdr>
                <w:top w:val="none" w:sz="0" w:space="0" w:color="auto"/>
                <w:left w:val="none" w:sz="0" w:space="0" w:color="auto"/>
                <w:bottom w:val="none" w:sz="0" w:space="0" w:color="auto"/>
                <w:right w:val="none" w:sz="0" w:space="0" w:color="auto"/>
              </w:divBdr>
            </w:div>
            <w:div w:id="1552840156">
              <w:marLeft w:val="0"/>
              <w:marRight w:val="0"/>
              <w:marTop w:val="0"/>
              <w:marBottom w:val="0"/>
              <w:divBdr>
                <w:top w:val="none" w:sz="0" w:space="0" w:color="auto"/>
                <w:left w:val="none" w:sz="0" w:space="0" w:color="auto"/>
                <w:bottom w:val="none" w:sz="0" w:space="0" w:color="auto"/>
                <w:right w:val="none" w:sz="0" w:space="0" w:color="auto"/>
              </w:divBdr>
            </w:div>
            <w:div w:id="696852907">
              <w:marLeft w:val="0"/>
              <w:marRight w:val="0"/>
              <w:marTop w:val="0"/>
              <w:marBottom w:val="0"/>
              <w:divBdr>
                <w:top w:val="none" w:sz="0" w:space="0" w:color="auto"/>
                <w:left w:val="none" w:sz="0" w:space="0" w:color="auto"/>
                <w:bottom w:val="none" w:sz="0" w:space="0" w:color="auto"/>
                <w:right w:val="none" w:sz="0" w:space="0" w:color="auto"/>
              </w:divBdr>
            </w:div>
            <w:div w:id="511796120">
              <w:marLeft w:val="0"/>
              <w:marRight w:val="0"/>
              <w:marTop w:val="0"/>
              <w:marBottom w:val="0"/>
              <w:divBdr>
                <w:top w:val="none" w:sz="0" w:space="0" w:color="auto"/>
                <w:left w:val="none" w:sz="0" w:space="0" w:color="auto"/>
                <w:bottom w:val="none" w:sz="0" w:space="0" w:color="auto"/>
                <w:right w:val="none" w:sz="0" w:space="0" w:color="auto"/>
              </w:divBdr>
            </w:div>
            <w:div w:id="1907954730">
              <w:marLeft w:val="0"/>
              <w:marRight w:val="0"/>
              <w:marTop w:val="0"/>
              <w:marBottom w:val="0"/>
              <w:divBdr>
                <w:top w:val="none" w:sz="0" w:space="0" w:color="auto"/>
                <w:left w:val="none" w:sz="0" w:space="0" w:color="auto"/>
                <w:bottom w:val="none" w:sz="0" w:space="0" w:color="auto"/>
                <w:right w:val="none" w:sz="0" w:space="0" w:color="auto"/>
              </w:divBdr>
            </w:div>
            <w:div w:id="366756318">
              <w:marLeft w:val="0"/>
              <w:marRight w:val="0"/>
              <w:marTop w:val="0"/>
              <w:marBottom w:val="0"/>
              <w:divBdr>
                <w:top w:val="none" w:sz="0" w:space="0" w:color="auto"/>
                <w:left w:val="none" w:sz="0" w:space="0" w:color="auto"/>
                <w:bottom w:val="none" w:sz="0" w:space="0" w:color="auto"/>
                <w:right w:val="none" w:sz="0" w:space="0" w:color="auto"/>
              </w:divBdr>
            </w:div>
            <w:div w:id="2139177656">
              <w:marLeft w:val="0"/>
              <w:marRight w:val="0"/>
              <w:marTop w:val="0"/>
              <w:marBottom w:val="0"/>
              <w:divBdr>
                <w:top w:val="none" w:sz="0" w:space="0" w:color="auto"/>
                <w:left w:val="none" w:sz="0" w:space="0" w:color="auto"/>
                <w:bottom w:val="none" w:sz="0" w:space="0" w:color="auto"/>
                <w:right w:val="none" w:sz="0" w:space="0" w:color="auto"/>
              </w:divBdr>
            </w:div>
            <w:div w:id="957222637">
              <w:marLeft w:val="0"/>
              <w:marRight w:val="0"/>
              <w:marTop w:val="0"/>
              <w:marBottom w:val="0"/>
              <w:divBdr>
                <w:top w:val="none" w:sz="0" w:space="0" w:color="auto"/>
                <w:left w:val="none" w:sz="0" w:space="0" w:color="auto"/>
                <w:bottom w:val="none" w:sz="0" w:space="0" w:color="auto"/>
                <w:right w:val="none" w:sz="0" w:space="0" w:color="auto"/>
              </w:divBdr>
            </w:div>
            <w:div w:id="644119880">
              <w:marLeft w:val="0"/>
              <w:marRight w:val="0"/>
              <w:marTop w:val="0"/>
              <w:marBottom w:val="0"/>
              <w:divBdr>
                <w:top w:val="none" w:sz="0" w:space="0" w:color="auto"/>
                <w:left w:val="none" w:sz="0" w:space="0" w:color="auto"/>
                <w:bottom w:val="none" w:sz="0" w:space="0" w:color="auto"/>
                <w:right w:val="none" w:sz="0" w:space="0" w:color="auto"/>
              </w:divBdr>
            </w:div>
            <w:div w:id="1374965878">
              <w:marLeft w:val="0"/>
              <w:marRight w:val="0"/>
              <w:marTop w:val="0"/>
              <w:marBottom w:val="0"/>
              <w:divBdr>
                <w:top w:val="none" w:sz="0" w:space="0" w:color="auto"/>
                <w:left w:val="none" w:sz="0" w:space="0" w:color="auto"/>
                <w:bottom w:val="none" w:sz="0" w:space="0" w:color="auto"/>
                <w:right w:val="none" w:sz="0" w:space="0" w:color="auto"/>
              </w:divBdr>
            </w:div>
            <w:div w:id="1749569776">
              <w:marLeft w:val="0"/>
              <w:marRight w:val="0"/>
              <w:marTop w:val="0"/>
              <w:marBottom w:val="0"/>
              <w:divBdr>
                <w:top w:val="none" w:sz="0" w:space="0" w:color="auto"/>
                <w:left w:val="none" w:sz="0" w:space="0" w:color="auto"/>
                <w:bottom w:val="none" w:sz="0" w:space="0" w:color="auto"/>
                <w:right w:val="none" w:sz="0" w:space="0" w:color="auto"/>
              </w:divBdr>
            </w:div>
            <w:div w:id="668094191">
              <w:marLeft w:val="0"/>
              <w:marRight w:val="0"/>
              <w:marTop w:val="0"/>
              <w:marBottom w:val="0"/>
              <w:divBdr>
                <w:top w:val="none" w:sz="0" w:space="0" w:color="auto"/>
                <w:left w:val="none" w:sz="0" w:space="0" w:color="auto"/>
                <w:bottom w:val="none" w:sz="0" w:space="0" w:color="auto"/>
                <w:right w:val="none" w:sz="0" w:space="0" w:color="auto"/>
              </w:divBdr>
            </w:div>
            <w:div w:id="972566886">
              <w:marLeft w:val="0"/>
              <w:marRight w:val="0"/>
              <w:marTop w:val="0"/>
              <w:marBottom w:val="0"/>
              <w:divBdr>
                <w:top w:val="none" w:sz="0" w:space="0" w:color="auto"/>
                <w:left w:val="none" w:sz="0" w:space="0" w:color="auto"/>
                <w:bottom w:val="none" w:sz="0" w:space="0" w:color="auto"/>
                <w:right w:val="none" w:sz="0" w:space="0" w:color="auto"/>
              </w:divBdr>
            </w:div>
            <w:div w:id="609170718">
              <w:marLeft w:val="0"/>
              <w:marRight w:val="0"/>
              <w:marTop w:val="0"/>
              <w:marBottom w:val="0"/>
              <w:divBdr>
                <w:top w:val="none" w:sz="0" w:space="0" w:color="auto"/>
                <w:left w:val="none" w:sz="0" w:space="0" w:color="auto"/>
                <w:bottom w:val="none" w:sz="0" w:space="0" w:color="auto"/>
                <w:right w:val="none" w:sz="0" w:space="0" w:color="auto"/>
              </w:divBdr>
            </w:div>
            <w:div w:id="1344042843">
              <w:marLeft w:val="0"/>
              <w:marRight w:val="0"/>
              <w:marTop w:val="0"/>
              <w:marBottom w:val="0"/>
              <w:divBdr>
                <w:top w:val="none" w:sz="0" w:space="0" w:color="auto"/>
                <w:left w:val="none" w:sz="0" w:space="0" w:color="auto"/>
                <w:bottom w:val="none" w:sz="0" w:space="0" w:color="auto"/>
                <w:right w:val="none" w:sz="0" w:space="0" w:color="auto"/>
              </w:divBdr>
            </w:div>
            <w:div w:id="334303143">
              <w:marLeft w:val="0"/>
              <w:marRight w:val="0"/>
              <w:marTop w:val="0"/>
              <w:marBottom w:val="0"/>
              <w:divBdr>
                <w:top w:val="none" w:sz="0" w:space="0" w:color="auto"/>
                <w:left w:val="none" w:sz="0" w:space="0" w:color="auto"/>
                <w:bottom w:val="none" w:sz="0" w:space="0" w:color="auto"/>
                <w:right w:val="none" w:sz="0" w:space="0" w:color="auto"/>
              </w:divBdr>
            </w:div>
            <w:div w:id="91781375">
              <w:marLeft w:val="0"/>
              <w:marRight w:val="0"/>
              <w:marTop w:val="0"/>
              <w:marBottom w:val="0"/>
              <w:divBdr>
                <w:top w:val="none" w:sz="0" w:space="0" w:color="auto"/>
                <w:left w:val="none" w:sz="0" w:space="0" w:color="auto"/>
                <w:bottom w:val="none" w:sz="0" w:space="0" w:color="auto"/>
                <w:right w:val="none" w:sz="0" w:space="0" w:color="auto"/>
              </w:divBdr>
            </w:div>
            <w:div w:id="1929387616">
              <w:marLeft w:val="0"/>
              <w:marRight w:val="0"/>
              <w:marTop w:val="0"/>
              <w:marBottom w:val="0"/>
              <w:divBdr>
                <w:top w:val="none" w:sz="0" w:space="0" w:color="auto"/>
                <w:left w:val="none" w:sz="0" w:space="0" w:color="auto"/>
                <w:bottom w:val="none" w:sz="0" w:space="0" w:color="auto"/>
                <w:right w:val="none" w:sz="0" w:space="0" w:color="auto"/>
              </w:divBdr>
            </w:div>
            <w:div w:id="1677072462">
              <w:marLeft w:val="0"/>
              <w:marRight w:val="0"/>
              <w:marTop w:val="0"/>
              <w:marBottom w:val="0"/>
              <w:divBdr>
                <w:top w:val="none" w:sz="0" w:space="0" w:color="auto"/>
                <w:left w:val="none" w:sz="0" w:space="0" w:color="auto"/>
                <w:bottom w:val="none" w:sz="0" w:space="0" w:color="auto"/>
                <w:right w:val="none" w:sz="0" w:space="0" w:color="auto"/>
              </w:divBdr>
            </w:div>
            <w:div w:id="2036536281">
              <w:marLeft w:val="0"/>
              <w:marRight w:val="0"/>
              <w:marTop w:val="0"/>
              <w:marBottom w:val="0"/>
              <w:divBdr>
                <w:top w:val="none" w:sz="0" w:space="0" w:color="auto"/>
                <w:left w:val="none" w:sz="0" w:space="0" w:color="auto"/>
                <w:bottom w:val="none" w:sz="0" w:space="0" w:color="auto"/>
                <w:right w:val="none" w:sz="0" w:space="0" w:color="auto"/>
              </w:divBdr>
            </w:div>
            <w:div w:id="1843858391">
              <w:marLeft w:val="0"/>
              <w:marRight w:val="0"/>
              <w:marTop w:val="0"/>
              <w:marBottom w:val="0"/>
              <w:divBdr>
                <w:top w:val="none" w:sz="0" w:space="0" w:color="auto"/>
                <w:left w:val="none" w:sz="0" w:space="0" w:color="auto"/>
                <w:bottom w:val="none" w:sz="0" w:space="0" w:color="auto"/>
                <w:right w:val="none" w:sz="0" w:space="0" w:color="auto"/>
              </w:divBdr>
            </w:div>
            <w:div w:id="1216967455">
              <w:marLeft w:val="0"/>
              <w:marRight w:val="0"/>
              <w:marTop w:val="0"/>
              <w:marBottom w:val="0"/>
              <w:divBdr>
                <w:top w:val="none" w:sz="0" w:space="0" w:color="auto"/>
                <w:left w:val="none" w:sz="0" w:space="0" w:color="auto"/>
                <w:bottom w:val="none" w:sz="0" w:space="0" w:color="auto"/>
                <w:right w:val="none" w:sz="0" w:space="0" w:color="auto"/>
              </w:divBdr>
            </w:div>
            <w:div w:id="396903922">
              <w:marLeft w:val="0"/>
              <w:marRight w:val="0"/>
              <w:marTop w:val="0"/>
              <w:marBottom w:val="0"/>
              <w:divBdr>
                <w:top w:val="none" w:sz="0" w:space="0" w:color="auto"/>
                <w:left w:val="none" w:sz="0" w:space="0" w:color="auto"/>
                <w:bottom w:val="none" w:sz="0" w:space="0" w:color="auto"/>
                <w:right w:val="none" w:sz="0" w:space="0" w:color="auto"/>
              </w:divBdr>
            </w:div>
            <w:div w:id="1704789436">
              <w:marLeft w:val="0"/>
              <w:marRight w:val="0"/>
              <w:marTop w:val="0"/>
              <w:marBottom w:val="0"/>
              <w:divBdr>
                <w:top w:val="none" w:sz="0" w:space="0" w:color="auto"/>
                <w:left w:val="none" w:sz="0" w:space="0" w:color="auto"/>
                <w:bottom w:val="none" w:sz="0" w:space="0" w:color="auto"/>
                <w:right w:val="none" w:sz="0" w:space="0" w:color="auto"/>
              </w:divBdr>
            </w:div>
            <w:div w:id="148983814">
              <w:marLeft w:val="0"/>
              <w:marRight w:val="0"/>
              <w:marTop w:val="0"/>
              <w:marBottom w:val="0"/>
              <w:divBdr>
                <w:top w:val="none" w:sz="0" w:space="0" w:color="auto"/>
                <w:left w:val="none" w:sz="0" w:space="0" w:color="auto"/>
                <w:bottom w:val="none" w:sz="0" w:space="0" w:color="auto"/>
                <w:right w:val="none" w:sz="0" w:space="0" w:color="auto"/>
              </w:divBdr>
            </w:div>
            <w:div w:id="111443051">
              <w:marLeft w:val="0"/>
              <w:marRight w:val="0"/>
              <w:marTop w:val="0"/>
              <w:marBottom w:val="0"/>
              <w:divBdr>
                <w:top w:val="none" w:sz="0" w:space="0" w:color="auto"/>
                <w:left w:val="none" w:sz="0" w:space="0" w:color="auto"/>
                <w:bottom w:val="none" w:sz="0" w:space="0" w:color="auto"/>
                <w:right w:val="none" w:sz="0" w:space="0" w:color="auto"/>
              </w:divBdr>
            </w:div>
            <w:div w:id="952593965">
              <w:marLeft w:val="0"/>
              <w:marRight w:val="0"/>
              <w:marTop w:val="0"/>
              <w:marBottom w:val="0"/>
              <w:divBdr>
                <w:top w:val="none" w:sz="0" w:space="0" w:color="auto"/>
                <w:left w:val="none" w:sz="0" w:space="0" w:color="auto"/>
                <w:bottom w:val="none" w:sz="0" w:space="0" w:color="auto"/>
                <w:right w:val="none" w:sz="0" w:space="0" w:color="auto"/>
              </w:divBdr>
            </w:div>
            <w:div w:id="1698849256">
              <w:marLeft w:val="0"/>
              <w:marRight w:val="0"/>
              <w:marTop w:val="0"/>
              <w:marBottom w:val="0"/>
              <w:divBdr>
                <w:top w:val="none" w:sz="0" w:space="0" w:color="auto"/>
                <w:left w:val="none" w:sz="0" w:space="0" w:color="auto"/>
                <w:bottom w:val="none" w:sz="0" w:space="0" w:color="auto"/>
                <w:right w:val="none" w:sz="0" w:space="0" w:color="auto"/>
              </w:divBdr>
            </w:div>
            <w:div w:id="362441251">
              <w:marLeft w:val="0"/>
              <w:marRight w:val="0"/>
              <w:marTop w:val="0"/>
              <w:marBottom w:val="0"/>
              <w:divBdr>
                <w:top w:val="none" w:sz="0" w:space="0" w:color="auto"/>
                <w:left w:val="none" w:sz="0" w:space="0" w:color="auto"/>
                <w:bottom w:val="none" w:sz="0" w:space="0" w:color="auto"/>
                <w:right w:val="none" w:sz="0" w:space="0" w:color="auto"/>
              </w:divBdr>
            </w:div>
            <w:div w:id="1508443223">
              <w:marLeft w:val="0"/>
              <w:marRight w:val="0"/>
              <w:marTop w:val="0"/>
              <w:marBottom w:val="0"/>
              <w:divBdr>
                <w:top w:val="none" w:sz="0" w:space="0" w:color="auto"/>
                <w:left w:val="none" w:sz="0" w:space="0" w:color="auto"/>
                <w:bottom w:val="none" w:sz="0" w:space="0" w:color="auto"/>
                <w:right w:val="none" w:sz="0" w:space="0" w:color="auto"/>
              </w:divBdr>
            </w:div>
            <w:div w:id="3892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1637">
      <w:bodyDiv w:val="1"/>
      <w:marLeft w:val="0"/>
      <w:marRight w:val="0"/>
      <w:marTop w:val="0"/>
      <w:marBottom w:val="0"/>
      <w:divBdr>
        <w:top w:val="none" w:sz="0" w:space="0" w:color="auto"/>
        <w:left w:val="none" w:sz="0" w:space="0" w:color="auto"/>
        <w:bottom w:val="none" w:sz="0" w:space="0" w:color="auto"/>
        <w:right w:val="none" w:sz="0" w:space="0" w:color="auto"/>
      </w:divBdr>
    </w:div>
    <w:div w:id="1473793415">
      <w:bodyDiv w:val="1"/>
      <w:marLeft w:val="0"/>
      <w:marRight w:val="0"/>
      <w:marTop w:val="0"/>
      <w:marBottom w:val="0"/>
      <w:divBdr>
        <w:top w:val="none" w:sz="0" w:space="0" w:color="auto"/>
        <w:left w:val="none" w:sz="0" w:space="0" w:color="auto"/>
        <w:bottom w:val="none" w:sz="0" w:space="0" w:color="auto"/>
        <w:right w:val="none" w:sz="0" w:space="0" w:color="auto"/>
      </w:divBdr>
    </w:div>
    <w:div w:id="1478693213">
      <w:bodyDiv w:val="1"/>
      <w:marLeft w:val="0"/>
      <w:marRight w:val="0"/>
      <w:marTop w:val="0"/>
      <w:marBottom w:val="0"/>
      <w:divBdr>
        <w:top w:val="none" w:sz="0" w:space="0" w:color="auto"/>
        <w:left w:val="none" w:sz="0" w:space="0" w:color="auto"/>
        <w:bottom w:val="none" w:sz="0" w:space="0" w:color="auto"/>
        <w:right w:val="none" w:sz="0" w:space="0" w:color="auto"/>
      </w:divBdr>
    </w:div>
    <w:div w:id="1487621978">
      <w:bodyDiv w:val="1"/>
      <w:marLeft w:val="0"/>
      <w:marRight w:val="0"/>
      <w:marTop w:val="0"/>
      <w:marBottom w:val="0"/>
      <w:divBdr>
        <w:top w:val="none" w:sz="0" w:space="0" w:color="auto"/>
        <w:left w:val="none" w:sz="0" w:space="0" w:color="auto"/>
        <w:bottom w:val="none" w:sz="0" w:space="0" w:color="auto"/>
        <w:right w:val="none" w:sz="0" w:space="0" w:color="auto"/>
      </w:divBdr>
      <w:divsChild>
        <w:div w:id="1067151620">
          <w:marLeft w:val="0"/>
          <w:marRight w:val="0"/>
          <w:marTop w:val="0"/>
          <w:marBottom w:val="0"/>
          <w:divBdr>
            <w:top w:val="none" w:sz="0" w:space="0" w:color="auto"/>
            <w:left w:val="none" w:sz="0" w:space="0" w:color="auto"/>
            <w:bottom w:val="none" w:sz="0" w:space="0" w:color="auto"/>
            <w:right w:val="none" w:sz="0" w:space="0" w:color="auto"/>
          </w:divBdr>
          <w:divsChild>
            <w:div w:id="2065832142">
              <w:marLeft w:val="0"/>
              <w:marRight w:val="0"/>
              <w:marTop w:val="0"/>
              <w:marBottom w:val="0"/>
              <w:divBdr>
                <w:top w:val="none" w:sz="0" w:space="0" w:color="auto"/>
                <w:left w:val="none" w:sz="0" w:space="0" w:color="auto"/>
                <w:bottom w:val="none" w:sz="0" w:space="0" w:color="auto"/>
                <w:right w:val="none" w:sz="0" w:space="0" w:color="auto"/>
              </w:divBdr>
            </w:div>
            <w:div w:id="379060982">
              <w:marLeft w:val="0"/>
              <w:marRight w:val="0"/>
              <w:marTop w:val="0"/>
              <w:marBottom w:val="0"/>
              <w:divBdr>
                <w:top w:val="none" w:sz="0" w:space="0" w:color="auto"/>
                <w:left w:val="none" w:sz="0" w:space="0" w:color="auto"/>
                <w:bottom w:val="none" w:sz="0" w:space="0" w:color="auto"/>
                <w:right w:val="none" w:sz="0" w:space="0" w:color="auto"/>
              </w:divBdr>
            </w:div>
            <w:div w:id="254676959">
              <w:marLeft w:val="0"/>
              <w:marRight w:val="0"/>
              <w:marTop w:val="0"/>
              <w:marBottom w:val="0"/>
              <w:divBdr>
                <w:top w:val="none" w:sz="0" w:space="0" w:color="auto"/>
                <w:left w:val="none" w:sz="0" w:space="0" w:color="auto"/>
                <w:bottom w:val="none" w:sz="0" w:space="0" w:color="auto"/>
                <w:right w:val="none" w:sz="0" w:space="0" w:color="auto"/>
              </w:divBdr>
            </w:div>
            <w:div w:id="1874682488">
              <w:marLeft w:val="0"/>
              <w:marRight w:val="0"/>
              <w:marTop w:val="0"/>
              <w:marBottom w:val="0"/>
              <w:divBdr>
                <w:top w:val="none" w:sz="0" w:space="0" w:color="auto"/>
                <w:left w:val="none" w:sz="0" w:space="0" w:color="auto"/>
                <w:bottom w:val="none" w:sz="0" w:space="0" w:color="auto"/>
                <w:right w:val="none" w:sz="0" w:space="0" w:color="auto"/>
              </w:divBdr>
            </w:div>
            <w:div w:id="1247153312">
              <w:marLeft w:val="0"/>
              <w:marRight w:val="0"/>
              <w:marTop w:val="0"/>
              <w:marBottom w:val="0"/>
              <w:divBdr>
                <w:top w:val="none" w:sz="0" w:space="0" w:color="auto"/>
                <w:left w:val="none" w:sz="0" w:space="0" w:color="auto"/>
                <w:bottom w:val="none" w:sz="0" w:space="0" w:color="auto"/>
                <w:right w:val="none" w:sz="0" w:space="0" w:color="auto"/>
              </w:divBdr>
            </w:div>
            <w:div w:id="1896889043">
              <w:marLeft w:val="0"/>
              <w:marRight w:val="0"/>
              <w:marTop w:val="0"/>
              <w:marBottom w:val="0"/>
              <w:divBdr>
                <w:top w:val="none" w:sz="0" w:space="0" w:color="auto"/>
                <w:left w:val="none" w:sz="0" w:space="0" w:color="auto"/>
                <w:bottom w:val="none" w:sz="0" w:space="0" w:color="auto"/>
                <w:right w:val="none" w:sz="0" w:space="0" w:color="auto"/>
              </w:divBdr>
            </w:div>
            <w:div w:id="1040932829">
              <w:marLeft w:val="0"/>
              <w:marRight w:val="0"/>
              <w:marTop w:val="0"/>
              <w:marBottom w:val="0"/>
              <w:divBdr>
                <w:top w:val="none" w:sz="0" w:space="0" w:color="auto"/>
                <w:left w:val="none" w:sz="0" w:space="0" w:color="auto"/>
                <w:bottom w:val="none" w:sz="0" w:space="0" w:color="auto"/>
                <w:right w:val="none" w:sz="0" w:space="0" w:color="auto"/>
              </w:divBdr>
            </w:div>
            <w:div w:id="884830618">
              <w:marLeft w:val="0"/>
              <w:marRight w:val="0"/>
              <w:marTop w:val="0"/>
              <w:marBottom w:val="0"/>
              <w:divBdr>
                <w:top w:val="none" w:sz="0" w:space="0" w:color="auto"/>
                <w:left w:val="none" w:sz="0" w:space="0" w:color="auto"/>
                <w:bottom w:val="none" w:sz="0" w:space="0" w:color="auto"/>
                <w:right w:val="none" w:sz="0" w:space="0" w:color="auto"/>
              </w:divBdr>
            </w:div>
            <w:div w:id="1321225861">
              <w:marLeft w:val="0"/>
              <w:marRight w:val="0"/>
              <w:marTop w:val="0"/>
              <w:marBottom w:val="0"/>
              <w:divBdr>
                <w:top w:val="none" w:sz="0" w:space="0" w:color="auto"/>
                <w:left w:val="none" w:sz="0" w:space="0" w:color="auto"/>
                <w:bottom w:val="none" w:sz="0" w:space="0" w:color="auto"/>
                <w:right w:val="none" w:sz="0" w:space="0" w:color="auto"/>
              </w:divBdr>
            </w:div>
            <w:div w:id="1627344952">
              <w:marLeft w:val="0"/>
              <w:marRight w:val="0"/>
              <w:marTop w:val="0"/>
              <w:marBottom w:val="0"/>
              <w:divBdr>
                <w:top w:val="none" w:sz="0" w:space="0" w:color="auto"/>
                <w:left w:val="none" w:sz="0" w:space="0" w:color="auto"/>
                <w:bottom w:val="none" w:sz="0" w:space="0" w:color="auto"/>
                <w:right w:val="none" w:sz="0" w:space="0" w:color="auto"/>
              </w:divBdr>
            </w:div>
            <w:div w:id="659962081">
              <w:marLeft w:val="0"/>
              <w:marRight w:val="0"/>
              <w:marTop w:val="0"/>
              <w:marBottom w:val="0"/>
              <w:divBdr>
                <w:top w:val="none" w:sz="0" w:space="0" w:color="auto"/>
                <w:left w:val="none" w:sz="0" w:space="0" w:color="auto"/>
                <w:bottom w:val="none" w:sz="0" w:space="0" w:color="auto"/>
                <w:right w:val="none" w:sz="0" w:space="0" w:color="auto"/>
              </w:divBdr>
            </w:div>
            <w:div w:id="821696869">
              <w:marLeft w:val="0"/>
              <w:marRight w:val="0"/>
              <w:marTop w:val="0"/>
              <w:marBottom w:val="0"/>
              <w:divBdr>
                <w:top w:val="none" w:sz="0" w:space="0" w:color="auto"/>
                <w:left w:val="none" w:sz="0" w:space="0" w:color="auto"/>
                <w:bottom w:val="none" w:sz="0" w:space="0" w:color="auto"/>
                <w:right w:val="none" w:sz="0" w:space="0" w:color="auto"/>
              </w:divBdr>
            </w:div>
            <w:div w:id="875237159">
              <w:marLeft w:val="0"/>
              <w:marRight w:val="0"/>
              <w:marTop w:val="0"/>
              <w:marBottom w:val="0"/>
              <w:divBdr>
                <w:top w:val="none" w:sz="0" w:space="0" w:color="auto"/>
                <w:left w:val="none" w:sz="0" w:space="0" w:color="auto"/>
                <w:bottom w:val="none" w:sz="0" w:space="0" w:color="auto"/>
                <w:right w:val="none" w:sz="0" w:space="0" w:color="auto"/>
              </w:divBdr>
            </w:div>
            <w:div w:id="1703241857">
              <w:marLeft w:val="0"/>
              <w:marRight w:val="0"/>
              <w:marTop w:val="0"/>
              <w:marBottom w:val="0"/>
              <w:divBdr>
                <w:top w:val="none" w:sz="0" w:space="0" w:color="auto"/>
                <w:left w:val="none" w:sz="0" w:space="0" w:color="auto"/>
                <w:bottom w:val="none" w:sz="0" w:space="0" w:color="auto"/>
                <w:right w:val="none" w:sz="0" w:space="0" w:color="auto"/>
              </w:divBdr>
            </w:div>
            <w:div w:id="1333991604">
              <w:marLeft w:val="0"/>
              <w:marRight w:val="0"/>
              <w:marTop w:val="0"/>
              <w:marBottom w:val="0"/>
              <w:divBdr>
                <w:top w:val="none" w:sz="0" w:space="0" w:color="auto"/>
                <w:left w:val="none" w:sz="0" w:space="0" w:color="auto"/>
                <w:bottom w:val="none" w:sz="0" w:space="0" w:color="auto"/>
                <w:right w:val="none" w:sz="0" w:space="0" w:color="auto"/>
              </w:divBdr>
            </w:div>
            <w:div w:id="1219825074">
              <w:marLeft w:val="0"/>
              <w:marRight w:val="0"/>
              <w:marTop w:val="0"/>
              <w:marBottom w:val="0"/>
              <w:divBdr>
                <w:top w:val="none" w:sz="0" w:space="0" w:color="auto"/>
                <w:left w:val="none" w:sz="0" w:space="0" w:color="auto"/>
                <w:bottom w:val="none" w:sz="0" w:space="0" w:color="auto"/>
                <w:right w:val="none" w:sz="0" w:space="0" w:color="auto"/>
              </w:divBdr>
            </w:div>
            <w:div w:id="1747411734">
              <w:marLeft w:val="0"/>
              <w:marRight w:val="0"/>
              <w:marTop w:val="0"/>
              <w:marBottom w:val="0"/>
              <w:divBdr>
                <w:top w:val="none" w:sz="0" w:space="0" w:color="auto"/>
                <w:left w:val="none" w:sz="0" w:space="0" w:color="auto"/>
                <w:bottom w:val="none" w:sz="0" w:space="0" w:color="auto"/>
                <w:right w:val="none" w:sz="0" w:space="0" w:color="auto"/>
              </w:divBdr>
            </w:div>
            <w:div w:id="1740398380">
              <w:marLeft w:val="0"/>
              <w:marRight w:val="0"/>
              <w:marTop w:val="0"/>
              <w:marBottom w:val="0"/>
              <w:divBdr>
                <w:top w:val="none" w:sz="0" w:space="0" w:color="auto"/>
                <w:left w:val="none" w:sz="0" w:space="0" w:color="auto"/>
                <w:bottom w:val="none" w:sz="0" w:space="0" w:color="auto"/>
                <w:right w:val="none" w:sz="0" w:space="0" w:color="auto"/>
              </w:divBdr>
            </w:div>
            <w:div w:id="1245531550">
              <w:marLeft w:val="0"/>
              <w:marRight w:val="0"/>
              <w:marTop w:val="0"/>
              <w:marBottom w:val="0"/>
              <w:divBdr>
                <w:top w:val="none" w:sz="0" w:space="0" w:color="auto"/>
                <w:left w:val="none" w:sz="0" w:space="0" w:color="auto"/>
                <w:bottom w:val="none" w:sz="0" w:space="0" w:color="auto"/>
                <w:right w:val="none" w:sz="0" w:space="0" w:color="auto"/>
              </w:divBdr>
            </w:div>
            <w:div w:id="867763726">
              <w:marLeft w:val="0"/>
              <w:marRight w:val="0"/>
              <w:marTop w:val="0"/>
              <w:marBottom w:val="0"/>
              <w:divBdr>
                <w:top w:val="none" w:sz="0" w:space="0" w:color="auto"/>
                <w:left w:val="none" w:sz="0" w:space="0" w:color="auto"/>
                <w:bottom w:val="none" w:sz="0" w:space="0" w:color="auto"/>
                <w:right w:val="none" w:sz="0" w:space="0" w:color="auto"/>
              </w:divBdr>
            </w:div>
            <w:div w:id="1298878058">
              <w:marLeft w:val="0"/>
              <w:marRight w:val="0"/>
              <w:marTop w:val="0"/>
              <w:marBottom w:val="0"/>
              <w:divBdr>
                <w:top w:val="none" w:sz="0" w:space="0" w:color="auto"/>
                <w:left w:val="none" w:sz="0" w:space="0" w:color="auto"/>
                <w:bottom w:val="none" w:sz="0" w:space="0" w:color="auto"/>
                <w:right w:val="none" w:sz="0" w:space="0" w:color="auto"/>
              </w:divBdr>
            </w:div>
            <w:div w:id="1685203593">
              <w:marLeft w:val="0"/>
              <w:marRight w:val="0"/>
              <w:marTop w:val="0"/>
              <w:marBottom w:val="0"/>
              <w:divBdr>
                <w:top w:val="none" w:sz="0" w:space="0" w:color="auto"/>
                <w:left w:val="none" w:sz="0" w:space="0" w:color="auto"/>
                <w:bottom w:val="none" w:sz="0" w:space="0" w:color="auto"/>
                <w:right w:val="none" w:sz="0" w:space="0" w:color="auto"/>
              </w:divBdr>
            </w:div>
            <w:div w:id="1400131110">
              <w:marLeft w:val="0"/>
              <w:marRight w:val="0"/>
              <w:marTop w:val="0"/>
              <w:marBottom w:val="0"/>
              <w:divBdr>
                <w:top w:val="none" w:sz="0" w:space="0" w:color="auto"/>
                <w:left w:val="none" w:sz="0" w:space="0" w:color="auto"/>
                <w:bottom w:val="none" w:sz="0" w:space="0" w:color="auto"/>
                <w:right w:val="none" w:sz="0" w:space="0" w:color="auto"/>
              </w:divBdr>
            </w:div>
            <w:div w:id="826288015">
              <w:marLeft w:val="0"/>
              <w:marRight w:val="0"/>
              <w:marTop w:val="0"/>
              <w:marBottom w:val="0"/>
              <w:divBdr>
                <w:top w:val="none" w:sz="0" w:space="0" w:color="auto"/>
                <w:left w:val="none" w:sz="0" w:space="0" w:color="auto"/>
                <w:bottom w:val="none" w:sz="0" w:space="0" w:color="auto"/>
                <w:right w:val="none" w:sz="0" w:space="0" w:color="auto"/>
              </w:divBdr>
            </w:div>
            <w:div w:id="958533553">
              <w:marLeft w:val="0"/>
              <w:marRight w:val="0"/>
              <w:marTop w:val="0"/>
              <w:marBottom w:val="0"/>
              <w:divBdr>
                <w:top w:val="none" w:sz="0" w:space="0" w:color="auto"/>
                <w:left w:val="none" w:sz="0" w:space="0" w:color="auto"/>
                <w:bottom w:val="none" w:sz="0" w:space="0" w:color="auto"/>
                <w:right w:val="none" w:sz="0" w:space="0" w:color="auto"/>
              </w:divBdr>
            </w:div>
            <w:div w:id="2014215926">
              <w:marLeft w:val="0"/>
              <w:marRight w:val="0"/>
              <w:marTop w:val="0"/>
              <w:marBottom w:val="0"/>
              <w:divBdr>
                <w:top w:val="none" w:sz="0" w:space="0" w:color="auto"/>
                <w:left w:val="none" w:sz="0" w:space="0" w:color="auto"/>
                <w:bottom w:val="none" w:sz="0" w:space="0" w:color="auto"/>
                <w:right w:val="none" w:sz="0" w:space="0" w:color="auto"/>
              </w:divBdr>
            </w:div>
            <w:div w:id="1408379688">
              <w:marLeft w:val="0"/>
              <w:marRight w:val="0"/>
              <w:marTop w:val="0"/>
              <w:marBottom w:val="0"/>
              <w:divBdr>
                <w:top w:val="none" w:sz="0" w:space="0" w:color="auto"/>
                <w:left w:val="none" w:sz="0" w:space="0" w:color="auto"/>
                <w:bottom w:val="none" w:sz="0" w:space="0" w:color="auto"/>
                <w:right w:val="none" w:sz="0" w:space="0" w:color="auto"/>
              </w:divBdr>
            </w:div>
            <w:div w:id="775295984">
              <w:marLeft w:val="0"/>
              <w:marRight w:val="0"/>
              <w:marTop w:val="0"/>
              <w:marBottom w:val="0"/>
              <w:divBdr>
                <w:top w:val="none" w:sz="0" w:space="0" w:color="auto"/>
                <w:left w:val="none" w:sz="0" w:space="0" w:color="auto"/>
                <w:bottom w:val="none" w:sz="0" w:space="0" w:color="auto"/>
                <w:right w:val="none" w:sz="0" w:space="0" w:color="auto"/>
              </w:divBdr>
            </w:div>
            <w:div w:id="2071731926">
              <w:marLeft w:val="0"/>
              <w:marRight w:val="0"/>
              <w:marTop w:val="0"/>
              <w:marBottom w:val="0"/>
              <w:divBdr>
                <w:top w:val="none" w:sz="0" w:space="0" w:color="auto"/>
                <w:left w:val="none" w:sz="0" w:space="0" w:color="auto"/>
                <w:bottom w:val="none" w:sz="0" w:space="0" w:color="auto"/>
                <w:right w:val="none" w:sz="0" w:space="0" w:color="auto"/>
              </w:divBdr>
            </w:div>
            <w:div w:id="265695312">
              <w:marLeft w:val="0"/>
              <w:marRight w:val="0"/>
              <w:marTop w:val="0"/>
              <w:marBottom w:val="0"/>
              <w:divBdr>
                <w:top w:val="none" w:sz="0" w:space="0" w:color="auto"/>
                <w:left w:val="none" w:sz="0" w:space="0" w:color="auto"/>
                <w:bottom w:val="none" w:sz="0" w:space="0" w:color="auto"/>
                <w:right w:val="none" w:sz="0" w:space="0" w:color="auto"/>
              </w:divBdr>
            </w:div>
            <w:div w:id="2089231917">
              <w:marLeft w:val="0"/>
              <w:marRight w:val="0"/>
              <w:marTop w:val="0"/>
              <w:marBottom w:val="0"/>
              <w:divBdr>
                <w:top w:val="none" w:sz="0" w:space="0" w:color="auto"/>
                <w:left w:val="none" w:sz="0" w:space="0" w:color="auto"/>
                <w:bottom w:val="none" w:sz="0" w:space="0" w:color="auto"/>
                <w:right w:val="none" w:sz="0" w:space="0" w:color="auto"/>
              </w:divBdr>
            </w:div>
            <w:div w:id="565653392">
              <w:marLeft w:val="0"/>
              <w:marRight w:val="0"/>
              <w:marTop w:val="0"/>
              <w:marBottom w:val="0"/>
              <w:divBdr>
                <w:top w:val="none" w:sz="0" w:space="0" w:color="auto"/>
                <w:left w:val="none" w:sz="0" w:space="0" w:color="auto"/>
                <w:bottom w:val="none" w:sz="0" w:space="0" w:color="auto"/>
                <w:right w:val="none" w:sz="0" w:space="0" w:color="auto"/>
              </w:divBdr>
            </w:div>
            <w:div w:id="791634144">
              <w:marLeft w:val="0"/>
              <w:marRight w:val="0"/>
              <w:marTop w:val="0"/>
              <w:marBottom w:val="0"/>
              <w:divBdr>
                <w:top w:val="none" w:sz="0" w:space="0" w:color="auto"/>
                <w:left w:val="none" w:sz="0" w:space="0" w:color="auto"/>
                <w:bottom w:val="none" w:sz="0" w:space="0" w:color="auto"/>
                <w:right w:val="none" w:sz="0" w:space="0" w:color="auto"/>
              </w:divBdr>
            </w:div>
            <w:div w:id="666322670">
              <w:marLeft w:val="0"/>
              <w:marRight w:val="0"/>
              <w:marTop w:val="0"/>
              <w:marBottom w:val="0"/>
              <w:divBdr>
                <w:top w:val="none" w:sz="0" w:space="0" w:color="auto"/>
                <w:left w:val="none" w:sz="0" w:space="0" w:color="auto"/>
                <w:bottom w:val="none" w:sz="0" w:space="0" w:color="auto"/>
                <w:right w:val="none" w:sz="0" w:space="0" w:color="auto"/>
              </w:divBdr>
            </w:div>
            <w:div w:id="794568822">
              <w:marLeft w:val="0"/>
              <w:marRight w:val="0"/>
              <w:marTop w:val="0"/>
              <w:marBottom w:val="0"/>
              <w:divBdr>
                <w:top w:val="none" w:sz="0" w:space="0" w:color="auto"/>
                <w:left w:val="none" w:sz="0" w:space="0" w:color="auto"/>
                <w:bottom w:val="none" w:sz="0" w:space="0" w:color="auto"/>
                <w:right w:val="none" w:sz="0" w:space="0" w:color="auto"/>
              </w:divBdr>
            </w:div>
            <w:div w:id="1304701834">
              <w:marLeft w:val="0"/>
              <w:marRight w:val="0"/>
              <w:marTop w:val="0"/>
              <w:marBottom w:val="0"/>
              <w:divBdr>
                <w:top w:val="none" w:sz="0" w:space="0" w:color="auto"/>
                <w:left w:val="none" w:sz="0" w:space="0" w:color="auto"/>
                <w:bottom w:val="none" w:sz="0" w:space="0" w:color="auto"/>
                <w:right w:val="none" w:sz="0" w:space="0" w:color="auto"/>
              </w:divBdr>
            </w:div>
            <w:div w:id="1949655894">
              <w:marLeft w:val="0"/>
              <w:marRight w:val="0"/>
              <w:marTop w:val="0"/>
              <w:marBottom w:val="0"/>
              <w:divBdr>
                <w:top w:val="none" w:sz="0" w:space="0" w:color="auto"/>
                <w:left w:val="none" w:sz="0" w:space="0" w:color="auto"/>
                <w:bottom w:val="none" w:sz="0" w:space="0" w:color="auto"/>
                <w:right w:val="none" w:sz="0" w:space="0" w:color="auto"/>
              </w:divBdr>
            </w:div>
            <w:div w:id="1937784132">
              <w:marLeft w:val="0"/>
              <w:marRight w:val="0"/>
              <w:marTop w:val="0"/>
              <w:marBottom w:val="0"/>
              <w:divBdr>
                <w:top w:val="none" w:sz="0" w:space="0" w:color="auto"/>
                <w:left w:val="none" w:sz="0" w:space="0" w:color="auto"/>
                <w:bottom w:val="none" w:sz="0" w:space="0" w:color="auto"/>
                <w:right w:val="none" w:sz="0" w:space="0" w:color="auto"/>
              </w:divBdr>
            </w:div>
            <w:div w:id="1851287966">
              <w:marLeft w:val="0"/>
              <w:marRight w:val="0"/>
              <w:marTop w:val="0"/>
              <w:marBottom w:val="0"/>
              <w:divBdr>
                <w:top w:val="none" w:sz="0" w:space="0" w:color="auto"/>
                <w:left w:val="none" w:sz="0" w:space="0" w:color="auto"/>
                <w:bottom w:val="none" w:sz="0" w:space="0" w:color="auto"/>
                <w:right w:val="none" w:sz="0" w:space="0" w:color="auto"/>
              </w:divBdr>
            </w:div>
            <w:div w:id="103617813">
              <w:marLeft w:val="0"/>
              <w:marRight w:val="0"/>
              <w:marTop w:val="0"/>
              <w:marBottom w:val="0"/>
              <w:divBdr>
                <w:top w:val="none" w:sz="0" w:space="0" w:color="auto"/>
                <w:left w:val="none" w:sz="0" w:space="0" w:color="auto"/>
                <w:bottom w:val="none" w:sz="0" w:space="0" w:color="auto"/>
                <w:right w:val="none" w:sz="0" w:space="0" w:color="auto"/>
              </w:divBdr>
            </w:div>
            <w:div w:id="1282805111">
              <w:marLeft w:val="0"/>
              <w:marRight w:val="0"/>
              <w:marTop w:val="0"/>
              <w:marBottom w:val="0"/>
              <w:divBdr>
                <w:top w:val="none" w:sz="0" w:space="0" w:color="auto"/>
                <w:left w:val="none" w:sz="0" w:space="0" w:color="auto"/>
                <w:bottom w:val="none" w:sz="0" w:space="0" w:color="auto"/>
                <w:right w:val="none" w:sz="0" w:space="0" w:color="auto"/>
              </w:divBdr>
            </w:div>
            <w:div w:id="171454740">
              <w:marLeft w:val="0"/>
              <w:marRight w:val="0"/>
              <w:marTop w:val="0"/>
              <w:marBottom w:val="0"/>
              <w:divBdr>
                <w:top w:val="none" w:sz="0" w:space="0" w:color="auto"/>
                <w:left w:val="none" w:sz="0" w:space="0" w:color="auto"/>
                <w:bottom w:val="none" w:sz="0" w:space="0" w:color="auto"/>
                <w:right w:val="none" w:sz="0" w:space="0" w:color="auto"/>
              </w:divBdr>
            </w:div>
            <w:div w:id="1425757891">
              <w:marLeft w:val="0"/>
              <w:marRight w:val="0"/>
              <w:marTop w:val="0"/>
              <w:marBottom w:val="0"/>
              <w:divBdr>
                <w:top w:val="none" w:sz="0" w:space="0" w:color="auto"/>
                <w:left w:val="none" w:sz="0" w:space="0" w:color="auto"/>
                <w:bottom w:val="none" w:sz="0" w:space="0" w:color="auto"/>
                <w:right w:val="none" w:sz="0" w:space="0" w:color="auto"/>
              </w:divBdr>
            </w:div>
            <w:div w:id="616370502">
              <w:marLeft w:val="0"/>
              <w:marRight w:val="0"/>
              <w:marTop w:val="0"/>
              <w:marBottom w:val="0"/>
              <w:divBdr>
                <w:top w:val="none" w:sz="0" w:space="0" w:color="auto"/>
                <w:left w:val="none" w:sz="0" w:space="0" w:color="auto"/>
                <w:bottom w:val="none" w:sz="0" w:space="0" w:color="auto"/>
                <w:right w:val="none" w:sz="0" w:space="0" w:color="auto"/>
              </w:divBdr>
            </w:div>
            <w:div w:id="1156186754">
              <w:marLeft w:val="0"/>
              <w:marRight w:val="0"/>
              <w:marTop w:val="0"/>
              <w:marBottom w:val="0"/>
              <w:divBdr>
                <w:top w:val="none" w:sz="0" w:space="0" w:color="auto"/>
                <w:left w:val="none" w:sz="0" w:space="0" w:color="auto"/>
                <w:bottom w:val="none" w:sz="0" w:space="0" w:color="auto"/>
                <w:right w:val="none" w:sz="0" w:space="0" w:color="auto"/>
              </w:divBdr>
            </w:div>
            <w:div w:id="7562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3472">
      <w:bodyDiv w:val="1"/>
      <w:marLeft w:val="0"/>
      <w:marRight w:val="0"/>
      <w:marTop w:val="0"/>
      <w:marBottom w:val="0"/>
      <w:divBdr>
        <w:top w:val="none" w:sz="0" w:space="0" w:color="auto"/>
        <w:left w:val="none" w:sz="0" w:space="0" w:color="auto"/>
        <w:bottom w:val="none" w:sz="0" w:space="0" w:color="auto"/>
        <w:right w:val="none" w:sz="0" w:space="0" w:color="auto"/>
      </w:divBdr>
      <w:divsChild>
        <w:div w:id="1445613819">
          <w:marLeft w:val="0"/>
          <w:marRight w:val="0"/>
          <w:marTop w:val="0"/>
          <w:marBottom w:val="0"/>
          <w:divBdr>
            <w:top w:val="none" w:sz="0" w:space="0" w:color="auto"/>
            <w:left w:val="none" w:sz="0" w:space="0" w:color="auto"/>
            <w:bottom w:val="none" w:sz="0" w:space="0" w:color="auto"/>
            <w:right w:val="none" w:sz="0" w:space="0" w:color="auto"/>
          </w:divBdr>
          <w:divsChild>
            <w:div w:id="1365210357">
              <w:marLeft w:val="0"/>
              <w:marRight w:val="0"/>
              <w:marTop w:val="0"/>
              <w:marBottom w:val="0"/>
              <w:divBdr>
                <w:top w:val="none" w:sz="0" w:space="0" w:color="auto"/>
                <w:left w:val="none" w:sz="0" w:space="0" w:color="auto"/>
                <w:bottom w:val="none" w:sz="0" w:space="0" w:color="auto"/>
                <w:right w:val="none" w:sz="0" w:space="0" w:color="auto"/>
              </w:divBdr>
            </w:div>
            <w:div w:id="21442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99737">
      <w:bodyDiv w:val="1"/>
      <w:marLeft w:val="0"/>
      <w:marRight w:val="0"/>
      <w:marTop w:val="0"/>
      <w:marBottom w:val="0"/>
      <w:divBdr>
        <w:top w:val="none" w:sz="0" w:space="0" w:color="auto"/>
        <w:left w:val="none" w:sz="0" w:space="0" w:color="auto"/>
        <w:bottom w:val="none" w:sz="0" w:space="0" w:color="auto"/>
        <w:right w:val="none" w:sz="0" w:space="0" w:color="auto"/>
      </w:divBdr>
    </w:div>
    <w:div w:id="1536381269">
      <w:bodyDiv w:val="1"/>
      <w:marLeft w:val="0"/>
      <w:marRight w:val="0"/>
      <w:marTop w:val="0"/>
      <w:marBottom w:val="0"/>
      <w:divBdr>
        <w:top w:val="none" w:sz="0" w:space="0" w:color="auto"/>
        <w:left w:val="none" w:sz="0" w:space="0" w:color="auto"/>
        <w:bottom w:val="none" w:sz="0" w:space="0" w:color="auto"/>
        <w:right w:val="none" w:sz="0" w:space="0" w:color="auto"/>
      </w:divBdr>
    </w:div>
    <w:div w:id="1538735759">
      <w:bodyDiv w:val="1"/>
      <w:marLeft w:val="0"/>
      <w:marRight w:val="0"/>
      <w:marTop w:val="0"/>
      <w:marBottom w:val="0"/>
      <w:divBdr>
        <w:top w:val="none" w:sz="0" w:space="0" w:color="auto"/>
        <w:left w:val="none" w:sz="0" w:space="0" w:color="auto"/>
        <w:bottom w:val="none" w:sz="0" w:space="0" w:color="auto"/>
        <w:right w:val="none" w:sz="0" w:space="0" w:color="auto"/>
      </w:divBdr>
      <w:divsChild>
        <w:div w:id="784495950">
          <w:marLeft w:val="0"/>
          <w:marRight w:val="0"/>
          <w:marTop w:val="0"/>
          <w:marBottom w:val="0"/>
          <w:divBdr>
            <w:top w:val="none" w:sz="0" w:space="0" w:color="auto"/>
            <w:left w:val="none" w:sz="0" w:space="0" w:color="auto"/>
            <w:bottom w:val="none" w:sz="0" w:space="0" w:color="auto"/>
            <w:right w:val="none" w:sz="0" w:space="0" w:color="auto"/>
          </w:divBdr>
          <w:divsChild>
            <w:div w:id="808792083">
              <w:marLeft w:val="0"/>
              <w:marRight w:val="0"/>
              <w:marTop w:val="0"/>
              <w:marBottom w:val="0"/>
              <w:divBdr>
                <w:top w:val="none" w:sz="0" w:space="0" w:color="auto"/>
                <w:left w:val="none" w:sz="0" w:space="0" w:color="auto"/>
                <w:bottom w:val="none" w:sz="0" w:space="0" w:color="auto"/>
                <w:right w:val="none" w:sz="0" w:space="0" w:color="auto"/>
              </w:divBdr>
            </w:div>
            <w:div w:id="1435595007">
              <w:marLeft w:val="0"/>
              <w:marRight w:val="0"/>
              <w:marTop w:val="0"/>
              <w:marBottom w:val="0"/>
              <w:divBdr>
                <w:top w:val="none" w:sz="0" w:space="0" w:color="auto"/>
                <w:left w:val="none" w:sz="0" w:space="0" w:color="auto"/>
                <w:bottom w:val="none" w:sz="0" w:space="0" w:color="auto"/>
                <w:right w:val="none" w:sz="0" w:space="0" w:color="auto"/>
              </w:divBdr>
            </w:div>
            <w:div w:id="563687675">
              <w:marLeft w:val="0"/>
              <w:marRight w:val="0"/>
              <w:marTop w:val="0"/>
              <w:marBottom w:val="0"/>
              <w:divBdr>
                <w:top w:val="none" w:sz="0" w:space="0" w:color="auto"/>
                <w:left w:val="none" w:sz="0" w:space="0" w:color="auto"/>
                <w:bottom w:val="none" w:sz="0" w:space="0" w:color="auto"/>
                <w:right w:val="none" w:sz="0" w:space="0" w:color="auto"/>
              </w:divBdr>
            </w:div>
            <w:div w:id="518740839">
              <w:marLeft w:val="0"/>
              <w:marRight w:val="0"/>
              <w:marTop w:val="0"/>
              <w:marBottom w:val="0"/>
              <w:divBdr>
                <w:top w:val="none" w:sz="0" w:space="0" w:color="auto"/>
                <w:left w:val="none" w:sz="0" w:space="0" w:color="auto"/>
                <w:bottom w:val="none" w:sz="0" w:space="0" w:color="auto"/>
                <w:right w:val="none" w:sz="0" w:space="0" w:color="auto"/>
              </w:divBdr>
            </w:div>
            <w:div w:id="692996064">
              <w:marLeft w:val="0"/>
              <w:marRight w:val="0"/>
              <w:marTop w:val="0"/>
              <w:marBottom w:val="0"/>
              <w:divBdr>
                <w:top w:val="none" w:sz="0" w:space="0" w:color="auto"/>
                <w:left w:val="none" w:sz="0" w:space="0" w:color="auto"/>
                <w:bottom w:val="none" w:sz="0" w:space="0" w:color="auto"/>
                <w:right w:val="none" w:sz="0" w:space="0" w:color="auto"/>
              </w:divBdr>
            </w:div>
            <w:div w:id="2001107020">
              <w:marLeft w:val="0"/>
              <w:marRight w:val="0"/>
              <w:marTop w:val="0"/>
              <w:marBottom w:val="0"/>
              <w:divBdr>
                <w:top w:val="none" w:sz="0" w:space="0" w:color="auto"/>
                <w:left w:val="none" w:sz="0" w:space="0" w:color="auto"/>
                <w:bottom w:val="none" w:sz="0" w:space="0" w:color="auto"/>
                <w:right w:val="none" w:sz="0" w:space="0" w:color="auto"/>
              </w:divBdr>
            </w:div>
            <w:div w:id="795442466">
              <w:marLeft w:val="0"/>
              <w:marRight w:val="0"/>
              <w:marTop w:val="0"/>
              <w:marBottom w:val="0"/>
              <w:divBdr>
                <w:top w:val="none" w:sz="0" w:space="0" w:color="auto"/>
                <w:left w:val="none" w:sz="0" w:space="0" w:color="auto"/>
                <w:bottom w:val="none" w:sz="0" w:space="0" w:color="auto"/>
                <w:right w:val="none" w:sz="0" w:space="0" w:color="auto"/>
              </w:divBdr>
            </w:div>
            <w:div w:id="1026563156">
              <w:marLeft w:val="0"/>
              <w:marRight w:val="0"/>
              <w:marTop w:val="0"/>
              <w:marBottom w:val="0"/>
              <w:divBdr>
                <w:top w:val="none" w:sz="0" w:space="0" w:color="auto"/>
                <w:left w:val="none" w:sz="0" w:space="0" w:color="auto"/>
                <w:bottom w:val="none" w:sz="0" w:space="0" w:color="auto"/>
                <w:right w:val="none" w:sz="0" w:space="0" w:color="auto"/>
              </w:divBdr>
            </w:div>
            <w:div w:id="1384602391">
              <w:marLeft w:val="0"/>
              <w:marRight w:val="0"/>
              <w:marTop w:val="0"/>
              <w:marBottom w:val="0"/>
              <w:divBdr>
                <w:top w:val="none" w:sz="0" w:space="0" w:color="auto"/>
                <w:left w:val="none" w:sz="0" w:space="0" w:color="auto"/>
                <w:bottom w:val="none" w:sz="0" w:space="0" w:color="auto"/>
                <w:right w:val="none" w:sz="0" w:space="0" w:color="auto"/>
              </w:divBdr>
            </w:div>
            <w:div w:id="635070067">
              <w:marLeft w:val="0"/>
              <w:marRight w:val="0"/>
              <w:marTop w:val="0"/>
              <w:marBottom w:val="0"/>
              <w:divBdr>
                <w:top w:val="none" w:sz="0" w:space="0" w:color="auto"/>
                <w:left w:val="none" w:sz="0" w:space="0" w:color="auto"/>
                <w:bottom w:val="none" w:sz="0" w:space="0" w:color="auto"/>
                <w:right w:val="none" w:sz="0" w:space="0" w:color="auto"/>
              </w:divBdr>
            </w:div>
            <w:div w:id="1953782286">
              <w:marLeft w:val="0"/>
              <w:marRight w:val="0"/>
              <w:marTop w:val="0"/>
              <w:marBottom w:val="0"/>
              <w:divBdr>
                <w:top w:val="none" w:sz="0" w:space="0" w:color="auto"/>
                <w:left w:val="none" w:sz="0" w:space="0" w:color="auto"/>
                <w:bottom w:val="none" w:sz="0" w:space="0" w:color="auto"/>
                <w:right w:val="none" w:sz="0" w:space="0" w:color="auto"/>
              </w:divBdr>
            </w:div>
            <w:div w:id="18411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2443">
      <w:bodyDiv w:val="1"/>
      <w:marLeft w:val="0"/>
      <w:marRight w:val="0"/>
      <w:marTop w:val="0"/>
      <w:marBottom w:val="0"/>
      <w:divBdr>
        <w:top w:val="none" w:sz="0" w:space="0" w:color="auto"/>
        <w:left w:val="none" w:sz="0" w:space="0" w:color="auto"/>
        <w:bottom w:val="none" w:sz="0" w:space="0" w:color="auto"/>
        <w:right w:val="none" w:sz="0" w:space="0" w:color="auto"/>
      </w:divBdr>
    </w:div>
    <w:div w:id="1572153538">
      <w:bodyDiv w:val="1"/>
      <w:marLeft w:val="0"/>
      <w:marRight w:val="0"/>
      <w:marTop w:val="0"/>
      <w:marBottom w:val="0"/>
      <w:divBdr>
        <w:top w:val="none" w:sz="0" w:space="0" w:color="auto"/>
        <w:left w:val="none" w:sz="0" w:space="0" w:color="auto"/>
        <w:bottom w:val="none" w:sz="0" w:space="0" w:color="auto"/>
        <w:right w:val="none" w:sz="0" w:space="0" w:color="auto"/>
      </w:divBdr>
    </w:div>
    <w:div w:id="1574311628">
      <w:bodyDiv w:val="1"/>
      <w:marLeft w:val="0"/>
      <w:marRight w:val="0"/>
      <w:marTop w:val="0"/>
      <w:marBottom w:val="0"/>
      <w:divBdr>
        <w:top w:val="none" w:sz="0" w:space="0" w:color="auto"/>
        <w:left w:val="none" w:sz="0" w:space="0" w:color="auto"/>
        <w:bottom w:val="none" w:sz="0" w:space="0" w:color="auto"/>
        <w:right w:val="none" w:sz="0" w:space="0" w:color="auto"/>
      </w:divBdr>
    </w:div>
    <w:div w:id="1590851824">
      <w:bodyDiv w:val="1"/>
      <w:marLeft w:val="0"/>
      <w:marRight w:val="0"/>
      <w:marTop w:val="0"/>
      <w:marBottom w:val="0"/>
      <w:divBdr>
        <w:top w:val="none" w:sz="0" w:space="0" w:color="auto"/>
        <w:left w:val="none" w:sz="0" w:space="0" w:color="auto"/>
        <w:bottom w:val="none" w:sz="0" w:space="0" w:color="auto"/>
        <w:right w:val="none" w:sz="0" w:space="0" w:color="auto"/>
      </w:divBdr>
      <w:divsChild>
        <w:div w:id="1427968564">
          <w:marLeft w:val="0"/>
          <w:marRight w:val="0"/>
          <w:marTop w:val="0"/>
          <w:marBottom w:val="0"/>
          <w:divBdr>
            <w:top w:val="none" w:sz="0" w:space="0" w:color="auto"/>
            <w:left w:val="none" w:sz="0" w:space="0" w:color="auto"/>
            <w:bottom w:val="none" w:sz="0" w:space="0" w:color="auto"/>
            <w:right w:val="none" w:sz="0" w:space="0" w:color="auto"/>
          </w:divBdr>
          <w:divsChild>
            <w:div w:id="182129382">
              <w:marLeft w:val="0"/>
              <w:marRight w:val="0"/>
              <w:marTop w:val="0"/>
              <w:marBottom w:val="0"/>
              <w:divBdr>
                <w:top w:val="none" w:sz="0" w:space="0" w:color="auto"/>
                <w:left w:val="none" w:sz="0" w:space="0" w:color="auto"/>
                <w:bottom w:val="none" w:sz="0" w:space="0" w:color="auto"/>
                <w:right w:val="none" w:sz="0" w:space="0" w:color="auto"/>
              </w:divBdr>
            </w:div>
            <w:div w:id="199319327">
              <w:marLeft w:val="0"/>
              <w:marRight w:val="0"/>
              <w:marTop w:val="0"/>
              <w:marBottom w:val="0"/>
              <w:divBdr>
                <w:top w:val="none" w:sz="0" w:space="0" w:color="auto"/>
                <w:left w:val="none" w:sz="0" w:space="0" w:color="auto"/>
                <w:bottom w:val="none" w:sz="0" w:space="0" w:color="auto"/>
                <w:right w:val="none" w:sz="0" w:space="0" w:color="auto"/>
              </w:divBdr>
            </w:div>
            <w:div w:id="1113206002">
              <w:marLeft w:val="0"/>
              <w:marRight w:val="0"/>
              <w:marTop w:val="0"/>
              <w:marBottom w:val="0"/>
              <w:divBdr>
                <w:top w:val="none" w:sz="0" w:space="0" w:color="auto"/>
                <w:left w:val="none" w:sz="0" w:space="0" w:color="auto"/>
                <w:bottom w:val="none" w:sz="0" w:space="0" w:color="auto"/>
                <w:right w:val="none" w:sz="0" w:space="0" w:color="auto"/>
              </w:divBdr>
            </w:div>
            <w:div w:id="15158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5582">
      <w:bodyDiv w:val="1"/>
      <w:marLeft w:val="0"/>
      <w:marRight w:val="0"/>
      <w:marTop w:val="0"/>
      <w:marBottom w:val="0"/>
      <w:divBdr>
        <w:top w:val="none" w:sz="0" w:space="0" w:color="auto"/>
        <w:left w:val="none" w:sz="0" w:space="0" w:color="auto"/>
        <w:bottom w:val="none" w:sz="0" w:space="0" w:color="auto"/>
        <w:right w:val="none" w:sz="0" w:space="0" w:color="auto"/>
      </w:divBdr>
      <w:divsChild>
        <w:div w:id="773789386">
          <w:marLeft w:val="0"/>
          <w:marRight w:val="0"/>
          <w:marTop w:val="0"/>
          <w:marBottom w:val="0"/>
          <w:divBdr>
            <w:top w:val="none" w:sz="0" w:space="0" w:color="auto"/>
            <w:left w:val="none" w:sz="0" w:space="0" w:color="auto"/>
            <w:bottom w:val="none" w:sz="0" w:space="0" w:color="auto"/>
            <w:right w:val="none" w:sz="0" w:space="0" w:color="auto"/>
          </w:divBdr>
          <w:divsChild>
            <w:div w:id="1818379715">
              <w:marLeft w:val="0"/>
              <w:marRight w:val="0"/>
              <w:marTop w:val="0"/>
              <w:marBottom w:val="0"/>
              <w:divBdr>
                <w:top w:val="none" w:sz="0" w:space="0" w:color="auto"/>
                <w:left w:val="none" w:sz="0" w:space="0" w:color="auto"/>
                <w:bottom w:val="none" w:sz="0" w:space="0" w:color="auto"/>
                <w:right w:val="none" w:sz="0" w:space="0" w:color="auto"/>
              </w:divBdr>
            </w:div>
            <w:div w:id="1691947759">
              <w:marLeft w:val="0"/>
              <w:marRight w:val="0"/>
              <w:marTop w:val="0"/>
              <w:marBottom w:val="0"/>
              <w:divBdr>
                <w:top w:val="none" w:sz="0" w:space="0" w:color="auto"/>
                <w:left w:val="none" w:sz="0" w:space="0" w:color="auto"/>
                <w:bottom w:val="none" w:sz="0" w:space="0" w:color="auto"/>
                <w:right w:val="none" w:sz="0" w:space="0" w:color="auto"/>
              </w:divBdr>
            </w:div>
            <w:div w:id="17856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5586">
      <w:bodyDiv w:val="1"/>
      <w:marLeft w:val="0"/>
      <w:marRight w:val="0"/>
      <w:marTop w:val="0"/>
      <w:marBottom w:val="0"/>
      <w:divBdr>
        <w:top w:val="none" w:sz="0" w:space="0" w:color="auto"/>
        <w:left w:val="none" w:sz="0" w:space="0" w:color="auto"/>
        <w:bottom w:val="none" w:sz="0" w:space="0" w:color="auto"/>
        <w:right w:val="none" w:sz="0" w:space="0" w:color="auto"/>
      </w:divBdr>
    </w:div>
    <w:div w:id="1607695912">
      <w:bodyDiv w:val="1"/>
      <w:marLeft w:val="0"/>
      <w:marRight w:val="0"/>
      <w:marTop w:val="0"/>
      <w:marBottom w:val="0"/>
      <w:divBdr>
        <w:top w:val="none" w:sz="0" w:space="0" w:color="auto"/>
        <w:left w:val="none" w:sz="0" w:space="0" w:color="auto"/>
        <w:bottom w:val="none" w:sz="0" w:space="0" w:color="auto"/>
        <w:right w:val="none" w:sz="0" w:space="0" w:color="auto"/>
      </w:divBdr>
      <w:divsChild>
        <w:div w:id="2060930389">
          <w:marLeft w:val="0"/>
          <w:marRight w:val="0"/>
          <w:marTop w:val="0"/>
          <w:marBottom w:val="0"/>
          <w:divBdr>
            <w:top w:val="none" w:sz="0" w:space="0" w:color="auto"/>
            <w:left w:val="none" w:sz="0" w:space="0" w:color="auto"/>
            <w:bottom w:val="none" w:sz="0" w:space="0" w:color="auto"/>
            <w:right w:val="none" w:sz="0" w:space="0" w:color="auto"/>
          </w:divBdr>
          <w:divsChild>
            <w:div w:id="1768697572">
              <w:marLeft w:val="0"/>
              <w:marRight w:val="0"/>
              <w:marTop w:val="0"/>
              <w:marBottom w:val="0"/>
              <w:divBdr>
                <w:top w:val="none" w:sz="0" w:space="0" w:color="auto"/>
                <w:left w:val="none" w:sz="0" w:space="0" w:color="auto"/>
                <w:bottom w:val="none" w:sz="0" w:space="0" w:color="auto"/>
                <w:right w:val="none" w:sz="0" w:space="0" w:color="auto"/>
              </w:divBdr>
            </w:div>
            <w:div w:id="2070957136">
              <w:marLeft w:val="0"/>
              <w:marRight w:val="0"/>
              <w:marTop w:val="0"/>
              <w:marBottom w:val="0"/>
              <w:divBdr>
                <w:top w:val="none" w:sz="0" w:space="0" w:color="auto"/>
                <w:left w:val="none" w:sz="0" w:space="0" w:color="auto"/>
                <w:bottom w:val="none" w:sz="0" w:space="0" w:color="auto"/>
                <w:right w:val="none" w:sz="0" w:space="0" w:color="auto"/>
              </w:divBdr>
            </w:div>
            <w:div w:id="832456337">
              <w:marLeft w:val="0"/>
              <w:marRight w:val="0"/>
              <w:marTop w:val="0"/>
              <w:marBottom w:val="0"/>
              <w:divBdr>
                <w:top w:val="none" w:sz="0" w:space="0" w:color="auto"/>
                <w:left w:val="none" w:sz="0" w:space="0" w:color="auto"/>
                <w:bottom w:val="none" w:sz="0" w:space="0" w:color="auto"/>
                <w:right w:val="none" w:sz="0" w:space="0" w:color="auto"/>
              </w:divBdr>
            </w:div>
            <w:div w:id="10165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352">
      <w:bodyDiv w:val="1"/>
      <w:marLeft w:val="0"/>
      <w:marRight w:val="0"/>
      <w:marTop w:val="0"/>
      <w:marBottom w:val="0"/>
      <w:divBdr>
        <w:top w:val="none" w:sz="0" w:space="0" w:color="auto"/>
        <w:left w:val="none" w:sz="0" w:space="0" w:color="auto"/>
        <w:bottom w:val="none" w:sz="0" w:space="0" w:color="auto"/>
        <w:right w:val="none" w:sz="0" w:space="0" w:color="auto"/>
      </w:divBdr>
      <w:divsChild>
        <w:div w:id="934903729">
          <w:marLeft w:val="0"/>
          <w:marRight w:val="0"/>
          <w:marTop w:val="0"/>
          <w:marBottom w:val="0"/>
          <w:divBdr>
            <w:top w:val="none" w:sz="0" w:space="0" w:color="auto"/>
            <w:left w:val="none" w:sz="0" w:space="0" w:color="auto"/>
            <w:bottom w:val="none" w:sz="0" w:space="0" w:color="auto"/>
            <w:right w:val="none" w:sz="0" w:space="0" w:color="auto"/>
          </w:divBdr>
          <w:divsChild>
            <w:div w:id="596520827">
              <w:marLeft w:val="0"/>
              <w:marRight w:val="0"/>
              <w:marTop w:val="0"/>
              <w:marBottom w:val="0"/>
              <w:divBdr>
                <w:top w:val="none" w:sz="0" w:space="0" w:color="auto"/>
                <w:left w:val="none" w:sz="0" w:space="0" w:color="auto"/>
                <w:bottom w:val="none" w:sz="0" w:space="0" w:color="auto"/>
                <w:right w:val="none" w:sz="0" w:space="0" w:color="auto"/>
              </w:divBdr>
            </w:div>
            <w:div w:id="510989285">
              <w:marLeft w:val="0"/>
              <w:marRight w:val="0"/>
              <w:marTop w:val="0"/>
              <w:marBottom w:val="0"/>
              <w:divBdr>
                <w:top w:val="none" w:sz="0" w:space="0" w:color="auto"/>
                <w:left w:val="none" w:sz="0" w:space="0" w:color="auto"/>
                <w:bottom w:val="none" w:sz="0" w:space="0" w:color="auto"/>
                <w:right w:val="none" w:sz="0" w:space="0" w:color="auto"/>
              </w:divBdr>
            </w:div>
            <w:div w:id="1466505022">
              <w:marLeft w:val="0"/>
              <w:marRight w:val="0"/>
              <w:marTop w:val="0"/>
              <w:marBottom w:val="0"/>
              <w:divBdr>
                <w:top w:val="none" w:sz="0" w:space="0" w:color="auto"/>
                <w:left w:val="none" w:sz="0" w:space="0" w:color="auto"/>
                <w:bottom w:val="none" w:sz="0" w:space="0" w:color="auto"/>
                <w:right w:val="none" w:sz="0" w:space="0" w:color="auto"/>
              </w:divBdr>
            </w:div>
            <w:div w:id="558323195">
              <w:marLeft w:val="0"/>
              <w:marRight w:val="0"/>
              <w:marTop w:val="0"/>
              <w:marBottom w:val="0"/>
              <w:divBdr>
                <w:top w:val="none" w:sz="0" w:space="0" w:color="auto"/>
                <w:left w:val="none" w:sz="0" w:space="0" w:color="auto"/>
                <w:bottom w:val="none" w:sz="0" w:space="0" w:color="auto"/>
                <w:right w:val="none" w:sz="0" w:space="0" w:color="auto"/>
              </w:divBdr>
            </w:div>
            <w:div w:id="253780146">
              <w:marLeft w:val="0"/>
              <w:marRight w:val="0"/>
              <w:marTop w:val="0"/>
              <w:marBottom w:val="0"/>
              <w:divBdr>
                <w:top w:val="none" w:sz="0" w:space="0" w:color="auto"/>
                <w:left w:val="none" w:sz="0" w:space="0" w:color="auto"/>
                <w:bottom w:val="none" w:sz="0" w:space="0" w:color="auto"/>
                <w:right w:val="none" w:sz="0" w:space="0" w:color="auto"/>
              </w:divBdr>
            </w:div>
            <w:div w:id="1018888762">
              <w:marLeft w:val="0"/>
              <w:marRight w:val="0"/>
              <w:marTop w:val="0"/>
              <w:marBottom w:val="0"/>
              <w:divBdr>
                <w:top w:val="none" w:sz="0" w:space="0" w:color="auto"/>
                <w:left w:val="none" w:sz="0" w:space="0" w:color="auto"/>
                <w:bottom w:val="none" w:sz="0" w:space="0" w:color="auto"/>
                <w:right w:val="none" w:sz="0" w:space="0" w:color="auto"/>
              </w:divBdr>
            </w:div>
            <w:div w:id="55907911">
              <w:marLeft w:val="0"/>
              <w:marRight w:val="0"/>
              <w:marTop w:val="0"/>
              <w:marBottom w:val="0"/>
              <w:divBdr>
                <w:top w:val="none" w:sz="0" w:space="0" w:color="auto"/>
                <w:left w:val="none" w:sz="0" w:space="0" w:color="auto"/>
                <w:bottom w:val="none" w:sz="0" w:space="0" w:color="auto"/>
                <w:right w:val="none" w:sz="0" w:space="0" w:color="auto"/>
              </w:divBdr>
            </w:div>
            <w:div w:id="1071150127">
              <w:marLeft w:val="0"/>
              <w:marRight w:val="0"/>
              <w:marTop w:val="0"/>
              <w:marBottom w:val="0"/>
              <w:divBdr>
                <w:top w:val="none" w:sz="0" w:space="0" w:color="auto"/>
                <w:left w:val="none" w:sz="0" w:space="0" w:color="auto"/>
                <w:bottom w:val="none" w:sz="0" w:space="0" w:color="auto"/>
                <w:right w:val="none" w:sz="0" w:space="0" w:color="auto"/>
              </w:divBdr>
            </w:div>
            <w:div w:id="1278441890">
              <w:marLeft w:val="0"/>
              <w:marRight w:val="0"/>
              <w:marTop w:val="0"/>
              <w:marBottom w:val="0"/>
              <w:divBdr>
                <w:top w:val="none" w:sz="0" w:space="0" w:color="auto"/>
                <w:left w:val="none" w:sz="0" w:space="0" w:color="auto"/>
                <w:bottom w:val="none" w:sz="0" w:space="0" w:color="auto"/>
                <w:right w:val="none" w:sz="0" w:space="0" w:color="auto"/>
              </w:divBdr>
            </w:div>
            <w:div w:id="1864710975">
              <w:marLeft w:val="0"/>
              <w:marRight w:val="0"/>
              <w:marTop w:val="0"/>
              <w:marBottom w:val="0"/>
              <w:divBdr>
                <w:top w:val="none" w:sz="0" w:space="0" w:color="auto"/>
                <w:left w:val="none" w:sz="0" w:space="0" w:color="auto"/>
                <w:bottom w:val="none" w:sz="0" w:space="0" w:color="auto"/>
                <w:right w:val="none" w:sz="0" w:space="0" w:color="auto"/>
              </w:divBdr>
            </w:div>
            <w:div w:id="1903641762">
              <w:marLeft w:val="0"/>
              <w:marRight w:val="0"/>
              <w:marTop w:val="0"/>
              <w:marBottom w:val="0"/>
              <w:divBdr>
                <w:top w:val="none" w:sz="0" w:space="0" w:color="auto"/>
                <w:left w:val="none" w:sz="0" w:space="0" w:color="auto"/>
                <w:bottom w:val="none" w:sz="0" w:space="0" w:color="auto"/>
                <w:right w:val="none" w:sz="0" w:space="0" w:color="auto"/>
              </w:divBdr>
            </w:div>
            <w:div w:id="329716885">
              <w:marLeft w:val="0"/>
              <w:marRight w:val="0"/>
              <w:marTop w:val="0"/>
              <w:marBottom w:val="0"/>
              <w:divBdr>
                <w:top w:val="none" w:sz="0" w:space="0" w:color="auto"/>
                <w:left w:val="none" w:sz="0" w:space="0" w:color="auto"/>
                <w:bottom w:val="none" w:sz="0" w:space="0" w:color="auto"/>
                <w:right w:val="none" w:sz="0" w:space="0" w:color="auto"/>
              </w:divBdr>
            </w:div>
            <w:div w:id="699286988">
              <w:marLeft w:val="0"/>
              <w:marRight w:val="0"/>
              <w:marTop w:val="0"/>
              <w:marBottom w:val="0"/>
              <w:divBdr>
                <w:top w:val="none" w:sz="0" w:space="0" w:color="auto"/>
                <w:left w:val="none" w:sz="0" w:space="0" w:color="auto"/>
                <w:bottom w:val="none" w:sz="0" w:space="0" w:color="auto"/>
                <w:right w:val="none" w:sz="0" w:space="0" w:color="auto"/>
              </w:divBdr>
            </w:div>
            <w:div w:id="1177886148">
              <w:marLeft w:val="0"/>
              <w:marRight w:val="0"/>
              <w:marTop w:val="0"/>
              <w:marBottom w:val="0"/>
              <w:divBdr>
                <w:top w:val="none" w:sz="0" w:space="0" w:color="auto"/>
                <w:left w:val="none" w:sz="0" w:space="0" w:color="auto"/>
                <w:bottom w:val="none" w:sz="0" w:space="0" w:color="auto"/>
                <w:right w:val="none" w:sz="0" w:space="0" w:color="auto"/>
              </w:divBdr>
            </w:div>
            <w:div w:id="1859080846">
              <w:marLeft w:val="0"/>
              <w:marRight w:val="0"/>
              <w:marTop w:val="0"/>
              <w:marBottom w:val="0"/>
              <w:divBdr>
                <w:top w:val="none" w:sz="0" w:space="0" w:color="auto"/>
                <w:left w:val="none" w:sz="0" w:space="0" w:color="auto"/>
                <w:bottom w:val="none" w:sz="0" w:space="0" w:color="auto"/>
                <w:right w:val="none" w:sz="0" w:space="0" w:color="auto"/>
              </w:divBdr>
            </w:div>
            <w:div w:id="1076515864">
              <w:marLeft w:val="0"/>
              <w:marRight w:val="0"/>
              <w:marTop w:val="0"/>
              <w:marBottom w:val="0"/>
              <w:divBdr>
                <w:top w:val="none" w:sz="0" w:space="0" w:color="auto"/>
                <w:left w:val="none" w:sz="0" w:space="0" w:color="auto"/>
                <w:bottom w:val="none" w:sz="0" w:space="0" w:color="auto"/>
                <w:right w:val="none" w:sz="0" w:space="0" w:color="auto"/>
              </w:divBdr>
            </w:div>
            <w:div w:id="808474336">
              <w:marLeft w:val="0"/>
              <w:marRight w:val="0"/>
              <w:marTop w:val="0"/>
              <w:marBottom w:val="0"/>
              <w:divBdr>
                <w:top w:val="none" w:sz="0" w:space="0" w:color="auto"/>
                <w:left w:val="none" w:sz="0" w:space="0" w:color="auto"/>
                <w:bottom w:val="none" w:sz="0" w:space="0" w:color="auto"/>
                <w:right w:val="none" w:sz="0" w:space="0" w:color="auto"/>
              </w:divBdr>
            </w:div>
            <w:div w:id="1677733744">
              <w:marLeft w:val="0"/>
              <w:marRight w:val="0"/>
              <w:marTop w:val="0"/>
              <w:marBottom w:val="0"/>
              <w:divBdr>
                <w:top w:val="none" w:sz="0" w:space="0" w:color="auto"/>
                <w:left w:val="none" w:sz="0" w:space="0" w:color="auto"/>
                <w:bottom w:val="none" w:sz="0" w:space="0" w:color="auto"/>
                <w:right w:val="none" w:sz="0" w:space="0" w:color="auto"/>
              </w:divBdr>
            </w:div>
            <w:div w:id="1978104568">
              <w:marLeft w:val="0"/>
              <w:marRight w:val="0"/>
              <w:marTop w:val="0"/>
              <w:marBottom w:val="0"/>
              <w:divBdr>
                <w:top w:val="none" w:sz="0" w:space="0" w:color="auto"/>
                <w:left w:val="none" w:sz="0" w:space="0" w:color="auto"/>
                <w:bottom w:val="none" w:sz="0" w:space="0" w:color="auto"/>
                <w:right w:val="none" w:sz="0" w:space="0" w:color="auto"/>
              </w:divBdr>
            </w:div>
            <w:div w:id="904028711">
              <w:marLeft w:val="0"/>
              <w:marRight w:val="0"/>
              <w:marTop w:val="0"/>
              <w:marBottom w:val="0"/>
              <w:divBdr>
                <w:top w:val="none" w:sz="0" w:space="0" w:color="auto"/>
                <w:left w:val="none" w:sz="0" w:space="0" w:color="auto"/>
                <w:bottom w:val="none" w:sz="0" w:space="0" w:color="auto"/>
                <w:right w:val="none" w:sz="0" w:space="0" w:color="auto"/>
              </w:divBdr>
            </w:div>
            <w:div w:id="515461773">
              <w:marLeft w:val="0"/>
              <w:marRight w:val="0"/>
              <w:marTop w:val="0"/>
              <w:marBottom w:val="0"/>
              <w:divBdr>
                <w:top w:val="none" w:sz="0" w:space="0" w:color="auto"/>
                <w:left w:val="none" w:sz="0" w:space="0" w:color="auto"/>
                <w:bottom w:val="none" w:sz="0" w:space="0" w:color="auto"/>
                <w:right w:val="none" w:sz="0" w:space="0" w:color="auto"/>
              </w:divBdr>
            </w:div>
            <w:div w:id="79449413">
              <w:marLeft w:val="0"/>
              <w:marRight w:val="0"/>
              <w:marTop w:val="0"/>
              <w:marBottom w:val="0"/>
              <w:divBdr>
                <w:top w:val="none" w:sz="0" w:space="0" w:color="auto"/>
                <w:left w:val="none" w:sz="0" w:space="0" w:color="auto"/>
                <w:bottom w:val="none" w:sz="0" w:space="0" w:color="auto"/>
                <w:right w:val="none" w:sz="0" w:space="0" w:color="auto"/>
              </w:divBdr>
            </w:div>
            <w:div w:id="1940991928">
              <w:marLeft w:val="0"/>
              <w:marRight w:val="0"/>
              <w:marTop w:val="0"/>
              <w:marBottom w:val="0"/>
              <w:divBdr>
                <w:top w:val="none" w:sz="0" w:space="0" w:color="auto"/>
                <w:left w:val="none" w:sz="0" w:space="0" w:color="auto"/>
                <w:bottom w:val="none" w:sz="0" w:space="0" w:color="auto"/>
                <w:right w:val="none" w:sz="0" w:space="0" w:color="auto"/>
              </w:divBdr>
            </w:div>
            <w:div w:id="1067651344">
              <w:marLeft w:val="0"/>
              <w:marRight w:val="0"/>
              <w:marTop w:val="0"/>
              <w:marBottom w:val="0"/>
              <w:divBdr>
                <w:top w:val="none" w:sz="0" w:space="0" w:color="auto"/>
                <w:left w:val="none" w:sz="0" w:space="0" w:color="auto"/>
                <w:bottom w:val="none" w:sz="0" w:space="0" w:color="auto"/>
                <w:right w:val="none" w:sz="0" w:space="0" w:color="auto"/>
              </w:divBdr>
            </w:div>
            <w:div w:id="404491846">
              <w:marLeft w:val="0"/>
              <w:marRight w:val="0"/>
              <w:marTop w:val="0"/>
              <w:marBottom w:val="0"/>
              <w:divBdr>
                <w:top w:val="none" w:sz="0" w:space="0" w:color="auto"/>
                <w:left w:val="none" w:sz="0" w:space="0" w:color="auto"/>
                <w:bottom w:val="none" w:sz="0" w:space="0" w:color="auto"/>
                <w:right w:val="none" w:sz="0" w:space="0" w:color="auto"/>
              </w:divBdr>
            </w:div>
            <w:div w:id="634068496">
              <w:marLeft w:val="0"/>
              <w:marRight w:val="0"/>
              <w:marTop w:val="0"/>
              <w:marBottom w:val="0"/>
              <w:divBdr>
                <w:top w:val="none" w:sz="0" w:space="0" w:color="auto"/>
                <w:left w:val="none" w:sz="0" w:space="0" w:color="auto"/>
                <w:bottom w:val="none" w:sz="0" w:space="0" w:color="auto"/>
                <w:right w:val="none" w:sz="0" w:space="0" w:color="auto"/>
              </w:divBdr>
            </w:div>
            <w:div w:id="1567954240">
              <w:marLeft w:val="0"/>
              <w:marRight w:val="0"/>
              <w:marTop w:val="0"/>
              <w:marBottom w:val="0"/>
              <w:divBdr>
                <w:top w:val="none" w:sz="0" w:space="0" w:color="auto"/>
                <w:left w:val="none" w:sz="0" w:space="0" w:color="auto"/>
                <w:bottom w:val="none" w:sz="0" w:space="0" w:color="auto"/>
                <w:right w:val="none" w:sz="0" w:space="0" w:color="auto"/>
              </w:divBdr>
            </w:div>
            <w:div w:id="1383822477">
              <w:marLeft w:val="0"/>
              <w:marRight w:val="0"/>
              <w:marTop w:val="0"/>
              <w:marBottom w:val="0"/>
              <w:divBdr>
                <w:top w:val="none" w:sz="0" w:space="0" w:color="auto"/>
                <w:left w:val="none" w:sz="0" w:space="0" w:color="auto"/>
                <w:bottom w:val="none" w:sz="0" w:space="0" w:color="auto"/>
                <w:right w:val="none" w:sz="0" w:space="0" w:color="auto"/>
              </w:divBdr>
            </w:div>
            <w:div w:id="1837454447">
              <w:marLeft w:val="0"/>
              <w:marRight w:val="0"/>
              <w:marTop w:val="0"/>
              <w:marBottom w:val="0"/>
              <w:divBdr>
                <w:top w:val="none" w:sz="0" w:space="0" w:color="auto"/>
                <w:left w:val="none" w:sz="0" w:space="0" w:color="auto"/>
                <w:bottom w:val="none" w:sz="0" w:space="0" w:color="auto"/>
                <w:right w:val="none" w:sz="0" w:space="0" w:color="auto"/>
              </w:divBdr>
            </w:div>
            <w:div w:id="1103502855">
              <w:marLeft w:val="0"/>
              <w:marRight w:val="0"/>
              <w:marTop w:val="0"/>
              <w:marBottom w:val="0"/>
              <w:divBdr>
                <w:top w:val="none" w:sz="0" w:space="0" w:color="auto"/>
                <w:left w:val="none" w:sz="0" w:space="0" w:color="auto"/>
                <w:bottom w:val="none" w:sz="0" w:space="0" w:color="auto"/>
                <w:right w:val="none" w:sz="0" w:space="0" w:color="auto"/>
              </w:divBdr>
            </w:div>
            <w:div w:id="2021424560">
              <w:marLeft w:val="0"/>
              <w:marRight w:val="0"/>
              <w:marTop w:val="0"/>
              <w:marBottom w:val="0"/>
              <w:divBdr>
                <w:top w:val="none" w:sz="0" w:space="0" w:color="auto"/>
                <w:left w:val="none" w:sz="0" w:space="0" w:color="auto"/>
                <w:bottom w:val="none" w:sz="0" w:space="0" w:color="auto"/>
                <w:right w:val="none" w:sz="0" w:space="0" w:color="auto"/>
              </w:divBdr>
            </w:div>
            <w:div w:id="160560">
              <w:marLeft w:val="0"/>
              <w:marRight w:val="0"/>
              <w:marTop w:val="0"/>
              <w:marBottom w:val="0"/>
              <w:divBdr>
                <w:top w:val="none" w:sz="0" w:space="0" w:color="auto"/>
                <w:left w:val="none" w:sz="0" w:space="0" w:color="auto"/>
                <w:bottom w:val="none" w:sz="0" w:space="0" w:color="auto"/>
                <w:right w:val="none" w:sz="0" w:space="0" w:color="auto"/>
              </w:divBdr>
            </w:div>
            <w:div w:id="671489686">
              <w:marLeft w:val="0"/>
              <w:marRight w:val="0"/>
              <w:marTop w:val="0"/>
              <w:marBottom w:val="0"/>
              <w:divBdr>
                <w:top w:val="none" w:sz="0" w:space="0" w:color="auto"/>
                <w:left w:val="none" w:sz="0" w:space="0" w:color="auto"/>
                <w:bottom w:val="none" w:sz="0" w:space="0" w:color="auto"/>
                <w:right w:val="none" w:sz="0" w:space="0" w:color="auto"/>
              </w:divBdr>
            </w:div>
            <w:div w:id="1605570983">
              <w:marLeft w:val="0"/>
              <w:marRight w:val="0"/>
              <w:marTop w:val="0"/>
              <w:marBottom w:val="0"/>
              <w:divBdr>
                <w:top w:val="none" w:sz="0" w:space="0" w:color="auto"/>
                <w:left w:val="none" w:sz="0" w:space="0" w:color="auto"/>
                <w:bottom w:val="none" w:sz="0" w:space="0" w:color="auto"/>
                <w:right w:val="none" w:sz="0" w:space="0" w:color="auto"/>
              </w:divBdr>
            </w:div>
            <w:div w:id="1106343602">
              <w:marLeft w:val="0"/>
              <w:marRight w:val="0"/>
              <w:marTop w:val="0"/>
              <w:marBottom w:val="0"/>
              <w:divBdr>
                <w:top w:val="none" w:sz="0" w:space="0" w:color="auto"/>
                <w:left w:val="none" w:sz="0" w:space="0" w:color="auto"/>
                <w:bottom w:val="none" w:sz="0" w:space="0" w:color="auto"/>
                <w:right w:val="none" w:sz="0" w:space="0" w:color="auto"/>
              </w:divBdr>
            </w:div>
            <w:div w:id="780495094">
              <w:marLeft w:val="0"/>
              <w:marRight w:val="0"/>
              <w:marTop w:val="0"/>
              <w:marBottom w:val="0"/>
              <w:divBdr>
                <w:top w:val="none" w:sz="0" w:space="0" w:color="auto"/>
                <w:left w:val="none" w:sz="0" w:space="0" w:color="auto"/>
                <w:bottom w:val="none" w:sz="0" w:space="0" w:color="auto"/>
                <w:right w:val="none" w:sz="0" w:space="0" w:color="auto"/>
              </w:divBdr>
            </w:div>
            <w:div w:id="1385524937">
              <w:marLeft w:val="0"/>
              <w:marRight w:val="0"/>
              <w:marTop w:val="0"/>
              <w:marBottom w:val="0"/>
              <w:divBdr>
                <w:top w:val="none" w:sz="0" w:space="0" w:color="auto"/>
                <w:left w:val="none" w:sz="0" w:space="0" w:color="auto"/>
                <w:bottom w:val="none" w:sz="0" w:space="0" w:color="auto"/>
                <w:right w:val="none" w:sz="0" w:space="0" w:color="auto"/>
              </w:divBdr>
            </w:div>
            <w:div w:id="772938583">
              <w:marLeft w:val="0"/>
              <w:marRight w:val="0"/>
              <w:marTop w:val="0"/>
              <w:marBottom w:val="0"/>
              <w:divBdr>
                <w:top w:val="none" w:sz="0" w:space="0" w:color="auto"/>
                <w:left w:val="none" w:sz="0" w:space="0" w:color="auto"/>
                <w:bottom w:val="none" w:sz="0" w:space="0" w:color="auto"/>
                <w:right w:val="none" w:sz="0" w:space="0" w:color="auto"/>
              </w:divBdr>
            </w:div>
            <w:div w:id="1701516852">
              <w:marLeft w:val="0"/>
              <w:marRight w:val="0"/>
              <w:marTop w:val="0"/>
              <w:marBottom w:val="0"/>
              <w:divBdr>
                <w:top w:val="none" w:sz="0" w:space="0" w:color="auto"/>
                <w:left w:val="none" w:sz="0" w:space="0" w:color="auto"/>
                <w:bottom w:val="none" w:sz="0" w:space="0" w:color="auto"/>
                <w:right w:val="none" w:sz="0" w:space="0" w:color="auto"/>
              </w:divBdr>
            </w:div>
            <w:div w:id="1711295737">
              <w:marLeft w:val="0"/>
              <w:marRight w:val="0"/>
              <w:marTop w:val="0"/>
              <w:marBottom w:val="0"/>
              <w:divBdr>
                <w:top w:val="none" w:sz="0" w:space="0" w:color="auto"/>
                <w:left w:val="none" w:sz="0" w:space="0" w:color="auto"/>
                <w:bottom w:val="none" w:sz="0" w:space="0" w:color="auto"/>
                <w:right w:val="none" w:sz="0" w:space="0" w:color="auto"/>
              </w:divBdr>
            </w:div>
            <w:div w:id="301084190">
              <w:marLeft w:val="0"/>
              <w:marRight w:val="0"/>
              <w:marTop w:val="0"/>
              <w:marBottom w:val="0"/>
              <w:divBdr>
                <w:top w:val="none" w:sz="0" w:space="0" w:color="auto"/>
                <w:left w:val="none" w:sz="0" w:space="0" w:color="auto"/>
                <w:bottom w:val="none" w:sz="0" w:space="0" w:color="auto"/>
                <w:right w:val="none" w:sz="0" w:space="0" w:color="auto"/>
              </w:divBdr>
            </w:div>
            <w:div w:id="1239484436">
              <w:marLeft w:val="0"/>
              <w:marRight w:val="0"/>
              <w:marTop w:val="0"/>
              <w:marBottom w:val="0"/>
              <w:divBdr>
                <w:top w:val="none" w:sz="0" w:space="0" w:color="auto"/>
                <w:left w:val="none" w:sz="0" w:space="0" w:color="auto"/>
                <w:bottom w:val="none" w:sz="0" w:space="0" w:color="auto"/>
                <w:right w:val="none" w:sz="0" w:space="0" w:color="auto"/>
              </w:divBdr>
            </w:div>
            <w:div w:id="46609488">
              <w:marLeft w:val="0"/>
              <w:marRight w:val="0"/>
              <w:marTop w:val="0"/>
              <w:marBottom w:val="0"/>
              <w:divBdr>
                <w:top w:val="none" w:sz="0" w:space="0" w:color="auto"/>
                <w:left w:val="none" w:sz="0" w:space="0" w:color="auto"/>
                <w:bottom w:val="none" w:sz="0" w:space="0" w:color="auto"/>
                <w:right w:val="none" w:sz="0" w:space="0" w:color="auto"/>
              </w:divBdr>
            </w:div>
            <w:div w:id="1752045159">
              <w:marLeft w:val="0"/>
              <w:marRight w:val="0"/>
              <w:marTop w:val="0"/>
              <w:marBottom w:val="0"/>
              <w:divBdr>
                <w:top w:val="none" w:sz="0" w:space="0" w:color="auto"/>
                <w:left w:val="none" w:sz="0" w:space="0" w:color="auto"/>
                <w:bottom w:val="none" w:sz="0" w:space="0" w:color="auto"/>
                <w:right w:val="none" w:sz="0" w:space="0" w:color="auto"/>
              </w:divBdr>
            </w:div>
            <w:div w:id="1887989174">
              <w:marLeft w:val="0"/>
              <w:marRight w:val="0"/>
              <w:marTop w:val="0"/>
              <w:marBottom w:val="0"/>
              <w:divBdr>
                <w:top w:val="none" w:sz="0" w:space="0" w:color="auto"/>
                <w:left w:val="none" w:sz="0" w:space="0" w:color="auto"/>
                <w:bottom w:val="none" w:sz="0" w:space="0" w:color="auto"/>
                <w:right w:val="none" w:sz="0" w:space="0" w:color="auto"/>
              </w:divBdr>
            </w:div>
            <w:div w:id="112139377">
              <w:marLeft w:val="0"/>
              <w:marRight w:val="0"/>
              <w:marTop w:val="0"/>
              <w:marBottom w:val="0"/>
              <w:divBdr>
                <w:top w:val="none" w:sz="0" w:space="0" w:color="auto"/>
                <w:left w:val="none" w:sz="0" w:space="0" w:color="auto"/>
                <w:bottom w:val="none" w:sz="0" w:space="0" w:color="auto"/>
                <w:right w:val="none" w:sz="0" w:space="0" w:color="auto"/>
              </w:divBdr>
            </w:div>
            <w:div w:id="819270421">
              <w:marLeft w:val="0"/>
              <w:marRight w:val="0"/>
              <w:marTop w:val="0"/>
              <w:marBottom w:val="0"/>
              <w:divBdr>
                <w:top w:val="none" w:sz="0" w:space="0" w:color="auto"/>
                <w:left w:val="none" w:sz="0" w:space="0" w:color="auto"/>
                <w:bottom w:val="none" w:sz="0" w:space="0" w:color="auto"/>
                <w:right w:val="none" w:sz="0" w:space="0" w:color="auto"/>
              </w:divBdr>
            </w:div>
            <w:div w:id="225841406">
              <w:marLeft w:val="0"/>
              <w:marRight w:val="0"/>
              <w:marTop w:val="0"/>
              <w:marBottom w:val="0"/>
              <w:divBdr>
                <w:top w:val="none" w:sz="0" w:space="0" w:color="auto"/>
                <w:left w:val="none" w:sz="0" w:space="0" w:color="auto"/>
                <w:bottom w:val="none" w:sz="0" w:space="0" w:color="auto"/>
                <w:right w:val="none" w:sz="0" w:space="0" w:color="auto"/>
              </w:divBdr>
            </w:div>
            <w:div w:id="1576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0991">
      <w:bodyDiv w:val="1"/>
      <w:marLeft w:val="0"/>
      <w:marRight w:val="0"/>
      <w:marTop w:val="0"/>
      <w:marBottom w:val="0"/>
      <w:divBdr>
        <w:top w:val="none" w:sz="0" w:space="0" w:color="auto"/>
        <w:left w:val="none" w:sz="0" w:space="0" w:color="auto"/>
        <w:bottom w:val="none" w:sz="0" w:space="0" w:color="auto"/>
        <w:right w:val="none" w:sz="0" w:space="0" w:color="auto"/>
      </w:divBdr>
      <w:divsChild>
        <w:div w:id="890968292">
          <w:marLeft w:val="0"/>
          <w:marRight w:val="0"/>
          <w:marTop w:val="0"/>
          <w:marBottom w:val="0"/>
          <w:divBdr>
            <w:top w:val="none" w:sz="0" w:space="0" w:color="auto"/>
            <w:left w:val="none" w:sz="0" w:space="0" w:color="auto"/>
            <w:bottom w:val="none" w:sz="0" w:space="0" w:color="auto"/>
            <w:right w:val="none" w:sz="0" w:space="0" w:color="auto"/>
          </w:divBdr>
          <w:divsChild>
            <w:div w:id="136266527">
              <w:marLeft w:val="0"/>
              <w:marRight w:val="0"/>
              <w:marTop w:val="0"/>
              <w:marBottom w:val="0"/>
              <w:divBdr>
                <w:top w:val="none" w:sz="0" w:space="0" w:color="auto"/>
                <w:left w:val="none" w:sz="0" w:space="0" w:color="auto"/>
                <w:bottom w:val="none" w:sz="0" w:space="0" w:color="auto"/>
                <w:right w:val="none" w:sz="0" w:space="0" w:color="auto"/>
              </w:divBdr>
            </w:div>
            <w:div w:id="726493378">
              <w:marLeft w:val="0"/>
              <w:marRight w:val="0"/>
              <w:marTop w:val="0"/>
              <w:marBottom w:val="0"/>
              <w:divBdr>
                <w:top w:val="none" w:sz="0" w:space="0" w:color="auto"/>
                <w:left w:val="none" w:sz="0" w:space="0" w:color="auto"/>
                <w:bottom w:val="none" w:sz="0" w:space="0" w:color="auto"/>
                <w:right w:val="none" w:sz="0" w:space="0" w:color="auto"/>
              </w:divBdr>
            </w:div>
            <w:div w:id="927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549">
      <w:bodyDiv w:val="1"/>
      <w:marLeft w:val="0"/>
      <w:marRight w:val="0"/>
      <w:marTop w:val="0"/>
      <w:marBottom w:val="0"/>
      <w:divBdr>
        <w:top w:val="none" w:sz="0" w:space="0" w:color="auto"/>
        <w:left w:val="none" w:sz="0" w:space="0" w:color="auto"/>
        <w:bottom w:val="none" w:sz="0" w:space="0" w:color="auto"/>
        <w:right w:val="none" w:sz="0" w:space="0" w:color="auto"/>
      </w:divBdr>
      <w:divsChild>
        <w:div w:id="1105199633">
          <w:marLeft w:val="0"/>
          <w:marRight w:val="0"/>
          <w:marTop w:val="0"/>
          <w:marBottom w:val="0"/>
          <w:divBdr>
            <w:top w:val="none" w:sz="0" w:space="0" w:color="auto"/>
            <w:left w:val="none" w:sz="0" w:space="0" w:color="auto"/>
            <w:bottom w:val="none" w:sz="0" w:space="0" w:color="auto"/>
            <w:right w:val="none" w:sz="0" w:space="0" w:color="auto"/>
          </w:divBdr>
          <w:divsChild>
            <w:div w:id="1588998922">
              <w:marLeft w:val="0"/>
              <w:marRight w:val="0"/>
              <w:marTop w:val="0"/>
              <w:marBottom w:val="0"/>
              <w:divBdr>
                <w:top w:val="none" w:sz="0" w:space="0" w:color="auto"/>
                <w:left w:val="none" w:sz="0" w:space="0" w:color="auto"/>
                <w:bottom w:val="none" w:sz="0" w:space="0" w:color="auto"/>
                <w:right w:val="none" w:sz="0" w:space="0" w:color="auto"/>
              </w:divBdr>
            </w:div>
            <w:div w:id="296108665">
              <w:marLeft w:val="0"/>
              <w:marRight w:val="0"/>
              <w:marTop w:val="0"/>
              <w:marBottom w:val="0"/>
              <w:divBdr>
                <w:top w:val="none" w:sz="0" w:space="0" w:color="auto"/>
                <w:left w:val="none" w:sz="0" w:space="0" w:color="auto"/>
                <w:bottom w:val="none" w:sz="0" w:space="0" w:color="auto"/>
                <w:right w:val="none" w:sz="0" w:space="0" w:color="auto"/>
              </w:divBdr>
            </w:div>
            <w:div w:id="10989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3348">
      <w:bodyDiv w:val="1"/>
      <w:marLeft w:val="0"/>
      <w:marRight w:val="0"/>
      <w:marTop w:val="0"/>
      <w:marBottom w:val="0"/>
      <w:divBdr>
        <w:top w:val="none" w:sz="0" w:space="0" w:color="auto"/>
        <w:left w:val="none" w:sz="0" w:space="0" w:color="auto"/>
        <w:bottom w:val="none" w:sz="0" w:space="0" w:color="auto"/>
        <w:right w:val="none" w:sz="0" w:space="0" w:color="auto"/>
      </w:divBdr>
    </w:div>
    <w:div w:id="1653944545">
      <w:bodyDiv w:val="1"/>
      <w:marLeft w:val="0"/>
      <w:marRight w:val="0"/>
      <w:marTop w:val="0"/>
      <w:marBottom w:val="0"/>
      <w:divBdr>
        <w:top w:val="none" w:sz="0" w:space="0" w:color="auto"/>
        <w:left w:val="none" w:sz="0" w:space="0" w:color="auto"/>
        <w:bottom w:val="none" w:sz="0" w:space="0" w:color="auto"/>
        <w:right w:val="none" w:sz="0" w:space="0" w:color="auto"/>
      </w:divBdr>
    </w:div>
    <w:div w:id="1693994606">
      <w:bodyDiv w:val="1"/>
      <w:marLeft w:val="0"/>
      <w:marRight w:val="0"/>
      <w:marTop w:val="0"/>
      <w:marBottom w:val="0"/>
      <w:divBdr>
        <w:top w:val="none" w:sz="0" w:space="0" w:color="auto"/>
        <w:left w:val="none" w:sz="0" w:space="0" w:color="auto"/>
        <w:bottom w:val="none" w:sz="0" w:space="0" w:color="auto"/>
        <w:right w:val="none" w:sz="0" w:space="0" w:color="auto"/>
      </w:divBdr>
      <w:divsChild>
        <w:div w:id="378676356">
          <w:marLeft w:val="0"/>
          <w:marRight w:val="0"/>
          <w:marTop w:val="0"/>
          <w:marBottom w:val="0"/>
          <w:divBdr>
            <w:top w:val="none" w:sz="0" w:space="0" w:color="auto"/>
            <w:left w:val="none" w:sz="0" w:space="0" w:color="auto"/>
            <w:bottom w:val="none" w:sz="0" w:space="0" w:color="auto"/>
            <w:right w:val="none" w:sz="0" w:space="0" w:color="auto"/>
          </w:divBdr>
          <w:divsChild>
            <w:div w:id="7906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1181">
      <w:bodyDiv w:val="1"/>
      <w:marLeft w:val="0"/>
      <w:marRight w:val="0"/>
      <w:marTop w:val="0"/>
      <w:marBottom w:val="0"/>
      <w:divBdr>
        <w:top w:val="none" w:sz="0" w:space="0" w:color="auto"/>
        <w:left w:val="none" w:sz="0" w:space="0" w:color="auto"/>
        <w:bottom w:val="none" w:sz="0" w:space="0" w:color="auto"/>
        <w:right w:val="none" w:sz="0" w:space="0" w:color="auto"/>
      </w:divBdr>
    </w:div>
    <w:div w:id="1707174168">
      <w:bodyDiv w:val="1"/>
      <w:marLeft w:val="0"/>
      <w:marRight w:val="0"/>
      <w:marTop w:val="0"/>
      <w:marBottom w:val="0"/>
      <w:divBdr>
        <w:top w:val="none" w:sz="0" w:space="0" w:color="auto"/>
        <w:left w:val="none" w:sz="0" w:space="0" w:color="auto"/>
        <w:bottom w:val="none" w:sz="0" w:space="0" w:color="auto"/>
        <w:right w:val="none" w:sz="0" w:space="0" w:color="auto"/>
      </w:divBdr>
      <w:divsChild>
        <w:div w:id="781532257">
          <w:marLeft w:val="0"/>
          <w:marRight w:val="0"/>
          <w:marTop w:val="0"/>
          <w:marBottom w:val="0"/>
          <w:divBdr>
            <w:top w:val="none" w:sz="0" w:space="0" w:color="auto"/>
            <w:left w:val="none" w:sz="0" w:space="0" w:color="auto"/>
            <w:bottom w:val="none" w:sz="0" w:space="0" w:color="auto"/>
            <w:right w:val="none" w:sz="0" w:space="0" w:color="auto"/>
          </w:divBdr>
          <w:divsChild>
            <w:div w:id="19430840">
              <w:marLeft w:val="0"/>
              <w:marRight w:val="0"/>
              <w:marTop w:val="0"/>
              <w:marBottom w:val="0"/>
              <w:divBdr>
                <w:top w:val="none" w:sz="0" w:space="0" w:color="auto"/>
                <w:left w:val="none" w:sz="0" w:space="0" w:color="auto"/>
                <w:bottom w:val="none" w:sz="0" w:space="0" w:color="auto"/>
                <w:right w:val="none" w:sz="0" w:space="0" w:color="auto"/>
              </w:divBdr>
            </w:div>
            <w:div w:id="912592306">
              <w:marLeft w:val="0"/>
              <w:marRight w:val="0"/>
              <w:marTop w:val="0"/>
              <w:marBottom w:val="0"/>
              <w:divBdr>
                <w:top w:val="none" w:sz="0" w:space="0" w:color="auto"/>
                <w:left w:val="none" w:sz="0" w:space="0" w:color="auto"/>
                <w:bottom w:val="none" w:sz="0" w:space="0" w:color="auto"/>
                <w:right w:val="none" w:sz="0" w:space="0" w:color="auto"/>
              </w:divBdr>
            </w:div>
            <w:div w:id="1586259698">
              <w:marLeft w:val="0"/>
              <w:marRight w:val="0"/>
              <w:marTop w:val="0"/>
              <w:marBottom w:val="0"/>
              <w:divBdr>
                <w:top w:val="none" w:sz="0" w:space="0" w:color="auto"/>
                <w:left w:val="none" w:sz="0" w:space="0" w:color="auto"/>
                <w:bottom w:val="none" w:sz="0" w:space="0" w:color="auto"/>
                <w:right w:val="none" w:sz="0" w:space="0" w:color="auto"/>
              </w:divBdr>
            </w:div>
            <w:div w:id="556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4657">
      <w:bodyDiv w:val="1"/>
      <w:marLeft w:val="0"/>
      <w:marRight w:val="0"/>
      <w:marTop w:val="0"/>
      <w:marBottom w:val="0"/>
      <w:divBdr>
        <w:top w:val="none" w:sz="0" w:space="0" w:color="auto"/>
        <w:left w:val="none" w:sz="0" w:space="0" w:color="auto"/>
        <w:bottom w:val="none" w:sz="0" w:space="0" w:color="auto"/>
        <w:right w:val="none" w:sz="0" w:space="0" w:color="auto"/>
      </w:divBdr>
    </w:div>
    <w:div w:id="1713993520">
      <w:bodyDiv w:val="1"/>
      <w:marLeft w:val="0"/>
      <w:marRight w:val="0"/>
      <w:marTop w:val="0"/>
      <w:marBottom w:val="0"/>
      <w:divBdr>
        <w:top w:val="none" w:sz="0" w:space="0" w:color="auto"/>
        <w:left w:val="none" w:sz="0" w:space="0" w:color="auto"/>
        <w:bottom w:val="none" w:sz="0" w:space="0" w:color="auto"/>
        <w:right w:val="none" w:sz="0" w:space="0" w:color="auto"/>
      </w:divBdr>
    </w:div>
    <w:div w:id="1715956948">
      <w:bodyDiv w:val="1"/>
      <w:marLeft w:val="0"/>
      <w:marRight w:val="0"/>
      <w:marTop w:val="0"/>
      <w:marBottom w:val="0"/>
      <w:divBdr>
        <w:top w:val="none" w:sz="0" w:space="0" w:color="auto"/>
        <w:left w:val="none" w:sz="0" w:space="0" w:color="auto"/>
        <w:bottom w:val="none" w:sz="0" w:space="0" w:color="auto"/>
        <w:right w:val="none" w:sz="0" w:space="0" w:color="auto"/>
      </w:divBdr>
      <w:divsChild>
        <w:div w:id="372510387">
          <w:marLeft w:val="0"/>
          <w:marRight w:val="0"/>
          <w:marTop w:val="0"/>
          <w:marBottom w:val="0"/>
          <w:divBdr>
            <w:top w:val="none" w:sz="0" w:space="0" w:color="auto"/>
            <w:left w:val="none" w:sz="0" w:space="0" w:color="auto"/>
            <w:bottom w:val="none" w:sz="0" w:space="0" w:color="auto"/>
            <w:right w:val="none" w:sz="0" w:space="0" w:color="auto"/>
          </w:divBdr>
          <w:divsChild>
            <w:div w:id="771703769">
              <w:marLeft w:val="0"/>
              <w:marRight w:val="0"/>
              <w:marTop w:val="0"/>
              <w:marBottom w:val="0"/>
              <w:divBdr>
                <w:top w:val="none" w:sz="0" w:space="0" w:color="auto"/>
                <w:left w:val="none" w:sz="0" w:space="0" w:color="auto"/>
                <w:bottom w:val="none" w:sz="0" w:space="0" w:color="auto"/>
                <w:right w:val="none" w:sz="0" w:space="0" w:color="auto"/>
              </w:divBdr>
            </w:div>
            <w:div w:id="2001032888">
              <w:marLeft w:val="0"/>
              <w:marRight w:val="0"/>
              <w:marTop w:val="0"/>
              <w:marBottom w:val="0"/>
              <w:divBdr>
                <w:top w:val="none" w:sz="0" w:space="0" w:color="auto"/>
                <w:left w:val="none" w:sz="0" w:space="0" w:color="auto"/>
                <w:bottom w:val="none" w:sz="0" w:space="0" w:color="auto"/>
                <w:right w:val="none" w:sz="0" w:space="0" w:color="auto"/>
              </w:divBdr>
            </w:div>
            <w:div w:id="60174157">
              <w:marLeft w:val="0"/>
              <w:marRight w:val="0"/>
              <w:marTop w:val="0"/>
              <w:marBottom w:val="0"/>
              <w:divBdr>
                <w:top w:val="none" w:sz="0" w:space="0" w:color="auto"/>
                <w:left w:val="none" w:sz="0" w:space="0" w:color="auto"/>
                <w:bottom w:val="none" w:sz="0" w:space="0" w:color="auto"/>
                <w:right w:val="none" w:sz="0" w:space="0" w:color="auto"/>
              </w:divBdr>
            </w:div>
            <w:div w:id="8287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156">
      <w:bodyDiv w:val="1"/>
      <w:marLeft w:val="0"/>
      <w:marRight w:val="0"/>
      <w:marTop w:val="0"/>
      <w:marBottom w:val="0"/>
      <w:divBdr>
        <w:top w:val="none" w:sz="0" w:space="0" w:color="auto"/>
        <w:left w:val="none" w:sz="0" w:space="0" w:color="auto"/>
        <w:bottom w:val="none" w:sz="0" w:space="0" w:color="auto"/>
        <w:right w:val="none" w:sz="0" w:space="0" w:color="auto"/>
      </w:divBdr>
      <w:divsChild>
        <w:div w:id="1085607636">
          <w:marLeft w:val="0"/>
          <w:marRight w:val="0"/>
          <w:marTop w:val="0"/>
          <w:marBottom w:val="0"/>
          <w:divBdr>
            <w:top w:val="none" w:sz="0" w:space="0" w:color="auto"/>
            <w:left w:val="none" w:sz="0" w:space="0" w:color="auto"/>
            <w:bottom w:val="none" w:sz="0" w:space="0" w:color="auto"/>
            <w:right w:val="none" w:sz="0" w:space="0" w:color="auto"/>
          </w:divBdr>
          <w:divsChild>
            <w:div w:id="21437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4875">
      <w:bodyDiv w:val="1"/>
      <w:marLeft w:val="0"/>
      <w:marRight w:val="0"/>
      <w:marTop w:val="0"/>
      <w:marBottom w:val="0"/>
      <w:divBdr>
        <w:top w:val="none" w:sz="0" w:space="0" w:color="auto"/>
        <w:left w:val="none" w:sz="0" w:space="0" w:color="auto"/>
        <w:bottom w:val="none" w:sz="0" w:space="0" w:color="auto"/>
        <w:right w:val="none" w:sz="0" w:space="0" w:color="auto"/>
      </w:divBdr>
      <w:divsChild>
        <w:div w:id="330185488">
          <w:marLeft w:val="0"/>
          <w:marRight w:val="0"/>
          <w:marTop w:val="0"/>
          <w:marBottom w:val="0"/>
          <w:divBdr>
            <w:top w:val="none" w:sz="0" w:space="0" w:color="auto"/>
            <w:left w:val="none" w:sz="0" w:space="0" w:color="auto"/>
            <w:bottom w:val="none" w:sz="0" w:space="0" w:color="auto"/>
            <w:right w:val="none" w:sz="0" w:space="0" w:color="auto"/>
          </w:divBdr>
          <w:divsChild>
            <w:div w:id="1712264726">
              <w:marLeft w:val="0"/>
              <w:marRight w:val="0"/>
              <w:marTop w:val="0"/>
              <w:marBottom w:val="0"/>
              <w:divBdr>
                <w:top w:val="none" w:sz="0" w:space="0" w:color="auto"/>
                <w:left w:val="none" w:sz="0" w:space="0" w:color="auto"/>
                <w:bottom w:val="none" w:sz="0" w:space="0" w:color="auto"/>
                <w:right w:val="none" w:sz="0" w:space="0" w:color="auto"/>
              </w:divBdr>
            </w:div>
            <w:div w:id="1252007905">
              <w:marLeft w:val="0"/>
              <w:marRight w:val="0"/>
              <w:marTop w:val="0"/>
              <w:marBottom w:val="0"/>
              <w:divBdr>
                <w:top w:val="none" w:sz="0" w:space="0" w:color="auto"/>
                <w:left w:val="none" w:sz="0" w:space="0" w:color="auto"/>
                <w:bottom w:val="none" w:sz="0" w:space="0" w:color="auto"/>
                <w:right w:val="none" w:sz="0" w:space="0" w:color="auto"/>
              </w:divBdr>
            </w:div>
            <w:div w:id="3896782">
              <w:marLeft w:val="0"/>
              <w:marRight w:val="0"/>
              <w:marTop w:val="0"/>
              <w:marBottom w:val="0"/>
              <w:divBdr>
                <w:top w:val="none" w:sz="0" w:space="0" w:color="auto"/>
                <w:left w:val="none" w:sz="0" w:space="0" w:color="auto"/>
                <w:bottom w:val="none" w:sz="0" w:space="0" w:color="auto"/>
                <w:right w:val="none" w:sz="0" w:space="0" w:color="auto"/>
              </w:divBdr>
            </w:div>
            <w:div w:id="385028577">
              <w:marLeft w:val="0"/>
              <w:marRight w:val="0"/>
              <w:marTop w:val="0"/>
              <w:marBottom w:val="0"/>
              <w:divBdr>
                <w:top w:val="none" w:sz="0" w:space="0" w:color="auto"/>
                <w:left w:val="none" w:sz="0" w:space="0" w:color="auto"/>
                <w:bottom w:val="none" w:sz="0" w:space="0" w:color="auto"/>
                <w:right w:val="none" w:sz="0" w:space="0" w:color="auto"/>
              </w:divBdr>
            </w:div>
            <w:div w:id="1960066689">
              <w:marLeft w:val="0"/>
              <w:marRight w:val="0"/>
              <w:marTop w:val="0"/>
              <w:marBottom w:val="0"/>
              <w:divBdr>
                <w:top w:val="none" w:sz="0" w:space="0" w:color="auto"/>
                <w:left w:val="none" w:sz="0" w:space="0" w:color="auto"/>
                <w:bottom w:val="none" w:sz="0" w:space="0" w:color="auto"/>
                <w:right w:val="none" w:sz="0" w:space="0" w:color="auto"/>
              </w:divBdr>
            </w:div>
            <w:div w:id="1657490011">
              <w:marLeft w:val="0"/>
              <w:marRight w:val="0"/>
              <w:marTop w:val="0"/>
              <w:marBottom w:val="0"/>
              <w:divBdr>
                <w:top w:val="none" w:sz="0" w:space="0" w:color="auto"/>
                <w:left w:val="none" w:sz="0" w:space="0" w:color="auto"/>
                <w:bottom w:val="none" w:sz="0" w:space="0" w:color="auto"/>
                <w:right w:val="none" w:sz="0" w:space="0" w:color="auto"/>
              </w:divBdr>
            </w:div>
            <w:div w:id="854148081">
              <w:marLeft w:val="0"/>
              <w:marRight w:val="0"/>
              <w:marTop w:val="0"/>
              <w:marBottom w:val="0"/>
              <w:divBdr>
                <w:top w:val="none" w:sz="0" w:space="0" w:color="auto"/>
                <w:left w:val="none" w:sz="0" w:space="0" w:color="auto"/>
                <w:bottom w:val="none" w:sz="0" w:space="0" w:color="auto"/>
                <w:right w:val="none" w:sz="0" w:space="0" w:color="auto"/>
              </w:divBdr>
            </w:div>
            <w:div w:id="4139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6614">
      <w:bodyDiv w:val="1"/>
      <w:marLeft w:val="0"/>
      <w:marRight w:val="0"/>
      <w:marTop w:val="0"/>
      <w:marBottom w:val="0"/>
      <w:divBdr>
        <w:top w:val="none" w:sz="0" w:space="0" w:color="auto"/>
        <w:left w:val="none" w:sz="0" w:space="0" w:color="auto"/>
        <w:bottom w:val="none" w:sz="0" w:space="0" w:color="auto"/>
        <w:right w:val="none" w:sz="0" w:space="0" w:color="auto"/>
      </w:divBdr>
      <w:divsChild>
        <w:div w:id="422800494">
          <w:marLeft w:val="0"/>
          <w:marRight w:val="0"/>
          <w:marTop w:val="0"/>
          <w:marBottom w:val="0"/>
          <w:divBdr>
            <w:top w:val="none" w:sz="0" w:space="0" w:color="auto"/>
            <w:left w:val="none" w:sz="0" w:space="0" w:color="auto"/>
            <w:bottom w:val="none" w:sz="0" w:space="0" w:color="auto"/>
            <w:right w:val="none" w:sz="0" w:space="0" w:color="auto"/>
          </w:divBdr>
          <w:divsChild>
            <w:div w:id="180557516">
              <w:marLeft w:val="0"/>
              <w:marRight w:val="0"/>
              <w:marTop w:val="0"/>
              <w:marBottom w:val="0"/>
              <w:divBdr>
                <w:top w:val="none" w:sz="0" w:space="0" w:color="auto"/>
                <w:left w:val="none" w:sz="0" w:space="0" w:color="auto"/>
                <w:bottom w:val="none" w:sz="0" w:space="0" w:color="auto"/>
                <w:right w:val="none" w:sz="0" w:space="0" w:color="auto"/>
              </w:divBdr>
            </w:div>
            <w:div w:id="548029385">
              <w:marLeft w:val="0"/>
              <w:marRight w:val="0"/>
              <w:marTop w:val="0"/>
              <w:marBottom w:val="0"/>
              <w:divBdr>
                <w:top w:val="none" w:sz="0" w:space="0" w:color="auto"/>
                <w:left w:val="none" w:sz="0" w:space="0" w:color="auto"/>
                <w:bottom w:val="none" w:sz="0" w:space="0" w:color="auto"/>
                <w:right w:val="none" w:sz="0" w:space="0" w:color="auto"/>
              </w:divBdr>
            </w:div>
            <w:div w:id="15546739">
              <w:marLeft w:val="0"/>
              <w:marRight w:val="0"/>
              <w:marTop w:val="0"/>
              <w:marBottom w:val="0"/>
              <w:divBdr>
                <w:top w:val="none" w:sz="0" w:space="0" w:color="auto"/>
                <w:left w:val="none" w:sz="0" w:space="0" w:color="auto"/>
                <w:bottom w:val="none" w:sz="0" w:space="0" w:color="auto"/>
                <w:right w:val="none" w:sz="0" w:space="0" w:color="auto"/>
              </w:divBdr>
            </w:div>
            <w:div w:id="298538018">
              <w:marLeft w:val="0"/>
              <w:marRight w:val="0"/>
              <w:marTop w:val="0"/>
              <w:marBottom w:val="0"/>
              <w:divBdr>
                <w:top w:val="none" w:sz="0" w:space="0" w:color="auto"/>
                <w:left w:val="none" w:sz="0" w:space="0" w:color="auto"/>
                <w:bottom w:val="none" w:sz="0" w:space="0" w:color="auto"/>
                <w:right w:val="none" w:sz="0" w:space="0" w:color="auto"/>
              </w:divBdr>
            </w:div>
            <w:div w:id="1159812580">
              <w:marLeft w:val="0"/>
              <w:marRight w:val="0"/>
              <w:marTop w:val="0"/>
              <w:marBottom w:val="0"/>
              <w:divBdr>
                <w:top w:val="none" w:sz="0" w:space="0" w:color="auto"/>
                <w:left w:val="none" w:sz="0" w:space="0" w:color="auto"/>
                <w:bottom w:val="none" w:sz="0" w:space="0" w:color="auto"/>
                <w:right w:val="none" w:sz="0" w:space="0" w:color="auto"/>
              </w:divBdr>
            </w:div>
            <w:div w:id="541285770">
              <w:marLeft w:val="0"/>
              <w:marRight w:val="0"/>
              <w:marTop w:val="0"/>
              <w:marBottom w:val="0"/>
              <w:divBdr>
                <w:top w:val="none" w:sz="0" w:space="0" w:color="auto"/>
                <w:left w:val="none" w:sz="0" w:space="0" w:color="auto"/>
                <w:bottom w:val="none" w:sz="0" w:space="0" w:color="auto"/>
                <w:right w:val="none" w:sz="0" w:space="0" w:color="auto"/>
              </w:divBdr>
            </w:div>
            <w:div w:id="297028669">
              <w:marLeft w:val="0"/>
              <w:marRight w:val="0"/>
              <w:marTop w:val="0"/>
              <w:marBottom w:val="0"/>
              <w:divBdr>
                <w:top w:val="none" w:sz="0" w:space="0" w:color="auto"/>
                <w:left w:val="none" w:sz="0" w:space="0" w:color="auto"/>
                <w:bottom w:val="none" w:sz="0" w:space="0" w:color="auto"/>
                <w:right w:val="none" w:sz="0" w:space="0" w:color="auto"/>
              </w:divBdr>
            </w:div>
            <w:div w:id="1401245531">
              <w:marLeft w:val="0"/>
              <w:marRight w:val="0"/>
              <w:marTop w:val="0"/>
              <w:marBottom w:val="0"/>
              <w:divBdr>
                <w:top w:val="none" w:sz="0" w:space="0" w:color="auto"/>
                <w:left w:val="none" w:sz="0" w:space="0" w:color="auto"/>
                <w:bottom w:val="none" w:sz="0" w:space="0" w:color="auto"/>
                <w:right w:val="none" w:sz="0" w:space="0" w:color="auto"/>
              </w:divBdr>
            </w:div>
            <w:div w:id="1787263038">
              <w:marLeft w:val="0"/>
              <w:marRight w:val="0"/>
              <w:marTop w:val="0"/>
              <w:marBottom w:val="0"/>
              <w:divBdr>
                <w:top w:val="none" w:sz="0" w:space="0" w:color="auto"/>
                <w:left w:val="none" w:sz="0" w:space="0" w:color="auto"/>
                <w:bottom w:val="none" w:sz="0" w:space="0" w:color="auto"/>
                <w:right w:val="none" w:sz="0" w:space="0" w:color="auto"/>
              </w:divBdr>
            </w:div>
            <w:div w:id="180366381">
              <w:marLeft w:val="0"/>
              <w:marRight w:val="0"/>
              <w:marTop w:val="0"/>
              <w:marBottom w:val="0"/>
              <w:divBdr>
                <w:top w:val="none" w:sz="0" w:space="0" w:color="auto"/>
                <w:left w:val="none" w:sz="0" w:space="0" w:color="auto"/>
                <w:bottom w:val="none" w:sz="0" w:space="0" w:color="auto"/>
                <w:right w:val="none" w:sz="0" w:space="0" w:color="auto"/>
              </w:divBdr>
            </w:div>
            <w:div w:id="1171914826">
              <w:marLeft w:val="0"/>
              <w:marRight w:val="0"/>
              <w:marTop w:val="0"/>
              <w:marBottom w:val="0"/>
              <w:divBdr>
                <w:top w:val="none" w:sz="0" w:space="0" w:color="auto"/>
                <w:left w:val="none" w:sz="0" w:space="0" w:color="auto"/>
                <w:bottom w:val="none" w:sz="0" w:space="0" w:color="auto"/>
                <w:right w:val="none" w:sz="0" w:space="0" w:color="auto"/>
              </w:divBdr>
            </w:div>
            <w:div w:id="421149141">
              <w:marLeft w:val="0"/>
              <w:marRight w:val="0"/>
              <w:marTop w:val="0"/>
              <w:marBottom w:val="0"/>
              <w:divBdr>
                <w:top w:val="none" w:sz="0" w:space="0" w:color="auto"/>
                <w:left w:val="none" w:sz="0" w:space="0" w:color="auto"/>
                <w:bottom w:val="none" w:sz="0" w:space="0" w:color="auto"/>
                <w:right w:val="none" w:sz="0" w:space="0" w:color="auto"/>
              </w:divBdr>
            </w:div>
            <w:div w:id="1000432184">
              <w:marLeft w:val="0"/>
              <w:marRight w:val="0"/>
              <w:marTop w:val="0"/>
              <w:marBottom w:val="0"/>
              <w:divBdr>
                <w:top w:val="none" w:sz="0" w:space="0" w:color="auto"/>
                <w:left w:val="none" w:sz="0" w:space="0" w:color="auto"/>
                <w:bottom w:val="none" w:sz="0" w:space="0" w:color="auto"/>
                <w:right w:val="none" w:sz="0" w:space="0" w:color="auto"/>
              </w:divBdr>
            </w:div>
            <w:div w:id="418527817">
              <w:marLeft w:val="0"/>
              <w:marRight w:val="0"/>
              <w:marTop w:val="0"/>
              <w:marBottom w:val="0"/>
              <w:divBdr>
                <w:top w:val="none" w:sz="0" w:space="0" w:color="auto"/>
                <w:left w:val="none" w:sz="0" w:space="0" w:color="auto"/>
                <w:bottom w:val="none" w:sz="0" w:space="0" w:color="auto"/>
                <w:right w:val="none" w:sz="0" w:space="0" w:color="auto"/>
              </w:divBdr>
            </w:div>
            <w:div w:id="665479524">
              <w:marLeft w:val="0"/>
              <w:marRight w:val="0"/>
              <w:marTop w:val="0"/>
              <w:marBottom w:val="0"/>
              <w:divBdr>
                <w:top w:val="none" w:sz="0" w:space="0" w:color="auto"/>
                <w:left w:val="none" w:sz="0" w:space="0" w:color="auto"/>
                <w:bottom w:val="none" w:sz="0" w:space="0" w:color="auto"/>
                <w:right w:val="none" w:sz="0" w:space="0" w:color="auto"/>
              </w:divBdr>
            </w:div>
            <w:div w:id="1186792461">
              <w:marLeft w:val="0"/>
              <w:marRight w:val="0"/>
              <w:marTop w:val="0"/>
              <w:marBottom w:val="0"/>
              <w:divBdr>
                <w:top w:val="none" w:sz="0" w:space="0" w:color="auto"/>
                <w:left w:val="none" w:sz="0" w:space="0" w:color="auto"/>
                <w:bottom w:val="none" w:sz="0" w:space="0" w:color="auto"/>
                <w:right w:val="none" w:sz="0" w:space="0" w:color="auto"/>
              </w:divBdr>
            </w:div>
            <w:div w:id="1989479424">
              <w:marLeft w:val="0"/>
              <w:marRight w:val="0"/>
              <w:marTop w:val="0"/>
              <w:marBottom w:val="0"/>
              <w:divBdr>
                <w:top w:val="none" w:sz="0" w:space="0" w:color="auto"/>
                <w:left w:val="none" w:sz="0" w:space="0" w:color="auto"/>
                <w:bottom w:val="none" w:sz="0" w:space="0" w:color="auto"/>
                <w:right w:val="none" w:sz="0" w:space="0" w:color="auto"/>
              </w:divBdr>
            </w:div>
            <w:div w:id="1844854551">
              <w:marLeft w:val="0"/>
              <w:marRight w:val="0"/>
              <w:marTop w:val="0"/>
              <w:marBottom w:val="0"/>
              <w:divBdr>
                <w:top w:val="none" w:sz="0" w:space="0" w:color="auto"/>
                <w:left w:val="none" w:sz="0" w:space="0" w:color="auto"/>
                <w:bottom w:val="none" w:sz="0" w:space="0" w:color="auto"/>
                <w:right w:val="none" w:sz="0" w:space="0" w:color="auto"/>
              </w:divBdr>
            </w:div>
            <w:div w:id="27416300">
              <w:marLeft w:val="0"/>
              <w:marRight w:val="0"/>
              <w:marTop w:val="0"/>
              <w:marBottom w:val="0"/>
              <w:divBdr>
                <w:top w:val="none" w:sz="0" w:space="0" w:color="auto"/>
                <w:left w:val="none" w:sz="0" w:space="0" w:color="auto"/>
                <w:bottom w:val="none" w:sz="0" w:space="0" w:color="auto"/>
                <w:right w:val="none" w:sz="0" w:space="0" w:color="auto"/>
              </w:divBdr>
            </w:div>
            <w:div w:id="850148492">
              <w:marLeft w:val="0"/>
              <w:marRight w:val="0"/>
              <w:marTop w:val="0"/>
              <w:marBottom w:val="0"/>
              <w:divBdr>
                <w:top w:val="none" w:sz="0" w:space="0" w:color="auto"/>
                <w:left w:val="none" w:sz="0" w:space="0" w:color="auto"/>
                <w:bottom w:val="none" w:sz="0" w:space="0" w:color="auto"/>
                <w:right w:val="none" w:sz="0" w:space="0" w:color="auto"/>
              </w:divBdr>
            </w:div>
            <w:div w:id="1433863535">
              <w:marLeft w:val="0"/>
              <w:marRight w:val="0"/>
              <w:marTop w:val="0"/>
              <w:marBottom w:val="0"/>
              <w:divBdr>
                <w:top w:val="none" w:sz="0" w:space="0" w:color="auto"/>
                <w:left w:val="none" w:sz="0" w:space="0" w:color="auto"/>
                <w:bottom w:val="none" w:sz="0" w:space="0" w:color="auto"/>
                <w:right w:val="none" w:sz="0" w:space="0" w:color="auto"/>
              </w:divBdr>
            </w:div>
            <w:div w:id="1849711094">
              <w:marLeft w:val="0"/>
              <w:marRight w:val="0"/>
              <w:marTop w:val="0"/>
              <w:marBottom w:val="0"/>
              <w:divBdr>
                <w:top w:val="none" w:sz="0" w:space="0" w:color="auto"/>
                <w:left w:val="none" w:sz="0" w:space="0" w:color="auto"/>
                <w:bottom w:val="none" w:sz="0" w:space="0" w:color="auto"/>
                <w:right w:val="none" w:sz="0" w:space="0" w:color="auto"/>
              </w:divBdr>
            </w:div>
            <w:div w:id="1677885339">
              <w:marLeft w:val="0"/>
              <w:marRight w:val="0"/>
              <w:marTop w:val="0"/>
              <w:marBottom w:val="0"/>
              <w:divBdr>
                <w:top w:val="none" w:sz="0" w:space="0" w:color="auto"/>
                <w:left w:val="none" w:sz="0" w:space="0" w:color="auto"/>
                <w:bottom w:val="none" w:sz="0" w:space="0" w:color="auto"/>
                <w:right w:val="none" w:sz="0" w:space="0" w:color="auto"/>
              </w:divBdr>
            </w:div>
            <w:div w:id="116532700">
              <w:marLeft w:val="0"/>
              <w:marRight w:val="0"/>
              <w:marTop w:val="0"/>
              <w:marBottom w:val="0"/>
              <w:divBdr>
                <w:top w:val="none" w:sz="0" w:space="0" w:color="auto"/>
                <w:left w:val="none" w:sz="0" w:space="0" w:color="auto"/>
                <w:bottom w:val="none" w:sz="0" w:space="0" w:color="auto"/>
                <w:right w:val="none" w:sz="0" w:space="0" w:color="auto"/>
              </w:divBdr>
            </w:div>
            <w:div w:id="1973822028">
              <w:marLeft w:val="0"/>
              <w:marRight w:val="0"/>
              <w:marTop w:val="0"/>
              <w:marBottom w:val="0"/>
              <w:divBdr>
                <w:top w:val="none" w:sz="0" w:space="0" w:color="auto"/>
                <w:left w:val="none" w:sz="0" w:space="0" w:color="auto"/>
                <w:bottom w:val="none" w:sz="0" w:space="0" w:color="auto"/>
                <w:right w:val="none" w:sz="0" w:space="0" w:color="auto"/>
              </w:divBdr>
            </w:div>
            <w:div w:id="1651976730">
              <w:marLeft w:val="0"/>
              <w:marRight w:val="0"/>
              <w:marTop w:val="0"/>
              <w:marBottom w:val="0"/>
              <w:divBdr>
                <w:top w:val="none" w:sz="0" w:space="0" w:color="auto"/>
                <w:left w:val="none" w:sz="0" w:space="0" w:color="auto"/>
                <w:bottom w:val="none" w:sz="0" w:space="0" w:color="auto"/>
                <w:right w:val="none" w:sz="0" w:space="0" w:color="auto"/>
              </w:divBdr>
            </w:div>
            <w:div w:id="911618670">
              <w:marLeft w:val="0"/>
              <w:marRight w:val="0"/>
              <w:marTop w:val="0"/>
              <w:marBottom w:val="0"/>
              <w:divBdr>
                <w:top w:val="none" w:sz="0" w:space="0" w:color="auto"/>
                <w:left w:val="none" w:sz="0" w:space="0" w:color="auto"/>
                <w:bottom w:val="none" w:sz="0" w:space="0" w:color="auto"/>
                <w:right w:val="none" w:sz="0" w:space="0" w:color="auto"/>
              </w:divBdr>
            </w:div>
            <w:div w:id="11809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1164">
      <w:bodyDiv w:val="1"/>
      <w:marLeft w:val="0"/>
      <w:marRight w:val="0"/>
      <w:marTop w:val="0"/>
      <w:marBottom w:val="0"/>
      <w:divBdr>
        <w:top w:val="none" w:sz="0" w:space="0" w:color="auto"/>
        <w:left w:val="none" w:sz="0" w:space="0" w:color="auto"/>
        <w:bottom w:val="none" w:sz="0" w:space="0" w:color="auto"/>
        <w:right w:val="none" w:sz="0" w:space="0" w:color="auto"/>
      </w:divBdr>
      <w:divsChild>
        <w:div w:id="665985736">
          <w:marLeft w:val="0"/>
          <w:marRight w:val="0"/>
          <w:marTop w:val="0"/>
          <w:marBottom w:val="0"/>
          <w:divBdr>
            <w:top w:val="none" w:sz="0" w:space="0" w:color="auto"/>
            <w:left w:val="none" w:sz="0" w:space="0" w:color="auto"/>
            <w:bottom w:val="none" w:sz="0" w:space="0" w:color="auto"/>
            <w:right w:val="none" w:sz="0" w:space="0" w:color="auto"/>
          </w:divBdr>
          <w:divsChild>
            <w:div w:id="566115389">
              <w:marLeft w:val="0"/>
              <w:marRight w:val="0"/>
              <w:marTop w:val="0"/>
              <w:marBottom w:val="0"/>
              <w:divBdr>
                <w:top w:val="none" w:sz="0" w:space="0" w:color="auto"/>
                <w:left w:val="none" w:sz="0" w:space="0" w:color="auto"/>
                <w:bottom w:val="none" w:sz="0" w:space="0" w:color="auto"/>
                <w:right w:val="none" w:sz="0" w:space="0" w:color="auto"/>
              </w:divBdr>
            </w:div>
            <w:div w:id="2008821031">
              <w:marLeft w:val="0"/>
              <w:marRight w:val="0"/>
              <w:marTop w:val="0"/>
              <w:marBottom w:val="0"/>
              <w:divBdr>
                <w:top w:val="none" w:sz="0" w:space="0" w:color="auto"/>
                <w:left w:val="none" w:sz="0" w:space="0" w:color="auto"/>
                <w:bottom w:val="none" w:sz="0" w:space="0" w:color="auto"/>
                <w:right w:val="none" w:sz="0" w:space="0" w:color="auto"/>
              </w:divBdr>
            </w:div>
            <w:div w:id="956790103">
              <w:marLeft w:val="0"/>
              <w:marRight w:val="0"/>
              <w:marTop w:val="0"/>
              <w:marBottom w:val="0"/>
              <w:divBdr>
                <w:top w:val="none" w:sz="0" w:space="0" w:color="auto"/>
                <w:left w:val="none" w:sz="0" w:space="0" w:color="auto"/>
                <w:bottom w:val="none" w:sz="0" w:space="0" w:color="auto"/>
                <w:right w:val="none" w:sz="0" w:space="0" w:color="auto"/>
              </w:divBdr>
            </w:div>
            <w:div w:id="1155877999">
              <w:marLeft w:val="0"/>
              <w:marRight w:val="0"/>
              <w:marTop w:val="0"/>
              <w:marBottom w:val="0"/>
              <w:divBdr>
                <w:top w:val="none" w:sz="0" w:space="0" w:color="auto"/>
                <w:left w:val="none" w:sz="0" w:space="0" w:color="auto"/>
                <w:bottom w:val="none" w:sz="0" w:space="0" w:color="auto"/>
                <w:right w:val="none" w:sz="0" w:space="0" w:color="auto"/>
              </w:divBdr>
            </w:div>
            <w:div w:id="1557620315">
              <w:marLeft w:val="0"/>
              <w:marRight w:val="0"/>
              <w:marTop w:val="0"/>
              <w:marBottom w:val="0"/>
              <w:divBdr>
                <w:top w:val="none" w:sz="0" w:space="0" w:color="auto"/>
                <w:left w:val="none" w:sz="0" w:space="0" w:color="auto"/>
                <w:bottom w:val="none" w:sz="0" w:space="0" w:color="auto"/>
                <w:right w:val="none" w:sz="0" w:space="0" w:color="auto"/>
              </w:divBdr>
            </w:div>
            <w:div w:id="1448311474">
              <w:marLeft w:val="0"/>
              <w:marRight w:val="0"/>
              <w:marTop w:val="0"/>
              <w:marBottom w:val="0"/>
              <w:divBdr>
                <w:top w:val="none" w:sz="0" w:space="0" w:color="auto"/>
                <w:left w:val="none" w:sz="0" w:space="0" w:color="auto"/>
                <w:bottom w:val="none" w:sz="0" w:space="0" w:color="auto"/>
                <w:right w:val="none" w:sz="0" w:space="0" w:color="auto"/>
              </w:divBdr>
            </w:div>
            <w:div w:id="452940989">
              <w:marLeft w:val="0"/>
              <w:marRight w:val="0"/>
              <w:marTop w:val="0"/>
              <w:marBottom w:val="0"/>
              <w:divBdr>
                <w:top w:val="none" w:sz="0" w:space="0" w:color="auto"/>
                <w:left w:val="none" w:sz="0" w:space="0" w:color="auto"/>
                <w:bottom w:val="none" w:sz="0" w:space="0" w:color="auto"/>
                <w:right w:val="none" w:sz="0" w:space="0" w:color="auto"/>
              </w:divBdr>
            </w:div>
            <w:div w:id="142700445">
              <w:marLeft w:val="0"/>
              <w:marRight w:val="0"/>
              <w:marTop w:val="0"/>
              <w:marBottom w:val="0"/>
              <w:divBdr>
                <w:top w:val="none" w:sz="0" w:space="0" w:color="auto"/>
                <w:left w:val="none" w:sz="0" w:space="0" w:color="auto"/>
                <w:bottom w:val="none" w:sz="0" w:space="0" w:color="auto"/>
                <w:right w:val="none" w:sz="0" w:space="0" w:color="auto"/>
              </w:divBdr>
            </w:div>
            <w:div w:id="1957179372">
              <w:marLeft w:val="0"/>
              <w:marRight w:val="0"/>
              <w:marTop w:val="0"/>
              <w:marBottom w:val="0"/>
              <w:divBdr>
                <w:top w:val="none" w:sz="0" w:space="0" w:color="auto"/>
                <w:left w:val="none" w:sz="0" w:space="0" w:color="auto"/>
                <w:bottom w:val="none" w:sz="0" w:space="0" w:color="auto"/>
                <w:right w:val="none" w:sz="0" w:space="0" w:color="auto"/>
              </w:divBdr>
            </w:div>
            <w:div w:id="65953939">
              <w:marLeft w:val="0"/>
              <w:marRight w:val="0"/>
              <w:marTop w:val="0"/>
              <w:marBottom w:val="0"/>
              <w:divBdr>
                <w:top w:val="none" w:sz="0" w:space="0" w:color="auto"/>
                <w:left w:val="none" w:sz="0" w:space="0" w:color="auto"/>
                <w:bottom w:val="none" w:sz="0" w:space="0" w:color="auto"/>
                <w:right w:val="none" w:sz="0" w:space="0" w:color="auto"/>
              </w:divBdr>
            </w:div>
            <w:div w:id="302852862">
              <w:marLeft w:val="0"/>
              <w:marRight w:val="0"/>
              <w:marTop w:val="0"/>
              <w:marBottom w:val="0"/>
              <w:divBdr>
                <w:top w:val="none" w:sz="0" w:space="0" w:color="auto"/>
                <w:left w:val="none" w:sz="0" w:space="0" w:color="auto"/>
                <w:bottom w:val="none" w:sz="0" w:space="0" w:color="auto"/>
                <w:right w:val="none" w:sz="0" w:space="0" w:color="auto"/>
              </w:divBdr>
            </w:div>
            <w:div w:id="1576040775">
              <w:marLeft w:val="0"/>
              <w:marRight w:val="0"/>
              <w:marTop w:val="0"/>
              <w:marBottom w:val="0"/>
              <w:divBdr>
                <w:top w:val="none" w:sz="0" w:space="0" w:color="auto"/>
                <w:left w:val="none" w:sz="0" w:space="0" w:color="auto"/>
                <w:bottom w:val="none" w:sz="0" w:space="0" w:color="auto"/>
                <w:right w:val="none" w:sz="0" w:space="0" w:color="auto"/>
              </w:divBdr>
            </w:div>
            <w:div w:id="1163815501">
              <w:marLeft w:val="0"/>
              <w:marRight w:val="0"/>
              <w:marTop w:val="0"/>
              <w:marBottom w:val="0"/>
              <w:divBdr>
                <w:top w:val="none" w:sz="0" w:space="0" w:color="auto"/>
                <w:left w:val="none" w:sz="0" w:space="0" w:color="auto"/>
                <w:bottom w:val="none" w:sz="0" w:space="0" w:color="auto"/>
                <w:right w:val="none" w:sz="0" w:space="0" w:color="auto"/>
              </w:divBdr>
            </w:div>
            <w:div w:id="811677137">
              <w:marLeft w:val="0"/>
              <w:marRight w:val="0"/>
              <w:marTop w:val="0"/>
              <w:marBottom w:val="0"/>
              <w:divBdr>
                <w:top w:val="none" w:sz="0" w:space="0" w:color="auto"/>
                <w:left w:val="none" w:sz="0" w:space="0" w:color="auto"/>
                <w:bottom w:val="none" w:sz="0" w:space="0" w:color="auto"/>
                <w:right w:val="none" w:sz="0" w:space="0" w:color="auto"/>
              </w:divBdr>
            </w:div>
            <w:div w:id="591620827">
              <w:marLeft w:val="0"/>
              <w:marRight w:val="0"/>
              <w:marTop w:val="0"/>
              <w:marBottom w:val="0"/>
              <w:divBdr>
                <w:top w:val="none" w:sz="0" w:space="0" w:color="auto"/>
                <w:left w:val="none" w:sz="0" w:space="0" w:color="auto"/>
                <w:bottom w:val="none" w:sz="0" w:space="0" w:color="auto"/>
                <w:right w:val="none" w:sz="0" w:space="0" w:color="auto"/>
              </w:divBdr>
            </w:div>
            <w:div w:id="24988801">
              <w:marLeft w:val="0"/>
              <w:marRight w:val="0"/>
              <w:marTop w:val="0"/>
              <w:marBottom w:val="0"/>
              <w:divBdr>
                <w:top w:val="none" w:sz="0" w:space="0" w:color="auto"/>
                <w:left w:val="none" w:sz="0" w:space="0" w:color="auto"/>
                <w:bottom w:val="none" w:sz="0" w:space="0" w:color="auto"/>
                <w:right w:val="none" w:sz="0" w:space="0" w:color="auto"/>
              </w:divBdr>
            </w:div>
            <w:div w:id="2106463393">
              <w:marLeft w:val="0"/>
              <w:marRight w:val="0"/>
              <w:marTop w:val="0"/>
              <w:marBottom w:val="0"/>
              <w:divBdr>
                <w:top w:val="none" w:sz="0" w:space="0" w:color="auto"/>
                <w:left w:val="none" w:sz="0" w:space="0" w:color="auto"/>
                <w:bottom w:val="none" w:sz="0" w:space="0" w:color="auto"/>
                <w:right w:val="none" w:sz="0" w:space="0" w:color="auto"/>
              </w:divBdr>
            </w:div>
            <w:div w:id="1983582728">
              <w:marLeft w:val="0"/>
              <w:marRight w:val="0"/>
              <w:marTop w:val="0"/>
              <w:marBottom w:val="0"/>
              <w:divBdr>
                <w:top w:val="none" w:sz="0" w:space="0" w:color="auto"/>
                <w:left w:val="none" w:sz="0" w:space="0" w:color="auto"/>
                <w:bottom w:val="none" w:sz="0" w:space="0" w:color="auto"/>
                <w:right w:val="none" w:sz="0" w:space="0" w:color="auto"/>
              </w:divBdr>
            </w:div>
            <w:div w:id="967706050">
              <w:marLeft w:val="0"/>
              <w:marRight w:val="0"/>
              <w:marTop w:val="0"/>
              <w:marBottom w:val="0"/>
              <w:divBdr>
                <w:top w:val="none" w:sz="0" w:space="0" w:color="auto"/>
                <w:left w:val="none" w:sz="0" w:space="0" w:color="auto"/>
                <w:bottom w:val="none" w:sz="0" w:space="0" w:color="auto"/>
                <w:right w:val="none" w:sz="0" w:space="0" w:color="auto"/>
              </w:divBdr>
            </w:div>
            <w:div w:id="1640454894">
              <w:marLeft w:val="0"/>
              <w:marRight w:val="0"/>
              <w:marTop w:val="0"/>
              <w:marBottom w:val="0"/>
              <w:divBdr>
                <w:top w:val="none" w:sz="0" w:space="0" w:color="auto"/>
                <w:left w:val="none" w:sz="0" w:space="0" w:color="auto"/>
                <w:bottom w:val="none" w:sz="0" w:space="0" w:color="auto"/>
                <w:right w:val="none" w:sz="0" w:space="0" w:color="auto"/>
              </w:divBdr>
            </w:div>
            <w:div w:id="180970341">
              <w:marLeft w:val="0"/>
              <w:marRight w:val="0"/>
              <w:marTop w:val="0"/>
              <w:marBottom w:val="0"/>
              <w:divBdr>
                <w:top w:val="none" w:sz="0" w:space="0" w:color="auto"/>
                <w:left w:val="none" w:sz="0" w:space="0" w:color="auto"/>
                <w:bottom w:val="none" w:sz="0" w:space="0" w:color="auto"/>
                <w:right w:val="none" w:sz="0" w:space="0" w:color="auto"/>
              </w:divBdr>
            </w:div>
            <w:div w:id="1349719752">
              <w:marLeft w:val="0"/>
              <w:marRight w:val="0"/>
              <w:marTop w:val="0"/>
              <w:marBottom w:val="0"/>
              <w:divBdr>
                <w:top w:val="none" w:sz="0" w:space="0" w:color="auto"/>
                <w:left w:val="none" w:sz="0" w:space="0" w:color="auto"/>
                <w:bottom w:val="none" w:sz="0" w:space="0" w:color="auto"/>
                <w:right w:val="none" w:sz="0" w:space="0" w:color="auto"/>
              </w:divBdr>
            </w:div>
            <w:div w:id="1942954328">
              <w:marLeft w:val="0"/>
              <w:marRight w:val="0"/>
              <w:marTop w:val="0"/>
              <w:marBottom w:val="0"/>
              <w:divBdr>
                <w:top w:val="none" w:sz="0" w:space="0" w:color="auto"/>
                <w:left w:val="none" w:sz="0" w:space="0" w:color="auto"/>
                <w:bottom w:val="none" w:sz="0" w:space="0" w:color="auto"/>
                <w:right w:val="none" w:sz="0" w:space="0" w:color="auto"/>
              </w:divBdr>
            </w:div>
            <w:div w:id="1058549563">
              <w:marLeft w:val="0"/>
              <w:marRight w:val="0"/>
              <w:marTop w:val="0"/>
              <w:marBottom w:val="0"/>
              <w:divBdr>
                <w:top w:val="none" w:sz="0" w:space="0" w:color="auto"/>
                <w:left w:val="none" w:sz="0" w:space="0" w:color="auto"/>
                <w:bottom w:val="none" w:sz="0" w:space="0" w:color="auto"/>
                <w:right w:val="none" w:sz="0" w:space="0" w:color="auto"/>
              </w:divBdr>
            </w:div>
            <w:div w:id="35129579">
              <w:marLeft w:val="0"/>
              <w:marRight w:val="0"/>
              <w:marTop w:val="0"/>
              <w:marBottom w:val="0"/>
              <w:divBdr>
                <w:top w:val="none" w:sz="0" w:space="0" w:color="auto"/>
                <w:left w:val="none" w:sz="0" w:space="0" w:color="auto"/>
                <w:bottom w:val="none" w:sz="0" w:space="0" w:color="auto"/>
                <w:right w:val="none" w:sz="0" w:space="0" w:color="auto"/>
              </w:divBdr>
            </w:div>
            <w:div w:id="854852109">
              <w:marLeft w:val="0"/>
              <w:marRight w:val="0"/>
              <w:marTop w:val="0"/>
              <w:marBottom w:val="0"/>
              <w:divBdr>
                <w:top w:val="none" w:sz="0" w:space="0" w:color="auto"/>
                <w:left w:val="none" w:sz="0" w:space="0" w:color="auto"/>
                <w:bottom w:val="none" w:sz="0" w:space="0" w:color="auto"/>
                <w:right w:val="none" w:sz="0" w:space="0" w:color="auto"/>
              </w:divBdr>
            </w:div>
            <w:div w:id="1081802891">
              <w:marLeft w:val="0"/>
              <w:marRight w:val="0"/>
              <w:marTop w:val="0"/>
              <w:marBottom w:val="0"/>
              <w:divBdr>
                <w:top w:val="none" w:sz="0" w:space="0" w:color="auto"/>
                <w:left w:val="none" w:sz="0" w:space="0" w:color="auto"/>
                <w:bottom w:val="none" w:sz="0" w:space="0" w:color="auto"/>
                <w:right w:val="none" w:sz="0" w:space="0" w:color="auto"/>
              </w:divBdr>
            </w:div>
            <w:div w:id="1480614850">
              <w:marLeft w:val="0"/>
              <w:marRight w:val="0"/>
              <w:marTop w:val="0"/>
              <w:marBottom w:val="0"/>
              <w:divBdr>
                <w:top w:val="none" w:sz="0" w:space="0" w:color="auto"/>
                <w:left w:val="none" w:sz="0" w:space="0" w:color="auto"/>
                <w:bottom w:val="none" w:sz="0" w:space="0" w:color="auto"/>
                <w:right w:val="none" w:sz="0" w:space="0" w:color="auto"/>
              </w:divBdr>
            </w:div>
            <w:div w:id="686099964">
              <w:marLeft w:val="0"/>
              <w:marRight w:val="0"/>
              <w:marTop w:val="0"/>
              <w:marBottom w:val="0"/>
              <w:divBdr>
                <w:top w:val="none" w:sz="0" w:space="0" w:color="auto"/>
                <w:left w:val="none" w:sz="0" w:space="0" w:color="auto"/>
                <w:bottom w:val="none" w:sz="0" w:space="0" w:color="auto"/>
                <w:right w:val="none" w:sz="0" w:space="0" w:color="auto"/>
              </w:divBdr>
            </w:div>
            <w:div w:id="181557002">
              <w:marLeft w:val="0"/>
              <w:marRight w:val="0"/>
              <w:marTop w:val="0"/>
              <w:marBottom w:val="0"/>
              <w:divBdr>
                <w:top w:val="none" w:sz="0" w:space="0" w:color="auto"/>
                <w:left w:val="none" w:sz="0" w:space="0" w:color="auto"/>
                <w:bottom w:val="none" w:sz="0" w:space="0" w:color="auto"/>
                <w:right w:val="none" w:sz="0" w:space="0" w:color="auto"/>
              </w:divBdr>
            </w:div>
            <w:div w:id="1191726964">
              <w:marLeft w:val="0"/>
              <w:marRight w:val="0"/>
              <w:marTop w:val="0"/>
              <w:marBottom w:val="0"/>
              <w:divBdr>
                <w:top w:val="none" w:sz="0" w:space="0" w:color="auto"/>
                <w:left w:val="none" w:sz="0" w:space="0" w:color="auto"/>
                <w:bottom w:val="none" w:sz="0" w:space="0" w:color="auto"/>
                <w:right w:val="none" w:sz="0" w:space="0" w:color="auto"/>
              </w:divBdr>
            </w:div>
            <w:div w:id="1059982364">
              <w:marLeft w:val="0"/>
              <w:marRight w:val="0"/>
              <w:marTop w:val="0"/>
              <w:marBottom w:val="0"/>
              <w:divBdr>
                <w:top w:val="none" w:sz="0" w:space="0" w:color="auto"/>
                <w:left w:val="none" w:sz="0" w:space="0" w:color="auto"/>
                <w:bottom w:val="none" w:sz="0" w:space="0" w:color="auto"/>
                <w:right w:val="none" w:sz="0" w:space="0" w:color="auto"/>
              </w:divBdr>
            </w:div>
            <w:div w:id="198397144">
              <w:marLeft w:val="0"/>
              <w:marRight w:val="0"/>
              <w:marTop w:val="0"/>
              <w:marBottom w:val="0"/>
              <w:divBdr>
                <w:top w:val="none" w:sz="0" w:space="0" w:color="auto"/>
                <w:left w:val="none" w:sz="0" w:space="0" w:color="auto"/>
                <w:bottom w:val="none" w:sz="0" w:space="0" w:color="auto"/>
                <w:right w:val="none" w:sz="0" w:space="0" w:color="auto"/>
              </w:divBdr>
            </w:div>
            <w:div w:id="632905284">
              <w:marLeft w:val="0"/>
              <w:marRight w:val="0"/>
              <w:marTop w:val="0"/>
              <w:marBottom w:val="0"/>
              <w:divBdr>
                <w:top w:val="none" w:sz="0" w:space="0" w:color="auto"/>
                <w:left w:val="none" w:sz="0" w:space="0" w:color="auto"/>
                <w:bottom w:val="none" w:sz="0" w:space="0" w:color="auto"/>
                <w:right w:val="none" w:sz="0" w:space="0" w:color="auto"/>
              </w:divBdr>
            </w:div>
            <w:div w:id="201285249">
              <w:marLeft w:val="0"/>
              <w:marRight w:val="0"/>
              <w:marTop w:val="0"/>
              <w:marBottom w:val="0"/>
              <w:divBdr>
                <w:top w:val="none" w:sz="0" w:space="0" w:color="auto"/>
                <w:left w:val="none" w:sz="0" w:space="0" w:color="auto"/>
                <w:bottom w:val="none" w:sz="0" w:space="0" w:color="auto"/>
                <w:right w:val="none" w:sz="0" w:space="0" w:color="auto"/>
              </w:divBdr>
            </w:div>
            <w:div w:id="451099021">
              <w:marLeft w:val="0"/>
              <w:marRight w:val="0"/>
              <w:marTop w:val="0"/>
              <w:marBottom w:val="0"/>
              <w:divBdr>
                <w:top w:val="none" w:sz="0" w:space="0" w:color="auto"/>
                <w:left w:val="none" w:sz="0" w:space="0" w:color="auto"/>
                <w:bottom w:val="none" w:sz="0" w:space="0" w:color="auto"/>
                <w:right w:val="none" w:sz="0" w:space="0" w:color="auto"/>
              </w:divBdr>
            </w:div>
            <w:div w:id="1736008839">
              <w:marLeft w:val="0"/>
              <w:marRight w:val="0"/>
              <w:marTop w:val="0"/>
              <w:marBottom w:val="0"/>
              <w:divBdr>
                <w:top w:val="none" w:sz="0" w:space="0" w:color="auto"/>
                <w:left w:val="none" w:sz="0" w:space="0" w:color="auto"/>
                <w:bottom w:val="none" w:sz="0" w:space="0" w:color="auto"/>
                <w:right w:val="none" w:sz="0" w:space="0" w:color="auto"/>
              </w:divBdr>
            </w:div>
            <w:div w:id="891043586">
              <w:marLeft w:val="0"/>
              <w:marRight w:val="0"/>
              <w:marTop w:val="0"/>
              <w:marBottom w:val="0"/>
              <w:divBdr>
                <w:top w:val="none" w:sz="0" w:space="0" w:color="auto"/>
                <w:left w:val="none" w:sz="0" w:space="0" w:color="auto"/>
                <w:bottom w:val="none" w:sz="0" w:space="0" w:color="auto"/>
                <w:right w:val="none" w:sz="0" w:space="0" w:color="auto"/>
              </w:divBdr>
            </w:div>
            <w:div w:id="1084762413">
              <w:marLeft w:val="0"/>
              <w:marRight w:val="0"/>
              <w:marTop w:val="0"/>
              <w:marBottom w:val="0"/>
              <w:divBdr>
                <w:top w:val="none" w:sz="0" w:space="0" w:color="auto"/>
                <w:left w:val="none" w:sz="0" w:space="0" w:color="auto"/>
                <w:bottom w:val="none" w:sz="0" w:space="0" w:color="auto"/>
                <w:right w:val="none" w:sz="0" w:space="0" w:color="auto"/>
              </w:divBdr>
            </w:div>
            <w:div w:id="759066269">
              <w:marLeft w:val="0"/>
              <w:marRight w:val="0"/>
              <w:marTop w:val="0"/>
              <w:marBottom w:val="0"/>
              <w:divBdr>
                <w:top w:val="none" w:sz="0" w:space="0" w:color="auto"/>
                <w:left w:val="none" w:sz="0" w:space="0" w:color="auto"/>
                <w:bottom w:val="none" w:sz="0" w:space="0" w:color="auto"/>
                <w:right w:val="none" w:sz="0" w:space="0" w:color="auto"/>
              </w:divBdr>
            </w:div>
            <w:div w:id="499345678">
              <w:marLeft w:val="0"/>
              <w:marRight w:val="0"/>
              <w:marTop w:val="0"/>
              <w:marBottom w:val="0"/>
              <w:divBdr>
                <w:top w:val="none" w:sz="0" w:space="0" w:color="auto"/>
                <w:left w:val="none" w:sz="0" w:space="0" w:color="auto"/>
                <w:bottom w:val="none" w:sz="0" w:space="0" w:color="auto"/>
                <w:right w:val="none" w:sz="0" w:space="0" w:color="auto"/>
              </w:divBdr>
            </w:div>
            <w:div w:id="1540118704">
              <w:marLeft w:val="0"/>
              <w:marRight w:val="0"/>
              <w:marTop w:val="0"/>
              <w:marBottom w:val="0"/>
              <w:divBdr>
                <w:top w:val="none" w:sz="0" w:space="0" w:color="auto"/>
                <w:left w:val="none" w:sz="0" w:space="0" w:color="auto"/>
                <w:bottom w:val="none" w:sz="0" w:space="0" w:color="auto"/>
                <w:right w:val="none" w:sz="0" w:space="0" w:color="auto"/>
              </w:divBdr>
            </w:div>
            <w:div w:id="136650858">
              <w:marLeft w:val="0"/>
              <w:marRight w:val="0"/>
              <w:marTop w:val="0"/>
              <w:marBottom w:val="0"/>
              <w:divBdr>
                <w:top w:val="none" w:sz="0" w:space="0" w:color="auto"/>
                <w:left w:val="none" w:sz="0" w:space="0" w:color="auto"/>
                <w:bottom w:val="none" w:sz="0" w:space="0" w:color="auto"/>
                <w:right w:val="none" w:sz="0" w:space="0" w:color="auto"/>
              </w:divBdr>
            </w:div>
            <w:div w:id="618727927">
              <w:marLeft w:val="0"/>
              <w:marRight w:val="0"/>
              <w:marTop w:val="0"/>
              <w:marBottom w:val="0"/>
              <w:divBdr>
                <w:top w:val="none" w:sz="0" w:space="0" w:color="auto"/>
                <w:left w:val="none" w:sz="0" w:space="0" w:color="auto"/>
                <w:bottom w:val="none" w:sz="0" w:space="0" w:color="auto"/>
                <w:right w:val="none" w:sz="0" w:space="0" w:color="auto"/>
              </w:divBdr>
            </w:div>
            <w:div w:id="1442410211">
              <w:marLeft w:val="0"/>
              <w:marRight w:val="0"/>
              <w:marTop w:val="0"/>
              <w:marBottom w:val="0"/>
              <w:divBdr>
                <w:top w:val="none" w:sz="0" w:space="0" w:color="auto"/>
                <w:left w:val="none" w:sz="0" w:space="0" w:color="auto"/>
                <w:bottom w:val="none" w:sz="0" w:space="0" w:color="auto"/>
                <w:right w:val="none" w:sz="0" w:space="0" w:color="auto"/>
              </w:divBdr>
            </w:div>
            <w:div w:id="576282754">
              <w:marLeft w:val="0"/>
              <w:marRight w:val="0"/>
              <w:marTop w:val="0"/>
              <w:marBottom w:val="0"/>
              <w:divBdr>
                <w:top w:val="none" w:sz="0" w:space="0" w:color="auto"/>
                <w:left w:val="none" w:sz="0" w:space="0" w:color="auto"/>
                <w:bottom w:val="none" w:sz="0" w:space="0" w:color="auto"/>
                <w:right w:val="none" w:sz="0" w:space="0" w:color="auto"/>
              </w:divBdr>
            </w:div>
            <w:div w:id="90049495">
              <w:marLeft w:val="0"/>
              <w:marRight w:val="0"/>
              <w:marTop w:val="0"/>
              <w:marBottom w:val="0"/>
              <w:divBdr>
                <w:top w:val="none" w:sz="0" w:space="0" w:color="auto"/>
                <w:left w:val="none" w:sz="0" w:space="0" w:color="auto"/>
                <w:bottom w:val="none" w:sz="0" w:space="0" w:color="auto"/>
                <w:right w:val="none" w:sz="0" w:space="0" w:color="auto"/>
              </w:divBdr>
            </w:div>
            <w:div w:id="1239444008">
              <w:marLeft w:val="0"/>
              <w:marRight w:val="0"/>
              <w:marTop w:val="0"/>
              <w:marBottom w:val="0"/>
              <w:divBdr>
                <w:top w:val="none" w:sz="0" w:space="0" w:color="auto"/>
                <w:left w:val="none" w:sz="0" w:space="0" w:color="auto"/>
                <w:bottom w:val="none" w:sz="0" w:space="0" w:color="auto"/>
                <w:right w:val="none" w:sz="0" w:space="0" w:color="auto"/>
              </w:divBdr>
            </w:div>
            <w:div w:id="4920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9588">
      <w:bodyDiv w:val="1"/>
      <w:marLeft w:val="0"/>
      <w:marRight w:val="0"/>
      <w:marTop w:val="0"/>
      <w:marBottom w:val="0"/>
      <w:divBdr>
        <w:top w:val="none" w:sz="0" w:space="0" w:color="auto"/>
        <w:left w:val="none" w:sz="0" w:space="0" w:color="auto"/>
        <w:bottom w:val="none" w:sz="0" w:space="0" w:color="auto"/>
        <w:right w:val="none" w:sz="0" w:space="0" w:color="auto"/>
      </w:divBdr>
    </w:div>
    <w:div w:id="1773741796">
      <w:bodyDiv w:val="1"/>
      <w:marLeft w:val="0"/>
      <w:marRight w:val="0"/>
      <w:marTop w:val="0"/>
      <w:marBottom w:val="0"/>
      <w:divBdr>
        <w:top w:val="none" w:sz="0" w:space="0" w:color="auto"/>
        <w:left w:val="none" w:sz="0" w:space="0" w:color="auto"/>
        <w:bottom w:val="none" w:sz="0" w:space="0" w:color="auto"/>
        <w:right w:val="none" w:sz="0" w:space="0" w:color="auto"/>
      </w:divBdr>
    </w:div>
    <w:div w:id="1781146394">
      <w:bodyDiv w:val="1"/>
      <w:marLeft w:val="0"/>
      <w:marRight w:val="0"/>
      <w:marTop w:val="0"/>
      <w:marBottom w:val="0"/>
      <w:divBdr>
        <w:top w:val="none" w:sz="0" w:space="0" w:color="auto"/>
        <w:left w:val="none" w:sz="0" w:space="0" w:color="auto"/>
        <w:bottom w:val="none" w:sz="0" w:space="0" w:color="auto"/>
        <w:right w:val="none" w:sz="0" w:space="0" w:color="auto"/>
      </w:divBdr>
      <w:divsChild>
        <w:div w:id="673801906">
          <w:marLeft w:val="0"/>
          <w:marRight w:val="0"/>
          <w:marTop w:val="0"/>
          <w:marBottom w:val="0"/>
          <w:divBdr>
            <w:top w:val="none" w:sz="0" w:space="0" w:color="auto"/>
            <w:left w:val="none" w:sz="0" w:space="0" w:color="auto"/>
            <w:bottom w:val="none" w:sz="0" w:space="0" w:color="auto"/>
            <w:right w:val="none" w:sz="0" w:space="0" w:color="auto"/>
          </w:divBdr>
          <w:divsChild>
            <w:div w:id="1944460654">
              <w:marLeft w:val="0"/>
              <w:marRight w:val="0"/>
              <w:marTop w:val="0"/>
              <w:marBottom w:val="0"/>
              <w:divBdr>
                <w:top w:val="none" w:sz="0" w:space="0" w:color="auto"/>
                <w:left w:val="none" w:sz="0" w:space="0" w:color="auto"/>
                <w:bottom w:val="none" w:sz="0" w:space="0" w:color="auto"/>
                <w:right w:val="none" w:sz="0" w:space="0" w:color="auto"/>
              </w:divBdr>
            </w:div>
            <w:div w:id="151602540">
              <w:marLeft w:val="0"/>
              <w:marRight w:val="0"/>
              <w:marTop w:val="0"/>
              <w:marBottom w:val="0"/>
              <w:divBdr>
                <w:top w:val="none" w:sz="0" w:space="0" w:color="auto"/>
                <w:left w:val="none" w:sz="0" w:space="0" w:color="auto"/>
                <w:bottom w:val="none" w:sz="0" w:space="0" w:color="auto"/>
                <w:right w:val="none" w:sz="0" w:space="0" w:color="auto"/>
              </w:divBdr>
            </w:div>
            <w:div w:id="1771392058">
              <w:marLeft w:val="0"/>
              <w:marRight w:val="0"/>
              <w:marTop w:val="0"/>
              <w:marBottom w:val="0"/>
              <w:divBdr>
                <w:top w:val="none" w:sz="0" w:space="0" w:color="auto"/>
                <w:left w:val="none" w:sz="0" w:space="0" w:color="auto"/>
                <w:bottom w:val="none" w:sz="0" w:space="0" w:color="auto"/>
                <w:right w:val="none" w:sz="0" w:space="0" w:color="auto"/>
              </w:divBdr>
            </w:div>
            <w:div w:id="15527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152">
      <w:bodyDiv w:val="1"/>
      <w:marLeft w:val="0"/>
      <w:marRight w:val="0"/>
      <w:marTop w:val="0"/>
      <w:marBottom w:val="0"/>
      <w:divBdr>
        <w:top w:val="none" w:sz="0" w:space="0" w:color="auto"/>
        <w:left w:val="none" w:sz="0" w:space="0" w:color="auto"/>
        <w:bottom w:val="none" w:sz="0" w:space="0" w:color="auto"/>
        <w:right w:val="none" w:sz="0" w:space="0" w:color="auto"/>
      </w:divBdr>
    </w:div>
    <w:div w:id="1797524250">
      <w:bodyDiv w:val="1"/>
      <w:marLeft w:val="0"/>
      <w:marRight w:val="0"/>
      <w:marTop w:val="0"/>
      <w:marBottom w:val="0"/>
      <w:divBdr>
        <w:top w:val="none" w:sz="0" w:space="0" w:color="auto"/>
        <w:left w:val="none" w:sz="0" w:space="0" w:color="auto"/>
        <w:bottom w:val="none" w:sz="0" w:space="0" w:color="auto"/>
        <w:right w:val="none" w:sz="0" w:space="0" w:color="auto"/>
      </w:divBdr>
      <w:divsChild>
        <w:div w:id="593829703">
          <w:marLeft w:val="0"/>
          <w:marRight w:val="0"/>
          <w:marTop w:val="0"/>
          <w:marBottom w:val="0"/>
          <w:divBdr>
            <w:top w:val="none" w:sz="0" w:space="0" w:color="auto"/>
            <w:left w:val="none" w:sz="0" w:space="0" w:color="auto"/>
            <w:bottom w:val="none" w:sz="0" w:space="0" w:color="auto"/>
            <w:right w:val="none" w:sz="0" w:space="0" w:color="auto"/>
          </w:divBdr>
          <w:divsChild>
            <w:div w:id="586579541">
              <w:marLeft w:val="0"/>
              <w:marRight w:val="0"/>
              <w:marTop w:val="0"/>
              <w:marBottom w:val="0"/>
              <w:divBdr>
                <w:top w:val="none" w:sz="0" w:space="0" w:color="auto"/>
                <w:left w:val="none" w:sz="0" w:space="0" w:color="auto"/>
                <w:bottom w:val="none" w:sz="0" w:space="0" w:color="auto"/>
                <w:right w:val="none" w:sz="0" w:space="0" w:color="auto"/>
              </w:divBdr>
            </w:div>
            <w:div w:id="626354966">
              <w:marLeft w:val="0"/>
              <w:marRight w:val="0"/>
              <w:marTop w:val="0"/>
              <w:marBottom w:val="0"/>
              <w:divBdr>
                <w:top w:val="none" w:sz="0" w:space="0" w:color="auto"/>
                <w:left w:val="none" w:sz="0" w:space="0" w:color="auto"/>
                <w:bottom w:val="none" w:sz="0" w:space="0" w:color="auto"/>
                <w:right w:val="none" w:sz="0" w:space="0" w:color="auto"/>
              </w:divBdr>
            </w:div>
            <w:div w:id="1297373160">
              <w:marLeft w:val="0"/>
              <w:marRight w:val="0"/>
              <w:marTop w:val="0"/>
              <w:marBottom w:val="0"/>
              <w:divBdr>
                <w:top w:val="none" w:sz="0" w:space="0" w:color="auto"/>
                <w:left w:val="none" w:sz="0" w:space="0" w:color="auto"/>
                <w:bottom w:val="none" w:sz="0" w:space="0" w:color="auto"/>
                <w:right w:val="none" w:sz="0" w:space="0" w:color="auto"/>
              </w:divBdr>
            </w:div>
            <w:div w:id="44792166">
              <w:marLeft w:val="0"/>
              <w:marRight w:val="0"/>
              <w:marTop w:val="0"/>
              <w:marBottom w:val="0"/>
              <w:divBdr>
                <w:top w:val="none" w:sz="0" w:space="0" w:color="auto"/>
                <w:left w:val="none" w:sz="0" w:space="0" w:color="auto"/>
                <w:bottom w:val="none" w:sz="0" w:space="0" w:color="auto"/>
                <w:right w:val="none" w:sz="0" w:space="0" w:color="auto"/>
              </w:divBdr>
            </w:div>
            <w:div w:id="1671055136">
              <w:marLeft w:val="0"/>
              <w:marRight w:val="0"/>
              <w:marTop w:val="0"/>
              <w:marBottom w:val="0"/>
              <w:divBdr>
                <w:top w:val="none" w:sz="0" w:space="0" w:color="auto"/>
                <w:left w:val="none" w:sz="0" w:space="0" w:color="auto"/>
                <w:bottom w:val="none" w:sz="0" w:space="0" w:color="auto"/>
                <w:right w:val="none" w:sz="0" w:space="0" w:color="auto"/>
              </w:divBdr>
            </w:div>
            <w:div w:id="1050962155">
              <w:marLeft w:val="0"/>
              <w:marRight w:val="0"/>
              <w:marTop w:val="0"/>
              <w:marBottom w:val="0"/>
              <w:divBdr>
                <w:top w:val="none" w:sz="0" w:space="0" w:color="auto"/>
                <w:left w:val="none" w:sz="0" w:space="0" w:color="auto"/>
                <w:bottom w:val="none" w:sz="0" w:space="0" w:color="auto"/>
                <w:right w:val="none" w:sz="0" w:space="0" w:color="auto"/>
              </w:divBdr>
            </w:div>
            <w:div w:id="962467830">
              <w:marLeft w:val="0"/>
              <w:marRight w:val="0"/>
              <w:marTop w:val="0"/>
              <w:marBottom w:val="0"/>
              <w:divBdr>
                <w:top w:val="none" w:sz="0" w:space="0" w:color="auto"/>
                <w:left w:val="none" w:sz="0" w:space="0" w:color="auto"/>
                <w:bottom w:val="none" w:sz="0" w:space="0" w:color="auto"/>
                <w:right w:val="none" w:sz="0" w:space="0" w:color="auto"/>
              </w:divBdr>
            </w:div>
            <w:div w:id="1344209521">
              <w:marLeft w:val="0"/>
              <w:marRight w:val="0"/>
              <w:marTop w:val="0"/>
              <w:marBottom w:val="0"/>
              <w:divBdr>
                <w:top w:val="none" w:sz="0" w:space="0" w:color="auto"/>
                <w:left w:val="none" w:sz="0" w:space="0" w:color="auto"/>
                <w:bottom w:val="none" w:sz="0" w:space="0" w:color="auto"/>
                <w:right w:val="none" w:sz="0" w:space="0" w:color="auto"/>
              </w:divBdr>
            </w:div>
            <w:div w:id="963970159">
              <w:marLeft w:val="0"/>
              <w:marRight w:val="0"/>
              <w:marTop w:val="0"/>
              <w:marBottom w:val="0"/>
              <w:divBdr>
                <w:top w:val="none" w:sz="0" w:space="0" w:color="auto"/>
                <w:left w:val="none" w:sz="0" w:space="0" w:color="auto"/>
                <w:bottom w:val="none" w:sz="0" w:space="0" w:color="auto"/>
                <w:right w:val="none" w:sz="0" w:space="0" w:color="auto"/>
              </w:divBdr>
            </w:div>
            <w:div w:id="410733075">
              <w:marLeft w:val="0"/>
              <w:marRight w:val="0"/>
              <w:marTop w:val="0"/>
              <w:marBottom w:val="0"/>
              <w:divBdr>
                <w:top w:val="none" w:sz="0" w:space="0" w:color="auto"/>
                <w:left w:val="none" w:sz="0" w:space="0" w:color="auto"/>
                <w:bottom w:val="none" w:sz="0" w:space="0" w:color="auto"/>
                <w:right w:val="none" w:sz="0" w:space="0" w:color="auto"/>
              </w:divBdr>
            </w:div>
            <w:div w:id="1284849982">
              <w:marLeft w:val="0"/>
              <w:marRight w:val="0"/>
              <w:marTop w:val="0"/>
              <w:marBottom w:val="0"/>
              <w:divBdr>
                <w:top w:val="none" w:sz="0" w:space="0" w:color="auto"/>
                <w:left w:val="none" w:sz="0" w:space="0" w:color="auto"/>
                <w:bottom w:val="none" w:sz="0" w:space="0" w:color="auto"/>
                <w:right w:val="none" w:sz="0" w:space="0" w:color="auto"/>
              </w:divBdr>
            </w:div>
            <w:div w:id="264115527">
              <w:marLeft w:val="0"/>
              <w:marRight w:val="0"/>
              <w:marTop w:val="0"/>
              <w:marBottom w:val="0"/>
              <w:divBdr>
                <w:top w:val="none" w:sz="0" w:space="0" w:color="auto"/>
                <w:left w:val="none" w:sz="0" w:space="0" w:color="auto"/>
                <w:bottom w:val="none" w:sz="0" w:space="0" w:color="auto"/>
                <w:right w:val="none" w:sz="0" w:space="0" w:color="auto"/>
              </w:divBdr>
            </w:div>
            <w:div w:id="1539508078">
              <w:marLeft w:val="0"/>
              <w:marRight w:val="0"/>
              <w:marTop w:val="0"/>
              <w:marBottom w:val="0"/>
              <w:divBdr>
                <w:top w:val="none" w:sz="0" w:space="0" w:color="auto"/>
                <w:left w:val="none" w:sz="0" w:space="0" w:color="auto"/>
                <w:bottom w:val="none" w:sz="0" w:space="0" w:color="auto"/>
                <w:right w:val="none" w:sz="0" w:space="0" w:color="auto"/>
              </w:divBdr>
            </w:div>
            <w:div w:id="335115619">
              <w:marLeft w:val="0"/>
              <w:marRight w:val="0"/>
              <w:marTop w:val="0"/>
              <w:marBottom w:val="0"/>
              <w:divBdr>
                <w:top w:val="none" w:sz="0" w:space="0" w:color="auto"/>
                <w:left w:val="none" w:sz="0" w:space="0" w:color="auto"/>
                <w:bottom w:val="none" w:sz="0" w:space="0" w:color="auto"/>
                <w:right w:val="none" w:sz="0" w:space="0" w:color="auto"/>
              </w:divBdr>
            </w:div>
            <w:div w:id="1926186322">
              <w:marLeft w:val="0"/>
              <w:marRight w:val="0"/>
              <w:marTop w:val="0"/>
              <w:marBottom w:val="0"/>
              <w:divBdr>
                <w:top w:val="none" w:sz="0" w:space="0" w:color="auto"/>
                <w:left w:val="none" w:sz="0" w:space="0" w:color="auto"/>
                <w:bottom w:val="none" w:sz="0" w:space="0" w:color="auto"/>
                <w:right w:val="none" w:sz="0" w:space="0" w:color="auto"/>
              </w:divBdr>
            </w:div>
            <w:div w:id="2027511128">
              <w:marLeft w:val="0"/>
              <w:marRight w:val="0"/>
              <w:marTop w:val="0"/>
              <w:marBottom w:val="0"/>
              <w:divBdr>
                <w:top w:val="none" w:sz="0" w:space="0" w:color="auto"/>
                <w:left w:val="none" w:sz="0" w:space="0" w:color="auto"/>
                <w:bottom w:val="none" w:sz="0" w:space="0" w:color="auto"/>
                <w:right w:val="none" w:sz="0" w:space="0" w:color="auto"/>
              </w:divBdr>
            </w:div>
            <w:div w:id="600378683">
              <w:marLeft w:val="0"/>
              <w:marRight w:val="0"/>
              <w:marTop w:val="0"/>
              <w:marBottom w:val="0"/>
              <w:divBdr>
                <w:top w:val="none" w:sz="0" w:space="0" w:color="auto"/>
                <w:left w:val="none" w:sz="0" w:space="0" w:color="auto"/>
                <w:bottom w:val="none" w:sz="0" w:space="0" w:color="auto"/>
                <w:right w:val="none" w:sz="0" w:space="0" w:color="auto"/>
              </w:divBdr>
            </w:div>
            <w:div w:id="233247561">
              <w:marLeft w:val="0"/>
              <w:marRight w:val="0"/>
              <w:marTop w:val="0"/>
              <w:marBottom w:val="0"/>
              <w:divBdr>
                <w:top w:val="none" w:sz="0" w:space="0" w:color="auto"/>
                <w:left w:val="none" w:sz="0" w:space="0" w:color="auto"/>
                <w:bottom w:val="none" w:sz="0" w:space="0" w:color="auto"/>
                <w:right w:val="none" w:sz="0" w:space="0" w:color="auto"/>
              </w:divBdr>
            </w:div>
            <w:div w:id="1810437515">
              <w:marLeft w:val="0"/>
              <w:marRight w:val="0"/>
              <w:marTop w:val="0"/>
              <w:marBottom w:val="0"/>
              <w:divBdr>
                <w:top w:val="none" w:sz="0" w:space="0" w:color="auto"/>
                <w:left w:val="none" w:sz="0" w:space="0" w:color="auto"/>
                <w:bottom w:val="none" w:sz="0" w:space="0" w:color="auto"/>
                <w:right w:val="none" w:sz="0" w:space="0" w:color="auto"/>
              </w:divBdr>
            </w:div>
            <w:div w:id="108475926">
              <w:marLeft w:val="0"/>
              <w:marRight w:val="0"/>
              <w:marTop w:val="0"/>
              <w:marBottom w:val="0"/>
              <w:divBdr>
                <w:top w:val="none" w:sz="0" w:space="0" w:color="auto"/>
                <w:left w:val="none" w:sz="0" w:space="0" w:color="auto"/>
                <w:bottom w:val="none" w:sz="0" w:space="0" w:color="auto"/>
                <w:right w:val="none" w:sz="0" w:space="0" w:color="auto"/>
              </w:divBdr>
            </w:div>
            <w:div w:id="300693191">
              <w:marLeft w:val="0"/>
              <w:marRight w:val="0"/>
              <w:marTop w:val="0"/>
              <w:marBottom w:val="0"/>
              <w:divBdr>
                <w:top w:val="none" w:sz="0" w:space="0" w:color="auto"/>
                <w:left w:val="none" w:sz="0" w:space="0" w:color="auto"/>
                <w:bottom w:val="none" w:sz="0" w:space="0" w:color="auto"/>
                <w:right w:val="none" w:sz="0" w:space="0" w:color="auto"/>
              </w:divBdr>
            </w:div>
            <w:div w:id="1850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4111">
      <w:bodyDiv w:val="1"/>
      <w:marLeft w:val="0"/>
      <w:marRight w:val="0"/>
      <w:marTop w:val="0"/>
      <w:marBottom w:val="0"/>
      <w:divBdr>
        <w:top w:val="none" w:sz="0" w:space="0" w:color="auto"/>
        <w:left w:val="none" w:sz="0" w:space="0" w:color="auto"/>
        <w:bottom w:val="none" w:sz="0" w:space="0" w:color="auto"/>
        <w:right w:val="none" w:sz="0" w:space="0" w:color="auto"/>
      </w:divBdr>
    </w:div>
    <w:div w:id="1807626850">
      <w:bodyDiv w:val="1"/>
      <w:marLeft w:val="0"/>
      <w:marRight w:val="0"/>
      <w:marTop w:val="0"/>
      <w:marBottom w:val="0"/>
      <w:divBdr>
        <w:top w:val="none" w:sz="0" w:space="0" w:color="auto"/>
        <w:left w:val="none" w:sz="0" w:space="0" w:color="auto"/>
        <w:bottom w:val="none" w:sz="0" w:space="0" w:color="auto"/>
        <w:right w:val="none" w:sz="0" w:space="0" w:color="auto"/>
      </w:divBdr>
    </w:div>
    <w:div w:id="1812474688">
      <w:bodyDiv w:val="1"/>
      <w:marLeft w:val="0"/>
      <w:marRight w:val="0"/>
      <w:marTop w:val="0"/>
      <w:marBottom w:val="0"/>
      <w:divBdr>
        <w:top w:val="none" w:sz="0" w:space="0" w:color="auto"/>
        <w:left w:val="none" w:sz="0" w:space="0" w:color="auto"/>
        <w:bottom w:val="none" w:sz="0" w:space="0" w:color="auto"/>
        <w:right w:val="none" w:sz="0" w:space="0" w:color="auto"/>
      </w:divBdr>
    </w:div>
    <w:div w:id="1823891704">
      <w:bodyDiv w:val="1"/>
      <w:marLeft w:val="0"/>
      <w:marRight w:val="0"/>
      <w:marTop w:val="0"/>
      <w:marBottom w:val="0"/>
      <w:divBdr>
        <w:top w:val="none" w:sz="0" w:space="0" w:color="auto"/>
        <w:left w:val="none" w:sz="0" w:space="0" w:color="auto"/>
        <w:bottom w:val="none" w:sz="0" w:space="0" w:color="auto"/>
        <w:right w:val="none" w:sz="0" w:space="0" w:color="auto"/>
      </w:divBdr>
      <w:divsChild>
        <w:div w:id="239682027">
          <w:marLeft w:val="0"/>
          <w:marRight w:val="0"/>
          <w:marTop w:val="0"/>
          <w:marBottom w:val="0"/>
          <w:divBdr>
            <w:top w:val="none" w:sz="0" w:space="0" w:color="auto"/>
            <w:left w:val="none" w:sz="0" w:space="0" w:color="auto"/>
            <w:bottom w:val="none" w:sz="0" w:space="0" w:color="auto"/>
            <w:right w:val="none" w:sz="0" w:space="0" w:color="auto"/>
          </w:divBdr>
          <w:divsChild>
            <w:div w:id="834999568">
              <w:marLeft w:val="0"/>
              <w:marRight w:val="0"/>
              <w:marTop w:val="0"/>
              <w:marBottom w:val="0"/>
              <w:divBdr>
                <w:top w:val="none" w:sz="0" w:space="0" w:color="auto"/>
                <w:left w:val="none" w:sz="0" w:space="0" w:color="auto"/>
                <w:bottom w:val="none" w:sz="0" w:space="0" w:color="auto"/>
                <w:right w:val="none" w:sz="0" w:space="0" w:color="auto"/>
              </w:divBdr>
            </w:div>
            <w:div w:id="4808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32444">
      <w:bodyDiv w:val="1"/>
      <w:marLeft w:val="0"/>
      <w:marRight w:val="0"/>
      <w:marTop w:val="0"/>
      <w:marBottom w:val="0"/>
      <w:divBdr>
        <w:top w:val="none" w:sz="0" w:space="0" w:color="auto"/>
        <w:left w:val="none" w:sz="0" w:space="0" w:color="auto"/>
        <w:bottom w:val="none" w:sz="0" w:space="0" w:color="auto"/>
        <w:right w:val="none" w:sz="0" w:space="0" w:color="auto"/>
      </w:divBdr>
      <w:divsChild>
        <w:div w:id="627010070">
          <w:marLeft w:val="0"/>
          <w:marRight w:val="0"/>
          <w:marTop w:val="0"/>
          <w:marBottom w:val="0"/>
          <w:divBdr>
            <w:top w:val="none" w:sz="0" w:space="0" w:color="auto"/>
            <w:left w:val="none" w:sz="0" w:space="0" w:color="auto"/>
            <w:bottom w:val="none" w:sz="0" w:space="0" w:color="auto"/>
            <w:right w:val="none" w:sz="0" w:space="0" w:color="auto"/>
          </w:divBdr>
          <w:divsChild>
            <w:div w:id="1771966809">
              <w:marLeft w:val="0"/>
              <w:marRight w:val="0"/>
              <w:marTop w:val="0"/>
              <w:marBottom w:val="0"/>
              <w:divBdr>
                <w:top w:val="none" w:sz="0" w:space="0" w:color="auto"/>
                <w:left w:val="none" w:sz="0" w:space="0" w:color="auto"/>
                <w:bottom w:val="none" w:sz="0" w:space="0" w:color="auto"/>
                <w:right w:val="none" w:sz="0" w:space="0" w:color="auto"/>
              </w:divBdr>
            </w:div>
            <w:div w:id="291063488">
              <w:marLeft w:val="0"/>
              <w:marRight w:val="0"/>
              <w:marTop w:val="0"/>
              <w:marBottom w:val="0"/>
              <w:divBdr>
                <w:top w:val="none" w:sz="0" w:space="0" w:color="auto"/>
                <w:left w:val="none" w:sz="0" w:space="0" w:color="auto"/>
                <w:bottom w:val="none" w:sz="0" w:space="0" w:color="auto"/>
                <w:right w:val="none" w:sz="0" w:space="0" w:color="auto"/>
              </w:divBdr>
            </w:div>
            <w:div w:id="1204946014">
              <w:marLeft w:val="0"/>
              <w:marRight w:val="0"/>
              <w:marTop w:val="0"/>
              <w:marBottom w:val="0"/>
              <w:divBdr>
                <w:top w:val="none" w:sz="0" w:space="0" w:color="auto"/>
                <w:left w:val="none" w:sz="0" w:space="0" w:color="auto"/>
                <w:bottom w:val="none" w:sz="0" w:space="0" w:color="auto"/>
                <w:right w:val="none" w:sz="0" w:space="0" w:color="auto"/>
              </w:divBdr>
            </w:div>
            <w:div w:id="225530161">
              <w:marLeft w:val="0"/>
              <w:marRight w:val="0"/>
              <w:marTop w:val="0"/>
              <w:marBottom w:val="0"/>
              <w:divBdr>
                <w:top w:val="none" w:sz="0" w:space="0" w:color="auto"/>
                <w:left w:val="none" w:sz="0" w:space="0" w:color="auto"/>
                <w:bottom w:val="none" w:sz="0" w:space="0" w:color="auto"/>
                <w:right w:val="none" w:sz="0" w:space="0" w:color="auto"/>
              </w:divBdr>
            </w:div>
            <w:div w:id="18381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4672">
      <w:bodyDiv w:val="1"/>
      <w:marLeft w:val="0"/>
      <w:marRight w:val="0"/>
      <w:marTop w:val="0"/>
      <w:marBottom w:val="0"/>
      <w:divBdr>
        <w:top w:val="none" w:sz="0" w:space="0" w:color="auto"/>
        <w:left w:val="none" w:sz="0" w:space="0" w:color="auto"/>
        <w:bottom w:val="none" w:sz="0" w:space="0" w:color="auto"/>
        <w:right w:val="none" w:sz="0" w:space="0" w:color="auto"/>
      </w:divBdr>
    </w:div>
    <w:div w:id="1869560534">
      <w:bodyDiv w:val="1"/>
      <w:marLeft w:val="0"/>
      <w:marRight w:val="0"/>
      <w:marTop w:val="0"/>
      <w:marBottom w:val="0"/>
      <w:divBdr>
        <w:top w:val="none" w:sz="0" w:space="0" w:color="auto"/>
        <w:left w:val="none" w:sz="0" w:space="0" w:color="auto"/>
        <w:bottom w:val="none" w:sz="0" w:space="0" w:color="auto"/>
        <w:right w:val="none" w:sz="0" w:space="0" w:color="auto"/>
      </w:divBdr>
      <w:divsChild>
        <w:div w:id="1678147269">
          <w:marLeft w:val="0"/>
          <w:marRight w:val="0"/>
          <w:marTop w:val="0"/>
          <w:marBottom w:val="0"/>
          <w:divBdr>
            <w:top w:val="none" w:sz="0" w:space="0" w:color="auto"/>
            <w:left w:val="none" w:sz="0" w:space="0" w:color="auto"/>
            <w:bottom w:val="none" w:sz="0" w:space="0" w:color="auto"/>
            <w:right w:val="none" w:sz="0" w:space="0" w:color="auto"/>
          </w:divBdr>
          <w:divsChild>
            <w:div w:id="1121336069">
              <w:marLeft w:val="0"/>
              <w:marRight w:val="0"/>
              <w:marTop w:val="0"/>
              <w:marBottom w:val="0"/>
              <w:divBdr>
                <w:top w:val="none" w:sz="0" w:space="0" w:color="auto"/>
                <w:left w:val="none" w:sz="0" w:space="0" w:color="auto"/>
                <w:bottom w:val="none" w:sz="0" w:space="0" w:color="auto"/>
                <w:right w:val="none" w:sz="0" w:space="0" w:color="auto"/>
              </w:divBdr>
            </w:div>
            <w:div w:id="1318920487">
              <w:marLeft w:val="0"/>
              <w:marRight w:val="0"/>
              <w:marTop w:val="0"/>
              <w:marBottom w:val="0"/>
              <w:divBdr>
                <w:top w:val="none" w:sz="0" w:space="0" w:color="auto"/>
                <w:left w:val="none" w:sz="0" w:space="0" w:color="auto"/>
                <w:bottom w:val="none" w:sz="0" w:space="0" w:color="auto"/>
                <w:right w:val="none" w:sz="0" w:space="0" w:color="auto"/>
              </w:divBdr>
            </w:div>
            <w:div w:id="16773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6218">
      <w:bodyDiv w:val="1"/>
      <w:marLeft w:val="0"/>
      <w:marRight w:val="0"/>
      <w:marTop w:val="0"/>
      <w:marBottom w:val="0"/>
      <w:divBdr>
        <w:top w:val="none" w:sz="0" w:space="0" w:color="auto"/>
        <w:left w:val="none" w:sz="0" w:space="0" w:color="auto"/>
        <w:bottom w:val="none" w:sz="0" w:space="0" w:color="auto"/>
        <w:right w:val="none" w:sz="0" w:space="0" w:color="auto"/>
      </w:divBdr>
      <w:divsChild>
        <w:div w:id="437797582">
          <w:marLeft w:val="0"/>
          <w:marRight w:val="0"/>
          <w:marTop w:val="0"/>
          <w:marBottom w:val="0"/>
          <w:divBdr>
            <w:top w:val="none" w:sz="0" w:space="0" w:color="auto"/>
            <w:left w:val="none" w:sz="0" w:space="0" w:color="auto"/>
            <w:bottom w:val="none" w:sz="0" w:space="0" w:color="auto"/>
            <w:right w:val="none" w:sz="0" w:space="0" w:color="auto"/>
          </w:divBdr>
          <w:divsChild>
            <w:div w:id="6943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5163">
      <w:bodyDiv w:val="1"/>
      <w:marLeft w:val="0"/>
      <w:marRight w:val="0"/>
      <w:marTop w:val="0"/>
      <w:marBottom w:val="0"/>
      <w:divBdr>
        <w:top w:val="none" w:sz="0" w:space="0" w:color="auto"/>
        <w:left w:val="none" w:sz="0" w:space="0" w:color="auto"/>
        <w:bottom w:val="none" w:sz="0" w:space="0" w:color="auto"/>
        <w:right w:val="none" w:sz="0" w:space="0" w:color="auto"/>
      </w:divBdr>
      <w:divsChild>
        <w:div w:id="306208754">
          <w:marLeft w:val="0"/>
          <w:marRight w:val="0"/>
          <w:marTop w:val="0"/>
          <w:marBottom w:val="0"/>
          <w:divBdr>
            <w:top w:val="none" w:sz="0" w:space="0" w:color="auto"/>
            <w:left w:val="none" w:sz="0" w:space="0" w:color="auto"/>
            <w:bottom w:val="none" w:sz="0" w:space="0" w:color="auto"/>
            <w:right w:val="none" w:sz="0" w:space="0" w:color="auto"/>
          </w:divBdr>
          <w:divsChild>
            <w:div w:id="447747876">
              <w:marLeft w:val="0"/>
              <w:marRight w:val="0"/>
              <w:marTop w:val="0"/>
              <w:marBottom w:val="0"/>
              <w:divBdr>
                <w:top w:val="none" w:sz="0" w:space="0" w:color="auto"/>
                <w:left w:val="none" w:sz="0" w:space="0" w:color="auto"/>
                <w:bottom w:val="none" w:sz="0" w:space="0" w:color="auto"/>
                <w:right w:val="none" w:sz="0" w:space="0" w:color="auto"/>
              </w:divBdr>
            </w:div>
            <w:div w:id="1451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10374">
      <w:bodyDiv w:val="1"/>
      <w:marLeft w:val="0"/>
      <w:marRight w:val="0"/>
      <w:marTop w:val="0"/>
      <w:marBottom w:val="0"/>
      <w:divBdr>
        <w:top w:val="none" w:sz="0" w:space="0" w:color="auto"/>
        <w:left w:val="none" w:sz="0" w:space="0" w:color="auto"/>
        <w:bottom w:val="none" w:sz="0" w:space="0" w:color="auto"/>
        <w:right w:val="none" w:sz="0" w:space="0" w:color="auto"/>
      </w:divBdr>
      <w:divsChild>
        <w:div w:id="1864787424">
          <w:marLeft w:val="0"/>
          <w:marRight w:val="0"/>
          <w:marTop w:val="0"/>
          <w:marBottom w:val="0"/>
          <w:divBdr>
            <w:top w:val="none" w:sz="0" w:space="0" w:color="auto"/>
            <w:left w:val="none" w:sz="0" w:space="0" w:color="auto"/>
            <w:bottom w:val="none" w:sz="0" w:space="0" w:color="auto"/>
            <w:right w:val="none" w:sz="0" w:space="0" w:color="auto"/>
          </w:divBdr>
          <w:divsChild>
            <w:div w:id="5402763">
              <w:marLeft w:val="0"/>
              <w:marRight w:val="0"/>
              <w:marTop w:val="0"/>
              <w:marBottom w:val="0"/>
              <w:divBdr>
                <w:top w:val="none" w:sz="0" w:space="0" w:color="auto"/>
                <w:left w:val="none" w:sz="0" w:space="0" w:color="auto"/>
                <w:bottom w:val="none" w:sz="0" w:space="0" w:color="auto"/>
                <w:right w:val="none" w:sz="0" w:space="0" w:color="auto"/>
              </w:divBdr>
            </w:div>
            <w:div w:id="805394771">
              <w:marLeft w:val="0"/>
              <w:marRight w:val="0"/>
              <w:marTop w:val="0"/>
              <w:marBottom w:val="0"/>
              <w:divBdr>
                <w:top w:val="none" w:sz="0" w:space="0" w:color="auto"/>
                <w:left w:val="none" w:sz="0" w:space="0" w:color="auto"/>
                <w:bottom w:val="none" w:sz="0" w:space="0" w:color="auto"/>
                <w:right w:val="none" w:sz="0" w:space="0" w:color="auto"/>
              </w:divBdr>
            </w:div>
            <w:div w:id="1697803395">
              <w:marLeft w:val="0"/>
              <w:marRight w:val="0"/>
              <w:marTop w:val="0"/>
              <w:marBottom w:val="0"/>
              <w:divBdr>
                <w:top w:val="none" w:sz="0" w:space="0" w:color="auto"/>
                <w:left w:val="none" w:sz="0" w:space="0" w:color="auto"/>
                <w:bottom w:val="none" w:sz="0" w:space="0" w:color="auto"/>
                <w:right w:val="none" w:sz="0" w:space="0" w:color="auto"/>
              </w:divBdr>
            </w:div>
            <w:div w:id="1942104081">
              <w:marLeft w:val="0"/>
              <w:marRight w:val="0"/>
              <w:marTop w:val="0"/>
              <w:marBottom w:val="0"/>
              <w:divBdr>
                <w:top w:val="none" w:sz="0" w:space="0" w:color="auto"/>
                <w:left w:val="none" w:sz="0" w:space="0" w:color="auto"/>
                <w:bottom w:val="none" w:sz="0" w:space="0" w:color="auto"/>
                <w:right w:val="none" w:sz="0" w:space="0" w:color="auto"/>
              </w:divBdr>
            </w:div>
            <w:div w:id="897325402">
              <w:marLeft w:val="0"/>
              <w:marRight w:val="0"/>
              <w:marTop w:val="0"/>
              <w:marBottom w:val="0"/>
              <w:divBdr>
                <w:top w:val="none" w:sz="0" w:space="0" w:color="auto"/>
                <w:left w:val="none" w:sz="0" w:space="0" w:color="auto"/>
                <w:bottom w:val="none" w:sz="0" w:space="0" w:color="auto"/>
                <w:right w:val="none" w:sz="0" w:space="0" w:color="auto"/>
              </w:divBdr>
            </w:div>
            <w:div w:id="594486601">
              <w:marLeft w:val="0"/>
              <w:marRight w:val="0"/>
              <w:marTop w:val="0"/>
              <w:marBottom w:val="0"/>
              <w:divBdr>
                <w:top w:val="none" w:sz="0" w:space="0" w:color="auto"/>
                <w:left w:val="none" w:sz="0" w:space="0" w:color="auto"/>
                <w:bottom w:val="none" w:sz="0" w:space="0" w:color="auto"/>
                <w:right w:val="none" w:sz="0" w:space="0" w:color="auto"/>
              </w:divBdr>
            </w:div>
            <w:div w:id="20481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1914">
      <w:bodyDiv w:val="1"/>
      <w:marLeft w:val="0"/>
      <w:marRight w:val="0"/>
      <w:marTop w:val="0"/>
      <w:marBottom w:val="0"/>
      <w:divBdr>
        <w:top w:val="none" w:sz="0" w:space="0" w:color="auto"/>
        <w:left w:val="none" w:sz="0" w:space="0" w:color="auto"/>
        <w:bottom w:val="none" w:sz="0" w:space="0" w:color="auto"/>
        <w:right w:val="none" w:sz="0" w:space="0" w:color="auto"/>
      </w:divBdr>
      <w:divsChild>
        <w:div w:id="808790535">
          <w:marLeft w:val="0"/>
          <w:marRight w:val="0"/>
          <w:marTop w:val="0"/>
          <w:marBottom w:val="0"/>
          <w:divBdr>
            <w:top w:val="none" w:sz="0" w:space="0" w:color="auto"/>
            <w:left w:val="none" w:sz="0" w:space="0" w:color="auto"/>
            <w:bottom w:val="none" w:sz="0" w:space="0" w:color="auto"/>
            <w:right w:val="none" w:sz="0" w:space="0" w:color="auto"/>
          </w:divBdr>
          <w:divsChild>
            <w:div w:id="1262104045">
              <w:marLeft w:val="0"/>
              <w:marRight w:val="0"/>
              <w:marTop w:val="0"/>
              <w:marBottom w:val="0"/>
              <w:divBdr>
                <w:top w:val="none" w:sz="0" w:space="0" w:color="auto"/>
                <w:left w:val="none" w:sz="0" w:space="0" w:color="auto"/>
                <w:bottom w:val="none" w:sz="0" w:space="0" w:color="auto"/>
                <w:right w:val="none" w:sz="0" w:space="0" w:color="auto"/>
              </w:divBdr>
            </w:div>
            <w:div w:id="1625111685">
              <w:marLeft w:val="0"/>
              <w:marRight w:val="0"/>
              <w:marTop w:val="0"/>
              <w:marBottom w:val="0"/>
              <w:divBdr>
                <w:top w:val="none" w:sz="0" w:space="0" w:color="auto"/>
                <w:left w:val="none" w:sz="0" w:space="0" w:color="auto"/>
                <w:bottom w:val="none" w:sz="0" w:space="0" w:color="auto"/>
                <w:right w:val="none" w:sz="0" w:space="0" w:color="auto"/>
              </w:divBdr>
            </w:div>
            <w:div w:id="1231422812">
              <w:marLeft w:val="0"/>
              <w:marRight w:val="0"/>
              <w:marTop w:val="0"/>
              <w:marBottom w:val="0"/>
              <w:divBdr>
                <w:top w:val="none" w:sz="0" w:space="0" w:color="auto"/>
                <w:left w:val="none" w:sz="0" w:space="0" w:color="auto"/>
                <w:bottom w:val="none" w:sz="0" w:space="0" w:color="auto"/>
                <w:right w:val="none" w:sz="0" w:space="0" w:color="auto"/>
              </w:divBdr>
            </w:div>
            <w:div w:id="601957101">
              <w:marLeft w:val="0"/>
              <w:marRight w:val="0"/>
              <w:marTop w:val="0"/>
              <w:marBottom w:val="0"/>
              <w:divBdr>
                <w:top w:val="none" w:sz="0" w:space="0" w:color="auto"/>
                <w:left w:val="none" w:sz="0" w:space="0" w:color="auto"/>
                <w:bottom w:val="none" w:sz="0" w:space="0" w:color="auto"/>
                <w:right w:val="none" w:sz="0" w:space="0" w:color="auto"/>
              </w:divBdr>
            </w:div>
            <w:div w:id="19455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9490">
      <w:bodyDiv w:val="1"/>
      <w:marLeft w:val="0"/>
      <w:marRight w:val="0"/>
      <w:marTop w:val="0"/>
      <w:marBottom w:val="0"/>
      <w:divBdr>
        <w:top w:val="none" w:sz="0" w:space="0" w:color="auto"/>
        <w:left w:val="none" w:sz="0" w:space="0" w:color="auto"/>
        <w:bottom w:val="none" w:sz="0" w:space="0" w:color="auto"/>
        <w:right w:val="none" w:sz="0" w:space="0" w:color="auto"/>
      </w:divBdr>
      <w:divsChild>
        <w:div w:id="457725601">
          <w:marLeft w:val="0"/>
          <w:marRight w:val="0"/>
          <w:marTop w:val="0"/>
          <w:marBottom w:val="0"/>
          <w:divBdr>
            <w:top w:val="none" w:sz="0" w:space="0" w:color="auto"/>
            <w:left w:val="none" w:sz="0" w:space="0" w:color="auto"/>
            <w:bottom w:val="none" w:sz="0" w:space="0" w:color="auto"/>
            <w:right w:val="none" w:sz="0" w:space="0" w:color="auto"/>
          </w:divBdr>
          <w:divsChild>
            <w:div w:id="591471109">
              <w:marLeft w:val="0"/>
              <w:marRight w:val="0"/>
              <w:marTop w:val="0"/>
              <w:marBottom w:val="0"/>
              <w:divBdr>
                <w:top w:val="none" w:sz="0" w:space="0" w:color="auto"/>
                <w:left w:val="none" w:sz="0" w:space="0" w:color="auto"/>
                <w:bottom w:val="none" w:sz="0" w:space="0" w:color="auto"/>
                <w:right w:val="none" w:sz="0" w:space="0" w:color="auto"/>
              </w:divBdr>
            </w:div>
            <w:div w:id="589585380">
              <w:marLeft w:val="0"/>
              <w:marRight w:val="0"/>
              <w:marTop w:val="0"/>
              <w:marBottom w:val="0"/>
              <w:divBdr>
                <w:top w:val="none" w:sz="0" w:space="0" w:color="auto"/>
                <w:left w:val="none" w:sz="0" w:space="0" w:color="auto"/>
                <w:bottom w:val="none" w:sz="0" w:space="0" w:color="auto"/>
                <w:right w:val="none" w:sz="0" w:space="0" w:color="auto"/>
              </w:divBdr>
            </w:div>
            <w:div w:id="1520965446">
              <w:marLeft w:val="0"/>
              <w:marRight w:val="0"/>
              <w:marTop w:val="0"/>
              <w:marBottom w:val="0"/>
              <w:divBdr>
                <w:top w:val="none" w:sz="0" w:space="0" w:color="auto"/>
                <w:left w:val="none" w:sz="0" w:space="0" w:color="auto"/>
                <w:bottom w:val="none" w:sz="0" w:space="0" w:color="auto"/>
                <w:right w:val="none" w:sz="0" w:space="0" w:color="auto"/>
              </w:divBdr>
            </w:div>
            <w:div w:id="18906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1754">
      <w:bodyDiv w:val="1"/>
      <w:marLeft w:val="0"/>
      <w:marRight w:val="0"/>
      <w:marTop w:val="0"/>
      <w:marBottom w:val="0"/>
      <w:divBdr>
        <w:top w:val="none" w:sz="0" w:space="0" w:color="auto"/>
        <w:left w:val="none" w:sz="0" w:space="0" w:color="auto"/>
        <w:bottom w:val="none" w:sz="0" w:space="0" w:color="auto"/>
        <w:right w:val="none" w:sz="0" w:space="0" w:color="auto"/>
      </w:divBdr>
      <w:divsChild>
        <w:div w:id="1190530122">
          <w:marLeft w:val="0"/>
          <w:marRight w:val="0"/>
          <w:marTop w:val="0"/>
          <w:marBottom w:val="0"/>
          <w:divBdr>
            <w:top w:val="none" w:sz="0" w:space="0" w:color="auto"/>
            <w:left w:val="none" w:sz="0" w:space="0" w:color="auto"/>
            <w:bottom w:val="none" w:sz="0" w:space="0" w:color="auto"/>
            <w:right w:val="none" w:sz="0" w:space="0" w:color="auto"/>
          </w:divBdr>
          <w:divsChild>
            <w:div w:id="751199456">
              <w:marLeft w:val="0"/>
              <w:marRight w:val="0"/>
              <w:marTop w:val="0"/>
              <w:marBottom w:val="0"/>
              <w:divBdr>
                <w:top w:val="none" w:sz="0" w:space="0" w:color="auto"/>
                <w:left w:val="none" w:sz="0" w:space="0" w:color="auto"/>
                <w:bottom w:val="none" w:sz="0" w:space="0" w:color="auto"/>
                <w:right w:val="none" w:sz="0" w:space="0" w:color="auto"/>
              </w:divBdr>
            </w:div>
            <w:div w:id="36590725">
              <w:marLeft w:val="0"/>
              <w:marRight w:val="0"/>
              <w:marTop w:val="0"/>
              <w:marBottom w:val="0"/>
              <w:divBdr>
                <w:top w:val="none" w:sz="0" w:space="0" w:color="auto"/>
                <w:left w:val="none" w:sz="0" w:space="0" w:color="auto"/>
                <w:bottom w:val="none" w:sz="0" w:space="0" w:color="auto"/>
                <w:right w:val="none" w:sz="0" w:space="0" w:color="auto"/>
              </w:divBdr>
            </w:div>
            <w:div w:id="344672883">
              <w:marLeft w:val="0"/>
              <w:marRight w:val="0"/>
              <w:marTop w:val="0"/>
              <w:marBottom w:val="0"/>
              <w:divBdr>
                <w:top w:val="none" w:sz="0" w:space="0" w:color="auto"/>
                <w:left w:val="none" w:sz="0" w:space="0" w:color="auto"/>
                <w:bottom w:val="none" w:sz="0" w:space="0" w:color="auto"/>
                <w:right w:val="none" w:sz="0" w:space="0" w:color="auto"/>
              </w:divBdr>
            </w:div>
            <w:div w:id="12873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5004">
      <w:bodyDiv w:val="1"/>
      <w:marLeft w:val="0"/>
      <w:marRight w:val="0"/>
      <w:marTop w:val="0"/>
      <w:marBottom w:val="0"/>
      <w:divBdr>
        <w:top w:val="none" w:sz="0" w:space="0" w:color="auto"/>
        <w:left w:val="none" w:sz="0" w:space="0" w:color="auto"/>
        <w:bottom w:val="none" w:sz="0" w:space="0" w:color="auto"/>
        <w:right w:val="none" w:sz="0" w:space="0" w:color="auto"/>
      </w:divBdr>
    </w:div>
    <w:div w:id="1946382200">
      <w:bodyDiv w:val="1"/>
      <w:marLeft w:val="0"/>
      <w:marRight w:val="0"/>
      <w:marTop w:val="0"/>
      <w:marBottom w:val="0"/>
      <w:divBdr>
        <w:top w:val="none" w:sz="0" w:space="0" w:color="auto"/>
        <w:left w:val="none" w:sz="0" w:space="0" w:color="auto"/>
        <w:bottom w:val="none" w:sz="0" w:space="0" w:color="auto"/>
        <w:right w:val="none" w:sz="0" w:space="0" w:color="auto"/>
      </w:divBdr>
    </w:div>
    <w:div w:id="1950618817">
      <w:bodyDiv w:val="1"/>
      <w:marLeft w:val="0"/>
      <w:marRight w:val="0"/>
      <w:marTop w:val="0"/>
      <w:marBottom w:val="0"/>
      <w:divBdr>
        <w:top w:val="none" w:sz="0" w:space="0" w:color="auto"/>
        <w:left w:val="none" w:sz="0" w:space="0" w:color="auto"/>
        <w:bottom w:val="none" w:sz="0" w:space="0" w:color="auto"/>
        <w:right w:val="none" w:sz="0" w:space="0" w:color="auto"/>
      </w:divBdr>
    </w:div>
    <w:div w:id="1950702835">
      <w:bodyDiv w:val="1"/>
      <w:marLeft w:val="0"/>
      <w:marRight w:val="0"/>
      <w:marTop w:val="0"/>
      <w:marBottom w:val="0"/>
      <w:divBdr>
        <w:top w:val="none" w:sz="0" w:space="0" w:color="auto"/>
        <w:left w:val="none" w:sz="0" w:space="0" w:color="auto"/>
        <w:bottom w:val="none" w:sz="0" w:space="0" w:color="auto"/>
        <w:right w:val="none" w:sz="0" w:space="0" w:color="auto"/>
      </w:divBdr>
      <w:divsChild>
        <w:div w:id="1802503174">
          <w:marLeft w:val="0"/>
          <w:marRight w:val="0"/>
          <w:marTop w:val="0"/>
          <w:marBottom w:val="0"/>
          <w:divBdr>
            <w:top w:val="none" w:sz="0" w:space="0" w:color="auto"/>
            <w:left w:val="none" w:sz="0" w:space="0" w:color="auto"/>
            <w:bottom w:val="none" w:sz="0" w:space="0" w:color="auto"/>
            <w:right w:val="none" w:sz="0" w:space="0" w:color="auto"/>
          </w:divBdr>
          <w:divsChild>
            <w:div w:id="1786258">
              <w:marLeft w:val="0"/>
              <w:marRight w:val="0"/>
              <w:marTop w:val="0"/>
              <w:marBottom w:val="0"/>
              <w:divBdr>
                <w:top w:val="none" w:sz="0" w:space="0" w:color="auto"/>
                <w:left w:val="none" w:sz="0" w:space="0" w:color="auto"/>
                <w:bottom w:val="none" w:sz="0" w:space="0" w:color="auto"/>
                <w:right w:val="none" w:sz="0" w:space="0" w:color="auto"/>
              </w:divBdr>
            </w:div>
            <w:div w:id="1781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10097">
      <w:bodyDiv w:val="1"/>
      <w:marLeft w:val="0"/>
      <w:marRight w:val="0"/>
      <w:marTop w:val="0"/>
      <w:marBottom w:val="0"/>
      <w:divBdr>
        <w:top w:val="none" w:sz="0" w:space="0" w:color="auto"/>
        <w:left w:val="none" w:sz="0" w:space="0" w:color="auto"/>
        <w:bottom w:val="none" w:sz="0" w:space="0" w:color="auto"/>
        <w:right w:val="none" w:sz="0" w:space="0" w:color="auto"/>
      </w:divBdr>
      <w:divsChild>
        <w:div w:id="1626083212">
          <w:marLeft w:val="0"/>
          <w:marRight w:val="0"/>
          <w:marTop w:val="0"/>
          <w:marBottom w:val="0"/>
          <w:divBdr>
            <w:top w:val="none" w:sz="0" w:space="0" w:color="auto"/>
            <w:left w:val="none" w:sz="0" w:space="0" w:color="auto"/>
            <w:bottom w:val="none" w:sz="0" w:space="0" w:color="auto"/>
            <w:right w:val="none" w:sz="0" w:space="0" w:color="auto"/>
          </w:divBdr>
          <w:divsChild>
            <w:div w:id="938374921">
              <w:marLeft w:val="0"/>
              <w:marRight w:val="0"/>
              <w:marTop w:val="0"/>
              <w:marBottom w:val="0"/>
              <w:divBdr>
                <w:top w:val="none" w:sz="0" w:space="0" w:color="auto"/>
                <w:left w:val="none" w:sz="0" w:space="0" w:color="auto"/>
                <w:bottom w:val="none" w:sz="0" w:space="0" w:color="auto"/>
                <w:right w:val="none" w:sz="0" w:space="0" w:color="auto"/>
              </w:divBdr>
            </w:div>
            <w:div w:id="11843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59852">
      <w:bodyDiv w:val="1"/>
      <w:marLeft w:val="0"/>
      <w:marRight w:val="0"/>
      <w:marTop w:val="0"/>
      <w:marBottom w:val="0"/>
      <w:divBdr>
        <w:top w:val="none" w:sz="0" w:space="0" w:color="auto"/>
        <w:left w:val="none" w:sz="0" w:space="0" w:color="auto"/>
        <w:bottom w:val="none" w:sz="0" w:space="0" w:color="auto"/>
        <w:right w:val="none" w:sz="0" w:space="0" w:color="auto"/>
      </w:divBdr>
      <w:divsChild>
        <w:div w:id="1847287194">
          <w:marLeft w:val="0"/>
          <w:marRight w:val="0"/>
          <w:marTop w:val="0"/>
          <w:marBottom w:val="0"/>
          <w:divBdr>
            <w:top w:val="none" w:sz="0" w:space="0" w:color="auto"/>
            <w:left w:val="none" w:sz="0" w:space="0" w:color="auto"/>
            <w:bottom w:val="none" w:sz="0" w:space="0" w:color="auto"/>
            <w:right w:val="none" w:sz="0" w:space="0" w:color="auto"/>
          </w:divBdr>
          <w:divsChild>
            <w:div w:id="521237444">
              <w:marLeft w:val="0"/>
              <w:marRight w:val="0"/>
              <w:marTop w:val="0"/>
              <w:marBottom w:val="0"/>
              <w:divBdr>
                <w:top w:val="none" w:sz="0" w:space="0" w:color="auto"/>
                <w:left w:val="none" w:sz="0" w:space="0" w:color="auto"/>
                <w:bottom w:val="none" w:sz="0" w:space="0" w:color="auto"/>
                <w:right w:val="none" w:sz="0" w:space="0" w:color="auto"/>
              </w:divBdr>
            </w:div>
            <w:div w:id="1322198554">
              <w:marLeft w:val="0"/>
              <w:marRight w:val="0"/>
              <w:marTop w:val="0"/>
              <w:marBottom w:val="0"/>
              <w:divBdr>
                <w:top w:val="none" w:sz="0" w:space="0" w:color="auto"/>
                <w:left w:val="none" w:sz="0" w:space="0" w:color="auto"/>
                <w:bottom w:val="none" w:sz="0" w:space="0" w:color="auto"/>
                <w:right w:val="none" w:sz="0" w:space="0" w:color="auto"/>
              </w:divBdr>
            </w:div>
            <w:div w:id="999383638">
              <w:marLeft w:val="0"/>
              <w:marRight w:val="0"/>
              <w:marTop w:val="0"/>
              <w:marBottom w:val="0"/>
              <w:divBdr>
                <w:top w:val="none" w:sz="0" w:space="0" w:color="auto"/>
                <w:left w:val="none" w:sz="0" w:space="0" w:color="auto"/>
                <w:bottom w:val="none" w:sz="0" w:space="0" w:color="auto"/>
                <w:right w:val="none" w:sz="0" w:space="0" w:color="auto"/>
              </w:divBdr>
            </w:div>
            <w:div w:id="2975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3696">
      <w:bodyDiv w:val="1"/>
      <w:marLeft w:val="0"/>
      <w:marRight w:val="0"/>
      <w:marTop w:val="0"/>
      <w:marBottom w:val="0"/>
      <w:divBdr>
        <w:top w:val="none" w:sz="0" w:space="0" w:color="auto"/>
        <w:left w:val="none" w:sz="0" w:space="0" w:color="auto"/>
        <w:bottom w:val="none" w:sz="0" w:space="0" w:color="auto"/>
        <w:right w:val="none" w:sz="0" w:space="0" w:color="auto"/>
      </w:divBdr>
    </w:div>
    <w:div w:id="2012873083">
      <w:bodyDiv w:val="1"/>
      <w:marLeft w:val="0"/>
      <w:marRight w:val="0"/>
      <w:marTop w:val="0"/>
      <w:marBottom w:val="0"/>
      <w:divBdr>
        <w:top w:val="none" w:sz="0" w:space="0" w:color="auto"/>
        <w:left w:val="none" w:sz="0" w:space="0" w:color="auto"/>
        <w:bottom w:val="none" w:sz="0" w:space="0" w:color="auto"/>
        <w:right w:val="none" w:sz="0" w:space="0" w:color="auto"/>
      </w:divBdr>
      <w:divsChild>
        <w:div w:id="1298334043">
          <w:marLeft w:val="0"/>
          <w:marRight w:val="0"/>
          <w:marTop w:val="0"/>
          <w:marBottom w:val="0"/>
          <w:divBdr>
            <w:top w:val="none" w:sz="0" w:space="0" w:color="auto"/>
            <w:left w:val="none" w:sz="0" w:space="0" w:color="auto"/>
            <w:bottom w:val="none" w:sz="0" w:space="0" w:color="auto"/>
            <w:right w:val="none" w:sz="0" w:space="0" w:color="auto"/>
          </w:divBdr>
          <w:divsChild>
            <w:div w:id="16972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8316">
      <w:bodyDiv w:val="1"/>
      <w:marLeft w:val="0"/>
      <w:marRight w:val="0"/>
      <w:marTop w:val="0"/>
      <w:marBottom w:val="0"/>
      <w:divBdr>
        <w:top w:val="none" w:sz="0" w:space="0" w:color="auto"/>
        <w:left w:val="none" w:sz="0" w:space="0" w:color="auto"/>
        <w:bottom w:val="none" w:sz="0" w:space="0" w:color="auto"/>
        <w:right w:val="none" w:sz="0" w:space="0" w:color="auto"/>
      </w:divBdr>
    </w:div>
    <w:div w:id="2017229380">
      <w:bodyDiv w:val="1"/>
      <w:marLeft w:val="0"/>
      <w:marRight w:val="0"/>
      <w:marTop w:val="0"/>
      <w:marBottom w:val="0"/>
      <w:divBdr>
        <w:top w:val="none" w:sz="0" w:space="0" w:color="auto"/>
        <w:left w:val="none" w:sz="0" w:space="0" w:color="auto"/>
        <w:bottom w:val="none" w:sz="0" w:space="0" w:color="auto"/>
        <w:right w:val="none" w:sz="0" w:space="0" w:color="auto"/>
      </w:divBdr>
      <w:divsChild>
        <w:div w:id="811870240">
          <w:marLeft w:val="0"/>
          <w:marRight w:val="0"/>
          <w:marTop w:val="0"/>
          <w:marBottom w:val="0"/>
          <w:divBdr>
            <w:top w:val="none" w:sz="0" w:space="0" w:color="auto"/>
            <w:left w:val="none" w:sz="0" w:space="0" w:color="auto"/>
            <w:bottom w:val="none" w:sz="0" w:space="0" w:color="auto"/>
            <w:right w:val="none" w:sz="0" w:space="0" w:color="auto"/>
          </w:divBdr>
          <w:divsChild>
            <w:div w:id="1822892747">
              <w:marLeft w:val="0"/>
              <w:marRight w:val="0"/>
              <w:marTop w:val="0"/>
              <w:marBottom w:val="0"/>
              <w:divBdr>
                <w:top w:val="none" w:sz="0" w:space="0" w:color="auto"/>
                <w:left w:val="none" w:sz="0" w:space="0" w:color="auto"/>
                <w:bottom w:val="none" w:sz="0" w:space="0" w:color="auto"/>
                <w:right w:val="none" w:sz="0" w:space="0" w:color="auto"/>
              </w:divBdr>
            </w:div>
            <w:div w:id="1368604743">
              <w:marLeft w:val="0"/>
              <w:marRight w:val="0"/>
              <w:marTop w:val="0"/>
              <w:marBottom w:val="0"/>
              <w:divBdr>
                <w:top w:val="none" w:sz="0" w:space="0" w:color="auto"/>
                <w:left w:val="none" w:sz="0" w:space="0" w:color="auto"/>
                <w:bottom w:val="none" w:sz="0" w:space="0" w:color="auto"/>
                <w:right w:val="none" w:sz="0" w:space="0" w:color="auto"/>
              </w:divBdr>
            </w:div>
            <w:div w:id="2044359850">
              <w:marLeft w:val="0"/>
              <w:marRight w:val="0"/>
              <w:marTop w:val="0"/>
              <w:marBottom w:val="0"/>
              <w:divBdr>
                <w:top w:val="none" w:sz="0" w:space="0" w:color="auto"/>
                <w:left w:val="none" w:sz="0" w:space="0" w:color="auto"/>
                <w:bottom w:val="none" w:sz="0" w:space="0" w:color="auto"/>
                <w:right w:val="none" w:sz="0" w:space="0" w:color="auto"/>
              </w:divBdr>
            </w:div>
            <w:div w:id="1501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359">
      <w:bodyDiv w:val="1"/>
      <w:marLeft w:val="0"/>
      <w:marRight w:val="0"/>
      <w:marTop w:val="0"/>
      <w:marBottom w:val="0"/>
      <w:divBdr>
        <w:top w:val="none" w:sz="0" w:space="0" w:color="auto"/>
        <w:left w:val="none" w:sz="0" w:space="0" w:color="auto"/>
        <w:bottom w:val="none" w:sz="0" w:space="0" w:color="auto"/>
        <w:right w:val="none" w:sz="0" w:space="0" w:color="auto"/>
      </w:divBdr>
    </w:div>
    <w:div w:id="2028480684">
      <w:bodyDiv w:val="1"/>
      <w:marLeft w:val="0"/>
      <w:marRight w:val="0"/>
      <w:marTop w:val="0"/>
      <w:marBottom w:val="0"/>
      <w:divBdr>
        <w:top w:val="none" w:sz="0" w:space="0" w:color="auto"/>
        <w:left w:val="none" w:sz="0" w:space="0" w:color="auto"/>
        <w:bottom w:val="none" w:sz="0" w:space="0" w:color="auto"/>
        <w:right w:val="none" w:sz="0" w:space="0" w:color="auto"/>
      </w:divBdr>
      <w:divsChild>
        <w:div w:id="600336471">
          <w:marLeft w:val="0"/>
          <w:marRight w:val="0"/>
          <w:marTop w:val="0"/>
          <w:marBottom w:val="0"/>
          <w:divBdr>
            <w:top w:val="none" w:sz="0" w:space="0" w:color="auto"/>
            <w:left w:val="none" w:sz="0" w:space="0" w:color="auto"/>
            <w:bottom w:val="none" w:sz="0" w:space="0" w:color="auto"/>
            <w:right w:val="none" w:sz="0" w:space="0" w:color="auto"/>
          </w:divBdr>
          <w:divsChild>
            <w:div w:id="548685312">
              <w:marLeft w:val="0"/>
              <w:marRight w:val="0"/>
              <w:marTop w:val="0"/>
              <w:marBottom w:val="0"/>
              <w:divBdr>
                <w:top w:val="none" w:sz="0" w:space="0" w:color="auto"/>
                <w:left w:val="none" w:sz="0" w:space="0" w:color="auto"/>
                <w:bottom w:val="none" w:sz="0" w:space="0" w:color="auto"/>
                <w:right w:val="none" w:sz="0" w:space="0" w:color="auto"/>
              </w:divBdr>
            </w:div>
            <w:div w:id="79107770">
              <w:marLeft w:val="0"/>
              <w:marRight w:val="0"/>
              <w:marTop w:val="0"/>
              <w:marBottom w:val="0"/>
              <w:divBdr>
                <w:top w:val="none" w:sz="0" w:space="0" w:color="auto"/>
                <w:left w:val="none" w:sz="0" w:space="0" w:color="auto"/>
                <w:bottom w:val="none" w:sz="0" w:space="0" w:color="auto"/>
                <w:right w:val="none" w:sz="0" w:space="0" w:color="auto"/>
              </w:divBdr>
            </w:div>
            <w:div w:id="2100321516">
              <w:marLeft w:val="0"/>
              <w:marRight w:val="0"/>
              <w:marTop w:val="0"/>
              <w:marBottom w:val="0"/>
              <w:divBdr>
                <w:top w:val="none" w:sz="0" w:space="0" w:color="auto"/>
                <w:left w:val="none" w:sz="0" w:space="0" w:color="auto"/>
                <w:bottom w:val="none" w:sz="0" w:space="0" w:color="auto"/>
                <w:right w:val="none" w:sz="0" w:space="0" w:color="auto"/>
              </w:divBdr>
            </w:div>
            <w:div w:id="15462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5214">
      <w:bodyDiv w:val="1"/>
      <w:marLeft w:val="0"/>
      <w:marRight w:val="0"/>
      <w:marTop w:val="0"/>
      <w:marBottom w:val="0"/>
      <w:divBdr>
        <w:top w:val="none" w:sz="0" w:space="0" w:color="auto"/>
        <w:left w:val="none" w:sz="0" w:space="0" w:color="auto"/>
        <w:bottom w:val="none" w:sz="0" w:space="0" w:color="auto"/>
        <w:right w:val="none" w:sz="0" w:space="0" w:color="auto"/>
      </w:divBdr>
      <w:divsChild>
        <w:div w:id="771585749">
          <w:marLeft w:val="0"/>
          <w:marRight w:val="0"/>
          <w:marTop w:val="0"/>
          <w:marBottom w:val="0"/>
          <w:divBdr>
            <w:top w:val="none" w:sz="0" w:space="0" w:color="auto"/>
            <w:left w:val="none" w:sz="0" w:space="0" w:color="auto"/>
            <w:bottom w:val="none" w:sz="0" w:space="0" w:color="auto"/>
            <w:right w:val="none" w:sz="0" w:space="0" w:color="auto"/>
          </w:divBdr>
          <w:divsChild>
            <w:div w:id="998113656">
              <w:marLeft w:val="0"/>
              <w:marRight w:val="0"/>
              <w:marTop w:val="0"/>
              <w:marBottom w:val="0"/>
              <w:divBdr>
                <w:top w:val="none" w:sz="0" w:space="0" w:color="auto"/>
                <w:left w:val="none" w:sz="0" w:space="0" w:color="auto"/>
                <w:bottom w:val="none" w:sz="0" w:space="0" w:color="auto"/>
                <w:right w:val="none" w:sz="0" w:space="0" w:color="auto"/>
              </w:divBdr>
            </w:div>
            <w:div w:id="1381594306">
              <w:marLeft w:val="0"/>
              <w:marRight w:val="0"/>
              <w:marTop w:val="0"/>
              <w:marBottom w:val="0"/>
              <w:divBdr>
                <w:top w:val="none" w:sz="0" w:space="0" w:color="auto"/>
                <w:left w:val="none" w:sz="0" w:space="0" w:color="auto"/>
                <w:bottom w:val="none" w:sz="0" w:space="0" w:color="auto"/>
                <w:right w:val="none" w:sz="0" w:space="0" w:color="auto"/>
              </w:divBdr>
            </w:div>
            <w:div w:id="1796093991">
              <w:marLeft w:val="0"/>
              <w:marRight w:val="0"/>
              <w:marTop w:val="0"/>
              <w:marBottom w:val="0"/>
              <w:divBdr>
                <w:top w:val="none" w:sz="0" w:space="0" w:color="auto"/>
                <w:left w:val="none" w:sz="0" w:space="0" w:color="auto"/>
                <w:bottom w:val="none" w:sz="0" w:space="0" w:color="auto"/>
                <w:right w:val="none" w:sz="0" w:space="0" w:color="auto"/>
              </w:divBdr>
            </w:div>
            <w:div w:id="9035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2224">
      <w:bodyDiv w:val="1"/>
      <w:marLeft w:val="0"/>
      <w:marRight w:val="0"/>
      <w:marTop w:val="0"/>
      <w:marBottom w:val="0"/>
      <w:divBdr>
        <w:top w:val="none" w:sz="0" w:space="0" w:color="auto"/>
        <w:left w:val="none" w:sz="0" w:space="0" w:color="auto"/>
        <w:bottom w:val="none" w:sz="0" w:space="0" w:color="auto"/>
        <w:right w:val="none" w:sz="0" w:space="0" w:color="auto"/>
      </w:divBdr>
      <w:divsChild>
        <w:div w:id="909728841">
          <w:marLeft w:val="0"/>
          <w:marRight w:val="0"/>
          <w:marTop w:val="0"/>
          <w:marBottom w:val="0"/>
          <w:divBdr>
            <w:top w:val="none" w:sz="0" w:space="0" w:color="auto"/>
            <w:left w:val="none" w:sz="0" w:space="0" w:color="auto"/>
            <w:bottom w:val="none" w:sz="0" w:space="0" w:color="auto"/>
            <w:right w:val="none" w:sz="0" w:space="0" w:color="auto"/>
          </w:divBdr>
          <w:divsChild>
            <w:div w:id="532303205">
              <w:marLeft w:val="0"/>
              <w:marRight w:val="0"/>
              <w:marTop w:val="0"/>
              <w:marBottom w:val="0"/>
              <w:divBdr>
                <w:top w:val="none" w:sz="0" w:space="0" w:color="auto"/>
                <w:left w:val="none" w:sz="0" w:space="0" w:color="auto"/>
                <w:bottom w:val="none" w:sz="0" w:space="0" w:color="auto"/>
                <w:right w:val="none" w:sz="0" w:space="0" w:color="auto"/>
              </w:divBdr>
            </w:div>
            <w:div w:id="1155418552">
              <w:marLeft w:val="0"/>
              <w:marRight w:val="0"/>
              <w:marTop w:val="0"/>
              <w:marBottom w:val="0"/>
              <w:divBdr>
                <w:top w:val="none" w:sz="0" w:space="0" w:color="auto"/>
                <w:left w:val="none" w:sz="0" w:space="0" w:color="auto"/>
                <w:bottom w:val="none" w:sz="0" w:space="0" w:color="auto"/>
                <w:right w:val="none" w:sz="0" w:space="0" w:color="auto"/>
              </w:divBdr>
            </w:div>
            <w:div w:id="601844990">
              <w:marLeft w:val="0"/>
              <w:marRight w:val="0"/>
              <w:marTop w:val="0"/>
              <w:marBottom w:val="0"/>
              <w:divBdr>
                <w:top w:val="none" w:sz="0" w:space="0" w:color="auto"/>
                <w:left w:val="none" w:sz="0" w:space="0" w:color="auto"/>
                <w:bottom w:val="none" w:sz="0" w:space="0" w:color="auto"/>
                <w:right w:val="none" w:sz="0" w:space="0" w:color="auto"/>
              </w:divBdr>
            </w:div>
            <w:div w:id="1739549473">
              <w:marLeft w:val="0"/>
              <w:marRight w:val="0"/>
              <w:marTop w:val="0"/>
              <w:marBottom w:val="0"/>
              <w:divBdr>
                <w:top w:val="none" w:sz="0" w:space="0" w:color="auto"/>
                <w:left w:val="none" w:sz="0" w:space="0" w:color="auto"/>
                <w:bottom w:val="none" w:sz="0" w:space="0" w:color="auto"/>
                <w:right w:val="none" w:sz="0" w:space="0" w:color="auto"/>
              </w:divBdr>
            </w:div>
            <w:div w:id="1805850139">
              <w:marLeft w:val="0"/>
              <w:marRight w:val="0"/>
              <w:marTop w:val="0"/>
              <w:marBottom w:val="0"/>
              <w:divBdr>
                <w:top w:val="none" w:sz="0" w:space="0" w:color="auto"/>
                <w:left w:val="none" w:sz="0" w:space="0" w:color="auto"/>
                <w:bottom w:val="none" w:sz="0" w:space="0" w:color="auto"/>
                <w:right w:val="none" w:sz="0" w:space="0" w:color="auto"/>
              </w:divBdr>
            </w:div>
            <w:div w:id="559560135">
              <w:marLeft w:val="0"/>
              <w:marRight w:val="0"/>
              <w:marTop w:val="0"/>
              <w:marBottom w:val="0"/>
              <w:divBdr>
                <w:top w:val="none" w:sz="0" w:space="0" w:color="auto"/>
                <w:left w:val="none" w:sz="0" w:space="0" w:color="auto"/>
                <w:bottom w:val="none" w:sz="0" w:space="0" w:color="auto"/>
                <w:right w:val="none" w:sz="0" w:space="0" w:color="auto"/>
              </w:divBdr>
            </w:div>
            <w:div w:id="822894233">
              <w:marLeft w:val="0"/>
              <w:marRight w:val="0"/>
              <w:marTop w:val="0"/>
              <w:marBottom w:val="0"/>
              <w:divBdr>
                <w:top w:val="none" w:sz="0" w:space="0" w:color="auto"/>
                <w:left w:val="none" w:sz="0" w:space="0" w:color="auto"/>
                <w:bottom w:val="none" w:sz="0" w:space="0" w:color="auto"/>
                <w:right w:val="none" w:sz="0" w:space="0" w:color="auto"/>
              </w:divBdr>
            </w:div>
            <w:div w:id="831262051">
              <w:marLeft w:val="0"/>
              <w:marRight w:val="0"/>
              <w:marTop w:val="0"/>
              <w:marBottom w:val="0"/>
              <w:divBdr>
                <w:top w:val="none" w:sz="0" w:space="0" w:color="auto"/>
                <w:left w:val="none" w:sz="0" w:space="0" w:color="auto"/>
                <w:bottom w:val="none" w:sz="0" w:space="0" w:color="auto"/>
                <w:right w:val="none" w:sz="0" w:space="0" w:color="auto"/>
              </w:divBdr>
            </w:div>
            <w:div w:id="453450398">
              <w:marLeft w:val="0"/>
              <w:marRight w:val="0"/>
              <w:marTop w:val="0"/>
              <w:marBottom w:val="0"/>
              <w:divBdr>
                <w:top w:val="none" w:sz="0" w:space="0" w:color="auto"/>
                <w:left w:val="none" w:sz="0" w:space="0" w:color="auto"/>
                <w:bottom w:val="none" w:sz="0" w:space="0" w:color="auto"/>
                <w:right w:val="none" w:sz="0" w:space="0" w:color="auto"/>
              </w:divBdr>
            </w:div>
            <w:div w:id="907375613">
              <w:marLeft w:val="0"/>
              <w:marRight w:val="0"/>
              <w:marTop w:val="0"/>
              <w:marBottom w:val="0"/>
              <w:divBdr>
                <w:top w:val="none" w:sz="0" w:space="0" w:color="auto"/>
                <w:left w:val="none" w:sz="0" w:space="0" w:color="auto"/>
                <w:bottom w:val="none" w:sz="0" w:space="0" w:color="auto"/>
                <w:right w:val="none" w:sz="0" w:space="0" w:color="auto"/>
              </w:divBdr>
            </w:div>
            <w:div w:id="1478303943">
              <w:marLeft w:val="0"/>
              <w:marRight w:val="0"/>
              <w:marTop w:val="0"/>
              <w:marBottom w:val="0"/>
              <w:divBdr>
                <w:top w:val="none" w:sz="0" w:space="0" w:color="auto"/>
                <w:left w:val="none" w:sz="0" w:space="0" w:color="auto"/>
                <w:bottom w:val="none" w:sz="0" w:space="0" w:color="auto"/>
                <w:right w:val="none" w:sz="0" w:space="0" w:color="auto"/>
              </w:divBdr>
            </w:div>
            <w:div w:id="1984306613">
              <w:marLeft w:val="0"/>
              <w:marRight w:val="0"/>
              <w:marTop w:val="0"/>
              <w:marBottom w:val="0"/>
              <w:divBdr>
                <w:top w:val="none" w:sz="0" w:space="0" w:color="auto"/>
                <w:left w:val="none" w:sz="0" w:space="0" w:color="auto"/>
                <w:bottom w:val="none" w:sz="0" w:space="0" w:color="auto"/>
                <w:right w:val="none" w:sz="0" w:space="0" w:color="auto"/>
              </w:divBdr>
            </w:div>
            <w:div w:id="784469581">
              <w:marLeft w:val="0"/>
              <w:marRight w:val="0"/>
              <w:marTop w:val="0"/>
              <w:marBottom w:val="0"/>
              <w:divBdr>
                <w:top w:val="none" w:sz="0" w:space="0" w:color="auto"/>
                <w:left w:val="none" w:sz="0" w:space="0" w:color="auto"/>
                <w:bottom w:val="none" w:sz="0" w:space="0" w:color="auto"/>
                <w:right w:val="none" w:sz="0" w:space="0" w:color="auto"/>
              </w:divBdr>
            </w:div>
            <w:div w:id="894438591">
              <w:marLeft w:val="0"/>
              <w:marRight w:val="0"/>
              <w:marTop w:val="0"/>
              <w:marBottom w:val="0"/>
              <w:divBdr>
                <w:top w:val="none" w:sz="0" w:space="0" w:color="auto"/>
                <w:left w:val="none" w:sz="0" w:space="0" w:color="auto"/>
                <w:bottom w:val="none" w:sz="0" w:space="0" w:color="auto"/>
                <w:right w:val="none" w:sz="0" w:space="0" w:color="auto"/>
              </w:divBdr>
            </w:div>
            <w:div w:id="341050372">
              <w:marLeft w:val="0"/>
              <w:marRight w:val="0"/>
              <w:marTop w:val="0"/>
              <w:marBottom w:val="0"/>
              <w:divBdr>
                <w:top w:val="none" w:sz="0" w:space="0" w:color="auto"/>
                <w:left w:val="none" w:sz="0" w:space="0" w:color="auto"/>
                <w:bottom w:val="none" w:sz="0" w:space="0" w:color="auto"/>
                <w:right w:val="none" w:sz="0" w:space="0" w:color="auto"/>
              </w:divBdr>
            </w:div>
            <w:div w:id="679699095">
              <w:marLeft w:val="0"/>
              <w:marRight w:val="0"/>
              <w:marTop w:val="0"/>
              <w:marBottom w:val="0"/>
              <w:divBdr>
                <w:top w:val="none" w:sz="0" w:space="0" w:color="auto"/>
                <w:left w:val="none" w:sz="0" w:space="0" w:color="auto"/>
                <w:bottom w:val="none" w:sz="0" w:space="0" w:color="auto"/>
                <w:right w:val="none" w:sz="0" w:space="0" w:color="auto"/>
              </w:divBdr>
            </w:div>
            <w:div w:id="1803772174">
              <w:marLeft w:val="0"/>
              <w:marRight w:val="0"/>
              <w:marTop w:val="0"/>
              <w:marBottom w:val="0"/>
              <w:divBdr>
                <w:top w:val="none" w:sz="0" w:space="0" w:color="auto"/>
                <w:left w:val="none" w:sz="0" w:space="0" w:color="auto"/>
                <w:bottom w:val="none" w:sz="0" w:space="0" w:color="auto"/>
                <w:right w:val="none" w:sz="0" w:space="0" w:color="auto"/>
              </w:divBdr>
            </w:div>
            <w:div w:id="78647900">
              <w:marLeft w:val="0"/>
              <w:marRight w:val="0"/>
              <w:marTop w:val="0"/>
              <w:marBottom w:val="0"/>
              <w:divBdr>
                <w:top w:val="none" w:sz="0" w:space="0" w:color="auto"/>
                <w:left w:val="none" w:sz="0" w:space="0" w:color="auto"/>
                <w:bottom w:val="none" w:sz="0" w:space="0" w:color="auto"/>
                <w:right w:val="none" w:sz="0" w:space="0" w:color="auto"/>
              </w:divBdr>
            </w:div>
            <w:div w:id="1476875203">
              <w:marLeft w:val="0"/>
              <w:marRight w:val="0"/>
              <w:marTop w:val="0"/>
              <w:marBottom w:val="0"/>
              <w:divBdr>
                <w:top w:val="none" w:sz="0" w:space="0" w:color="auto"/>
                <w:left w:val="none" w:sz="0" w:space="0" w:color="auto"/>
                <w:bottom w:val="none" w:sz="0" w:space="0" w:color="auto"/>
                <w:right w:val="none" w:sz="0" w:space="0" w:color="auto"/>
              </w:divBdr>
            </w:div>
            <w:div w:id="290669603">
              <w:marLeft w:val="0"/>
              <w:marRight w:val="0"/>
              <w:marTop w:val="0"/>
              <w:marBottom w:val="0"/>
              <w:divBdr>
                <w:top w:val="none" w:sz="0" w:space="0" w:color="auto"/>
                <w:left w:val="none" w:sz="0" w:space="0" w:color="auto"/>
                <w:bottom w:val="none" w:sz="0" w:space="0" w:color="auto"/>
                <w:right w:val="none" w:sz="0" w:space="0" w:color="auto"/>
              </w:divBdr>
            </w:div>
            <w:div w:id="349914089">
              <w:marLeft w:val="0"/>
              <w:marRight w:val="0"/>
              <w:marTop w:val="0"/>
              <w:marBottom w:val="0"/>
              <w:divBdr>
                <w:top w:val="none" w:sz="0" w:space="0" w:color="auto"/>
                <w:left w:val="none" w:sz="0" w:space="0" w:color="auto"/>
                <w:bottom w:val="none" w:sz="0" w:space="0" w:color="auto"/>
                <w:right w:val="none" w:sz="0" w:space="0" w:color="auto"/>
              </w:divBdr>
            </w:div>
            <w:div w:id="1756517620">
              <w:marLeft w:val="0"/>
              <w:marRight w:val="0"/>
              <w:marTop w:val="0"/>
              <w:marBottom w:val="0"/>
              <w:divBdr>
                <w:top w:val="none" w:sz="0" w:space="0" w:color="auto"/>
                <w:left w:val="none" w:sz="0" w:space="0" w:color="auto"/>
                <w:bottom w:val="none" w:sz="0" w:space="0" w:color="auto"/>
                <w:right w:val="none" w:sz="0" w:space="0" w:color="auto"/>
              </w:divBdr>
            </w:div>
            <w:div w:id="954672721">
              <w:marLeft w:val="0"/>
              <w:marRight w:val="0"/>
              <w:marTop w:val="0"/>
              <w:marBottom w:val="0"/>
              <w:divBdr>
                <w:top w:val="none" w:sz="0" w:space="0" w:color="auto"/>
                <w:left w:val="none" w:sz="0" w:space="0" w:color="auto"/>
                <w:bottom w:val="none" w:sz="0" w:space="0" w:color="auto"/>
                <w:right w:val="none" w:sz="0" w:space="0" w:color="auto"/>
              </w:divBdr>
            </w:div>
            <w:div w:id="20385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0954">
      <w:bodyDiv w:val="1"/>
      <w:marLeft w:val="0"/>
      <w:marRight w:val="0"/>
      <w:marTop w:val="0"/>
      <w:marBottom w:val="0"/>
      <w:divBdr>
        <w:top w:val="none" w:sz="0" w:space="0" w:color="auto"/>
        <w:left w:val="none" w:sz="0" w:space="0" w:color="auto"/>
        <w:bottom w:val="none" w:sz="0" w:space="0" w:color="auto"/>
        <w:right w:val="none" w:sz="0" w:space="0" w:color="auto"/>
      </w:divBdr>
    </w:div>
    <w:div w:id="2083135512">
      <w:bodyDiv w:val="1"/>
      <w:marLeft w:val="0"/>
      <w:marRight w:val="0"/>
      <w:marTop w:val="0"/>
      <w:marBottom w:val="0"/>
      <w:divBdr>
        <w:top w:val="none" w:sz="0" w:space="0" w:color="auto"/>
        <w:left w:val="none" w:sz="0" w:space="0" w:color="auto"/>
        <w:bottom w:val="none" w:sz="0" w:space="0" w:color="auto"/>
        <w:right w:val="none" w:sz="0" w:space="0" w:color="auto"/>
      </w:divBdr>
    </w:div>
    <w:div w:id="2088072621">
      <w:bodyDiv w:val="1"/>
      <w:marLeft w:val="0"/>
      <w:marRight w:val="0"/>
      <w:marTop w:val="0"/>
      <w:marBottom w:val="0"/>
      <w:divBdr>
        <w:top w:val="none" w:sz="0" w:space="0" w:color="auto"/>
        <w:left w:val="none" w:sz="0" w:space="0" w:color="auto"/>
        <w:bottom w:val="none" w:sz="0" w:space="0" w:color="auto"/>
        <w:right w:val="none" w:sz="0" w:space="0" w:color="auto"/>
      </w:divBdr>
      <w:divsChild>
        <w:div w:id="1342121519">
          <w:marLeft w:val="0"/>
          <w:marRight w:val="0"/>
          <w:marTop w:val="0"/>
          <w:marBottom w:val="0"/>
          <w:divBdr>
            <w:top w:val="none" w:sz="0" w:space="0" w:color="auto"/>
            <w:left w:val="none" w:sz="0" w:space="0" w:color="auto"/>
            <w:bottom w:val="none" w:sz="0" w:space="0" w:color="auto"/>
            <w:right w:val="none" w:sz="0" w:space="0" w:color="auto"/>
          </w:divBdr>
          <w:divsChild>
            <w:div w:id="1433747031">
              <w:marLeft w:val="0"/>
              <w:marRight w:val="0"/>
              <w:marTop w:val="0"/>
              <w:marBottom w:val="0"/>
              <w:divBdr>
                <w:top w:val="none" w:sz="0" w:space="0" w:color="auto"/>
                <w:left w:val="none" w:sz="0" w:space="0" w:color="auto"/>
                <w:bottom w:val="none" w:sz="0" w:space="0" w:color="auto"/>
                <w:right w:val="none" w:sz="0" w:space="0" w:color="auto"/>
              </w:divBdr>
            </w:div>
            <w:div w:id="732124197">
              <w:marLeft w:val="0"/>
              <w:marRight w:val="0"/>
              <w:marTop w:val="0"/>
              <w:marBottom w:val="0"/>
              <w:divBdr>
                <w:top w:val="none" w:sz="0" w:space="0" w:color="auto"/>
                <w:left w:val="none" w:sz="0" w:space="0" w:color="auto"/>
                <w:bottom w:val="none" w:sz="0" w:space="0" w:color="auto"/>
                <w:right w:val="none" w:sz="0" w:space="0" w:color="auto"/>
              </w:divBdr>
            </w:div>
            <w:div w:id="869806022">
              <w:marLeft w:val="0"/>
              <w:marRight w:val="0"/>
              <w:marTop w:val="0"/>
              <w:marBottom w:val="0"/>
              <w:divBdr>
                <w:top w:val="none" w:sz="0" w:space="0" w:color="auto"/>
                <w:left w:val="none" w:sz="0" w:space="0" w:color="auto"/>
                <w:bottom w:val="none" w:sz="0" w:space="0" w:color="auto"/>
                <w:right w:val="none" w:sz="0" w:space="0" w:color="auto"/>
              </w:divBdr>
            </w:div>
            <w:div w:id="15605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7602">
      <w:bodyDiv w:val="1"/>
      <w:marLeft w:val="0"/>
      <w:marRight w:val="0"/>
      <w:marTop w:val="0"/>
      <w:marBottom w:val="0"/>
      <w:divBdr>
        <w:top w:val="none" w:sz="0" w:space="0" w:color="auto"/>
        <w:left w:val="none" w:sz="0" w:space="0" w:color="auto"/>
        <w:bottom w:val="none" w:sz="0" w:space="0" w:color="auto"/>
        <w:right w:val="none" w:sz="0" w:space="0" w:color="auto"/>
      </w:divBdr>
      <w:divsChild>
        <w:div w:id="1556426828">
          <w:marLeft w:val="0"/>
          <w:marRight w:val="0"/>
          <w:marTop w:val="0"/>
          <w:marBottom w:val="0"/>
          <w:divBdr>
            <w:top w:val="none" w:sz="0" w:space="0" w:color="auto"/>
            <w:left w:val="none" w:sz="0" w:space="0" w:color="auto"/>
            <w:bottom w:val="none" w:sz="0" w:space="0" w:color="auto"/>
            <w:right w:val="none" w:sz="0" w:space="0" w:color="auto"/>
          </w:divBdr>
          <w:divsChild>
            <w:div w:id="294868523">
              <w:marLeft w:val="0"/>
              <w:marRight w:val="0"/>
              <w:marTop w:val="0"/>
              <w:marBottom w:val="0"/>
              <w:divBdr>
                <w:top w:val="none" w:sz="0" w:space="0" w:color="auto"/>
                <w:left w:val="none" w:sz="0" w:space="0" w:color="auto"/>
                <w:bottom w:val="none" w:sz="0" w:space="0" w:color="auto"/>
                <w:right w:val="none" w:sz="0" w:space="0" w:color="auto"/>
              </w:divBdr>
            </w:div>
            <w:div w:id="1409225683">
              <w:marLeft w:val="0"/>
              <w:marRight w:val="0"/>
              <w:marTop w:val="0"/>
              <w:marBottom w:val="0"/>
              <w:divBdr>
                <w:top w:val="none" w:sz="0" w:space="0" w:color="auto"/>
                <w:left w:val="none" w:sz="0" w:space="0" w:color="auto"/>
                <w:bottom w:val="none" w:sz="0" w:space="0" w:color="auto"/>
                <w:right w:val="none" w:sz="0" w:space="0" w:color="auto"/>
              </w:divBdr>
            </w:div>
            <w:div w:id="269440396">
              <w:marLeft w:val="0"/>
              <w:marRight w:val="0"/>
              <w:marTop w:val="0"/>
              <w:marBottom w:val="0"/>
              <w:divBdr>
                <w:top w:val="none" w:sz="0" w:space="0" w:color="auto"/>
                <w:left w:val="none" w:sz="0" w:space="0" w:color="auto"/>
                <w:bottom w:val="none" w:sz="0" w:space="0" w:color="auto"/>
                <w:right w:val="none" w:sz="0" w:space="0" w:color="auto"/>
              </w:divBdr>
            </w:div>
            <w:div w:id="2006006654">
              <w:marLeft w:val="0"/>
              <w:marRight w:val="0"/>
              <w:marTop w:val="0"/>
              <w:marBottom w:val="0"/>
              <w:divBdr>
                <w:top w:val="none" w:sz="0" w:space="0" w:color="auto"/>
                <w:left w:val="none" w:sz="0" w:space="0" w:color="auto"/>
                <w:bottom w:val="none" w:sz="0" w:space="0" w:color="auto"/>
                <w:right w:val="none" w:sz="0" w:space="0" w:color="auto"/>
              </w:divBdr>
            </w:div>
            <w:div w:id="2031953089">
              <w:marLeft w:val="0"/>
              <w:marRight w:val="0"/>
              <w:marTop w:val="0"/>
              <w:marBottom w:val="0"/>
              <w:divBdr>
                <w:top w:val="none" w:sz="0" w:space="0" w:color="auto"/>
                <w:left w:val="none" w:sz="0" w:space="0" w:color="auto"/>
                <w:bottom w:val="none" w:sz="0" w:space="0" w:color="auto"/>
                <w:right w:val="none" w:sz="0" w:space="0" w:color="auto"/>
              </w:divBdr>
            </w:div>
            <w:div w:id="18044654">
              <w:marLeft w:val="0"/>
              <w:marRight w:val="0"/>
              <w:marTop w:val="0"/>
              <w:marBottom w:val="0"/>
              <w:divBdr>
                <w:top w:val="none" w:sz="0" w:space="0" w:color="auto"/>
                <w:left w:val="none" w:sz="0" w:space="0" w:color="auto"/>
                <w:bottom w:val="none" w:sz="0" w:space="0" w:color="auto"/>
                <w:right w:val="none" w:sz="0" w:space="0" w:color="auto"/>
              </w:divBdr>
            </w:div>
            <w:div w:id="230509890">
              <w:marLeft w:val="0"/>
              <w:marRight w:val="0"/>
              <w:marTop w:val="0"/>
              <w:marBottom w:val="0"/>
              <w:divBdr>
                <w:top w:val="none" w:sz="0" w:space="0" w:color="auto"/>
                <w:left w:val="none" w:sz="0" w:space="0" w:color="auto"/>
                <w:bottom w:val="none" w:sz="0" w:space="0" w:color="auto"/>
                <w:right w:val="none" w:sz="0" w:space="0" w:color="auto"/>
              </w:divBdr>
            </w:div>
            <w:div w:id="2025015220">
              <w:marLeft w:val="0"/>
              <w:marRight w:val="0"/>
              <w:marTop w:val="0"/>
              <w:marBottom w:val="0"/>
              <w:divBdr>
                <w:top w:val="none" w:sz="0" w:space="0" w:color="auto"/>
                <w:left w:val="none" w:sz="0" w:space="0" w:color="auto"/>
                <w:bottom w:val="none" w:sz="0" w:space="0" w:color="auto"/>
                <w:right w:val="none" w:sz="0" w:space="0" w:color="auto"/>
              </w:divBdr>
            </w:div>
            <w:div w:id="1385063701">
              <w:marLeft w:val="0"/>
              <w:marRight w:val="0"/>
              <w:marTop w:val="0"/>
              <w:marBottom w:val="0"/>
              <w:divBdr>
                <w:top w:val="none" w:sz="0" w:space="0" w:color="auto"/>
                <w:left w:val="none" w:sz="0" w:space="0" w:color="auto"/>
                <w:bottom w:val="none" w:sz="0" w:space="0" w:color="auto"/>
                <w:right w:val="none" w:sz="0" w:space="0" w:color="auto"/>
              </w:divBdr>
            </w:div>
            <w:div w:id="166336512">
              <w:marLeft w:val="0"/>
              <w:marRight w:val="0"/>
              <w:marTop w:val="0"/>
              <w:marBottom w:val="0"/>
              <w:divBdr>
                <w:top w:val="none" w:sz="0" w:space="0" w:color="auto"/>
                <w:left w:val="none" w:sz="0" w:space="0" w:color="auto"/>
                <w:bottom w:val="none" w:sz="0" w:space="0" w:color="auto"/>
                <w:right w:val="none" w:sz="0" w:space="0" w:color="auto"/>
              </w:divBdr>
            </w:div>
            <w:div w:id="1416436273">
              <w:marLeft w:val="0"/>
              <w:marRight w:val="0"/>
              <w:marTop w:val="0"/>
              <w:marBottom w:val="0"/>
              <w:divBdr>
                <w:top w:val="none" w:sz="0" w:space="0" w:color="auto"/>
                <w:left w:val="none" w:sz="0" w:space="0" w:color="auto"/>
                <w:bottom w:val="none" w:sz="0" w:space="0" w:color="auto"/>
                <w:right w:val="none" w:sz="0" w:space="0" w:color="auto"/>
              </w:divBdr>
            </w:div>
            <w:div w:id="1288775380">
              <w:marLeft w:val="0"/>
              <w:marRight w:val="0"/>
              <w:marTop w:val="0"/>
              <w:marBottom w:val="0"/>
              <w:divBdr>
                <w:top w:val="none" w:sz="0" w:space="0" w:color="auto"/>
                <w:left w:val="none" w:sz="0" w:space="0" w:color="auto"/>
                <w:bottom w:val="none" w:sz="0" w:space="0" w:color="auto"/>
                <w:right w:val="none" w:sz="0" w:space="0" w:color="auto"/>
              </w:divBdr>
            </w:div>
            <w:div w:id="8172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24696">
      <w:bodyDiv w:val="1"/>
      <w:marLeft w:val="0"/>
      <w:marRight w:val="0"/>
      <w:marTop w:val="0"/>
      <w:marBottom w:val="0"/>
      <w:divBdr>
        <w:top w:val="none" w:sz="0" w:space="0" w:color="auto"/>
        <w:left w:val="none" w:sz="0" w:space="0" w:color="auto"/>
        <w:bottom w:val="none" w:sz="0" w:space="0" w:color="auto"/>
        <w:right w:val="none" w:sz="0" w:space="0" w:color="auto"/>
      </w:divBdr>
      <w:divsChild>
        <w:div w:id="1711762866">
          <w:marLeft w:val="0"/>
          <w:marRight w:val="0"/>
          <w:marTop w:val="0"/>
          <w:marBottom w:val="0"/>
          <w:divBdr>
            <w:top w:val="none" w:sz="0" w:space="0" w:color="auto"/>
            <w:left w:val="none" w:sz="0" w:space="0" w:color="auto"/>
            <w:bottom w:val="none" w:sz="0" w:space="0" w:color="auto"/>
            <w:right w:val="none" w:sz="0" w:space="0" w:color="auto"/>
          </w:divBdr>
          <w:divsChild>
            <w:div w:id="1762681073">
              <w:marLeft w:val="0"/>
              <w:marRight w:val="0"/>
              <w:marTop w:val="0"/>
              <w:marBottom w:val="0"/>
              <w:divBdr>
                <w:top w:val="none" w:sz="0" w:space="0" w:color="auto"/>
                <w:left w:val="none" w:sz="0" w:space="0" w:color="auto"/>
                <w:bottom w:val="none" w:sz="0" w:space="0" w:color="auto"/>
                <w:right w:val="none" w:sz="0" w:space="0" w:color="auto"/>
              </w:divBdr>
            </w:div>
            <w:div w:id="847326432">
              <w:marLeft w:val="0"/>
              <w:marRight w:val="0"/>
              <w:marTop w:val="0"/>
              <w:marBottom w:val="0"/>
              <w:divBdr>
                <w:top w:val="none" w:sz="0" w:space="0" w:color="auto"/>
                <w:left w:val="none" w:sz="0" w:space="0" w:color="auto"/>
                <w:bottom w:val="none" w:sz="0" w:space="0" w:color="auto"/>
                <w:right w:val="none" w:sz="0" w:space="0" w:color="auto"/>
              </w:divBdr>
            </w:div>
            <w:div w:id="877622845">
              <w:marLeft w:val="0"/>
              <w:marRight w:val="0"/>
              <w:marTop w:val="0"/>
              <w:marBottom w:val="0"/>
              <w:divBdr>
                <w:top w:val="none" w:sz="0" w:space="0" w:color="auto"/>
                <w:left w:val="none" w:sz="0" w:space="0" w:color="auto"/>
                <w:bottom w:val="none" w:sz="0" w:space="0" w:color="auto"/>
                <w:right w:val="none" w:sz="0" w:space="0" w:color="auto"/>
              </w:divBdr>
            </w:div>
            <w:div w:id="521211331">
              <w:marLeft w:val="0"/>
              <w:marRight w:val="0"/>
              <w:marTop w:val="0"/>
              <w:marBottom w:val="0"/>
              <w:divBdr>
                <w:top w:val="none" w:sz="0" w:space="0" w:color="auto"/>
                <w:left w:val="none" w:sz="0" w:space="0" w:color="auto"/>
                <w:bottom w:val="none" w:sz="0" w:space="0" w:color="auto"/>
                <w:right w:val="none" w:sz="0" w:space="0" w:color="auto"/>
              </w:divBdr>
            </w:div>
            <w:div w:id="1908031348">
              <w:marLeft w:val="0"/>
              <w:marRight w:val="0"/>
              <w:marTop w:val="0"/>
              <w:marBottom w:val="0"/>
              <w:divBdr>
                <w:top w:val="none" w:sz="0" w:space="0" w:color="auto"/>
                <w:left w:val="none" w:sz="0" w:space="0" w:color="auto"/>
                <w:bottom w:val="none" w:sz="0" w:space="0" w:color="auto"/>
                <w:right w:val="none" w:sz="0" w:space="0" w:color="auto"/>
              </w:divBdr>
            </w:div>
            <w:div w:id="1805152067">
              <w:marLeft w:val="0"/>
              <w:marRight w:val="0"/>
              <w:marTop w:val="0"/>
              <w:marBottom w:val="0"/>
              <w:divBdr>
                <w:top w:val="none" w:sz="0" w:space="0" w:color="auto"/>
                <w:left w:val="none" w:sz="0" w:space="0" w:color="auto"/>
                <w:bottom w:val="none" w:sz="0" w:space="0" w:color="auto"/>
                <w:right w:val="none" w:sz="0" w:space="0" w:color="auto"/>
              </w:divBdr>
            </w:div>
            <w:div w:id="267007121">
              <w:marLeft w:val="0"/>
              <w:marRight w:val="0"/>
              <w:marTop w:val="0"/>
              <w:marBottom w:val="0"/>
              <w:divBdr>
                <w:top w:val="none" w:sz="0" w:space="0" w:color="auto"/>
                <w:left w:val="none" w:sz="0" w:space="0" w:color="auto"/>
                <w:bottom w:val="none" w:sz="0" w:space="0" w:color="auto"/>
                <w:right w:val="none" w:sz="0" w:space="0" w:color="auto"/>
              </w:divBdr>
            </w:div>
            <w:div w:id="776490235">
              <w:marLeft w:val="0"/>
              <w:marRight w:val="0"/>
              <w:marTop w:val="0"/>
              <w:marBottom w:val="0"/>
              <w:divBdr>
                <w:top w:val="none" w:sz="0" w:space="0" w:color="auto"/>
                <w:left w:val="none" w:sz="0" w:space="0" w:color="auto"/>
                <w:bottom w:val="none" w:sz="0" w:space="0" w:color="auto"/>
                <w:right w:val="none" w:sz="0" w:space="0" w:color="auto"/>
              </w:divBdr>
            </w:div>
            <w:div w:id="11975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7520">
      <w:bodyDiv w:val="1"/>
      <w:marLeft w:val="0"/>
      <w:marRight w:val="0"/>
      <w:marTop w:val="0"/>
      <w:marBottom w:val="0"/>
      <w:divBdr>
        <w:top w:val="none" w:sz="0" w:space="0" w:color="auto"/>
        <w:left w:val="none" w:sz="0" w:space="0" w:color="auto"/>
        <w:bottom w:val="none" w:sz="0" w:space="0" w:color="auto"/>
        <w:right w:val="none" w:sz="0" w:space="0" w:color="auto"/>
      </w:divBdr>
    </w:div>
    <w:div w:id="2117168576">
      <w:bodyDiv w:val="1"/>
      <w:marLeft w:val="0"/>
      <w:marRight w:val="0"/>
      <w:marTop w:val="0"/>
      <w:marBottom w:val="0"/>
      <w:divBdr>
        <w:top w:val="none" w:sz="0" w:space="0" w:color="auto"/>
        <w:left w:val="none" w:sz="0" w:space="0" w:color="auto"/>
        <w:bottom w:val="none" w:sz="0" w:space="0" w:color="auto"/>
        <w:right w:val="none" w:sz="0" w:space="0" w:color="auto"/>
      </w:divBdr>
      <w:divsChild>
        <w:div w:id="76174212">
          <w:marLeft w:val="0"/>
          <w:marRight w:val="0"/>
          <w:marTop w:val="0"/>
          <w:marBottom w:val="0"/>
          <w:divBdr>
            <w:top w:val="none" w:sz="0" w:space="0" w:color="auto"/>
            <w:left w:val="none" w:sz="0" w:space="0" w:color="auto"/>
            <w:bottom w:val="none" w:sz="0" w:space="0" w:color="auto"/>
            <w:right w:val="none" w:sz="0" w:space="0" w:color="auto"/>
          </w:divBdr>
          <w:divsChild>
            <w:div w:id="1350523779">
              <w:marLeft w:val="0"/>
              <w:marRight w:val="0"/>
              <w:marTop w:val="0"/>
              <w:marBottom w:val="0"/>
              <w:divBdr>
                <w:top w:val="none" w:sz="0" w:space="0" w:color="auto"/>
                <w:left w:val="none" w:sz="0" w:space="0" w:color="auto"/>
                <w:bottom w:val="none" w:sz="0" w:space="0" w:color="auto"/>
                <w:right w:val="none" w:sz="0" w:space="0" w:color="auto"/>
              </w:divBdr>
            </w:div>
            <w:div w:id="1478720511">
              <w:marLeft w:val="0"/>
              <w:marRight w:val="0"/>
              <w:marTop w:val="0"/>
              <w:marBottom w:val="0"/>
              <w:divBdr>
                <w:top w:val="none" w:sz="0" w:space="0" w:color="auto"/>
                <w:left w:val="none" w:sz="0" w:space="0" w:color="auto"/>
                <w:bottom w:val="none" w:sz="0" w:space="0" w:color="auto"/>
                <w:right w:val="none" w:sz="0" w:space="0" w:color="auto"/>
              </w:divBdr>
            </w:div>
            <w:div w:id="255329425">
              <w:marLeft w:val="0"/>
              <w:marRight w:val="0"/>
              <w:marTop w:val="0"/>
              <w:marBottom w:val="0"/>
              <w:divBdr>
                <w:top w:val="none" w:sz="0" w:space="0" w:color="auto"/>
                <w:left w:val="none" w:sz="0" w:space="0" w:color="auto"/>
                <w:bottom w:val="none" w:sz="0" w:space="0" w:color="auto"/>
                <w:right w:val="none" w:sz="0" w:space="0" w:color="auto"/>
              </w:divBdr>
            </w:div>
            <w:div w:id="1216088945">
              <w:marLeft w:val="0"/>
              <w:marRight w:val="0"/>
              <w:marTop w:val="0"/>
              <w:marBottom w:val="0"/>
              <w:divBdr>
                <w:top w:val="none" w:sz="0" w:space="0" w:color="auto"/>
                <w:left w:val="none" w:sz="0" w:space="0" w:color="auto"/>
                <w:bottom w:val="none" w:sz="0" w:space="0" w:color="auto"/>
                <w:right w:val="none" w:sz="0" w:space="0" w:color="auto"/>
              </w:divBdr>
            </w:div>
            <w:div w:id="20397838">
              <w:marLeft w:val="0"/>
              <w:marRight w:val="0"/>
              <w:marTop w:val="0"/>
              <w:marBottom w:val="0"/>
              <w:divBdr>
                <w:top w:val="none" w:sz="0" w:space="0" w:color="auto"/>
                <w:left w:val="none" w:sz="0" w:space="0" w:color="auto"/>
                <w:bottom w:val="none" w:sz="0" w:space="0" w:color="auto"/>
                <w:right w:val="none" w:sz="0" w:space="0" w:color="auto"/>
              </w:divBdr>
            </w:div>
            <w:div w:id="6239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5518">
      <w:bodyDiv w:val="1"/>
      <w:marLeft w:val="0"/>
      <w:marRight w:val="0"/>
      <w:marTop w:val="0"/>
      <w:marBottom w:val="0"/>
      <w:divBdr>
        <w:top w:val="none" w:sz="0" w:space="0" w:color="auto"/>
        <w:left w:val="none" w:sz="0" w:space="0" w:color="auto"/>
        <w:bottom w:val="none" w:sz="0" w:space="0" w:color="auto"/>
        <w:right w:val="none" w:sz="0" w:space="0" w:color="auto"/>
      </w:divBdr>
      <w:divsChild>
        <w:div w:id="1104497362">
          <w:marLeft w:val="0"/>
          <w:marRight w:val="0"/>
          <w:marTop w:val="0"/>
          <w:marBottom w:val="0"/>
          <w:divBdr>
            <w:top w:val="none" w:sz="0" w:space="0" w:color="auto"/>
            <w:left w:val="none" w:sz="0" w:space="0" w:color="auto"/>
            <w:bottom w:val="none" w:sz="0" w:space="0" w:color="auto"/>
            <w:right w:val="none" w:sz="0" w:space="0" w:color="auto"/>
          </w:divBdr>
          <w:divsChild>
            <w:div w:id="763840128">
              <w:marLeft w:val="0"/>
              <w:marRight w:val="0"/>
              <w:marTop w:val="0"/>
              <w:marBottom w:val="0"/>
              <w:divBdr>
                <w:top w:val="none" w:sz="0" w:space="0" w:color="auto"/>
                <w:left w:val="none" w:sz="0" w:space="0" w:color="auto"/>
                <w:bottom w:val="none" w:sz="0" w:space="0" w:color="auto"/>
                <w:right w:val="none" w:sz="0" w:space="0" w:color="auto"/>
              </w:divBdr>
            </w:div>
            <w:div w:id="11494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3946">
      <w:bodyDiv w:val="1"/>
      <w:marLeft w:val="0"/>
      <w:marRight w:val="0"/>
      <w:marTop w:val="0"/>
      <w:marBottom w:val="0"/>
      <w:divBdr>
        <w:top w:val="none" w:sz="0" w:space="0" w:color="auto"/>
        <w:left w:val="none" w:sz="0" w:space="0" w:color="auto"/>
        <w:bottom w:val="none" w:sz="0" w:space="0" w:color="auto"/>
        <w:right w:val="none" w:sz="0" w:space="0" w:color="auto"/>
      </w:divBdr>
    </w:div>
    <w:div w:id="2129621709">
      <w:bodyDiv w:val="1"/>
      <w:marLeft w:val="0"/>
      <w:marRight w:val="0"/>
      <w:marTop w:val="0"/>
      <w:marBottom w:val="0"/>
      <w:divBdr>
        <w:top w:val="none" w:sz="0" w:space="0" w:color="auto"/>
        <w:left w:val="none" w:sz="0" w:space="0" w:color="auto"/>
        <w:bottom w:val="none" w:sz="0" w:space="0" w:color="auto"/>
        <w:right w:val="none" w:sz="0" w:space="0" w:color="auto"/>
      </w:divBdr>
      <w:divsChild>
        <w:div w:id="133568864">
          <w:marLeft w:val="0"/>
          <w:marRight w:val="0"/>
          <w:marTop w:val="0"/>
          <w:marBottom w:val="0"/>
          <w:divBdr>
            <w:top w:val="none" w:sz="0" w:space="0" w:color="auto"/>
            <w:left w:val="none" w:sz="0" w:space="0" w:color="auto"/>
            <w:bottom w:val="none" w:sz="0" w:space="0" w:color="auto"/>
            <w:right w:val="none" w:sz="0" w:space="0" w:color="auto"/>
          </w:divBdr>
          <w:divsChild>
            <w:div w:id="960652922">
              <w:marLeft w:val="0"/>
              <w:marRight w:val="0"/>
              <w:marTop w:val="0"/>
              <w:marBottom w:val="0"/>
              <w:divBdr>
                <w:top w:val="none" w:sz="0" w:space="0" w:color="auto"/>
                <w:left w:val="none" w:sz="0" w:space="0" w:color="auto"/>
                <w:bottom w:val="none" w:sz="0" w:space="0" w:color="auto"/>
                <w:right w:val="none" w:sz="0" w:space="0" w:color="auto"/>
              </w:divBdr>
            </w:div>
            <w:div w:id="1949852141">
              <w:marLeft w:val="0"/>
              <w:marRight w:val="0"/>
              <w:marTop w:val="0"/>
              <w:marBottom w:val="0"/>
              <w:divBdr>
                <w:top w:val="none" w:sz="0" w:space="0" w:color="auto"/>
                <w:left w:val="none" w:sz="0" w:space="0" w:color="auto"/>
                <w:bottom w:val="none" w:sz="0" w:space="0" w:color="auto"/>
                <w:right w:val="none" w:sz="0" w:space="0" w:color="auto"/>
              </w:divBdr>
            </w:div>
            <w:div w:id="1577470607">
              <w:marLeft w:val="0"/>
              <w:marRight w:val="0"/>
              <w:marTop w:val="0"/>
              <w:marBottom w:val="0"/>
              <w:divBdr>
                <w:top w:val="none" w:sz="0" w:space="0" w:color="auto"/>
                <w:left w:val="none" w:sz="0" w:space="0" w:color="auto"/>
                <w:bottom w:val="none" w:sz="0" w:space="0" w:color="auto"/>
                <w:right w:val="none" w:sz="0" w:space="0" w:color="auto"/>
              </w:divBdr>
            </w:div>
            <w:div w:id="2146269093">
              <w:marLeft w:val="0"/>
              <w:marRight w:val="0"/>
              <w:marTop w:val="0"/>
              <w:marBottom w:val="0"/>
              <w:divBdr>
                <w:top w:val="none" w:sz="0" w:space="0" w:color="auto"/>
                <w:left w:val="none" w:sz="0" w:space="0" w:color="auto"/>
                <w:bottom w:val="none" w:sz="0" w:space="0" w:color="auto"/>
                <w:right w:val="none" w:sz="0" w:space="0" w:color="auto"/>
              </w:divBdr>
            </w:div>
            <w:div w:id="782503665">
              <w:marLeft w:val="0"/>
              <w:marRight w:val="0"/>
              <w:marTop w:val="0"/>
              <w:marBottom w:val="0"/>
              <w:divBdr>
                <w:top w:val="none" w:sz="0" w:space="0" w:color="auto"/>
                <w:left w:val="none" w:sz="0" w:space="0" w:color="auto"/>
                <w:bottom w:val="none" w:sz="0" w:space="0" w:color="auto"/>
                <w:right w:val="none" w:sz="0" w:space="0" w:color="auto"/>
              </w:divBdr>
            </w:div>
            <w:div w:id="1350990591">
              <w:marLeft w:val="0"/>
              <w:marRight w:val="0"/>
              <w:marTop w:val="0"/>
              <w:marBottom w:val="0"/>
              <w:divBdr>
                <w:top w:val="none" w:sz="0" w:space="0" w:color="auto"/>
                <w:left w:val="none" w:sz="0" w:space="0" w:color="auto"/>
                <w:bottom w:val="none" w:sz="0" w:space="0" w:color="auto"/>
                <w:right w:val="none" w:sz="0" w:space="0" w:color="auto"/>
              </w:divBdr>
            </w:div>
            <w:div w:id="8443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2092">
      <w:bodyDiv w:val="1"/>
      <w:marLeft w:val="0"/>
      <w:marRight w:val="0"/>
      <w:marTop w:val="0"/>
      <w:marBottom w:val="0"/>
      <w:divBdr>
        <w:top w:val="none" w:sz="0" w:space="0" w:color="auto"/>
        <w:left w:val="none" w:sz="0" w:space="0" w:color="auto"/>
        <w:bottom w:val="none" w:sz="0" w:space="0" w:color="auto"/>
        <w:right w:val="none" w:sz="0" w:space="0" w:color="auto"/>
      </w:divBdr>
    </w:div>
    <w:div w:id="2139373824">
      <w:bodyDiv w:val="1"/>
      <w:marLeft w:val="0"/>
      <w:marRight w:val="0"/>
      <w:marTop w:val="0"/>
      <w:marBottom w:val="0"/>
      <w:divBdr>
        <w:top w:val="none" w:sz="0" w:space="0" w:color="auto"/>
        <w:left w:val="none" w:sz="0" w:space="0" w:color="auto"/>
        <w:bottom w:val="none" w:sz="0" w:space="0" w:color="auto"/>
        <w:right w:val="none" w:sz="0" w:space="0" w:color="auto"/>
      </w:divBdr>
    </w:div>
    <w:div w:id="214468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kaggle.com/arjunjoshua/predicting-fraud-in-financial-payment-service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2.xml"/><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mailto:nhanct@uit.edu.vn"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hyperlink" Target="https://github.com/dmlc/xgboost/tree/master/dem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microsoft.com/office/2011/relationships/commentsExtended" Target="commentsExtended.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7.pn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lapplications.github.io/2018-06-15-MLP/" TargetMode="External"/><Relationship Id="rId3" Type="http://schemas.openxmlformats.org/officeDocument/2006/relationships/hyperlink" Target="https://docs.microsoft.com/en-us/azure/machine-learning" TargetMode="External"/><Relationship Id="rId7" Type="http://schemas.openxmlformats.org/officeDocument/2006/relationships/hyperlink" Target="https://dlapplications.github.io/2018-06-15-MLP/" TargetMode="External"/><Relationship Id="rId2" Type="http://schemas.openxmlformats.org/officeDocument/2006/relationships/hyperlink" Target="https://blogs.nvidia.com/blog/2016/07/29/whats-difference-artificial-intelligence-machine-learning-deep-learning-ai/" TargetMode="External"/><Relationship Id="rId1" Type="http://schemas.openxmlformats.org/officeDocument/2006/relationships/hyperlink" Target="https://www.intellias.com/how-to-use-machine-learning-in-fraud-detection/" TargetMode="External"/><Relationship Id="rId6" Type="http://schemas.openxmlformats.org/officeDocument/2006/relationships/hyperlink" Target="https://dlapplications.github.io/2018-06-15-MLP/" TargetMode="External"/><Relationship Id="rId5" Type="http://schemas.openxmlformats.org/officeDocument/2006/relationships/hyperlink" Target="https://www.kaggle.com/" TargetMode="External"/><Relationship Id="rId4" Type="http://schemas.openxmlformats.org/officeDocument/2006/relationships/hyperlink" Target="https://viblo.asia/p/phan-lop-bang-random-forests-trong-python-djeZ1D2QKWz" TargetMode="External"/><Relationship Id="rId9" Type="http://schemas.openxmlformats.org/officeDocument/2006/relationships/hyperlink" Target="http://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Phi18</b:Tag>
    <b:SourceType>InternetSite</b:SourceType>
    <b:Guid>{110F732C-6102-4704-9D86-1EDD84856204}</b:Guid>
    <b:Author>
      <b:Author>
        <b:NameList>
          <b:Person>
            <b:Last>Muncaster</b:Last>
            <b:First>Phil</b:First>
          </b:Person>
        </b:NameList>
      </b:Author>
    </b:Author>
    <b:Title>Global Fraud Hits £3.2 Trillion</b:Title>
    <b:Year>2018</b:Year>
    <b:Month>May</b:Month>
    <b:Day>22</b:Day>
    <b:URL>https://www.infosecurity-magazine.com/news/global-fraud-hits-32-trillion/</b:URL>
    <b:LCID>en-US</b:LCID>
    <b:RefOrder>1</b:RefOrder>
  </b:Source>
  <b:Source>
    <b:Tag>Jav</b:Tag>
    <b:SourceType>DocumentFromInternetSite</b:SourceType>
    <b:Guid>{1AF34F93-3741-4441-BD6C-6CFD873D1B87}</b:Guid>
    <b:Title>Identity Fraud Hits Record High with 15.4 Million U.S. Victims in 2016, Up 16 Percent According to New Javelin Strategy &amp; Research Study</b:Title>
    <b:URL>https://www.javelinstrategy.com/press-release/identity-fraud-hits-record-high-154-million-us-victims-2016-16-percent-according-new</b:URL>
    <b:Author>
      <b:Author>
        <b:Corporate>Javelin</b:Corporate>
      </b:Author>
    </b:Author>
    <b:LCID>en-US</b:LCID>
    <b:RefOrder>2</b:RefOrder>
  </b:Source>
  <b:Source>
    <b:Tag>Alt</b:Tag>
    <b:SourceType>DocumentFromInternetSite</b:SourceType>
    <b:Guid>{90634DAA-B9C6-4703-AF77-F0585E04DA50}</b:Guid>
    <b:Author>
      <b:Author>
        <b:Corporate>AltexSoft</b:Corporate>
      </b:Author>
    </b:Author>
    <b:Title>Fraud Detection: How Machine Learning Systems Help Reveal Scams in Fintech, Healthcare, and eCommerce</b:Title>
    <b:URL>https://www.altexsoft.com/whitepapers/fraud-detection-how-machine-learning-systems-help-reveal-scams-in-fintech-healthcare-and-ecommerce/</b:URL>
    <b:LCID>en-US</b:LCID>
    <b:RefOrder>3</b:RefOrder>
  </b:Source>
  <b:Source>
    <b:Tag>Ole19</b:Tag>
    <b:SourceType>InternetSite</b:SourceType>
    <b:Guid>{F5B0BDCA-8980-418C-B065-F7E98EA9986D}</b:Guid>
    <b:Author>
      <b:Author>
        <b:NameList>
          <b:Person>
            <b:Last>Oleksiuk</b:Last>
            <b:First>Anna</b:First>
          </b:Person>
        </b:NameList>
      </b:Author>
    </b:Author>
    <b:Title>How to Use Machine Learning in Fraud Detection</b:Title>
    <b:Year>2019</b:Year>
    <b:Month>July</b:Month>
    <b:Day>30</b:Day>
    <b:URL>https://www.intellias.com/how-to-use-machine-learning-in-fraud-detection/</b:URL>
    <b:LCID>en-US</b:LCID>
    <b:RefOrder>4</b:RefOrder>
  </b:Source>
  <b:Source>
    <b:Tag>Mac18</b:Tag>
    <b:SourceType>InternetSite</b:SourceType>
    <b:Guid>{129B329B-CCFE-4D68-B9B3-6ECD1F29DEB5}</b:Guid>
    <b:Title>Credit Card Fraud Detection</b:Title>
    <b:Year>2018</b:Year>
    <b:Author>
      <b:Author>
        <b:Corporate>Machine Learning Group - ULB</b:Corporate>
      </b:Author>
    </b:Author>
    <b:Month>March</b:Month>
    <b:Day>23</b:Day>
    <b:URL>https://www.kaggle.com/mlg-ulb/creditcardfraud</b:URL>
    <b:LCID>en-US</b:LCID>
    <b:Version>3</b:Version>
    <b:RefOrder>5</b:RefOrder>
  </b:Source>
  <b:Source>
    <b:Tag>NTN17</b:Tag>
    <b:SourceType>InternetSite</b:SourceType>
    <b:Guid>{8C48A9FA-AACF-4694-992F-14311F07D810}</b:Guid>
    <b:Author>
      <b:Author>
        <b:NameList>
          <b:Person>
            <b:Last>NTNU</b:Last>
            <b:First>TESTIMON</b:First>
            <b:Middle>@</b:Middle>
          </b:Person>
        </b:NameList>
      </b:Author>
    </b:Author>
    <b:Title>Synthetic Financial Datasets For Fraud Detection</b:Title>
    <b:Year>2017</b:Year>
    <b:Month>March</b:Month>
    <b:Day>04</b:Day>
    <b:InternetSiteTitle>Kaggle</b:InternetSiteTitle>
    <b:Version>2</b:Version>
    <b:URL>https://www.kaggle.com/ntnu-testimon/paysim1</b:URL>
    <b:LCID>en-US</b:LCID>
    <b:RefOrder>6</b:RefOrder>
  </b:Source>
  <b:Source>
    <b:Tag>Edg16</b:Tag>
    <b:SourceType>JournalArticle</b:SourceType>
    <b:Guid>{DE045CD9-A171-4A0E-94F3-0DF5B04381E0}</b:Guid>
    <b:Title>PAYSIM: A FINANCIAL MOBILE MONEY SIMULATOR FOR FRAUD DETECTION</b:Title>
    <b:Year>2016</b:Year>
    <b:Pages>249-255</b:Pages>
    <b:Author>
      <b:Author>
        <b:NameList>
          <b:Person>
            <b:Last>Edgar Alonso Lopez-Rojas</b:Last>
          </b:Person>
          <b:Person>
            <b:Last>Ahmad Elmir</b:Last>
          </b:Person>
          <b:Person>
            <b:Last>Stefan Axelsson</b:Last>
          </b:Person>
        </b:NameList>
      </b:Author>
    </b:Author>
    <b:LCID>en-US</b:LCID>
    <b:RefOrder>7</b:RefOrder>
  </b:Source>
  <b:Source>
    <b:Tag>Bre</b:Tag>
    <b:SourceType>InternetSite</b:SourceType>
    <b:Guid>{D57B75F5-6F9C-466C-A9A0-347CD7216F4B}</b:Guid>
    <b:Title>Random Forests</b:Title>
    <b:URL>https://www.stat.berkeley.edu/~breiman/RandomForests/cc_home.htm#intro</b:URL>
    <b:Author>
      <b:Author>
        <b:NameList>
          <b:Person>
            <b:Last>Breiman</b:Last>
            <b:First>Leo</b:First>
          </b:Person>
          <b:Person>
            <b:Last>Cutler</b:Last>
            <b:First>Adele</b:First>
          </b:Person>
        </b:NameList>
      </b:Author>
    </b:Author>
    <b:LCID>en-US</b:LCID>
    <b:RefOrder>8</b:RefOrder>
  </b:Source>
  <b:Source>
    <b:Tag>Cou18</b:Tag>
    <b:SourceType>InternetSite</b:SourceType>
    <b:Guid>{4447E4AF-DF99-49E5-B7D2-6DE4FC4EF73E}</b:Guid>
    <b:LCID>vi-VN</b:LCID>
    <b:Author>
      <b:Author>
        <b:NameList>
          <b:Person>
            <b:Last>Couhp</b:Last>
          </b:Person>
        </b:NameList>
      </b:Author>
    </b:Author>
    <b:Title>RANDOM FOREST, THẾ NÀO LÀ MỘT RỪNG NGẪU NHIÊN</b:Title>
    <b:Year>2018</b:Year>
    <b:Month>01</b:Month>
    <b:Day>24</b:Day>
    <b:URL>https://couhpcode.wordpress.com/2018/01/24/random-forest-the-nao-la-mot-rung-ngau-nhien/</b:URL>
    <b:RefOrder>9</b:RefOrder>
  </b:Source>
  <b:Source>
    <b:Tag>Ngu18</b:Tag>
    <b:SourceType>InternetSite</b:SourceType>
    <b:Guid>{9A332473-8286-4D97-AAB9-0FA0F6DD5F43}</b:Guid>
    <b:LCID>vi-VN</b:LCID>
    <b:Author>
      <b:Author>
        <b:NameList>
          <b:Person>
            <b:Last>Sim</b:Last>
            <b:First>Nguyễn</b:First>
            <b:Middle>Duy</b:Middle>
          </b:Person>
        </b:NameList>
      </b:Author>
    </b:Author>
    <b:Title>Phân lớp bằng Random Forests trong Python</b:Title>
    <b:Year>2018</b:Year>
    <b:Month>11</b:Month>
    <b:Day>23</b:Day>
    <b:URL>https://viblo.asia/p/phan-lop-bang-random-forests-trong-python-djeZ1D2QKWz</b:URL>
    <b:RefOrder>10</b:RefOrder>
  </b:Source>
  <b:Source>
    <b:Tag>Tia16</b:Tag>
    <b:SourceType>JournalArticle</b:SourceType>
    <b:Guid>{7DF65F40-9D20-4F7F-A746-FC5141151C24}</b:Guid>
    <b:Title>Extreme Gradient Boosting</b:Title>
    <b:JournalName>arXiv</b:JournalName>
    <b:Year>2016</b:Year>
    <b:Pages>785-794</b:Pages>
    <b:Author>
      <b:Author>
        <b:NameList>
          <b:Person>
            <b:Last>Chen</b:Last>
            <b:First>Tianqi</b:First>
          </b:Person>
          <b:Person>
            <b:Last>He</b:Last>
            <b:First>Tong</b:First>
          </b:Person>
          <b:Person>
            <b:Last>Benesty</b:Last>
            <b:First>Michael</b:First>
          </b:Person>
        </b:NameList>
      </b:Author>
    </b:Author>
    <b:LCID>en-US</b:LCID>
    <b:RefOrder>11</b:RefOrder>
  </b:Source>
  <b:Source>
    <b:Tag>Nền17</b:Tag>
    <b:SourceType>InternetSite</b:SourceType>
    <b:Guid>{B1BE429C-BB30-4436-AB06-99149B806EDC}</b:Guid>
    <b:LCID>vi-VN</b:LCID>
    <b:Title>Nền tảng của deep learning - Multi-layer Perceptron</b:Title>
    <b:Year>2017</b:Year>
    <b:URL>https://dlapplications.github.io/2018-06-15-MLP/</b:URL>
    <b:RefOrder>12</b:RefOrder>
  </b:Source>
  <b:Source>
    <b:Tag>Pie19</b:Tag>
    <b:SourceType>InternetSite</b:SourceType>
    <b:Guid>{4E58915C-ACDE-406C-969B-F5FF43FA01AB}</b:Guid>
    <b:Author>
      <b:Author>
        <b:Corporate>Pierre Carbonnelle</b:Corporate>
      </b:Author>
    </b:Author>
    <b:Title>PYPL PopularitY of Programming Language</b:Title>
    <b:Year>2019</b:Year>
    <b:URL>http://pypl.github.io/PYPL.html</b:URL>
    <b:RefOrder>13</b:RefOrder>
  </b:Source>
  <b:Source>
    <b:Tag>Arj17</b:Tag>
    <b:SourceType>InternetSite</b:SourceType>
    <b:Guid>{F524B763-8A65-4605-953E-786267F57DF0}</b:Guid>
    <b:Title>Predicting Fraud in Financial Payment Services</b:Title>
    <b:Year>2017</b:Year>
    <b:Author>
      <b:Author>
        <b:NameList>
          <b:Person>
            <b:Last>Joshua</b:Last>
            <b:First>Arjun</b:First>
          </b:Person>
        </b:NameList>
      </b:Author>
    </b:Author>
    <b:URL>https://www.kaggle.com/arjunjoshua/kernels?sortBy=dateRun&amp;group=collaboration&amp;pageSize=20&amp;userId=779333</b:URL>
    <b:RefOrder>14</b:RefOrder>
  </b:Source>
  <b:Source>
    <b:Tag>SZI15</b:Tag>
    <b:SourceType>InternetSite</b:SourceType>
    <b:Guid>{E97BF0EE-7C90-453B-B8EC-5B521551D882}</b:Guid>
    <b:Author>
      <b:Author>
        <b:NameList>
          <b:Person>
            <b:Last>PAFKA</b:Last>
            <b:First>SZILARD</b:First>
          </b:Person>
        </b:NameList>
      </b:Author>
    </b:Author>
    <b:Title>BENCHMARKING RANDOM FOREST IMPLEMENTATIONS</b:Title>
    <b:Year>2015</b:Year>
    <b:Month>05</b:Month>
    <b:Day>19</b:Day>
    <b:URL>http://datascience.la/benchmarking-random-forest-implementations/</b:URL>
    <b:RefOrder>15</b:RefOrder>
  </b:Source>
</b:Sources>
</file>

<file path=customXml/itemProps1.xml><?xml version="1.0" encoding="utf-8"?>
<ds:datastoreItem xmlns:ds="http://schemas.openxmlformats.org/officeDocument/2006/customXml" ds:itemID="{03810C88-CAB7-48A3-ACBD-C2B4327E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177</Pages>
  <Words>39563</Words>
  <Characters>174081</Characters>
  <Application>Microsoft Office Word</Application>
  <DocSecurity>0</DocSecurity>
  <Lines>6217</Lines>
  <Paragraphs>4747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208897</CharactersWithSpaces>
  <SharedDoc>false</SharedDoc>
  <HLinks>
    <vt:vector size="1422" baseType="variant">
      <vt:variant>
        <vt:i4>1048647</vt:i4>
      </vt:variant>
      <vt:variant>
        <vt:i4>1422</vt:i4>
      </vt:variant>
      <vt:variant>
        <vt:i4>0</vt:i4>
      </vt:variant>
      <vt:variant>
        <vt:i4>5</vt:i4>
      </vt:variant>
      <vt:variant>
        <vt:lpwstr>https://github.com/dmlc/xgboost/tree/master/demo</vt:lpwstr>
      </vt:variant>
      <vt:variant>
        <vt:lpwstr>machine-learning-challenge-winning-solutions</vt:lpwstr>
      </vt:variant>
      <vt:variant>
        <vt:i4>1114160</vt:i4>
      </vt:variant>
      <vt:variant>
        <vt:i4>1355</vt:i4>
      </vt:variant>
      <vt:variant>
        <vt:i4>0</vt:i4>
      </vt:variant>
      <vt:variant>
        <vt:i4>5</vt:i4>
      </vt:variant>
      <vt:variant>
        <vt:lpwstr/>
      </vt:variant>
      <vt:variant>
        <vt:lpwstr>_Toc29167148</vt:lpwstr>
      </vt:variant>
      <vt:variant>
        <vt:i4>1966128</vt:i4>
      </vt:variant>
      <vt:variant>
        <vt:i4>1349</vt:i4>
      </vt:variant>
      <vt:variant>
        <vt:i4>0</vt:i4>
      </vt:variant>
      <vt:variant>
        <vt:i4>5</vt:i4>
      </vt:variant>
      <vt:variant>
        <vt:lpwstr/>
      </vt:variant>
      <vt:variant>
        <vt:lpwstr>_Toc29167147</vt:lpwstr>
      </vt:variant>
      <vt:variant>
        <vt:i4>2031664</vt:i4>
      </vt:variant>
      <vt:variant>
        <vt:i4>1343</vt:i4>
      </vt:variant>
      <vt:variant>
        <vt:i4>0</vt:i4>
      </vt:variant>
      <vt:variant>
        <vt:i4>5</vt:i4>
      </vt:variant>
      <vt:variant>
        <vt:lpwstr/>
      </vt:variant>
      <vt:variant>
        <vt:lpwstr>_Toc29167146</vt:lpwstr>
      </vt:variant>
      <vt:variant>
        <vt:i4>1835056</vt:i4>
      </vt:variant>
      <vt:variant>
        <vt:i4>1337</vt:i4>
      </vt:variant>
      <vt:variant>
        <vt:i4>0</vt:i4>
      </vt:variant>
      <vt:variant>
        <vt:i4>5</vt:i4>
      </vt:variant>
      <vt:variant>
        <vt:lpwstr/>
      </vt:variant>
      <vt:variant>
        <vt:lpwstr>_Toc29167145</vt:lpwstr>
      </vt:variant>
      <vt:variant>
        <vt:i4>1900592</vt:i4>
      </vt:variant>
      <vt:variant>
        <vt:i4>1331</vt:i4>
      </vt:variant>
      <vt:variant>
        <vt:i4>0</vt:i4>
      </vt:variant>
      <vt:variant>
        <vt:i4>5</vt:i4>
      </vt:variant>
      <vt:variant>
        <vt:lpwstr/>
      </vt:variant>
      <vt:variant>
        <vt:lpwstr>_Toc29167144</vt:lpwstr>
      </vt:variant>
      <vt:variant>
        <vt:i4>1703984</vt:i4>
      </vt:variant>
      <vt:variant>
        <vt:i4>1325</vt:i4>
      </vt:variant>
      <vt:variant>
        <vt:i4>0</vt:i4>
      </vt:variant>
      <vt:variant>
        <vt:i4>5</vt:i4>
      </vt:variant>
      <vt:variant>
        <vt:lpwstr/>
      </vt:variant>
      <vt:variant>
        <vt:lpwstr>_Toc29167143</vt:lpwstr>
      </vt:variant>
      <vt:variant>
        <vt:i4>1769520</vt:i4>
      </vt:variant>
      <vt:variant>
        <vt:i4>1319</vt:i4>
      </vt:variant>
      <vt:variant>
        <vt:i4>0</vt:i4>
      </vt:variant>
      <vt:variant>
        <vt:i4>5</vt:i4>
      </vt:variant>
      <vt:variant>
        <vt:lpwstr/>
      </vt:variant>
      <vt:variant>
        <vt:lpwstr>_Toc29167142</vt:lpwstr>
      </vt:variant>
      <vt:variant>
        <vt:i4>1572912</vt:i4>
      </vt:variant>
      <vt:variant>
        <vt:i4>1313</vt:i4>
      </vt:variant>
      <vt:variant>
        <vt:i4>0</vt:i4>
      </vt:variant>
      <vt:variant>
        <vt:i4>5</vt:i4>
      </vt:variant>
      <vt:variant>
        <vt:lpwstr/>
      </vt:variant>
      <vt:variant>
        <vt:lpwstr>_Toc29167141</vt:lpwstr>
      </vt:variant>
      <vt:variant>
        <vt:i4>1638448</vt:i4>
      </vt:variant>
      <vt:variant>
        <vt:i4>1307</vt:i4>
      </vt:variant>
      <vt:variant>
        <vt:i4>0</vt:i4>
      </vt:variant>
      <vt:variant>
        <vt:i4>5</vt:i4>
      </vt:variant>
      <vt:variant>
        <vt:lpwstr/>
      </vt:variant>
      <vt:variant>
        <vt:lpwstr>_Toc29167140</vt:lpwstr>
      </vt:variant>
      <vt:variant>
        <vt:i4>1048631</vt:i4>
      </vt:variant>
      <vt:variant>
        <vt:i4>1301</vt:i4>
      </vt:variant>
      <vt:variant>
        <vt:i4>0</vt:i4>
      </vt:variant>
      <vt:variant>
        <vt:i4>5</vt:i4>
      </vt:variant>
      <vt:variant>
        <vt:lpwstr/>
      </vt:variant>
      <vt:variant>
        <vt:lpwstr>_Toc29167139</vt:lpwstr>
      </vt:variant>
      <vt:variant>
        <vt:i4>1114167</vt:i4>
      </vt:variant>
      <vt:variant>
        <vt:i4>1295</vt:i4>
      </vt:variant>
      <vt:variant>
        <vt:i4>0</vt:i4>
      </vt:variant>
      <vt:variant>
        <vt:i4>5</vt:i4>
      </vt:variant>
      <vt:variant>
        <vt:lpwstr/>
      </vt:variant>
      <vt:variant>
        <vt:lpwstr>_Toc29167138</vt:lpwstr>
      </vt:variant>
      <vt:variant>
        <vt:i4>1966135</vt:i4>
      </vt:variant>
      <vt:variant>
        <vt:i4>1289</vt:i4>
      </vt:variant>
      <vt:variant>
        <vt:i4>0</vt:i4>
      </vt:variant>
      <vt:variant>
        <vt:i4>5</vt:i4>
      </vt:variant>
      <vt:variant>
        <vt:lpwstr/>
      </vt:variant>
      <vt:variant>
        <vt:lpwstr>_Toc29167137</vt:lpwstr>
      </vt:variant>
      <vt:variant>
        <vt:i4>2031671</vt:i4>
      </vt:variant>
      <vt:variant>
        <vt:i4>1283</vt:i4>
      </vt:variant>
      <vt:variant>
        <vt:i4>0</vt:i4>
      </vt:variant>
      <vt:variant>
        <vt:i4>5</vt:i4>
      </vt:variant>
      <vt:variant>
        <vt:lpwstr/>
      </vt:variant>
      <vt:variant>
        <vt:lpwstr>_Toc29167136</vt:lpwstr>
      </vt:variant>
      <vt:variant>
        <vt:i4>1835063</vt:i4>
      </vt:variant>
      <vt:variant>
        <vt:i4>1277</vt:i4>
      </vt:variant>
      <vt:variant>
        <vt:i4>0</vt:i4>
      </vt:variant>
      <vt:variant>
        <vt:i4>5</vt:i4>
      </vt:variant>
      <vt:variant>
        <vt:lpwstr/>
      </vt:variant>
      <vt:variant>
        <vt:lpwstr>_Toc29167135</vt:lpwstr>
      </vt:variant>
      <vt:variant>
        <vt:i4>1900599</vt:i4>
      </vt:variant>
      <vt:variant>
        <vt:i4>1271</vt:i4>
      </vt:variant>
      <vt:variant>
        <vt:i4>0</vt:i4>
      </vt:variant>
      <vt:variant>
        <vt:i4>5</vt:i4>
      </vt:variant>
      <vt:variant>
        <vt:lpwstr/>
      </vt:variant>
      <vt:variant>
        <vt:lpwstr>_Toc29167134</vt:lpwstr>
      </vt:variant>
      <vt:variant>
        <vt:i4>1703991</vt:i4>
      </vt:variant>
      <vt:variant>
        <vt:i4>1265</vt:i4>
      </vt:variant>
      <vt:variant>
        <vt:i4>0</vt:i4>
      </vt:variant>
      <vt:variant>
        <vt:i4>5</vt:i4>
      </vt:variant>
      <vt:variant>
        <vt:lpwstr/>
      </vt:variant>
      <vt:variant>
        <vt:lpwstr>_Toc29167133</vt:lpwstr>
      </vt:variant>
      <vt:variant>
        <vt:i4>1769527</vt:i4>
      </vt:variant>
      <vt:variant>
        <vt:i4>1259</vt:i4>
      </vt:variant>
      <vt:variant>
        <vt:i4>0</vt:i4>
      </vt:variant>
      <vt:variant>
        <vt:i4>5</vt:i4>
      </vt:variant>
      <vt:variant>
        <vt:lpwstr/>
      </vt:variant>
      <vt:variant>
        <vt:lpwstr>_Toc29167132</vt:lpwstr>
      </vt:variant>
      <vt:variant>
        <vt:i4>1572919</vt:i4>
      </vt:variant>
      <vt:variant>
        <vt:i4>1253</vt:i4>
      </vt:variant>
      <vt:variant>
        <vt:i4>0</vt:i4>
      </vt:variant>
      <vt:variant>
        <vt:i4>5</vt:i4>
      </vt:variant>
      <vt:variant>
        <vt:lpwstr/>
      </vt:variant>
      <vt:variant>
        <vt:lpwstr>_Toc29167131</vt:lpwstr>
      </vt:variant>
      <vt:variant>
        <vt:i4>1638455</vt:i4>
      </vt:variant>
      <vt:variant>
        <vt:i4>1247</vt:i4>
      </vt:variant>
      <vt:variant>
        <vt:i4>0</vt:i4>
      </vt:variant>
      <vt:variant>
        <vt:i4>5</vt:i4>
      </vt:variant>
      <vt:variant>
        <vt:lpwstr/>
      </vt:variant>
      <vt:variant>
        <vt:lpwstr>_Toc29167130</vt:lpwstr>
      </vt:variant>
      <vt:variant>
        <vt:i4>1048630</vt:i4>
      </vt:variant>
      <vt:variant>
        <vt:i4>1241</vt:i4>
      </vt:variant>
      <vt:variant>
        <vt:i4>0</vt:i4>
      </vt:variant>
      <vt:variant>
        <vt:i4>5</vt:i4>
      </vt:variant>
      <vt:variant>
        <vt:lpwstr/>
      </vt:variant>
      <vt:variant>
        <vt:lpwstr>_Toc29167129</vt:lpwstr>
      </vt:variant>
      <vt:variant>
        <vt:i4>1114166</vt:i4>
      </vt:variant>
      <vt:variant>
        <vt:i4>1235</vt:i4>
      </vt:variant>
      <vt:variant>
        <vt:i4>0</vt:i4>
      </vt:variant>
      <vt:variant>
        <vt:i4>5</vt:i4>
      </vt:variant>
      <vt:variant>
        <vt:lpwstr/>
      </vt:variant>
      <vt:variant>
        <vt:lpwstr>_Toc29167128</vt:lpwstr>
      </vt:variant>
      <vt:variant>
        <vt:i4>1966134</vt:i4>
      </vt:variant>
      <vt:variant>
        <vt:i4>1229</vt:i4>
      </vt:variant>
      <vt:variant>
        <vt:i4>0</vt:i4>
      </vt:variant>
      <vt:variant>
        <vt:i4>5</vt:i4>
      </vt:variant>
      <vt:variant>
        <vt:lpwstr/>
      </vt:variant>
      <vt:variant>
        <vt:lpwstr>_Toc29167127</vt:lpwstr>
      </vt:variant>
      <vt:variant>
        <vt:i4>2031670</vt:i4>
      </vt:variant>
      <vt:variant>
        <vt:i4>1223</vt:i4>
      </vt:variant>
      <vt:variant>
        <vt:i4>0</vt:i4>
      </vt:variant>
      <vt:variant>
        <vt:i4>5</vt:i4>
      </vt:variant>
      <vt:variant>
        <vt:lpwstr/>
      </vt:variant>
      <vt:variant>
        <vt:lpwstr>_Toc29167126</vt:lpwstr>
      </vt:variant>
      <vt:variant>
        <vt:i4>1835062</vt:i4>
      </vt:variant>
      <vt:variant>
        <vt:i4>1217</vt:i4>
      </vt:variant>
      <vt:variant>
        <vt:i4>0</vt:i4>
      </vt:variant>
      <vt:variant>
        <vt:i4>5</vt:i4>
      </vt:variant>
      <vt:variant>
        <vt:lpwstr/>
      </vt:variant>
      <vt:variant>
        <vt:lpwstr>_Toc29167125</vt:lpwstr>
      </vt:variant>
      <vt:variant>
        <vt:i4>1900598</vt:i4>
      </vt:variant>
      <vt:variant>
        <vt:i4>1211</vt:i4>
      </vt:variant>
      <vt:variant>
        <vt:i4>0</vt:i4>
      </vt:variant>
      <vt:variant>
        <vt:i4>5</vt:i4>
      </vt:variant>
      <vt:variant>
        <vt:lpwstr/>
      </vt:variant>
      <vt:variant>
        <vt:lpwstr>_Toc29167124</vt:lpwstr>
      </vt:variant>
      <vt:variant>
        <vt:i4>1703990</vt:i4>
      </vt:variant>
      <vt:variant>
        <vt:i4>1205</vt:i4>
      </vt:variant>
      <vt:variant>
        <vt:i4>0</vt:i4>
      </vt:variant>
      <vt:variant>
        <vt:i4>5</vt:i4>
      </vt:variant>
      <vt:variant>
        <vt:lpwstr/>
      </vt:variant>
      <vt:variant>
        <vt:lpwstr>_Toc29167123</vt:lpwstr>
      </vt:variant>
      <vt:variant>
        <vt:i4>1769526</vt:i4>
      </vt:variant>
      <vt:variant>
        <vt:i4>1199</vt:i4>
      </vt:variant>
      <vt:variant>
        <vt:i4>0</vt:i4>
      </vt:variant>
      <vt:variant>
        <vt:i4>5</vt:i4>
      </vt:variant>
      <vt:variant>
        <vt:lpwstr/>
      </vt:variant>
      <vt:variant>
        <vt:lpwstr>_Toc29167122</vt:lpwstr>
      </vt:variant>
      <vt:variant>
        <vt:i4>1572918</vt:i4>
      </vt:variant>
      <vt:variant>
        <vt:i4>1193</vt:i4>
      </vt:variant>
      <vt:variant>
        <vt:i4>0</vt:i4>
      </vt:variant>
      <vt:variant>
        <vt:i4>5</vt:i4>
      </vt:variant>
      <vt:variant>
        <vt:lpwstr/>
      </vt:variant>
      <vt:variant>
        <vt:lpwstr>_Toc29167121</vt:lpwstr>
      </vt:variant>
      <vt:variant>
        <vt:i4>1638454</vt:i4>
      </vt:variant>
      <vt:variant>
        <vt:i4>1187</vt:i4>
      </vt:variant>
      <vt:variant>
        <vt:i4>0</vt:i4>
      </vt:variant>
      <vt:variant>
        <vt:i4>5</vt:i4>
      </vt:variant>
      <vt:variant>
        <vt:lpwstr/>
      </vt:variant>
      <vt:variant>
        <vt:lpwstr>_Toc29167120</vt:lpwstr>
      </vt:variant>
      <vt:variant>
        <vt:i4>1048629</vt:i4>
      </vt:variant>
      <vt:variant>
        <vt:i4>1181</vt:i4>
      </vt:variant>
      <vt:variant>
        <vt:i4>0</vt:i4>
      </vt:variant>
      <vt:variant>
        <vt:i4>5</vt:i4>
      </vt:variant>
      <vt:variant>
        <vt:lpwstr/>
      </vt:variant>
      <vt:variant>
        <vt:lpwstr>_Toc29167119</vt:lpwstr>
      </vt:variant>
      <vt:variant>
        <vt:i4>1114165</vt:i4>
      </vt:variant>
      <vt:variant>
        <vt:i4>1175</vt:i4>
      </vt:variant>
      <vt:variant>
        <vt:i4>0</vt:i4>
      </vt:variant>
      <vt:variant>
        <vt:i4>5</vt:i4>
      </vt:variant>
      <vt:variant>
        <vt:lpwstr/>
      </vt:variant>
      <vt:variant>
        <vt:lpwstr>_Toc29167118</vt:lpwstr>
      </vt:variant>
      <vt:variant>
        <vt:i4>1966133</vt:i4>
      </vt:variant>
      <vt:variant>
        <vt:i4>1169</vt:i4>
      </vt:variant>
      <vt:variant>
        <vt:i4>0</vt:i4>
      </vt:variant>
      <vt:variant>
        <vt:i4>5</vt:i4>
      </vt:variant>
      <vt:variant>
        <vt:lpwstr/>
      </vt:variant>
      <vt:variant>
        <vt:lpwstr>_Toc29167117</vt:lpwstr>
      </vt:variant>
      <vt:variant>
        <vt:i4>2031669</vt:i4>
      </vt:variant>
      <vt:variant>
        <vt:i4>1163</vt:i4>
      </vt:variant>
      <vt:variant>
        <vt:i4>0</vt:i4>
      </vt:variant>
      <vt:variant>
        <vt:i4>5</vt:i4>
      </vt:variant>
      <vt:variant>
        <vt:lpwstr/>
      </vt:variant>
      <vt:variant>
        <vt:lpwstr>_Toc29167116</vt:lpwstr>
      </vt:variant>
      <vt:variant>
        <vt:i4>1703990</vt:i4>
      </vt:variant>
      <vt:variant>
        <vt:i4>1154</vt:i4>
      </vt:variant>
      <vt:variant>
        <vt:i4>0</vt:i4>
      </vt:variant>
      <vt:variant>
        <vt:i4>5</vt:i4>
      </vt:variant>
      <vt:variant>
        <vt:lpwstr/>
      </vt:variant>
      <vt:variant>
        <vt:lpwstr>_Toc29167220</vt:lpwstr>
      </vt:variant>
      <vt:variant>
        <vt:i4>1245237</vt:i4>
      </vt:variant>
      <vt:variant>
        <vt:i4>1148</vt:i4>
      </vt:variant>
      <vt:variant>
        <vt:i4>0</vt:i4>
      </vt:variant>
      <vt:variant>
        <vt:i4>5</vt:i4>
      </vt:variant>
      <vt:variant>
        <vt:lpwstr/>
      </vt:variant>
      <vt:variant>
        <vt:lpwstr>_Toc29167219</vt:lpwstr>
      </vt:variant>
      <vt:variant>
        <vt:i4>1179701</vt:i4>
      </vt:variant>
      <vt:variant>
        <vt:i4>1142</vt:i4>
      </vt:variant>
      <vt:variant>
        <vt:i4>0</vt:i4>
      </vt:variant>
      <vt:variant>
        <vt:i4>5</vt:i4>
      </vt:variant>
      <vt:variant>
        <vt:lpwstr/>
      </vt:variant>
      <vt:variant>
        <vt:lpwstr>_Toc29167218</vt:lpwstr>
      </vt:variant>
      <vt:variant>
        <vt:i4>1900597</vt:i4>
      </vt:variant>
      <vt:variant>
        <vt:i4>1136</vt:i4>
      </vt:variant>
      <vt:variant>
        <vt:i4>0</vt:i4>
      </vt:variant>
      <vt:variant>
        <vt:i4>5</vt:i4>
      </vt:variant>
      <vt:variant>
        <vt:lpwstr/>
      </vt:variant>
      <vt:variant>
        <vt:lpwstr>_Toc29167217</vt:lpwstr>
      </vt:variant>
      <vt:variant>
        <vt:i4>1835061</vt:i4>
      </vt:variant>
      <vt:variant>
        <vt:i4>1130</vt:i4>
      </vt:variant>
      <vt:variant>
        <vt:i4>0</vt:i4>
      </vt:variant>
      <vt:variant>
        <vt:i4>5</vt:i4>
      </vt:variant>
      <vt:variant>
        <vt:lpwstr/>
      </vt:variant>
      <vt:variant>
        <vt:lpwstr>_Toc29167216</vt:lpwstr>
      </vt:variant>
      <vt:variant>
        <vt:i4>2031669</vt:i4>
      </vt:variant>
      <vt:variant>
        <vt:i4>1124</vt:i4>
      </vt:variant>
      <vt:variant>
        <vt:i4>0</vt:i4>
      </vt:variant>
      <vt:variant>
        <vt:i4>5</vt:i4>
      </vt:variant>
      <vt:variant>
        <vt:lpwstr/>
      </vt:variant>
      <vt:variant>
        <vt:lpwstr>_Toc29167215</vt:lpwstr>
      </vt:variant>
      <vt:variant>
        <vt:i4>1966133</vt:i4>
      </vt:variant>
      <vt:variant>
        <vt:i4>1118</vt:i4>
      </vt:variant>
      <vt:variant>
        <vt:i4>0</vt:i4>
      </vt:variant>
      <vt:variant>
        <vt:i4>5</vt:i4>
      </vt:variant>
      <vt:variant>
        <vt:lpwstr/>
      </vt:variant>
      <vt:variant>
        <vt:lpwstr>_Toc29167214</vt:lpwstr>
      </vt:variant>
      <vt:variant>
        <vt:i4>1638453</vt:i4>
      </vt:variant>
      <vt:variant>
        <vt:i4>1112</vt:i4>
      </vt:variant>
      <vt:variant>
        <vt:i4>0</vt:i4>
      </vt:variant>
      <vt:variant>
        <vt:i4>5</vt:i4>
      </vt:variant>
      <vt:variant>
        <vt:lpwstr/>
      </vt:variant>
      <vt:variant>
        <vt:lpwstr>_Toc29167213</vt:lpwstr>
      </vt:variant>
      <vt:variant>
        <vt:i4>1572917</vt:i4>
      </vt:variant>
      <vt:variant>
        <vt:i4>1106</vt:i4>
      </vt:variant>
      <vt:variant>
        <vt:i4>0</vt:i4>
      </vt:variant>
      <vt:variant>
        <vt:i4>5</vt:i4>
      </vt:variant>
      <vt:variant>
        <vt:lpwstr/>
      </vt:variant>
      <vt:variant>
        <vt:lpwstr>_Toc29167212</vt:lpwstr>
      </vt:variant>
      <vt:variant>
        <vt:i4>1769525</vt:i4>
      </vt:variant>
      <vt:variant>
        <vt:i4>1100</vt:i4>
      </vt:variant>
      <vt:variant>
        <vt:i4>0</vt:i4>
      </vt:variant>
      <vt:variant>
        <vt:i4>5</vt:i4>
      </vt:variant>
      <vt:variant>
        <vt:lpwstr/>
      </vt:variant>
      <vt:variant>
        <vt:lpwstr>_Toc29167211</vt:lpwstr>
      </vt:variant>
      <vt:variant>
        <vt:i4>1703989</vt:i4>
      </vt:variant>
      <vt:variant>
        <vt:i4>1094</vt:i4>
      </vt:variant>
      <vt:variant>
        <vt:i4>0</vt:i4>
      </vt:variant>
      <vt:variant>
        <vt:i4>5</vt:i4>
      </vt:variant>
      <vt:variant>
        <vt:lpwstr/>
      </vt:variant>
      <vt:variant>
        <vt:lpwstr>_Toc29167210</vt:lpwstr>
      </vt:variant>
      <vt:variant>
        <vt:i4>1245236</vt:i4>
      </vt:variant>
      <vt:variant>
        <vt:i4>1088</vt:i4>
      </vt:variant>
      <vt:variant>
        <vt:i4>0</vt:i4>
      </vt:variant>
      <vt:variant>
        <vt:i4>5</vt:i4>
      </vt:variant>
      <vt:variant>
        <vt:lpwstr/>
      </vt:variant>
      <vt:variant>
        <vt:lpwstr>_Toc29167209</vt:lpwstr>
      </vt:variant>
      <vt:variant>
        <vt:i4>1179700</vt:i4>
      </vt:variant>
      <vt:variant>
        <vt:i4>1082</vt:i4>
      </vt:variant>
      <vt:variant>
        <vt:i4>0</vt:i4>
      </vt:variant>
      <vt:variant>
        <vt:i4>5</vt:i4>
      </vt:variant>
      <vt:variant>
        <vt:lpwstr/>
      </vt:variant>
      <vt:variant>
        <vt:lpwstr>_Toc29167208</vt:lpwstr>
      </vt:variant>
      <vt:variant>
        <vt:i4>1900596</vt:i4>
      </vt:variant>
      <vt:variant>
        <vt:i4>1076</vt:i4>
      </vt:variant>
      <vt:variant>
        <vt:i4>0</vt:i4>
      </vt:variant>
      <vt:variant>
        <vt:i4>5</vt:i4>
      </vt:variant>
      <vt:variant>
        <vt:lpwstr/>
      </vt:variant>
      <vt:variant>
        <vt:lpwstr>_Toc29167207</vt:lpwstr>
      </vt:variant>
      <vt:variant>
        <vt:i4>1835060</vt:i4>
      </vt:variant>
      <vt:variant>
        <vt:i4>1070</vt:i4>
      </vt:variant>
      <vt:variant>
        <vt:i4>0</vt:i4>
      </vt:variant>
      <vt:variant>
        <vt:i4>5</vt:i4>
      </vt:variant>
      <vt:variant>
        <vt:lpwstr/>
      </vt:variant>
      <vt:variant>
        <vt:lpwstr>_Toc29167206</vt:lpwstr>
      </vt:variant>
      <vt:variant>
        <vt:i4>2031668</vt:i4>
      </vt:variant>
      <vt:variant>
        <vt:i4>1064</vt:i4>
      </vt:variant>
      <vt:variant>
        <vt:i4>0</vt:i4>
      </vt:variant>
      <vt:variant>
        <vt:i4>5</vt:i4>
      </vt:variant>
      <vt:variant>
        <vt:lpwstr/>
      </vt:variant>
      <vt:variant>
        <vt:lpwstr>_Toc29167205</vt:lpwstr>
      </vt:variant>
      <vt:variant>
        <vt:i4>1966132</vt:i4>
      </vt:variant>
      <vt:variant>
        <vt:i4>1058</vt:i4>
      </vt:variant>
      <vt:variant>
        <vt:i4>0</vt:i4>
      </vt:variant>
      <vt:variant>
        <vt:i4>5</vt:i4>
      </vt:variant>
      <vt:variant>
        <vt:lpwstr/>
      </vt:variant>
      <vt:variant>
        <vt:lpwstr>_Toc29167204</vt:lpwstr>
      </vt:variant>
      <vt:variant>
        <vt:i4>1638452</vt:i4>
      </vt:variant>
      <vt:variant>
        <vt:i4>1052</vt:i4>
      </vt:variant>
      <vt:variant>
        <vt:i4>0</vt:i4>
      </vt:variant>
      <vt:variant>
        <vt:i4>5</vt:i4>
      </vt:variant>
      <vt:variant>
        <vt:lpwstr/>
      </vt:variant>
      <vt:variant>
        <vt:lpwstr>_Toc29167203</vt:lpwstr>
      </vt:variant>
      <vt:variant>
        <vt:i4>1572916</vt:i4>
      </vt:variant>
      <vt:variant>
        <vt:i4>1046</vt:i4>
      </vt:variant>
      <vt:variant>
        <vt:i4>0</vt:i4>
      </vt:variant>
      <vt:variant>
        <vt:i4>5</vt:i4>
      </vt:variant>
      <vt:variant>
        <vt:lpwstr/>
      </vt:variant>
      <vt:variant>
        <vt:lpwstr>_Toc29167202</vt:lpwstr>
      </vt:variant>
      <vt:variant>
        <vt:i4>1769524</vt:i4>
      </vt:variant>
      <vt:variant>
        <vt:i4>1040</vt:i4>
      </vt:variant>
      <vt:variant>
        <vt:i4>0</vt:i4>
      </vt:variant>
      <vt:variant>
        <vt:i4>5</vt:i4>
      </vt:variant>
      <vt:variant>
        <vt:lpwstr/>
      </vt:variant>
      <vt:variant>
        <vt:lpwstr>_Toc29167201</vt:lpwstr>
      </vt:variant>
      <vt:variant>
        <vt:i4>1703988</vt:i4>
      </vt:variant>
      <vt:variant>
        <vt:i4>1034</vt:i4>
      </vt:variant>
      <vt:variant>
        <vt:i4>0</vt:i4>
      </vt:variant>
      <vt:variant>
        <vt:i4>5</vt:i4>
      </vt:variant>
      <vt:variant>
        <vt:lpwstr/>
      </vt:variant>
      <vt:variant>
        <vt:lpwstr>_Toc29167200</vt:lpwstr>
      </vt:variant>
      <vt:variant>
        <vt:i4>1048637</vt:i4>
      </vt:variant>
      <vt:variant>
        <vt:i4>1028</vt:i4>
      </vt:variant>
      <vt:variant>
        <vt:i4>0</vt:i4>
      </vt:variant>
      <vt:variant>
        <vt:i4>5</vt:i4>
      </vt:variant>
      <vt:variant>
        <vt:lpwstr/>
      </vt:variant>
      <vt:variant>
        <vt:lpwstr>_Toc29167199</vt:lpwstr>
      </vt:variant>
      <vt:variant>
        <vt:i4>1114173</vt:i4>
      </vt:variant>
      <vt:variant>
        <vt:i4>1022</vt:i4>
      </vt:variant>
      <vt:variant>
        <vt:i4>0</vt:i4>
      </vt:variant>
      <vt:variant>
        <vt:i4>5</vt:i4>
      </vt:variant>
      <vt:variant>
        <vt:lpwstr/>
      </vt:variant>
      <vt:variant>
        <vt:lpwstr>_Toc29167198</vt:lpwstr>
      </vt:variant>
      <vt:variant>
        <vt:i4>1966141</vt:i4>
      </vt:variant>
      <vt:variant>
        <vt:i4>1016</vt:i4>
      </vt:variant>
      <vt:variant>
        <vt:i4>0</vt:i4>
      </vt:variant>
      <vt:variant>
        <vt:i4>5</vt:i4>
      </vt:variant>
      <vt:variant>
        <vt:lpwstr/>
      </vt:variant>
      <vt:variant>
        <vt:lpwstr>_Toc29167197</vt:lpwstr>
      </vt:variant>
      <vt:variant>
        <vt:i4>2031677</vt:i4>
      </vt:variant>
      <vt:variant>
        <vt:i4>1010</vt:i4>
      </vt:variant>
      <vt:variant>
        <vt:i4>0</vt:i4>
      </vt:variant>
      <vt:variant>
        <vt:i4>5</vt:i4>
      </vt:variant>
      <vt:variant>
        <vt:lpwstr/>
      </vt:variant>
      <vt:variant>
        <vt:lpwstr>_Toc29167196</vt:lpwstr>
      </vt:variant>
      <vt:variant>
        <vt:i4>1835069</vt:i4>
      </vt:variant>
      <vt:variant>
        <vt:i4>1004</vt:i4>
      </vt:variant>
      <vt:variant>
        <vt:i4>0</vt:i4>
      </vt:variant>
      <vt:variant>
        <vt:i4>5</vt:i4>
      </vt:variant>
      <vt:variant>
        <vt:lpwstr/>
      </vt:variant>
      <vt:variant>
        <vt:lpwstr>_Toc29167195</vt:lpwstr>
      </vt:variant>
      <vt:variant>
        <vt:i4>1900605</vt:i4>
      </vt:variant>
      <vt:variant>
        <vt:i4>998</vt:i4>
      </vt:variant>
      <vt:variant>
        <vt:i4>0</vt:i4>
      </vt:variant>
      <vt:variant>
        <vt:i4>5</vt:i4>
      </vt:variant>
      <vt:variant>
        <vt:lpwstr/>
      </vt:variant>
      <vt:variant>
        <vt:lpwstr>_Toc29167194</vt:lpwstr>
      </vt:variant>
      <vt:variant>
        <vt:i4>1703997</vt:i4>
      </vt:variant>
      <vt:variant>
        <vt:i4>992</vt:i4>
      </vt:variant>
      <vt:variant>
        <vt:i4>0</vt:i4>
      </vt:variant>
      <vt:variant>
        <vt:i4>5</vt:i4>
      </vt:variant>
      <vt:variant>
        <vt:lpwstr/>
      </vt:variant>
      <vt:variant>
        <vt:lpwstr>_Toc29167193</vt:lpwstr>
      </vt:variant>
      <vt:variant>
        <vt:i4>1769533</vt:i4>
      </vt:variant>
      <vt:variant>
        <vt:i4>986</vt:i4>
      </vt:variant>
      <vt:variant>
        <vt:i4>0</vt:i4>
      </vt:variant>
      <vt:variant>
        <vt:i4>5</vt:i4>
      </vt:variant>
      <vt:variant>
        <vt:lpwstr/>
      </vt:variant>
      <vt:variant>
        <vt:lpwstr>_Toc29167192</vt:lpwstr>
      </vt:variant>
      <vt:variant>
        <vt:i4>1572925</vt:i4>
      </vt:variant>
      <vt:variant>
        <vt:i4>980</vt:i4>
      </vt:variant>
      <vt:variant>
        <vt:i4>0</vt:i4>
      </vt:variant>
      <vt:variant>
        <vt:i4>5</vt:i4>
      </vt:variant>
      <vt:variant>
        <vt:lpwstr/>
      </vt:variant>
      <vt:variant>
        <vt:lpwstr>_Toc29167191</vt:lpwstr>
      </vt:variant>
      <vt:variant>
        <vt:i4>1638461</vt:i4>
      </vt:variant>
      <vt:variant>
        <vt:i4>974</vt:i4>
      </vt:variant>
      <vt:variant>
        <vt:i4>0</vt:i4>
      </vt:variant>
      <vt:variant>
        <vt:i4>5</vt:i4>
      </vt:variant>
      <vt:variant>
        <vt:lpwstr/>
      </vt:variant>
      <vt:variant>
        <vt:lpwstr>_Toc29167190</vt:lpwstr>
      </vt:variant>
      <vt:variant>
        <vt:i4>1048636</vt:i4>
      </vt:variant>
      <vt:variant>
        <vt:i4>968</vt:i4>
      </vt:variant>
      <vt:variant>
        <vt:i4>0</vt:i4>
      </vt:variant>
      <vt:variant>
        <vt:i4>5</vt:i4>
      </vt:variant>
      <vt:variant>
        <vt:lpwstr/>
      </vt:variant>
      <vt:variant>
        <vt:lpwstr>_Toc29167189</vt:lpwstr>
      </vt:variant>
      <vt:variant>
        <vt:i4>1114172</vt:i4>
      </vt:variant>
      <vt:variant>
        <vt:i4>962</vt:i4>
      </vt:variant>
      <vt:variant>
        <vt:i4>0</vt:i4>
      </vt:variant>
      <vt:variant>
        <vt:i4>5</vt:i4>
      </vt:variant>
      <vt:variant>
        <vt:lpwstr/>
      </vt:variant>
      <vt:variant>
        <vt:lpwstr>_Toc29167188</vt:lpwstr>
      </vt:variant>
      <vt:variant>
        <vt:i4>1966140</vt:i4>
      </vt:variant>
      <vt:variant>
        <vt:i4>956</vt:i4>
      </vt:variant>
      <vt:variant>
        <vt:i4>0</vt:i4>
      </vt:variant>
      <vt:variant>
        <vt:i4>5</vt:i4>
      </vt:variant>
      <vt:variant>
        <vt:lpwstr/>
      </vt:variant>
      <vt:variant>
        <vt:lpwstr>_Toc29167187</vt:lpwstr>
      </vt:variant>
      <vt:variant>
        <vt:i4>2031676</vt:i4>
      </vt:variant>
      <vt:variant>
        <vt:i4>950</vt:i4>
      </vt:variant>
      <vt:variant>
        <vt:i4>0</vt:i4>
      </vt:variant>
      <vt:variant>
        <vt:i4>5</vt:i4>
      </vt:variant>
      <vt:variant>
        <vt:lpwstr/>
      </vt:variant>
      <vt:variant>
        <vt:lpwstr>_Toc29167186</vt:lpwstr>
      </vt:variant>
      <vt:variant>
        <vt:i4>1835068</vt:i4>
      </vt:variant>
      <vt:variant>
        <vt:i4>944</vt:i4>
      </vt:variant>
      <vt:variant>
        <vt:i4>0</vt:i4>
      </vt:variant>
      <vt:variant>
        <vt:i4>5</vt:i4>
      </vt:variant>
      <vt:variant>
        <vt:lpwstr/>
      </vt:variant>
      <vt:variant>
        <vt:lpwstr>_Toc29167185</vt:lpwstr>
      </vt:variant>
      <vt:variant>
        <vt:i4>1900604</vt:i4>
      </vt:variant>
      <vt:variant>
        <vt:i4>938</vt:i4>
      </vt:variant>
      <vt:variant>
        <vt:i4>0</vt:i4>
      </vt:variant>
      <vt:variant>
        <vt:i4>5</vt:i4>
      </vt:variant>
      <vt:variant>
        <vt:lpwstr/>
      </vt:variant>
      <vt:variant>
        <vt:lpwstr>_Toc29167184</vt:lpwstr>
      </vt:variant>
      <vt:variant>
        <vt:i4>1703996</vt:i4>
      </vt:variant>
      <vt:variant>
        <vt:i4>932</vt:i4>
      </vt:variant>
      <vt:variant>
        <vt:i4>0</vt:i4>
      </vt:variant>
      <vt:variant>
        <vt:i4>5</vt:i4>
      </vt:variant>
      <vt:variant>
        <vt:lpwstr/>
      </vt:variant>
      <vt:variant>
        <vt:lpwstr>_Toc29167183</vt:lpwstr>
      </vt:variant>
      <vt:variant>
        <vt:i4>1769532</vt:i4>
      </vt:variant>
      <vt:variant>
        <vt:i4>926</vt:i4>
      </vt:variant>
      <vt:variant>
        <vt:i4>0</vt:i4>
      </vt:variant>
      <vt:variant>
        <vt:i4>5</vt:i4>
      </vt:variant>
      <vt:variant>
        <vt:lpwstr/>
      </vt:variant>
      <vt:variant>
        <vt:lpwstr>_Toc29167182</vt:lpwstr>
      </vt:variant>
      <vt:variant>
        <vt:i4>1572924</vt:i4>
      </vt:variant>
      <vt:variant>
        <vt:i4>920</vt:i4>
      </vt:variant>
      <vt:variant>
        <vt:i4>0</vt:i4>
      </vt:variant>
      <vt:variant>
        <vt:i4>5</vt:i4>
      </vt:variant>
      <vt:variant>
        <vt:lpwstr/>
      </vt:variant>
      <vt:variant>
        <vt:lpwstr>_Toc29167181</vt:lpwstr>
      </vt:variant>
      <vt:variant>
        <vt:i4>1638460</vt:i4>
      </vt:variant>
      <vt:variant>
        <vt:i4>914</vt:i4>
      </vt:variant>
      <vt:variant>
        <vt:i4>0</vt:i4>
      </vt:variant>
      <vt:variant>
        <vt:i4>5</vt:i4>
      </vt:variant>
      <vt:variant>
        <vt:lpwstr/>
      </vt:variant>
      <vt:variant>
        <vt:lpwstr>_Toc29167180</vt:lpwstr>
      </vt:variant>
      <vt:variant>
        <vt:i4>1048627</vt:i4>
      </vt:variant>
      <vt:variant>
        <vt:i4>908</vt:i4>
      </vt:variant>
      <vt:variant>
        <vt:i4>0</vt:i4>
      </vt:variant>
      <vt:variant>
        <vt:i4>5</vt:i4>
      </vt:variant>
      <vt:variant>
        <vt:lpwstr/>
      </vt:variant>
      <vt:variant>
        <vt:lpwstr>_Toc29167179</vt:lpwstr>
      </vt:variant>
      <vt:variant>
        <vt:i4>1114163</vt:i4>
      </vt:variant>
      <vt:variant>
        <vt:i4>902</vt:i4>
      </vt:variant>
      <vt:variant>
        <vt:i4>0</vt:i4>
      </vt:variant>
      <vt:variant>
        <vt:i4>5</vt:i4>
      </vt:variant>
      <vt:variant>
        <vt:lpwstr/>
      </vt:variant>
      <vt:variant>
        <vt:lpwstr>_Toc29167178</vt:lpwstr>
      </vt:variant>
      <vt:variant>
        <vt:i4>1966131</vt:i4>
      </vt:variant>
      <vt:variant>
        <vt:i4>896</vt:i4>
      </vt:variant>
      <vt:variant>
        <vt:i4>0</vt:i4>
      </vt:variant>
      <vt:variant>
        <vt:i4>5</vt:i4>
      </vt:variant>
      <vt:variant>
        <vt:lpwstr/>
      </vt:variant>
      <vt:variant>
        <vt:lpwstr>_Toc29167177</vt:lpwstr>
      </vt:variant>
      <vt:variant>
        <vt:i4>2031667</vt:i4>
      </vt:variant>
      <vt:variant>
        <vt:i4>890</vt:i4>
      </vt:variant>
      <vt:variant>
        <vt:i4>0</vt:i4>
      </vt:variant>
      <vt:variant>
        <vt:i4>5</vt:i4>
      </vt:variant>
      <vt:variant>
        <vt:lpwstr/>
      </vt:variant>
      <vt:variant>
        <vt:lpwstr>_Toc29167176</vt:lpwstr>
      </vt:variant>
      <vt:variant>
        <vt:i4>1835059</vt:i4>
      </vt:variant>
      <vt:variant>
        <vt:i4>884</vt:i4>
      </vt:variant>
      <vt:variant>
        <vt:i4>0</vt:i4>
      </vt:variant>
      <vt:variant>
        <vt:i4>5</vt:i4>
      </vt:variant>
      <vt:variant>
        <vt:lpwstr/>
      </vt:variant>
      <vt:variant>
        <vt:lpwstr>_Toc29167175</vt:lpwstr>
      </vt:variant>
      <vt:variant>
        <vt:i4>1900595</vt:i4>
      </vt:variant>
      <vt:variant>
        <vt:i4>878</vt:i4>
      </vt:variant>
      <vt:variant>
        <vt:i4>0</vt:i4>
      </vt:variant>
      <vt:variant>
        <vt:i4>5</vt:i4>
      </vt:variant>
      <vt:variant>
        <vt:lpwstr/>
      </vt:variant>
      <vt:variant>
        <vt:lpwstr>_Toc29167174</vt:lpwstr>
      </vt:variant>
      <vt:variant>
        <vt:i4>1703987</vt:i4>
      </vt:variant>
      <vt:variant>
        <vt:i4>872</vt:i4>
      </vt:variant>
      <vt:variant>
        <vt:i4>0</vt:i4>
      </vt:variant>
      <vt:variant>
        <vt:i4>5</vt:i4>
      </vt:variant>
      <vt:variant>
        <vt:lpwstr/>
      </vt:variant>
      <vt:variant>
        <vt:lpwstr>_Toc29167173</vt:lpwstr>
      </vt:variant>
      <vt:variant>
        <vt:i4>1769523</vt:i4>
      </vt:variant>
      <vt:variant>
        <vt:i4>866</vt:i4>
      </vt:variant>
      <vt:variant>
        <vt:i4>0</vt:i4>
      </vt:variant>
      <vt:variant>
        <vt:i4>5</vt:i4>
      </vt:variant>
      <vt:variant>
        <vt:lpwstr/>
      </vt:variant>
      <vt:variant>
        <vt:lpwstr>_Toc29167172</vt:lpwstr>
      </vt:variant>
      <vt:variant>
        <vt:i4>1572915</vt:i4>
      </vt:variant>
      <vt:variant>
        <vt:i4>860</vt:i4>
      </vt:variant>
      <vt:variant>
        <vt:i4>0</vt:i4>
      </vt:variant>
      <vt:variant>
        <vt:i4>5</vt:i4>
      </vt:variant>
      <vt:variant>
        <vt:lpwstr/>
      </vt:variant>
      <vt:variant>
        <vt:lpwstr>_Toc29167171</vt:lpwstr>
      </vt:variant>
      <vt:variant>
        <vt:i4>1638451</vt:i4>
      </vt:variant>
      <vt:variant>
        <vt:i4>854</vt:i4>
      </vt:variant>
      <vt:variant>
        <vt:i4>0</vt:i4>
      </vt:variant>
      <vt:variant>
        <vt:i4>5</vt:i4>
      </vt:variant>
      <vt:variant>
        <vt:lpwstr/>
      </vt:variant>
      <vt:variant>
        <vt:lpwstr>_Toc29167170</vt:lpwstr>
      </vt:variant>
      <vt:variant>
        <vt:i4>1048626</vt:i4>
      </vt:variant>
      <vt:variant>
        <vt:i4>848</vt:i4>
      </vt:variant>
      <vt:variant>
        <vt:i4>0</vt:i4>
      </vt:variant>
      <vt:variant>
        <vt:i4>5</vt:i4>
      </vt:variant>
      <vt:variant>
        <vt:lpwstr/>
      </vt:variant>
      <vt:variant>
        <vt:lpwstr>_Toc29167169</vt:lpwstr>
      </vt:variant>
      <vt:variant>
        <vt:i4>1114162</vt:i4>
      </vt:variant>
      <vt:variant>
        <vt:i4>842</vt:i4>
      </vt:variant>
      <vt:variant>
        <vt:i4>0</vt:i4>
      </vt:variant>
      <vt:variant>
        <vt:i4>5</vt:i4>
      </vt:variant>
      <vt:variant>
        <vt:lpwstr/>
      </vt:variant>
      <vt:variant>
        <vt:lpwstr>_Toc29167168</vt:lpwstr>
      </vt:variant>
      <vt:variant>
        <vt:i4>1966130</vt:i4>
      </vt:variant>
      <vt:variant>
        <vt:i4>836</vt:i4>
      </vt:variant>
      <vt:variant>
        <vt:i4>0</vt:i4>
      </vt:variant>
      <vt:variant>
        <vt:i4>5</vt:i4>
      </vt:variant>
      <vt:variant>
        <vt:lpwstr/>
      </vt:variant>
      <vt:variant>
        <vt:lpwstr>_Toc29167167</vt:lpwstr>
      </vt:variant>
      <vt:variant>
        <vt:i4>2031666</vt:i4>
      </vt:variant>
      <vt:variant>
        <vt:i4>830</vt:i4>
      </vt:variant>
      <vt:variant>
        <vt:i4>0</vt:i4>
      </vt:variant>
      <vt:variant>
        <vt:i4>5</vt:i4>
      </vt:variant>
      <vt:variant>
        <vt:lpwstr/>
      </vt:variant>
      <vt:variant>
        <vt:lpwstr>_Toc29167166</vt:lpwstr>
      </vt:variant>
      <vt:variant>
        <vt:i4>1835058</vt:i4>
      </vt:variant>
      <vt:variant>
        <vt:i4>824</vt:i4>
      </vt:variant>
      <vt:variant>
        <vt:i4>0</vt:i4>
      </vt:variant>
      <vt:variant>
        <vt:i4>5</vt:i4>
      </vt:variant>
      <vt:variant>
        <vt:lpwstr/>
      </vt:variant>
      <vt:variant>
        <vt:lpwstr>_Toc29167165</vt:lpwstr>
      </vt:variant>
      <vt:variant>
        <vt:i4>1900594</vt:i4>
      </vt:variant>
      <vt:variant>
        <vt:i4>818</vt:i4>
      </vt:variant>
      <vt:variant>
        <vt:i4>0</vt:i4>
      </vt:variant>
      <vt:variant>
        <vt:i4>5</vt:i4>
      </vt:variant>
      <vt:variant>
        <vt:lpwstr/>
      </vt:variant>
      <vt:variant>
        <vt:lpwstr>_Toc29167164</vt:lpwstr>
      </vt:variant>
      <vt:variant>
        <vt:i4>1703986</vt:i4>
      </vt:variant>
      <vt:variant>
        <vt:i4>812</vt:i4>
      </vt:variant>
      <vt:variant>
        <vt:i4>0</vt:i4>
      </vt:variant>
      <vt:variant>
        <vt:i4>5</vt:i4>
      </vt:variant>
      <vt:variant>
        <vt:lpwstr/>
      </vt:variant>
      <vt:variant>
        <vt:lpwstr>_Toc29167163</vt:lpwstr>
      </vt:variant>
      <vt:variant>
        <vt:i4>1769522</vt:i4>
      </vt:variant>
      <vt:variant>
        <vt:i4>806</vt:i4>
      </vt:variant>
      <vt:variant>
        <vt:i4>0</vt:i4>
      </vt:variant>
      <vt:variant>
        <vt:i4>5</vt:i4>
      </vt:variant>
      <vt:variant>
        <vt:lpwstr/>
      </vt:variant>
      <vt:variant>
        <vt:lpwstr>_Toc29167162</vt:lpwstr>
      </vt:variant>
      <vt:variant>
        <vt:i4>1572914</vt:i4>
      </vt:variant>
      <vt:variant>
        <vt:i4>800</vt:i4>
      </vt:variant>
      <vt:variant>
        <vt:i4>0</vt:i4>
      </vt:variant>
      <vt:variant>
        <vt:i4>5</vt:i4>
      </vt:variant>
      <vt:variant>
        <vt:lpwstr/>
      </vt:variant>
      <vt:variant>
        <vt:lpwstr>_Toc29167161</vt:lpwstr>
      </vt:variant>
      <vt:variant>
        <vt:i4>1638450</vt:i4>
      </vt:variant>
      <vt:variant>
        <vt:i4>794</vt:i4>
      </vt:variant>
      <vt:variant>
        <vt:i4>0</vt:i4>
      </vt:variant>
      <vt:variant>
        <vt:i4>5</vt:i4>
      </vt:variant>
      <vt:variant>
        <vt:lpwstr/>
      </vt:variant>
      <vt:variant>
        <vt:lpwstr>_Toc29167160</vt:lpwstr>
      </vt:variant>
      <vt:variant>
        <vt:i4>1048625</vt:i4>
      </vt:variant>
      <vt:variant>
        <vt:i4>788</vt:i4>
      </vt:variant>
      <vt:variant>
        <vt:i4>0</vt:i4>
      </vt:variant>
      <vt:variant>
        <vt:i4>5</vt:i4>
      </vt:variant>
      <vt:variant>
        <vt:lpwstr/>
      </vt:variant>
      <vt:variant>
        <vt:lpwstr>_Toc29167159</vt:lpwstr>
      </vt:variant>
      <vt:variant>
        <vt:i4>1114161</vt:i4>
      </vt:variant>
      <vt:variant>
        <vt:i4>782</vt:i4>
      </vt:variant>
      <vt:variant>
        <vt:i4>0</vt:i4>
      </vt:variant>
      <vt:variant>
        <vt:i4>5</vt:i4>
      </vt:variant>
      <vt:variant>
        <vt:lpwstr/>
      </vt:variant>
      <vt:variant>
        <vt:lpwstr>_Toc29167158</vt:lpwstr>
      </vt:variant>
      <vt:variant>
        <vt:i4>1966129</vt:i4>
      </vt:variant>
      <vt:variant>
        <vt:i4>776</vt:i4>
      </vt:variant>
      <vt:variant>
        <vt:i4>0</vt:i4>
      </vt:variant>
      <vt:variant>
        <vt:i4>5</vt:i4>
      </vt:variant>
      <vt:variant>
        <vt:lpwstr/>
      </vt:variant>
      <vt:variant>
        <vt:lpwstr>_Toc29167157</vt:lpwstr>
      </vt:variant>
      <vt:variant>
        <vt:i4>2031665</vt:i4>
      </vt:variant>
      <vt:variant>
        <vt:i4>770</vt:i4>
      </vt:variant>
      <vt:variant>
        <vt:i4>0</vt:i4>
      </vt:variant>
      <vt:variant>
        <vt:i4>5</vt:i4>
      </vt:variant>
      <vt:variant>
        <vt:lpwstr/>
      </vt:variant>
      <vt:variant>
        <vt:lpwstr>_Toc29167156</vt:lpwstr>
      </vt:variant>
      <vt:variant>
        <vt:i4>1835057</vt:i4>
      </vt:variant>
      <vt:variant>
        <vt:i4>764</vt:i4>
      </vt:variant>
      <vt:variant>
        <vt:i4>0</vt:i4>
      </vt:variant>
      <vt:variant>
        <vt:i4>5</vt:i4>
      </vt:variant>
      <vt:variant>
        <vt:lpwstr/>
      </vt:variant>
      <vt:variant>
        <vt:lpwstr>_Toc29167155</vt:lpwstr>
      </vt:variant>
      <vt:variant>
        <vt:i4>1900593</vt:i4>
      </vt:variant>
      <vt:variant>
        <vt:i4>758</vt:i4>
      </vt:variant>
      <vt:variant>
        <vt:i4>0</vt:i4>
      </vt:variant>
      <vt:variant>
        <vt:i4>5</vt:i4>
      </vt:variant>
      <vt:variant>
        <vt:lpwstr/>
      </vt:variant>
      <vt:variant>
        <vt:lpwstr>_Toc29167154</vt:lpwstr>
      </vt:variant>
      <vt:variant>
        <vt:i4>1703985</vt:i4>
      </vt:variant>
      <vt:variant>
        <vt:i4>752</vt:i4>
      </vt:variant>
      <vt:variant>
        <vt:i4>0</vt:i4>
      </vt:variant>
      <vt:variant>
        <vt:i4>5</vt:i4>
      </vt:variant>
      <vt:variant>
        <vt:lpwstr/>
      </vt:variant>
      <vt:variant>
        <vt:lpwstr>_Toc29167153</vt:lpwstr>
      </vt:variant>
      <vt:variant>
        <vt:i4>1769521</vt:i4>
      </vt:variant>
      <vt:variant>
        <vt:i4>746</vt:i4>
      </vt:variant>
      <vt:variant>
        <vt:i4>0</vt:i4>
      </vt:variant>
      <vt:variant>
        <vt:i4>5</vt:i4>
      </vt:variant>
      <vt:variant>
        <vt:lpwstr/>
      </vt:variant>
      <vt:variant>
        <vt:lpwstr>_Toc29167152</vt:lpwstr>
      </vt:variant>
      <vt:variant>
        <vt:i4>1572913</vt:i4>
      </vt:variant>
      <vt:variant>
        <vt:i4>740</vt:i4>
      </vt:variant>
      <vt:variant>
        <vt:i4>0</vt:i4>
      </vt:variant>
      <vt:variant>
        <vt:i4>5</vt:i4>
      </vt:variant>
      <vt:variant>
        <vt:lpwstr/>
      </vt:variant>
      <vt:variant>
        <vt:lpwstr>_Toc29167151</vt:lpwstr>
      </vt:variant>
      <vt:variant>
        <vt:i4>1638449</vt:i4>
      </vt:variant>
      <vt:variant>
        <vt:i4>734</vt:i4>
      </vt:variant>
      <vt:variant>
        <vt:i4>0</vt:i4>
      </vt:variant>
      <vt:variant>
        <vt:i4>5</vt:i4>
      </vt:variant>
      <vt:variant>
        <vt:lpwstr/>
      </vt:variant>
      <vt:variant>
        <vt:lpwstr>_Toc29167150</vt:lpwstr>
      </vt:variant>
      <vt:variant>
        <vt:i4>1048624</vt:i4>
      </vt:variant>
      <vt:variant>
        <vt:i4>728</vt:i4>
      </vt:variant>
      <vt:variant>
        <vt:i4>0</vt:i4>
      </vt:variant>
      <vt:variant>
        <vt:i4>5</vt:i4>
      </vt:variant>
      <vt:variant>
        <vt:lpwstr/>
      </vt:variant>
      <vt:variant>
        <vt:lpwstr>_Toc29167149</vt:lpwstr>
      </vt:variant>
      <vt:variant>
        <vt:i4>1835058</vt:i4>
      </vt:variant>
      <vt:variant>
        <vt:i4>719</vt:i4>
      </vt:variant>
      <vt:variant>
        <vt:i4>0</vt:i4>
      </vt:variant>
      <vt:variant>
        <vt:i4>5</vt:i4>
      </vt:variant>
      <vt:variant>
        <vt:lpwstr/>
      </vt:variant>
      <vt:variant>
        <vt:lpwstr>_Toc29167460</vt:lpwstr>
      </vt:variant>
      <vt:variant>
        <vt:i4>1376305</vt:i4>
      </vt:variant>
      <vt:variant>
        <vt:i4>713</vt:i4>
      </vt:variant>
      <vt:variant>
        <vt:i4>0</vt:i4>
      </vt:variant>
      <vt:variant>
        <vt:i4>5</vt:i4>
      </vt:variant>
      <vt:variant>
        <vt:lpwstr/>
      </vt:variant>
      <vt:variant>
        <vt:lpwstr>_Toc29167459</vt:lpwstr>
      </vt:variant>
      <vt:variant>
        <vt:i4>1310769</vt:i4>
      </vt:variant>
      <vt:variant>
        <vt:i4>707</vt:i4>
      </vt:variant>
      <vt:variant>
        <vt:i4>0</vt:i4>
      </vt:variant>
      <vt:variant>
        <vt:i4>5</vt:i4>
      </vt:variant>
      <vt:variant>
        <vt:lpwstr/>
      </vt:variant>
      <vt:variant>
        <vt:lpwstr>_Toc29167458</vt:lpwstr>
      </vt:variant>
      <vt:variant>
        <vt:i4>1769521</vt:i4>
      </vt:variant>
      <vt:variant>
        <vt:i4>701</vt:i4>
      </vt:variant>
      <vt:variant>
        <vt:i4>0</vt:i4>
      </vt:variant>
      <vt:variant>
        <vt:i4>5</vt:i4>
      </vt:variant>
      <vt:variant>
        <vt:lpwstr/>
      </vt:variant>
      <vt:variant>
        <vt:lpwstr>_Toc29167457</vt:lpwstr>
      </vt:variant>
      <vt:variant>
        <vt:i4>1703985</vt:i4>
      </vt:variant>
      <vt:variant>
        <vt:i4>695</vt:i4>
      </vt:variant>
      <vt:variant>
        <vt:i4>0</vt:i4>
      </vt:variant>
      <vt:variant>
        <vt:i4>5</vt:i4>
      </vt:variant>
      <vt:variant>
        <vt:lpwstr/>
      </vt:variant>
      <vt:variant>
        <vt:lpwstr>_Toc29167456</vt:lpwstr>
      </vt:variant>
      <vt:variant>
        <vt:i4>1638449</vt:i4>
      </vt:variant>
      <vt:variant>
        <vt:i4>689</vt:i4>
      </vt:variant>
      <vt:variant>
        <vt:i4>0</vt:i4>
      </vt:variant>
      <vt:variant>
        <vt:i4>5</vt:i4>
      </vt:variant>
      <vt:variant>
        <vt:lpwstr/>
      </vt:variant>
      <vt:variant>
        <vt:lpwstr>_Toc29167455</vt:lpwstr>
      </vt:variant>
      <vt:variant>
        <vt:i4>1572913</vt:i4>
      </vt:variant>
      <vt:variant>
        <vt:i4>683</vt:i4>
      </vt:variant>
      <vt:variant>
        <vt:i4>0</vt:i4>
      </vt:variant>
      <vt:variant>
        <vt:i4>5</vt:i4>
      </vt:variant>
      <vt:variant>
        <vt:lpwstr/>
      </vt:variant>
      <vt:variant>
        <vt:lpwstr>_Toc29167454</vt:lpwstr>
      </vt:variant>
      <vt:variant>
        <vt:i4>2031665</vt:i4>
      </vt:variant>
      <vt:variant>
        <vt:i4>677</vt:i4>
      </vt:variant>
      <vt:variant>
        <vt:i4>0</vt:i4>
      </vt:variant>
      <vt:variant>
        <vt:i4>5</vt:i4>
      </vt:variant>
      <vt:variant>
        <vt:lpwstr/>
      </vt:variant>
      <vt:variant>
        <vt:lpwstr>_Toc29167453</vt:lpwstr>
      </vt:variant>
      <vt:variant>
        <vt:i4>1966129</vt:i4>
      </vt:variant>
      <vt:variant>
        <vt:i4>671</vt:i4>
      </vt:variant>
      <vt:variant>
        <vt:i4>0</vt:i4>
      </vt:variant>
      <vt:variant>
        <vt:i4>5</vt:i4>
      </vt:variant>
      <vt:variant>
        <vt:lpwstr/>
      </vt:variant>
      <vt:variant>
        <vt:lpwstr>_Toc29167452</vt:lpwstr>
      </vt:variant>
      <vt:variant>
        <vt:i4>1900593</vt:i4>
      </vt:variant>
      <vt:variant>
        <vt:i4>665</vt:i4>
      </vt:variant>
      <vt:variant>
        <vt:i4>0</vt:i4>
      </vt:variant>
      <vt:variant>
        <vt:i4>5</vt:i4>
      </vt:variant>
      <vt:variant>
        <vt:lpwstr/>
      </vt:variant>
      <vt:variant>
        <vt:lpwstr>_Toc29167451</vt:lpwstr>
      </vt:variant>
      <vt:variant>
        <vt:i4>1835057</vt:i4>
      </vt:variant>
      <vt:variant>
        <vt:i4>659</vt:i4>
      </vt:variant>
      <vt:variant>
        <vt:i4>0</vt:i4>
      </vt:variant>
      <vt:variant>
        <vt:i4>5</vt:i4>
      </vt:variant>
      <vt:variant>
        <vt:lpwstr/>
      </vt:variant>
      <vt:variant>
        <vt:lpwstr>_Toc29167450</vt:lpwstr>
      </vt:variant>
      <vt:variant>
        <vt:i4>1376304</vt:i4>
      </vt:variant>
      <vt:variant>
        <vt:i4>653</vt:i4>
      </vt:variant>
      <vt:variant>
        <vt:i4>0</vt:i4>
      </vt:variant>
      <vt:variant>
        <vt:i4>5</vt:i4>
      </vt:variant>
      <vt:variant>
        <vt:lpwstr/>
      </vt:variant>
      <vt:variant>
        <vt:lpwstr>_Toc29167449</vt:lpwstr>
      </vt:variant>
      <vt:variant>
        <vt:i4>1310768</vt:i4>
      </vt:variant>
      <vt:variant>
        <vt:i4>647</vt:i4>
      </vt:variant>
      <vt:variant>
        <vt:i4>0</vt:i4>
      </vt:variant>
      <vt:variant>
        <vt:i4>5</vt:i4>
      </vt:variant>
      <vt:variant>
        <vt:lpwstr/>
      </vt:variant>
      <vt:variant>
        <vt:lpwstr>_Toc29167448</vt:lpwstr>
      </vt:variant>
      <vt:variant>
        <vt:i4>1769520</vt:i4>
      </vt:variant>
      <vt:variant>
        <vt:i4>641</vt:i4>
      </vt:variant>
      <vt:variant>
        <vt:i4>0</vt:i4>
      </vt:variant>
      <vt:variant>
        <vt:i4>5</vt:i4>
      </vt:variant>
      <vt:variant>
        <vt:lpwstr/>
      </vt:variant>
      <vt:variant>
        <vt:lpwstr>_Toc29167447</vt:lpwstr>
      </vt:variant>
      <vt:variant>
        <vt:i4>1703984</vt:i4>
      </vt:variant>
      <vt:variant>
        <vt:i4>635</vt:i4>
      </vt:variant>
      <vt:variant>
        <vt:i4>0</vt:i4>
      </vt:variant>
      <vt:variant>
        <vt:i4>5</vt:i4>
      </vt:variant>
      <vt:variant>
        <vt:lpwstr/>
      </vt:variant>
      <vt:variant>
        <vt:lpwstr>_Toc29167446</vt:lpwstr>
      </vt:variant>
      <vt:variant>
        <vt:i4>1638448</vt:i4>
      </vt:variant>
      <vt:variant>
        <vt:i4>629</vt:i4>
      </vt:variant>
      <vt:variant>
        <vt:i4>0</vt:i4>
      </vt:variant>
      <vt:variant>
        <vt:i4>5</vt:i4>
      </vt:variant>
      <vt:variant>
        <vt:lpwstr/>
      </vt:variant>
      <vt:variant>
        <vt:lpwstr>_Toc29167445</vt:lpwstr>
      </vt:variant>
      <vt:variant>
        <vt:i4>1572912</vt:i4>
      </vt:variant>
      <vt:variant>
        <vt:i4>623</vt:i4>
      </vt:variant>
      <vt:variant>
        <vt:i4>0</vt:i4>
      </vt:variant>
      <vt:variant>
        <vt:i4>5</vt:i4>
      </vt:variant>
      <vt:variant>
        <vt:lpwstr/>
      </vt:variant>
      <vt:variant>
        <vt:lpwstr>_Toc29167444</vt:lpwstr>
      </vt:variant>
      <vt:variant>
        <vt:i4>2031664</vt:i4>
      </vt:variant>
      <vt:variant>
        <vt:i4>617</vt:i4>
      </vt:variant>
      <vt:variant>
        <vt:i4>0</vt:i4>
      </vt:variant>
      <vt:variant>
        <vt:i4>5</vt:i4>
      </vt:variant>
      <vt:variant>
        <vt:lpwstr/>
      </vt:variant>
      <vt:variant>
        <vt:lpwstr>_Toc29167443</vt:lpwstr>
      </vt:variant>
      <vt:variant>
        <vt:i4>1966128</vt:i4>
      </vt:variant>
      <vt:variant>
        <vt:i4>611</vt:i4>
      </vt:variant>
      <vt:variant>
        <vt:i4>0</vt:i4>
      </vt:variant>
      <vt:variant>
        <vt:i4>5</vt:i4>
      </vt:variant>
      <vt:variant>
        <vt:lpwstr/>
      </vt:variant>
      <vt:variant>
        <vt:lpwstr>_Toc29167442</vt:lpwstr>
      </vt:variant>
      <vt:variant>
        <vt:i4>1900592</vt:i4>
      </vt:variant>
      <vt:variant>
        <vt:i4>605</vt:i4>
      </vt:variant>
      <vt:variant>
        <vt:i4>0</vt:i4>
      </vt:variant>
      <vt:variant>
        <vt:i4>5</vt:i4>
      </vt:variant>
      <vt:variant>
        <vt:lpwstr/>
      </vt:variant>
      <vt:variant>
        <vt:lpwstr>_Toc29167441</vt:lpwstr>
      </vt:variant>
      <vt:variant>
        <vt:i4>1835056</vt:i4>
      </vt:variant>
      <vt:variant>
        <vt:i4>599</vt:i4>
      </vt:variant>
      <vt:variant>
        <vt:i4>0</vt:i4>
      </vt:variant>
      <vt:variant>
        <vt:i4>5</vt:i4>
      </vt:variant>
      <vt:variant>
        <vt:lpwstr/>
      </vt:variant>
      <vt:variant>
        <vt:lpwstr>_Toc29167440</vt:lpwstr>
      </vt:variant>
      <vt:variant>
        <vt:i4>1376311</vt:i4>
      </vt:variant>
      <vt:variant>
        <vt:i4>593</vt:i4>
      </vt:variant>
      <vt:variant>
        <vt:i4>0</vt:i4>
      </vt:variant>
      <vt:variant>
        <vt:i4>5</vt:i4>
      </vt:variant>
      <vt:variant>
        <vt:lpwstr/>
      </vt:variant>
      <vt:variant>
        <vt:lpwstr>_Toc29167439</vt:lpwstr>
      </vt:variant>
      <vt:variant>
        <vt:i4>1310775</vt:i4>
      </vt:variant>
      <vt:variant>
        <vt:i4>587</vt:i4>
      </vt:variant>
      <vt:variant>
        <vt:i4>0</vt:i4>
      </vt:variant>
      <vt:variant>
        <vt:i4>5</vt:i4>
      </vt:variant>
      <vt:variant>
        <vt:lpwstr/>
      </vt:variant>
      <vt:variant>
        <vt:lpwstr>_Toc29167438</vt:lpwstr>
      </vt:variant>
      <vt:variant>
        <vt:i4>1769527</vt:i4>
      </vt:variant>
      <vt:variant>
        <vt:i4>581</vt:i4>
      </vt:variant>
      <vt:variant>
        <vt:i4>0</vt:i4>
      </vt:variant>
      <vt:variant>
        <vt:i4>5</vt:i4>
      </vt:variant>
      <vt:variant>
        <vt:lpwstr/>
      </vt:variant>
      <vt:variant>
        <vt:lpwstr>_Toc29167437</vt:lpwstr>
      </vt:variant>
      <vt:variant>
        <vt:i4>1703991</vt:i4>
      </vt:variant>
      <vt:variant>
        <vt:i4>575</vt:i4>
      </vt:variant>
      <vt:variant>
        <vt:i4>0</vt:i4>
      </vt:variant>
      <vt:variant>
        <vt:i4>5</vt:i4>
      </vt:variant>
      <vt:variant>
        <vt:lpwstr/>
      </vt:variant>
      <vt:variant>
        <vt:lpwstr>_Toc29167436</vt:lpwstr>
      </vt:variant>
      <vt:variant>
        <vt:i4>1638455</vt:i4>
      </vt:variant>
      <vt:variant>
        <vt:i4>569</vt:i4>
      </vt:variant>
      <vt:variant>
        <vt:i4>0</vt:i4>
      </vt:variant>
      <vt:variant>
        <vt:i4>5</vt:i4>
      </vt:variant>
      <vt:variant>
        <vt:lpwstr/>
      </vt:variant>
      <vt:variant>
        <vt:lpwstr>_Toc29167435</vt:lpwstr>
      </vt:variant>
      <vt:variant>
        <vt:i4>1572919</vt:i4>
      </vt:variant>
      <vt:variant>
        <vt:i4>563</vt:i4>
      </vt:variant>
      <vt:variant>
        <vt:i4>0</vt:i4>
      </vt:variant>
      <vt:variant>
        <vt:i4>5</vt:i4>
      </vt:variant>
      <vt:variant>
        <vt:lpwstr/>
      </vt:variant>
      <vt:variant>
        <vt:lpwstr>_Toc29167434</vt:lpwstr>
      </vt:variant>
      <vt:variant>
        <vt:i4>2031671</vt:i4>
      </vt:variant>
      <vt:variant>
        <vt:i4>557</vt:i4>
      </vt:variant>
      <vt:variant>
        <vt:i4>0</vt:i4>
      </vt:variant>
      <vt:variant>
        <vt:i4>5</vt:i4>
      </vt:variant>
      <vt:variant>
        <vt:lpwstr/>
      </vt:variant>
      <vt:variant>
        <vt:lpwstr>_Toc29167433</vt:lpwstr>
      </vt:variant>
      <vt:variant>
        <vt:i4>1966135</vt:i4>
      </vt:variant>
      <vt:variant>
        <vt:i4>551</vt:i4>
      </vt:variant>
      <vt:variant>
        <vt:i4>0</vt:i4>
      </vt:variant>
      <vt:variant>
        <vt:i4>5</vt:i4>
      </vt:variant>
      <vt:variant>
        <vt:lpwstr/>
      </vt:variant>
      <vt:variant>
        <vt:lpwstr>_Toc29167432</vt:lpwstr>
      </vt:variant>
      <vt:variant>
        <vt:i4>1900599</vt:i4>
      </vt:variant>
      <vt:variant>
        <vt:i4>545</vt:i4>
      </vt:variant>
      <vt:variant>
        <vt:i4>0</vt:i4>
      </vt:variant>
      <vt:variant>
        <vt:i4>5</vt:i4>
      </vt:variant>
      <vt:variant>
        <vt:lpwstr/>
      </vt:variant>
      <vt:variant>
        <vt:lpwstr>_Toc29167431</vt:lpwstr>
      </vt:variant>
      <vt:variant>
        <vt:i4>1835063</vt:i4>
      </vt:variant>
      <vt:variant>
        <vt:i4>539</vt:i4>
      </vt:variant>
      <vt:variant>
        <vt:i4>0</vt:i4>
      </vt:variant>
      <vt:variant>
        <vt:i4>5</vt:i4>
      </vt:variant>
      <vt:variant>
        <vt:lpwstr/>
      </vt:variant>
      <vt:variant>
        <vt:lpwstr>_Toc29167430</vt:lpwstr>
      </vt:variant>
      <vt:variant>
        <vt:i4>1376310</vt:i4>
      </vt:variant>
      <vt:variant>
        <vt:i4>533</vt:i4>
      </vt:variant>
      <vt:variant>
        <vt:i4>0</vt:i4>
      </vt:variant>
      <vt:variant>
        <vt:i4>5</vt:i4>
      </vt:variant>
      <vt:variant>
        <vt:lpwstr/>
      </vt:variant>
      <vt:variant>
        <vt:lpwstr>_Toc29167429</vt:lpwstr>
      </vt:variant>
      <vt:variant>
        <vt:i4>1310774</vt:i4>
      </vt:variant>
      <vt:variant>
        <vt:i4>527</vt:i4>
      </vt:variant>
      <vt:variant>
        <vt:i4>0</vt:i4>
      </vt:variant>
      <vt:variant>
        <vt:i4>5</vt:i4>
      </vt:variant>
      <vt:variant>
        <vt:lpwstr/>
      </vt:variant>
      <vt:variant>
        <vt:lpwstr>_Toc29167428</vt:lpwstr>
      </vt:variant>
      <vt:variant>
        <vt:i4>1769526</vt:i4>
      </vt:variant>
      <vt:variant>
        <vt:i4>521</vt:i4>
      </vt:variant>
      <vt:variant>
        <vt:i4>0</vt:i4>
      </vt:variant>
      <vt:variant>
        <vt:i4>5</vt:i4>
      </vt:variant>
      <vt:variant>
        <vt:lpwstr/>
      </vt:variant>
      <vt:variant>
        <vt:lpwstr>_Toc29167427</vt:lpwstr>
      </vt:variant>
      <vt:variant>
        <vt:i4>1703990</vt:i4>
      </vt:variant>
      <vt:variant>
        <vt:i4>515</vt:i4>
      </vt:variant>
      <vt:variant>
        <vt:i4>0</vt:i4>
      </vt:variant>
      <vt:variant>
        <vt:i4>5</vt:i4>
      </vt:variant>
      <vt:variant>
        <vt:lpwstr/>
      </vt:variant>
      <vt:variant>
        <vt:lpwstr>_Toc29167426</vt:lpwstr>
      </vt:variant>
      <vt:variant>
        <vt:i4>1638454</vt:i4>
      </vt:variant>
      <vt:variant>
        <vt:i4>509</vt:i4>
      </vt:variant>
      <vt:variant>
        <vt:i4>0</vt:i4>
      </vt:variant>
      <vt:variant>
        <vt:i4>5</vt:i4>
      </vt:variant>
      <vt:variant>
        <vt:lpwstr/>
      </vt:variant>
      <vt:variant>
        <vt:lpwstr>_Toc29167425</vt:lpwstr>
      </vt:variant>
      <vt:variant>
        <vt:i4>1572918</vt:i4>
      </vt:variant>
      <vt:variant>
        <vt:i4>503</vt:i4>
      </vt:variant>
      <vt:variant>
        <vt:i4>0</vt:i4>
      </vt:variant>
      <vt:variant>
        <vt:i4>5</vt:i4>
      </vt:variant>
      <vt:variant>
        <vt:lpwstr/>
      </vt:variant>
      <vt:variant>
        <vt:lpwstr>_Toc29167424</vt:lpwstr>
      </vt:variant>
      <vt:variant>
        <vt:i4>2031670</vt:i4>
      </vt:variant>
      <vt:variant>
        <vt:i4>497</vt:i4>
      </vt:variant>
      <vt:variant>
        <vt:i4>0</vt:i4>
      </vt:variant>
      <vt:variant>
        <vt:i4>5</vt:i4>
      </vt:variant>
      <vt:variant>
        <vt:lpwstr/>
      </vt:variant>
      <vt:variant>
        <vt:lpwstr>_Toc29167423</vt:lpwstr>
      </vt:variant>
      <vt:variant>
        <vt:i4>1966134</vt:i4>
      </vt:variant>
      <vt:variant>
        <vt:i4>491</vt:i4>
      </vt:variant>
      <vt:variant>
        <vt:i4>0</vt:i4>
      </vt:variant>
      <vt:variant>
        <vt:i4>5</vt:i4>
      </vt:variant>
      <vt:variant>
        <vt:lpwstr/>
      </vt:variant>
      <vt:variant>
        <vt:lpwstr>_Toc29167422</vt:lpwstr>
      </vt:variant>
      <vt:variant>
        <vt:i4>1900598</vt:i4>
      </vt:variant>
      <vt:variant>
        <vt:i4>485</vt:i4>
      </vt:variant>
      <vt:variant>
        <vt:i4>0</vt:i4>
      </vt:variant>
      <vt:variant>
        <vt:i4>5</vt:i4>
      </vt:variant>
      <vt:variant>
        <vt:lpwstr/>
      </vt:variant>
      <vt:variant>
        <vt:lpwstr>_Toc29167421</vt:lpwstr>
      </vt:variant>
      <vt:variant>
        <vt:i4>1835062</vt:i4>
      </vt:variant>
      <vt:variant>
        <vt:i4>479</vt:i4>
      </vt:variant>
      <vt:variant>
        <vt:i4>0</vt:i4>
      </vt:variant>
      <vt:variant>
        <vt:i4>5</vt:i4>
      </vt:variant>
      <vt:variant>
        <vt:lpwstr/>
      </vt:variant>
      <vt:variant>
        <vt:lpwstr>_Toc29167420</vt:lpwstr>
      </vt:variant>
      <vt:variant>
        <vt:i4>1376309</vt:i4>
      </vt:variant>
      <vt:variant>
        <vt:i4>473</vt:i4>
      </vt:variant>
      <vt:variant>
        <vt:i4>0</vt:i4>
      </vt:variant>
      <vt:variant>
        <vt:i4>5</vt:i4>
      </vt:variant>
      <vt:variant>
        <vt:lpwstr/>
      </vt:variant>
      <vt:variant>
        <vt:lpwstr>_Toc29167419</vt:lpwstr>
      </vt:variant>
      <vt:variant>
        <vt:i4>1310773</vt:i4>
      </vt:variant>
      <vt:variant>
        <vt:i4>467</vt:i4>
      </vt:variant>
      <vt:variant>
        <vt:i4>0</vt:i4>
      </vt:variant>
      <vt:variant>
        <vt:i4>5</vt:i4>
      </vt:variant>
      <vt:variant>
        <vt:lpwstr/>
      </vt:variant>
      <vt:variant>
        <vt:lpwstr>_Toc29167418</vt:lpwstr>
      </vt:variant>
      <vt:variant>
        <vt:i4>1769525</vt:i4>
      </vt:variant>
      <vt:variant>
        <vt:i4>461</vt:i4>
      </vt:variant>
      <vt:variant>
        <vt:i4>0</vt:i4>
      </vt:variant>
      <vt:variant>
        <vt:i4>5</vt:i4>
      </vt:variant>
      <vt:variant>
        <vt:lpwstr/>
      </vt:variant>
      <vt:variant>
        <vt:lpwstr>_Toc29167417</vt:lpwstr>
      </vt:variant>
      <vt:variant>
        <vt:i4>1703989</vt:i4>
      </vt:variant>
      <vt:variant>
        <vt:i4>455</vt:i4>
      </vt:variant>
      <vt:variant>
        <vt:i4>0</vt:i4>
      </vt:variant>
      <vt:variant>
        <vt:i4>5</vt:i4>
      </vt:variant>
      <vt:variant>
        <vt:lpwstr/>
      </vt:variant>
      <vt:variant>
        <vt:lpwstr>_Toc29167416</vt:lpwstr>
      </vt:variant>
      <vt:variant>
        <vt:i4>1638453</vt:i4>
      </vt:variant>
      <vt:variant>
        <vt:i4>449</vt:i4>
      </vt:variant>
      <vt:variant>
        <vt:i4>0</vt:i4>
      </vt:variant>
      <vt:variant>
        <vt:i4>5</vt:i4>
      </vt:variant>
      <vt:variant>
        <vt:lpwstr/>
      </vt:variant>
      <vt:variant>
        <vt:lpwstr>_Toc29167415</vt:lpwstr>
      </vt:variant>
      <vt:variant>
        <vt:i4>1572917</vt:i4>
      </vt:variant>
      <vt:variant>
        <vt:i4>443</vt:i4>
      </vt:variant>
      <vt:variant>
        <vt:i4>0</vt:i4>
      </vt:variant>
      <vt:variant>
        <vt:i4>5</vt:i4>
      </vt:variant>
      <vt:variant>
        <vt:lpwstr/>
      </vt:variant>
      <vt:variant>
        <vt:lpwstr>_Toc29167414</vt:lpwstr>
      </vt:variant>
      <vt:variant>
        <vt:i4>2031669</vt:i4>
      </vt:variant>
      <vt:variant>
        <vt:i4>437</vt:i4>
      </vt:variant>
      <vt:variant>
        <vt:i4>0</vt:i4>
      </vt:variant>
      <vt:variant>
        <vt:i4>5</vt:i4>
      </vt:variant>
      <vt:variant>
        <vt:lpwstr/>
      </vt:variant>
      <vt:variant>
        <vt:lpwstr>_Toc29167413</vt:lpwstr>
      </vt:variant>
      <vt:variant>
        <vt:i4>1966133</vt:i4>
      </vt:variant>
      <vt:variant>
        <vt:i4>431</vt:i4>
      </vt:variant>
      <vt:variant>
        <vt:i4>0</vt:i4>
      </vt:variant>
      <vt:variant>
        <vt:i4>5</vt:i4>
      </vt:variant>
      <vt:variant>
        <vt:lpwstr/>
      </vt:variant>
      <vt:variant>
        <vt:lpwstr>_Toc29167412</vt:lpwstr>
      </vt:variant>
      <vt:variant>
        <vt:i4>1900597</vt:i4>
      </vt:variant>
      <vt:variant>
        <vt:i4>425</vt:i4>
      </vt:variant>
      <vt:variant>
        <vt:i4>0</vt:i4>
      </vt:variant>
      <vt:variant>
        <vt:i4>5</vt:i4>
      </vt:variant>
      <vt:variant>
        <vt:lpwstr/>
      </vt:variant>
      <vt:variant>
        <vt:lpwstr>_Toc29167411</vt:lpwstr>
      </vt:variant>
      <vt:variant>
        <vt:i4>1835061</vt:i4>
      </vt:variant>
      <vt:variant>
        <vt:i4>419</vt:i4>
      </vt:variant>
      <vt:variant>
        <vt:i4>0</vt:i4>
      </vt:variant>
      <vt:variant>
        <vt:i4>5</vt:i4>
      </vt:variant>
      <vt:variant>
        <vt:lpwstr/>
      </vt:variant>
      <vt:variant>
        <vt:lpwstr>_Toc29167410</vt:lpwstr>
      </vt:variant>
      <vt:variant>
        <vt:i4>1376308</vt:i4>
      </vt:variant>
      <vt:variant>
        <vt:i4>413</vt:i4>
      </vt:variant>
      <vt:variant>
        <vt:i4>0</vt:i4>
      </vt:variant>
      <vt:variant>
        <vt:i4>5</vt:i4>
      </vt:variant>
      <vt:variant>
        <vt:lpwstr/>
      </vt:variant>
      <vt:variant>
        <vt:lpwstr>_Toc29167409</vt:lpwstr>
      </vt:variant>
      <vt:variant>
        <vt:i4>1310772</vt:i4>
      </vt:variant>
      <vt:variant>
        <vt:i4>407</vt:i4>
      </vt:variant>
      <vt:variant>
        <vt:i4>0</vt:i4>
      </vt:variant>
      <vt:variant>
        <vt:i4>5</vt:i4>
      </vt:variant>
      <vt:variant>
        <vt:lpwstr/>
      </vt:variant>
      <vt:variant>
        <vt:lpwstr>_Toc29167408</vt:lpwstr>
      </vt:variant>
      <vt:variant>
        <vt:i4>1769524</vt:i4>
      </vt:variant>
      <vt:variant>
        <vt:i4>401</vt:i4>
      </vt:variant>
      <vt:variant>
        <vt:i4>0</vt:i4>
      </vt:variant>
      <vt:variant>
        <vt:i4>5</vt:i4>
      </vt:variant>
      <vt:variant>
        <vt:lpwstr/>
      </vt:variant>
      <vt:variant>
        <vt:lpwstr>_Toc29167407</vt:lpwstr>
      </vt:variant>
      <vt:variant>
        <vt:i4>1703988</vt:i4>
      </vt:variant>
      <vt:variant>
        <vt:i4>395</vt:i4>
      </vt:variant>
      <vt:variant>
        <vt:i4>0</vt:i4>
      </vt:variant>
      <vt:variant>
        <vt:i4>5</vt:i4>
      </vt:variant>
      <vt:variant>
        <vt:lpwstr/>
      </vt:variant>
      <vt:variant>
        <vt:lpwstr>_Toc29167406</vt:lpwstr>
      </vt:variant>
      <vt:variant>
        <vt:i4>1638452</vt:i4>
      </vt:variant>
      <vt:variant>
        <vt:i4>389</vt:i4>
      </vt:variant>
      <vt:variant>
        <vt:i4>0</vt:i4>
      </vt:variant>
      <vt:variant>
        <vt:i4>5</vt:i4>
      </vt:variant>
      <vt:variant>
        <vt:lpwstr/>
      </vt:variant>
      <vt:variant>
        <vt:lpwstr>_Toc29167405</vt:lpwstr>
      </vt:variant>
      <vt:variant>
        <vt:i4>1572916</vt:i4>
      </vt:variant>
      <vt:variant>
        <vt:i4>383</vt:i4>
      </vt:variant>
      <vt:variant>
        <vt:i4>0</vt:i4>
      </vt:variant>
      <vt:variant>
        <vt:i4>5</vt:i4>
      </vt:variant>
      <vt:variant>
        <vt:lpwstr/>
      </vt:variant>
      <vt:variant>
        <vt:lpwstr>_Toc29167404</vt:lpwstr>
      </vt:variant>
      <vt:variant>
        <vt:i4>2031668</vt:i4>
      </vt:variant>
      <vt:variant>
        <vt:i4>377</vt:i4>
      </vt:variant>
      <vt:variant>
        <vt:i4>0</vt:i4>
      </vt:variant>
      <vt:variant>
        <vt:i4>5</vt:i4>
      </vt:variant>
      <vt:variant>
        <vt:lpwstr/>
      </vt:variant>
      <vt:variant>
        <vt:lpwstr>_Toc29167403</vt:lpwstr>
      </vt:variant>
      <vt:variant>
        <vt:i4>1966132</vt:i4>
      </vt:variant>
      <vt:variant>
        <vt:i4>371</vt:i4>
      </vt:variant>
      <vt:variant>
        <vt:i4>0</vt:i4>
      </vt:variant>
      <vt:variant>
        <vt:i4>5</vt:i4>
      </vt:variant>
      <vt:variant>
        <vt:lpwstr/>
      </vt:variant>
      <vt:variant>
        <vt:lpwstr>_Toc29167402</vt:lpwstr>
      </vt:variant>
      <vt:variant>
        <vt:i4>1900596</vt:i4>
      </vt:variant>
      <vt:variant>
        <vt:i4>365</vt:i4>
      </vt:variant>
      <vt:variant>
        <vt:i4>0</vt:i4>
      </vt:variant>
      <vt:variant>
        <vt:i4>5</vt:i4>
      </vt:variant>
      <vt:variant>
        <vt:lpwstr/>
      </vt:variant>
      <vt:variant>
        <vt:lpwstr>_Toc29167401</vt:lpwstr>
      </vt:variant>
      <vt:variant>
        <vt:i4>1835060</vt:i4>
      </vt:variant>
      <vt:variant>
        <vt:i4>359</vt:i4>
      </vt:variant>
      <vt:variant>
        <vt:i4>0</vt:i4>
      </vt:variant>
      <vt:variant>
        <vt:i4>5</vt:i4>
      </vt:variant>
      <vt:variant>
        <vt:lpwstr/>
      </vt:variant>
      <vt:variant>
        <vt:lpwstr>_Toc29167400</vt:lpwstr>
      </vt:variant>
      <vt:variant>
        <vt:i4>1179709</vt:i4>
      </vt:variant>
      <vt:variant>
        <vt:i4>353</vt:i4>
      </vt:variant>
      <vt:variant>
        <vt:i4>0</vt:i4>
      </vt:variant>
      <vt:variant>
        <vt:i4>5</vt:i4>
      </vt:variant>
      <vt:variant>
        <vt:lpwstr/>
      </vt:variant>
      <vt:variant>
        <vt:lpwstr>_Toc29167399</vt:lpwstr>
      </vt:variant>
      <vt:variant>
        <vt:i4>1245245</vt:i4>
      </vt:variant>
      <vt:variant>
        <vt:i4>347</vt:i4>
      </vt:variant>
      <vt:variant>
        <vt:i4>0</vt:i4>
      </vt:variant>
      <vt:variant>
        <vt:i4>5</vt:i4>
      </vt:variant>
      <vt:variant>
        <vt:lpwstr/>
      </vt:variant>
      <vt:variant>
        <vt:lpwstr>_Toc29167398</vt:lpwstr>
      </vt:variant>
      <vt:variant>
        <vt:i4>1835069</vt:i4>
      </vt:variant>
      <vt:variant>
        <vt:i4>341</vt:i4>
      </vt:variant>
      <vt:variant>
        <vt:i4>0</vt:i4>
      </vt:variant>
      <vt:variant>
        <vt:i4>5</vt:i4>
      </vt:variant>
      <vt:variant>
        <vt:lpwstr/>
      </vt:variant>
      <vt:variant>
        <vt:lpwstr>_Toc29167397</vt:lpwstr>
      </vt:variant>
      <vt:variant>
        <vt:i4>1900605</vt:i4>
      </vt:variant>
      <vt:variant>
        <vt:i4>335</vt:i4>
      </vt:variant>
      <vt:variant>
        <vt:i4>0</vt:i4>
      </vt:variant>
      <vt:variant>
        <vt:i4>5</vt:i4>
      </vt:variant>
      <vt:variant>
        <vt:lpwstr/>
      </vt:variant>
      <vt:variant>
        <vt:lpwstr>_Toc29167396</vt:lpwstr>
      </vt:variant>
      <vt:variant>
        <vt:i4>1966141</vt:i4>
      </vt:variant>
      <vt:variant>
        <vt:i4>329</vt:i4>
      </vt:variant>
      <vt:variant>
        <vt:i4>0</vt:i4>
      </vt:variant>
      <vt:variant>
        <vt:i4>5</vt:i4>
      </vt:variant>
      <vt:variant>
        <vt:lpwstr/>
      </vt:variant>
      <vt:variant>
        <vt:lpwstr>_Toc29167395</vt:lpwstr>
      </vt:variant>
      <vt:variant>
        <vt:i4>2031677</vt:i4>
      </vt:variant>
      <vt:variant>
        <vt:i4>323</vt:i4>
      </vt:variant>
      <vt:variant>
        <vt:i4>0</vt:i4>
      </vt:variant>
      <vt:variant>
        <vt:i4>5</vt:i4>
      </vt:variant>
      <vt:variant>
        <vt:lpwstr/>
      </vt:variant>
      <vt:variant>
        <vt:lpwstr>_Toc29167394</vt:lpwstr>
      </vt:variant>
      <vt:variant>
        <vt:i4>1572925</vt:i4>
      </vt:variant>
      <vt:variant>
        <vt:i4>317</vt:i4>
      </vt:variant>
      <vt:variant>
        <vt:i4>0</vt:i4>
      </vt:variant>
      <vt:variant>
        <vt:i4>5</vt:i4>
      </vt:variant>
      <vt:variant>
        <vt:lpwstr/>
      </vt:variant>
      <vt:variant>
        <vt:lpwstr>_Toc29167393</vt:lpwstr>
      </vt:variant>
      <vt:variant>
        <vt:i4>1638461</vt:i4>
      </vt:variant>
      <vt:variant>
        <vt:i4>311</vt:i4>
      </vt:variant>
      <vt:variant>
        <vt:i4>0</vt:i4>
      </vt:variant>
      <vt:variant>
        <vt:i4>5</vt:i4>
      </vt:variant>
      <vt:variant>
        <vt:lpwstr/>
      </vt:variant>
      <vt:variant>
        <vt:lpwstr>_Toc29167392</vt:lpwstr>
      </vt:variant>
      <vt:variant>
        <vt:i4>1703997</vt:i4>
      </vt:variant>
      <vt:variant>
        <vt:i4>305</vt:i4>
      </vt:variant>
      <vt:variant>
        <vt:i4>0</vt:i4>
      </vt:variant>
      <vt:variant>
        <vt:i4>5</vt:i4>
      </vt:variant>
      <vt:variant>
        <vt:lpwstr/>
      </vt:variant>
      <vt:variant>
        <vt:lpwstr>_Toc29167391</vt:lpwstr>
      </vt:variant>
      <vt:variant>
        <vt:i4>1769533</vt:i4>
      </vt:variant>
      <vt:variant>
        <vt:i4>299</vt:i4>
      </vt:variant>
      <vt:variant>
        <vt:i4>0</vt:i4>
      </vt:variant>
      <vt:variant>
        <vt:i4>5</vt:i4>
      </vt:variant>
      <vt:variant>
        <vt:lpwstr/>
      </vt:variant>
      <vt:variant>
        <vt:lpwstr>_Toc29167390</vt:lpwstr>
      </vt:variant>
      <vt:variant>
        <vt:i4>1179708</vt:i4>
      </vt:variant>
      <vt:variant>
        <vt:i4>293</vt:i4>
      </vt:variant>
      <vt:variant>
        <vt:i4>0</vt:i4>
      </vt:variant>
      <vt:variant>
        <vt:i4>5</vt:i4>
      </vt:variant>
      <vt:variant>
        <vt:lpwstr/>
      </vt:variant>
      <vt:variant>
        <vt:lpwstr>_Toc29167389</vt:lpwstr>
      </vt:variant>
      <vt:variant>
        <vt:i4>1245244</vt:i4>
      </vt:variant>
      <vt:variant>
        <vt:i4>287</vt:i4>
      </vt:variant>
      <vt:variant>
        <vt:i4>0</vt:i4>
      </vt:variant>
      <vt:variant>
        <vt:i4>5</vt:i4>
      </vt:variant>
      <vt:variant>
        <vt:lpwstr/>
      </vt:variant>
      <vt:variant>
        <vt:lpwstr>_Toc29167388</vt:lpwstr>
      </vt:variant>
      <vt:variant>
        <vt:i4>1835068</vt:i4>
      </vt:variant>
      <vt:variant>
        <vt:i4>281</vt:i4>
      </vt:variant>
      <vt:variant>
        <vt:i4>0</vt:i4>
      </vt:variant>
      <vt:variant>
        <vt:i4>5</vt:i4>
      </vt:variant>
      <vt:variant>
        <vt:lpwstr/>
      </vt:variant>
      <vt:variant>
        <vt:lpwstr>_Toc29167387</vt:lpwstr>
      </vt:variant>
      <vt:variant>
        <vt:i4>1900604</vt:i4>
      </vt:variant>
      <vt:variant>
        <vt:i4>275</vt:i4>
      </vt:variant>
      <vt:variant>
        <vt:i4>0</vt:i4>
      </vt:variant>
      <vt:variant>
        <vt:i4>5</vt:i4>
      </vt:variant>
      <vt:variant>
        <vt:lpwstr/>
      </vt:variant>
      <vt:variant>
        <vt:lpwstr>_Toc29167386</vt:lpwstr>
      </vt:variant>
      <vt:variant>
        <vt:i4>1966140</vt:i4>
      </vt:variant>
      <vt:variant>
        <vt:i4>269</vt:i4>
      </vt:variant>
      <vt:variant>
        <vt:i4>0</vt:i4>
      </vt:variant>
      <vt:variant>
        <vt:i4>5</vt:i4>
      </vt:variant>
      <vt:variant>
        <vt:lpwstr/>
      </vt:variant>
      <vt:variant>
        <vt:lpwstr>_Toc29167385</vt:lpwstr>
      </vt:variant>
      <vt:variant>
        <vt:i4>2031676</vt:i4>
      </vt:variant>
      <vt:variant>
        <vt:i4>263</vt:i4>
      </vt:variant>
      <vt:variant>
        <vt:i4>0</vt:i4>
      </vt:variant>
      <vt:variant>
        <vt:i4>5</vt:i4>
      </vt:variant>
      <vt:variant>
        <vt:lpwstr/>
      </vt:variant>
      <vt:variant>
        <vt:lpwstr>_Toc29167384</vt:lpwstr>
      </vt:variant>
      <vt:variant>
        <vt:i4>1572924</vt:i4>
      </vt:variant>
      <vt:variant>
        <vt:i4>257</vt:i4>
      </vt:variant>
      <vt:variant>
        <vt:i4>0</vt:i4>
      </vt:variant>
      <vt:variant>
        <vt:i4>5</vt:i4>
      </vt:variant>
      <vt:variant>
        <vt:lpwstr/>
      </vt:variant>
      <vt:variant>
        <vt:lpwstr>_Toc29167383</vt:lpwstr>
      </vt:variant>
      <vt:variant>
        <vt:i4>1638460</vt:i4>
      </vt:variant>
      <vt:variant>
        <vt:i4>251</vt:i4>
      </vt:variant>
      <vt:variant>
        <vt:i4>0</vt:i4>
      </vt:variant>
      <vt:variant>
        <vt:i4>5</vt:i4>
      </vt:variant>
      <vt:variant>
        <vt:lpwstr/>
      </vt:variant>
      <vt:variant>
        <vt:lpwstr>_Toc29167382</vt:lpwstr>
      </vt:variant>
      <vt:variant>
        <vt:i4>1703996</vt:i4>
      </vt:variant>
      <vt:variant>
        <vt:i4>245</vt:i4>
      </vt:variant>
      <vt:variant>
        <vt:i4>0</vt:i4>
      </vt:variant>
      <vt:variant>
        <vt:i4>5</vt:i4>
      </vt:variant>
      <vt:variant>
        <vt:lpwstr/>
      </vt:variant>
      <vt:variant>
        <vt:lpwstr>_Toc29167381</vt:lpwstr>
      </vt:variant>
      <vt:variant>
        <vt:i4>1769532</vt:i4>
      </vt:variant>
      <vt:variant>
        <vt:i4>239</vt:i4>
      </vt:variant>
      <vt:variant>
        <vt:i4>0</vt:i4>
      </vt:variant>
      <vt:variant>
        <vt:i4>5</vt:i4>
      </vt:variant>
      <vt:variant>
        <vt:lpwstr/>
      </vt:variant>
      <vt:variant>
        <vt:lpwstr>_Toc29167380</vt:lpwstr>
      </vt:variant>
      <vt:variant>
        <vt:i4>1179699</vt:i4>
      </vt:variant>
      <vt:variant>
        <vt:i4>233</vt:i4>
      </vt:variant>
      <vt:variant>
        <vt:i4>0</vt:i4>
      </vt:variant>
      <vt:variant>
        <vt:i4>5</vt:i4>
      </vt:variant>
      <vt:variant>
        <vt:lpwstr/>
      </vt:variant>
      <vt:variant>
        <vt:lpwstr>_Toc29167379</vt:lpwstr>
      </vt:variant>
      <vt:variant>
        <vt:i4>1245235</vt:i4>
      </vt:variant>
      <vt:variant>
        <vt:i4>227</vt:i4>
      </vt:variant>
      <vt:variant>
        <vt:i4>0</vt:i4>
      </vt:variant>
      <vt:variant>
        <vt:i4>5</vt:i4>
      </vt:variant>
      <vt:variant>
        <vt:lpwstr/>
      </vt:variant>
      <vt:variant>
        <vt:lpwstr>_Toc29167378</vt:lpwstr>
      </vt:variant>
      <vt:variant>
        <vt:i4>1835059</vt:i4>
      </vt:variant>
      <vt:variant>
        <vt:i4>221</vt:i4>
      </vt:variant>
      <vt:variant>
        <vt:i4>0</vt:i4>
      </vt:variant>
      <vt:variant>
        <vt:i4>5</vt:i4>
      </vt:variant>
      <vt:variant>
        <vt:lpwstr/>
      </vt:variant>
      <vt:variant>
        <vt:lpwstr>_Toc29167377</vt:lpwstr>
      </vt:variant>
      <vt:variant>
        <vt:i4>1900595</vt:i4>
      </vt:variant>
      <vt:variant>
        <vt:i4>215</vt:i4>
      </vt:variant>
      <vt:variant>
        <vt:i4>0</vt:i4>
      </vt:variant>
      <vt:variant>
        <vt:i4>5</vt:i4>
      </vt:variant>
      <vt:variant>
        <vt:lpwstr/>
      </vt:variant>
      <vt:variant>
        <vt:lpwstr>_Toc29167376</vt:lpwstr>
      </vt:variant>
      <vt:variant>
        <vt:i4>1966131</vt:i4>
      </vt:variant>
      <vt:variant>
        <vt:i4>209</vt:i4>
      </vt:variant>
      <vt:variant>
        <vt:i4>0</vt:i4>
      </vt:variant>
      <vt:variant>
        <vt:i4>5</vt:i4>
      </vt:variant>
      <vt:variant>
        <vt:lpwstr/>
      </vt:variant>
      <vt:variant>
        <vt:lpwstr>_Toc29167375</vt:lpwstr>
      </vt:variant>
      <vt:variant>
        <vt:i4>2031667</vt:i4>
      </vt:variant>
      <vt:variant>
        <vt:i4>203</vt:i4>
      </vt:variant>
      <vt:variant>
        <vt:i4>0</vt:i4>
      </vt:variant>
      <vt:variant>
        <vt:i4>5</vt:i4>
      </vt:variant>
      <vt:variant>
        <vt:lpwstr/>
      </vt:variant>
      <vt:variant>
        <vt:lpwstr>_Toc29167374</vt:lpwstr>
      </vt:variant>
      <vt:variant>
        <vt:i4>1572915</vt:i4>
      </vt:variant>
      <vt:variant>
        <vt:i4>197</vt:i4>
      </vt:variant>
      <vt:variant>
        <vt:i4>0</vt:i4>
      </vt:variant>
      <vt:variant>
        <vt:i4>5</vt:i4>
      </vt:variant>
      <vt:variant>
        <vt:lpwstr/>
      </vt:variant>
      <vt:variant>
        <vt:lpwstr>_Toc29167373</vt:lpwstr>
      </vt:variant>
      <vt:variant>
        <vt:i4>1638451</vt:i4>
      </vt:variant>
      <vt:variant>
        <vt:i4>191</vt:i4>
      </vt:variant>
      <vt:variant>
        <vt:i4>0</vt:i4>
      </vt:variant>
      <vt:variant>
        <vt:i4>5</vt:i4>
      </vt:variant>
      <vt:variant>
        <vt:lpwstr/>
      </vt:variant>
      <vt:variant>
        <vt:lpwstr>_Toc29167372</vt:lpwstr>
      </vt:variant>
      <vt:variant>
        <vt:i4>1703987</vt:i4>
      </vt:variant>
      <vt:variant>
        <vt:i4>185</vt:i4>
      </vt:variant>
      <vt:variant>
        <vt:i4>0</vt:i4>
      </vt:variant>
      <vt:variant>
        <vt:i4>5</vt:i4>
      </vt:variant>
      <vt:variant>
        <vt:lpwstr/>
      </vt:variant>
      <vt:variant>
        <vt:lpwstr>_Toc29167371</vt:lpwstr>
      </vt:variant>
      <vt:variant>
        <vt:i4>1769523</vt:i4>
      </vt:variant>
      <vt:variant>
        <vt:i4>179</vt:i4>
      </vt:variant>
      <vt:variant>
        <vt:i4>0</vt:i4>
      </vt:variant>
      <vt:variant>
        <vt:i4>5</vt:i4>
      </vt:variant>
      <vt:variant>
        <vt:lpwstr/>
      </vt:variant>
      <vt:variant>
        <vt:lpwstr>_Toc29167370</vt:lpwstr>
      </vt:variant>
      <vt:variant>
        <vt:i4>1179698</vt:i4>
      </vt:variant>
      <vt:variant>
        <vt:i4>173</vt:i4>
      </vt:variant>
      <vt:variant>
        <vt:i4>0</vt:i4>
      </vt:variant>
      <vt:variant>
        <vt:i4>5</vt:i4>
      </vt:variant>
      <vt:variant>
        <vt:lpwstr/>
      </vt:variant>
      <vt:variant>
        <vt:lpwstr>_Toc29167369</vt:lpwstr>
      </vt:variant>
      <vt:variant>
        <vt:i4>1245234</vt:i4>
      </vt:variant>
      <vt:variant>
        <vt:i4>167</vt:i4>
      </vt:variant>
      <vt:variant>
        <vt:i4>0</vt:i4>
      </vt:variant>
      <vt:variant>
        <vt:i4>5</vt:i4>
      </vt:variant>
      <vt:variant>
        <vt:lpwstr/>
      </vt:variant>
      <vt:variant>
        <vt:lpwstr>_Toc29167368</vt:lpwstr>
      </vt:variant>
      <vt:variant>
        <vt:i4>1835058</vt:i4>
      </vt:variant>
      <vt:variant>
        <vt:i4>161</vt:i4>
      </vt:variant>
      <vt:variant>
        <vt:i4>0</vt:i4>
      </vt:variant>
      <vt:variant>
        <vt:i4>5</vt:i4>
      </vt:variant>
      <vt:variant>
        <vt:lpwstr/>
      </vt:variant>
      <vt:variant>
        <vt:lpwstr>_Toc29167367</vt:lpwstr>
      </vt:variant>
      <vt:variant>
        <vt:i4>1900594</vt:i4>
      </vt:variant>
      <vt:variant>
        <vt:i4>155</vt:i4>
      </vt:variant>
      <vt:variant>
        <vt:i4>0</vt:i4>
      </vt:variant>
      <vt:variant>
        <vt:i4>5</vt:i4>
      </vt:variant>
      <vt:variant>
        <vt:lpwstr/>
      </vt:variant>
      <vt:variant>
        <vt:lpwstr>_Toc29167366</vt:lpwstr>
      </vt:variant>
      <vt:variant>
        <vt:i4>1966130</vt:i4>
      </vt:variant>
      <vt:variant>
        <vt:i4>149</vt:i4>
      </vt:variant>
      <vt:variant>
        <vt:i4>0</vt:i4>
      </vt:variant>
      <vt:variant>
        <vt:i4>5</vt:i4>
      </vt:variant>
      <vt:variant>
        <vt:lpwstr/>
      </vt:variant>
      <vt:variant>
        <vt:lpwstr>_Toc29167365</vt:lpwstr>
      </vt:variant>
      <vt:variant>
        <vt:i4>2031666</vt:i4>
      </vt:variant>
      <vt:variant>
        <vt:i4>143</vt:i4>
      </vt:variant>
      <vt:variant>
        <vt:i4>0</vt:i4>
      </vt:variant>
      <vt:variant>
        <vt:i4>5</vt:i4>
      </vt:variant>
      <vt:variant>
        <vt:lpwstr/>
      </vt:variant>
      <vt:variant>
        <vt:lpwstr>_Toc29167364</vt:lpwstr>
      </vt:variant>
      <vt:variant>
        <vt:i4>1572914</vt:i4>
      </vt:variant>
      <vt:variant>
        <vt:i4>137</vt:i4>
      </vt:variant>
      <vt:variant>
        <vt:i4>0</vt:i4>
      </vt:variant>
      <vt:variant>
        <vt:i4>5</vt:i4>
      </vt:variant>
      <vt:variant>
        <vt:lpwstr/>
      </vt:variant>
      <vt:variant>
        <vt:lpwstr>_Toc29167363</vt:lpwstr>
      </vt:variant>
      <vt:variant>
        <vt:i4>1638450</vt:i4>
      </vt:variant>
      <vt:variant>
        <vt:i4>131</vt:i4>
      </vt:variant>
      <vt:variant>
        <vt:i4>0</vt:i4>
      </vt:variant>
      <vt:variant>
        <vt:i4>5</vt:i4>
      </vt:variant>
      <vt:variant>
        <vt:lpwstr/>
      </vt:variant>
      <vt:variant>
        <vt:lpwstr>_Toc29167362</vt:lpwstr>
      </vt:variant>
      <vt:variant>
        <vt:i4>1703986</vt:i4>
      </vt:variant>
      <vt:variant>
        <vt:i4>125</vt:i4>
      </vt:variant>
      <vt:variant>
        <vt:i4>0</vt:i4>
      </vt:variant>
      <vt:variant>
        <vt:i4>5</vt:i4>
      </vt:variant>
      <vt:variant>
        <vt:lpwstr/>
      </vt:variant>
      <vt:variant>
        <vt:lpwstr>_Toc29167361</vt:lpwstr>
      </vt:variant>
      <vt:variant>
        <vt:i4>1769522</vt:i4>
      </vt:variant>
      <vt:variant>
        <vt:i4>119</vt:i4>
      </vt:variant>
      <vt:variant>
        <vt:i4>0</vt:i4>
      </vt:variant>
      <vt:variant>
        <vt:i4>5</vt:i4>
      </vt:variant>
      <vt:variant>
        <vt:lpwstr/>
      </vt:variant>
      <vt:variant>
        <vt:lpwstr>_Toc29167360</vt:lpwstr>
      </vt:variant>
      <vt:variant>
        <vt:i4>1179697</vt:i4>
      </vt:variant>
      <vt:variant>
        <vt:i4>113</vt:i4>
      </vt:variant>
      <vt:variant>
        <vt:i4>0</vt:i4>
      </vt:variant>
      <vt:variant>
        <vt:i4>5</vt:i4>
      </vt:variant>
      <vt:variant>
        <vt:lpwstr/>
      </vt:variant>
      <vt:variant>
        <vt:lpwstr>_Toc29167359</vt:lpwstr>
      </vt:variant>
      <vt:variant>
        <vt:i4>1245233</vt:i4>
      </vt:variant>
      <vt:variant>
        <vt:i4>107</vt:i4>
      </vt:variant>
      <vt:variant>
        <vt:i4>0</vt:i4>
      </vt:variant>
      <vt:variant>
        <vt:i4>5</vt:i4>
      </vt:variant>
      <vt:variant>
        <vt:lpwstr/>
      </vt:variant>
      <vt:variant>
        <vt:lpwstr>_Toc29167358</vt:lpwstr>
      </vt:variant>
      <vt:variant>
        <vt:i4>1835057</vt:i4>
      </vt:variant>
      <vt:variant>
        <vt:i4>101</vt:i4>
      </vt:variant>
      <vt:variant>
        <vt:i4>0</vt:i4>
      </vt:variant>
      <vt:variant>
        <vt:i4>5</vt:i4>
      </vt:variant>
      <vt:variant>
        <vt:lpwstr/>
      </vt:variant>
      <vt:variant>
        <vt:lpwstr>_Toc29167357</vt:lpwstr>
      </vt:variant>
      <vt:variant>
        <vt:i4>1900593</vt:i4>
      </vt:variant>
      <vt:variant>
        <vt:i4>95</vt:i4>
      </vt:variant>
      <vt:variant>
        <vt:i4>0</vt:i4>
      </vt:variant>
      <vt:variant>
        <vt:i4>5</vt:i4>
      </vt:variant>
      <vt:variant>
        <vt:lpwstr/>
      </vt:variant>
      <vt:variant>
        <vt:lpwstr>_Toc29167356</vt:lpwstr>
      </vt:variant>
      <vt:variant>
        <vt:i4>1966129</vt:i4>
      </vt:variant>
      <vt:variant>
        <vt:i4>89</vt:i4>
      </vt:variant>
      <vt:variant>
        <vt:i4>0</vt:i4>
      </vt:variant>
      <vt:variant>
        <vt:i4>5</vt:i4>
      </vt:variant>
      <vt:variant>
        <vt:lpwstr/>
      </vt:variant>
      <vt:variant>
        <vt:lpwstr>_Toc29167355</vt:lpwstr>
      </vt:variant>
      <vt:variant>
        <vt:i4>2031665</vt:i4>
      </vt:variant>
      <vt:variant>
        <vt:i4>83</vt:i4>
      </vt:variant>
      <vt:variant>
        <vt:i4>0</vt:i4>
      </vt:variant>
      <vt:variant>
        <vt:i4>5</vt:i4>
      </vt:variant>
      <vt:variant>
        <vt:lpwstr/>
      </vt:variant>
      <vt:variant>
        <vt:lpwstr>_Toc29167354</vt:lpwstr>
      </vt:variant>
      <vt:variant>
        <vt:i4>1572913</vt:i4>
      </vt:variant>
      <vt:variant>
        <vt:i4>77</vt:i4>
      </vt:variant>
      <vt:variant>
        <vt:i4>0</vt:i4>
      </vt:variant>
      <vt:variant>
        <vt:i4>5</vt:i4>
      </vt:variant>
      <vt:variant>
        <vt:lpwstr/>
      </vt:variant>
      <vt:variant>
        <vt:lpwstr>_Toc29167353</vt:lpwstr>
      </vt:variant>
      <vt:variant>
        <vt:i4>1638449</vt:i4>
      </vt:variant>
      <vt:variant>
        <vt:i4>71</vt:i4>
      </vt:variant>
      <vt:variant>
        <vt:i4>0</vt:i4>
      </vt:variant>
      <vt:variant>
        <vt:i4>5</vt:i4>
      </vt:variant>
      <vt:variant>
        <vt:lpwstr/>
      </vt:variant>
      <vt:variant>
        <vt:lpwstr>_Toc29167352</vt:lpwstr>
      </vt:variant>
      <vt:variant>
        <vt:i4>1703985</vt:i4>
      </vt:variant>
      <vt:variant>
        <vt:i4>65</vt:i4>
      </vt:variant>
      <vt:variant>
        <vt:i4>0</vt:i4>
      </vt:variant>
      <vt:variant>
        <vt:i4>5</vt:i4>
      </vt:variant>
      <vt:variant>
        <vt:lpwstr/>
      </vt:variant>
      <vt:variant>
        <vt:lpwstr>_Toc29167351</vt:lpwstr>
      </vt:variant>
      <vt:variant>
        <vt:i4>1769521</vt:i4>
      </vt:variant>
      <vt:variant>
        <vt:i4>59</vt:i4>
      </vt:variant>
      <vt:variant>
        <vt:i4>0</vt:i4>
      </vt:variant>
      <vt:variant>
        <vt:i4>5</vt:i4>
      </vt:variant>
      <vt:variant>
        <vt:lpwstr/>
      </vt:variant>
      <vt:variant>
        <vt:lpwstr>_Toc29167350</vt:lpwstr>
      </vt:variant>
      <vt:variant>
        <vt:i4>1179696</vt:i4>
      </vt:variant>
      <vt:variant>
        <vt:i4>53</vt:i4>
      </vt:variant>
      <vt:variant>
        <vt:i4>0</vt:i4>
      </vt:variant>
      <vt:variant>
        <vt:i4>5</vt:i4>
      </vt:variant>
      <vt:variant>
        <vt:lpwstr/>
      </vt:variant>
      <vt:variant>
        <vt:lpwstr>_Toc29167349</vt:lpwstr>
      </vt:variant>
      <vt:variant>
        <vt:i4>1245232</vt:i4>
      </vt:variant>
      <vt:variant>
        <vt:i4>47</vt:i4>
      </vt:variant>
      <vt:variant>
        <vt:i4>0</vt:i4>
      </vt:variant>
      <vt:variant>
        <vt:i4>5</vt:i4>
      </vt:variant>
      <vt:variant>
        <vt:lpwstr/>
      </vt:variant>
      <vt:variant>
        <vt:lpwstr>_Toc29167348</vt:lpwstr>
      </vt:variant>
      <vt:variant>
        <vt:i4>1835056</vt:i4>
      </vt:variant>
      <vt:variant>
        <vt:i4>41</vt:i4>
      </vt:variant>
      <vt:variant>
        <vt:i4>0</vt:i4>
      </vt:variant>
      <vt:variant>
        <vt:i4>5</vt:i4>
      </vt:variant>
      <vt:variant>
        <vt:lpwstr/>
      </vt:variant>
      <vt:variant>
        <vt:lpwstr>_Toc29167347</vt:lpwstr>
      </vt:variant>
      <vt:variant>
        <vt:i4>1900592</vt:i4>
      </vt:variant>
      <vt:variant>
        <vt:i4>35</vt:i4>
      </vt:variant>
      <vt:variant>
        <vt:i4>0</vt:i4>
      </vt:variant>
      <vt:variant>
        <vt:i4>5</vt:i4>
      </vt:variant>
      <vt:variant>
        <vt:lpwstr/>
      </vt:variant>
      <vt:variant>
        <vt:lpwstr>_Toc29167346</vt:lpwstr>
      </vt:variant>
      <vt:variant>
        <vt:i4>1966128</vt:i4>
      </vt:variant>
      <vt:variant>
        <vt:i4>29</vt:i4>
      </vt:variant>
      <vt:variant>
        <vt:i4>0</vt:i4>
      </vt:variant>
      <vt:variant>
        <vt:i4>5</vt:i4>
      </vt:variant>
      <vt:variant>
        <vt:lpwstr/>
      </vt:variant>
      <vt:variant>
        <vt:lpwstr>_Toc29167345</vt:lpwstr>
      </vt:variant>
      <vt:variant>
        <vt:i4>2031664</vt:i4>
      </vt:variant>
      <vt:variant>
        <vt:i4>23</vt:i4>
      </vt:variant>
      <vt:variant>
        <vt:i4>0</vt:i4>
      </vt:variant>
      <vt:variant>
        <vt:i4>5</vt:i4>
      </vt:variant>
      <vt:variant>
        <vt:lpwstr/>
      </vt:variant>
      <vt:variant>
        <vt:lpwstr>_Toc29167344</vt:lpwstr>
      </vt:variant>
      <vt:variant>
        <vt:i4>1572912</vt:i4>
      </vt:variant>
      <vt:variant>
        <vt:i4>17</vt:i4>
      </vt:variant>
      <vt:variant>
        <vt:i4>0</vt:i4>
      </vt:variant>
      <vt:variant>
        <vt:i4>5</vt:i4>
      </vt:variant>
      <vt:variant>
        <vt:lpwstr/>
      </vt:variant>
      <vt:variant>
        <vt:lpwstr>_Toc29167343</vt:lpwstr>
      </vt:variant>
      <vt:variant>
        <vt:i4>1638448</vt:i4>
      </vt:variant>
      <vt:variant>
        <vt:i4>11</vt:i4>
      </vt:variant>
      <vt:variant>
        <vt:i4>0</vt:i4>
      </vt:variant>
      <vt:variant>
        <vt:i4>5</vt:i4>
      </vt:variant>
      <vt:variant>
        <vt:lpwstr/>
      </vt:variant>
      <vt:variant>
        <vt:lpwstr>_Toc29167342</vt:lpwstr>
      </vt:variant>
      <vt:variant>
        <vt:i4>1703984</vt:i4>
      </vt:variant>
      <vt:variant>
        <vt:i4>5</vt:i4>
      </vt:variant>
      <vt:variant>
        <vt:i4>0</vt:i4>
      </vt:variant>
      <vt:variant>
        <vt:i4>5</vt:i4>
      </vt:variant>
      <vt:variant>
        <vt:lpwstr/>
      </vt:variant>
      <vt:variant>
        <vt:lpwstr>_Toc29167341</vt:lpwstr>
      </vt:variant>
      <vt:variant>
        <vt:i4>2949215</vt:i4>
      </vt:variant>
      <vt:variant>
        <vt:i4>0</vt:i4>
      </vt:variant>
      <vt:variant>
        <vt:i4>0</vt:i4>
      </vt:variant>
      <vt:variant>
        <vt:i4>5</vt:i4>
      </vt:variant>
      <vt:variant>
        <vt:lpwstr>mailto:nhanct@uit.edu.vn</vt:lpwstr>
      </vt:variant>
      <vt:variant>
        <vt:lpwstr/>
      </vt:variant>
      <vt:variant>
        <vt:i4>3145825</vt:i4>
      </vt:variant>
      <vt:variant>
        <vt:i4>24</vt:i4>
      </vt:variant>
      <vt:variant>
        <vt:i4>0</vt:i4>
      </vt:variant>
      <vt:variant>
        <vt:i4>5</vt:i4>
      </vt:variant>
      <vt:variant>
        <vt:lpwstr>http://pypl.github.io/PYPL.html</vt:lpwstr>
      </vt:variant>
      <vt:variant>
        <vt:lpwstr/>
      </vt:variant>
      <vt:variant>
        <vt:i4>655372</vt:i4>
      </vt:variant>
      <vt:variant>
        <vt:i4>21</vt:i4>
      </vt:variant>
      <vt:variant>
        <vt:i4>0</vt:i4>
      </vt:variant>
      <vt:variant>
        <vt:i4>5</vt:i4>
      </vt:variant>
      <vt:variant>
        <vt:lpwstr>https://dlapplications.github.io/2018-06-15-MLP/</vt:lpwstr>
      </vt:variant>
      <vt:variant>
        <vt:lpwstr/>
      </vt:variant>
      <vt:variant>
        <vt:i4>655372</vt:i4>
      </vt:variant>
      <vt:variant>
        <vt:i4>18</vt:i4>
      </vt:variant>
      <vt:variant>
        <vt:i4>0</vt:i4>
      </vt:variant>
      <vt:variant>
        <vt:i4>5</vt:i4>
      </vt:variant>
      <vt:variant>
        <vt:lpwstr>https://dlapplications.github.io/2018-06-15-MLP/</vt:lpwstr>
      </vt:variant>
      <vt:variant>
        <vt:lpwstr/>
      </vt:variant>
      <vt:variant>
        <vt:i4>655372</vt:i4>
      </vt:variant>
      <vt:variant>
        <vt:i4>15</vt:i4>
      </vt:variant>
      <vt:variant>
        <vt:i4>0</vt:i4>
      </vt:variant>
      <vt:variant>
        <vt:i4>5</vt:i4>
      </vt:variant>
      <vt:variant>
        <vt:lpwstr>https://dlapplications.github.io/2018-06-15-MLP/</vt:lpwstr>
      </vt:variant>
      <vt:variant>
        <vt:lpwstr/>
      </vt:variant>
      <vt:variant>
        <vt:i4>2424929</vt:i4>
      </vt:variant>
      <vt:variant>
        <vt:i4>12</vt:i4>
      </vt:variant>
      <vt:variant>
        <vt:i4>0</vt:i4>
      </vt:variant>
      <vt:variant>
        <vt:i4>5</vt:i4>
      </vt:variant>
      <vt:variant>
        <vt:lpwstr>https://www.kaggle.com/</vt:lpwstr>
      </vt:variant>
      <vt:variant>
        <vt:lpwstr/>
      </vt:variant>
      <vt:variant>
        <vt:i4>7340092</vt:i4>
      </vt:variant>
      <vt:variant>
        <vt:i4>9</vt:i4>
      </vt:variant>
      <vt:variant>
        <vt:i4>0</vt:i4>
      </vt:variant>
      <vt:variant>
        <vt:i4>5</vt:i4>
      </vt:variant>
      <vt:variant>
        <vt:lpwstr>https://viblo.asia/p/phan-lop-bang-random-forests-trong-python-djeZ1D2QKWz</vt:lpwstr>
      </vt:variant>
      <vt:variant>
        <vt:lpwstr/>
      </vt:variant>
      <vt:variant>
        <vt:i4>3932206</vt:i4>
      </vt:variant>
      <vt:variant>
        <vt:i4>6</vt:i4>
      </vt:variant>
      <vt:variant>
        <vt:i4>0</vt:i4>
      </vt:variant>
      <vt:variant>
        <vt:i4>5</vt:i4>
      </vt:variant>
      <vt:variant>
        <vt:lpwstr>https://docs.microsoft.com/en-us/azure/machine-learning</vt:lpwstr>
      </vt:variant>
      <vt:variant>
        <vt:lpwstr/>
      </vt:variant>
      <vt:variant>
        <vt:i4>917597</vt:i4>
      </vt:variant>
      <vt:variant>
        <vt:i4>3</vt:i4>
      </vt:variant>
      <vt:variant>
        <vt:i4>0</vt:i4>
      </vt:variant>
      <vt:variant>
        <vt:i4>5</vt:i4>
      </vt:variant>
      <vt:variant>
        <vt:lpwstr>https://blogs.nvidia.com/blog/2016/07/29/whats-difference-artificial-intelligence-machine-learning-deep-learning-ai/</vt:lpwstr>
      </vt:variant>
      <vt:variant>
        <vt:lpwstr/>
      </vt:variant>
      <vt:variant>
        <vt:i4>4587547</vt:i4>
      </vt:variant>
      <vt:variant>
        <vt:i4>0</vt:i4>
      </vt:variant>
      <vt:variant>
        <vt:i4>0</vt:i4>
      </vt:variant>
      <vt:variant>
        <vt:i4>5</vt:i4>
      </vt:variant>
      <vt:variant>
        <vt:lpwstr>https://www.intellias.com/how-to-use-machine-learning-in-fraud-detection/</vt:lpwstr>
      </vt:variant>
      <vt:variant>
        <vt:lpwstr/>
      </vt:variant>
      <vt:variant>
        <vt:i4>6225998</vt:i4>
      </vt:variant>
      <vt:variant>
        <vt:i4>0</vt:i4>
      </vt:variant>
      <vt:variant>
        <vt:i4>0</vt:i4>
      </vt:variant>
      <vt:variant>
        <vt:i4>5</vt:i4>
      </vt:variant>
      <vt:variant>
        <vt:lpwstr>https://www.kaggle.com/arjunjoshua/predicting-fraud-in-financial-payment-services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TRAN HOANG</dc:creator>
  <cp:keywords/>
  <dc:description/>
  <cp:lastModifiedBy>LUAN TRAN HOANG</cp:lastModifiedBy>
  <cp:revision>2</cp:revision>
  <cp:lastPrinted>2020-01-13T00:50:00Z</cp:lastPrinted>
  <dcterms:created xsi:type="dcterms:W3CDTF">2020-01-13T00:57:00Z</dcterms:created>
  <dcterms:modified xsi:type="dcterms:W3CDTF">2020-01-13T00:57:00Z</dcterms:modified>
</cp:coreProperties>
</file>